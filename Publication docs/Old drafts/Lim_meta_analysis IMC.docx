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35D4C6A5" w:rsidR="003062C8" w:rsidRDefault="00457F19" w:rsidP="000D389D">
      <w:pPr>
        <w:spacing w:line="360" w:lineRule="auto"/>
        <w:jc w:val="center"/>
        <w:rPr>
          <w:ins w:id="0" w:author="Isabelle Cote" w:date="2023-02-23T12:57:00Z"/>
          <w:rFonts w:ascii="Times New Roman" w:hAnsi="Times New Roman" w:cs="Times New Roman"/>
          <w:b/>
          <w:bCs/>
          <w:lang w:val="en-CA"/>
        </w:rPr>
      </w:pPr>
      <w:r>
        <w:rPr>
          <w:rFonts w:ascii="Times New Roman" w:hAnsi="Times New Roman" w:cs="Times New Roman"/>
          <w:b/>
          <w:bCs/>
          <w:lang w:val="en-CA"/>
        </w:rPr>
        <w:t>Global meta-analysis of c</w:t>
      </w:r>
      <w:r w:rsidR="006E1FC0">
        <w:rPr>
          <w:rFonts w:ascii="Times New Roman" w:hAnsi="Times New Roman" w:cs="Times New Roman"/>
          <w:b/>
          <w:bCs/>
          <w:lang w:val="en-CA"/>
        </w:rPr>
        <w:t>onsumer</w:t>
      </w:r>
      <w:r w:rsidR="00696A7B" w:rsidRPr="00932DB1">
        <w:rPr>
          <w:rFonts w:ascii="Times New Roman" w:hAnsi="Times New Roman" w:cs="Times New Roman"/>
          <w:b/>
          <w:bCs/>
          <w:lang w:val="en-CA"/>
        </w:rPr>
        <w:t>-mediated nutrient cycling</w:t>
      </w:r>
      <w:r w:rsidR="006E412C">
        <w:rPr>
          <w:rFonts w:ascii="Times New Roman" w:hAnsi="Times New Roman" w:cs="Times New Roman"/>
          <w:b/>
          <w:bCs/>
          <w:lang w:val="en-CA"/>
        </w:rPr>
        <w:t xml:space="preserve"> across latitudes</w:t>
      </w:r>
    </w:p>
    <w:p w14:paraId="3ED5787D" w14:textId="76FA21C5" w:rsidR="00B864CF" w:rsidRDefault="00B864CF" w:rsidP="000D389D">
      <w:pPr>
        <w:spacing w:line="360" w:lineRule="auto"/>
        <w:jc w:val="center"/>
        <w:rPr>
          <w:ins w:id="1" w:author="Isabelle Cote" w:date="2023-02-23T12:57:00Z"/>
          <w:rFonts w:ascii="Times New Roman" w:hAnsi="Times New Roman" w:cs="Times New Roman"/>
          <w:b/>
          <w:bCs/>
          <w:lang w:val="en-CA"/>
        </w:rPr>
      </w:pPr>
    </w:p>
    <w:p w14:paraId="74EE8816" w14:textId="0522BB91" w:rsidR="00B864CF" w:rsidRDefault="00B864CF" w:rsidP="000D389D">
      <w:pPr>
        <w:spacing w:line="360" w:lineRule="auto"/>
        <w:jc w:val="center"/>
        <w:rPr>
          <w:rFonts w:ascii="Times New Roman" w:hAnsi="Times New Roman" w:cs="Times New Roman"/>
          <w:b/>
          <w:bCs/>
          <w:lang w:val="en-CA"/>
        </w:rPr>
      </w:pPr>
      <w:ins w:id="2" w:author="Isabelle Cote" w:date="2023-02-23T12:57:00Z">
        <w:r>
          <w:rPr>
            <w:rFonts w:ascii="Times New Roman" w:hAnsi="Times New Roman" w:cs="Times New Roman"/>
            <w:b/>
            <w:bCs/>
            <w:lang w:val="en-CA"/>
          </w:rPr>
          <w:t>Alt: C</w:t>
        </w:r>
        <w:r>
          <w:rPr>
            <w:rFonts w:ascii="Times New Roman" w:hAnsi="Times New Roman" w:cs="Times New Roman"/>
            <w:b/>
            <w:bCs/>
            <w:lang w:val="en-CA"/>
          </w:rPr>
          <w:t>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ins>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16C041A2"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del w:id="3" w:author="Isabelle Cote" w:date="2023-02-23T12:57:00Z">
        <w:r w:rsidR="00EA792A" w:rsidDel="00B864CF">
          <w:rPr>
            <w:rFonts w:ascii="Times New Roman" w:hAnsi="Times New Roman" w:cs="Times New Roman"/>
            <w:lang w:val="en-CA"/>
          </w:rPr>
          <w:delText>, i.e.</w:delText>
        </w:r>
      </w:del>
      <w:ins w:id="4" w:author="Isabelle Cote" w:date="2023-02-23T12:57:00Z">
        <w:r w:rsidR="00B864CF">
          <w:rPr>
            <w:rFonts w:ascii="Times New Roman" w:hAnsi="Times New Roman" w:cs="Times New Roman"/>
            <w:lang w:val="en-CA"/>
          </w:rPr>
          <w:t xml:space="preserve"> refers to</w:t>
        </w:r>
      </w:ins>
      <w:r w:rsidR="00EA792A">
        <w:rPr>
          <w:rFonts w:ascii="Times New Roman" w:hAnsi="Times New Roman" w:cs="Times New Roman"/>
          <w:lang w:val="en-CA"/>
        </w:rPr>
        <w:t xml:space="preserve"> metabolic waste products of animals </w:t>
      </w:r>
      <w:ins w:id="5" w:author="Isabelle Cote" w:date="2023-02-23T12:57:00Z">
        <w:r w:rsidR="00B864CF">
          <w:rPr>
            <w:rFonts w:ascii="Times New Roman" w:hAnsi="Times New Roman" w:cs="Times New Roman"/>
            <w:lang w:val="en-CA"/>
          </w:rPr>
          <w:t xml:space="preserve">that </w:t>
        </w:r>
      </w:ins>
      <w:ins w:id="6" w:author="Isabelle Cote" w:date="2023-02-23T12:58:00Z">
        <w:r w:rsidR="00B864CF">
          <w:rPr>
            <w:rFonts w:ascii="Times New Roman" w:hAnsi="Times New Roman" w:cs="Times New Roman"/>
            <w:lang w:val="en-CA"/>
          </w:rPr>
          <w:t xml:space="preserve">can </w:t>
        </w:r>
      </w:ins>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del w:id="7" w:author="Isabelle Cote" w:date="2023-02-23T12:59:00Z">
        <w:r w:rsidR="00E468C1" w:rsidRPr="00E468C1" w:rsidDel="00B864CF">
          <w:rPr>
            <w:rFonts w:ascii="Times New Roman" w:hAnsi="Times New Roman" w:cs="Times New Roman"/>
            <w:lang w:val="en-CA"/>
          </w:rPr>
          <w:delText>theory</w:delText>
        </w:r>
      </w:del>
      <w:ins w:id="8" w:author="Isabelle Cote" w:date="2023-02-23T12:59:00Z">
        <w:r w:rsidR="00B864CF">
          <w:rPr>
            <w:rFonts w:ascii="Times New Roman" w:hAnsi="Times New Roman" w:cs="Times New Roman"/>
            <w:lang w:val="en-CA"/>
          </w:rPr>
          <w:t>paradigm</w:t>
        </w:r>
      </w:ins>
      <w:r w:rsidR="00E468C1" w:rsidRPr="00E468C1">
        <w:rPr>
          <w:rFonts w:ascii="Times New Roman" w:hAnsi="Times New Roman" w:cs="Times New Roman"/>
          <w:lang w:val="en-CA"/>
        </w:rPr>
        <w:t xml:space="preserve">. This suggests that the effects of CNC </w:t>
      </w:r>
      <w:ins w:id="9" w:author="Isabelle Cote" w:date="2023-02-23T12:59:00Z">
        <w:r w:rsidR="00B864CF">
          <w:rPr>
            <w:rFonts w:ascii="Times New Roman" w:hAnsi="Times New Roman" w:cs="Times New Roman"/>
            <w:lang w:val="en-CA"/>
          </w:rPr>
          <w:t xml:space="preserve">on primary producers </w:t>
        </w:r>
      </w:ins>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Default="0058791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17D5ED13" w14:textId="37A4D971"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ins w:id="10" w:author="Isabelle Cote" w:date="2023-02-23T13:02:00Z">
        <w:r w:rsidR="00B864CF">
          <w:rPr>
            <w:rFonts w:ascii="Times New Roman" w:hAnsi="Times New Roman" w:cs="Times New Roman"/>
            <w:lang w:val="en-CA"/>
          </w:rPr>
          <w:t xml:space="preserve">some </w:t>
        </w:r>
      </w:ins>
      <w:r>
        <w:rPr>
          <w:rFonts w:ascii="Times New Roman" w:hAnsi="Times New Roman" w:cs="Times New Roman"/>
          <w:lang w:val="en-CA"/>
        </w:rPr>
        <w:t xml:space="preserve">catastrophic effects across </w:t>
      </w:r>
      <w:ins w:id="11" w:author="Isabelle Cote" w:date="2023-02-23T13:06:00Z">
        <w:r w:rsidR="00B864CF">
          <w:rPr>
            <w:rFonts w:ascii="Times New Roman" w:hAnsi="Times New Roman" w:cs="Times New Roman"/>
            <w:lang w:val="en-CA"/>
          </w:rPr>
          <w:t xml:space="preserve">terrestrial and aquatic </w:t>
        </w:r>
      </w:ins>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ins w:id="12" w:author="Isabelle Cote" w:date="2023-02-23T13:03:00Z">
        <w:r w:rsidR="00B864CF">
          <w:rPr>
            <w:rFonts w:ascii="Times New Roman" w:hAnsi="Times New Roman" w:cs="Times New Roman"/>
            <w:lang w:val="en-CA"/>
          </w:rPr>
          <w:t xml:space="preserve">limiting </w:t>
        </w:r>
      </w:ins>
      <w:r w:rsidR="00927DC1">
        <w:rPr>
          <w:rFonts w:ascii="Times New Roman" w:hAnsi="Times New Roman" w:cs="Times New Roman"/>
          <w:lang w:val="en-CA"/>
        </w:rPr>
        <w:t xml:space="preserve">elements </w:t>
      </w:r>
      <w:del w:id="13" w:author="Isabelle Cote" w:date="2023-02-23T13:00:00Z">
        <w:r w:rsidR="00857597" w:rsidDel="00B864CF">
          <w:rPr>
            <w:rFonts w:ascii="Times New Roman" w:hAnsi="Times New Roman" w:cs="Times New Roman"/>
            <w:lang w:val="en-CA"/>
          </w:rPr>
          <w:delText xml:space="preserve">which </w:delText>
        </w:r>
      </w:del>
      <w:del w:id="14" w:author="Isabelle Cote" w:date="2023-02-23T13:03:00Z">
        <w:r w:rsidR="00927DC1" w:rsidDel="00B864CF">
          <w:rPr>
            <w:rFonts w:ascii="Times New Roman" w:hAnsi="Times New Roman" w:cs="Times New Roman"/>
            <w:lang w:val="en-CA"/>
          </w:rPr>
          <w:delText xml:space="preserve">limit primary productivity </w:delText>
        </w:r>
      </w:del>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productivity</w:t>
      </w:r>
      <w:r w:rsidR="00857597">
        <w:rPr>
          <w:rFonts w:ascii="Times New Roman" w:hAnsi="Times New Roman" w:cs="Times New Roman"/>
          <w:lang w:val="en-CA"/>
        </w:rPr>
        <w:t xml:space="preserve"> </w:t>
      </w:r>
      <w:commentRangeStart w:id="15"/>
      <w:commentRangeStart w:id="16"/>
      <w:r w:rsidR="001632AC" w:rsidRPr="00214C00">
        <w:rPr>
          <w:rFonts w:ascii="Times New Roman" w:hAnsi="Times New Roman" w:cs="Times New Roman"/>
          <w:highlight w:val="yellow"/>
          <w:lang w:val="en-CA"/>
        </w:rPr>
        <w:fldChar w:fldCharType="begin"/>
      </w:r>
      <w:r w:rsidR="00E34177">
        <w:rPr>
          <w:rFonts w:ascii="Times New Roman" w:hAnsi="Times New Roman" w:cs="Times New Roman"/>
          <w:highlight w:val="yellow"/>
          <w:lang w:val="en-CA"/>
        </w:rPr>
        <w:instrText xml:space="preserve"> ADDIN ZOTERO_ITEM CSL_CITATION {"citationID":"VcElejEz","properties":{"formattedCitation":"(Elser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1632AC" w:rsidRPr="00214C00">
        <w:rPr>
          <w:rFonts w:ascii="Times New Roman" w:hAnsi="Times New Roman" w:cs="Times New Roman"/>
          <w:highlight w:val="yellow"/>
          <w:lang w:val="en-CA"/>
        </w:rPr>
        <w:fldChar w:fldCharType="separate"/>
      </w:r>
      <w:r w:rsidR="00E34177">
        <w:rPr>
          <w:rFonts w:ascii="Times New Roman" w:hAnsi="Times New Roman" w:cs="Times New Roman"/>
          <w:noProof/>
          <w:highlight w:val="yellow"/>
          <w:lang w:val="en-CA"/>
        </w:rPr>
        <w:t>(Elser et al., 2007)</w:t>
      </w:r>
      <w:r w:rsidR="001632AC" w:rsidRPr="00214C00">
        <w:rPr>
          <w:rFonts w:ascii="Times New Roman" w:hAnsi="Times New Roman" w:cs="Times New Roman"/>
          <w:highlight w:val="yellow"/>
          <w:lang w:val="en-CA"/>
        </w:rPr>
        <w:fldChar w:fldCharType="end"/>
      </w:r>
      <w:commentRangeEnd w:id="15"/>
      <w:commentRangeEnd w:id="16"/>
      <w:r w:rsidR="003307B0">
        <w:rPr>
          <w:rStyle w:val="CommentReference"/>
        </w:rPr>
        <w:commentReference w:id="16"/>
      </w:r>
      <w:r w:rsidR="00CA339B">
        <w:rPr>
          <w:rStyle w:val="CommentReference"/>
        </w:rPr>
        <w:commentReference w:id="15"/>
      </w:r>
      <w:r w:rsidR="001632AC">
        <w:rPr>
          <w:rFonts w:ascii="Times New Roman" w:hAnsi="Times New Roman" w:cs="Times New Roman"/>
          <w:lang w:val="en-CA"/>
        </w:rPr>
        <w:t xml:space="preserve">. </w:t>
      </w:r>
      <w:r w:rsidR="00E468C1">
        <w:rPr>
          <w:rFonts w:ascii="Times New Roman" w:hAnsi="Times New Roman" w:cs="Times New Roman"/>
          <w:lang w:val="en-CA"/>
        </w:rPr>
        <w:t>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xml:space="preserve">. </w:t>
      </w:r>
      <w:commentRangeStart w:id="17"/>
      <w:commentRangeStart w:id="18"/>
      <w:r w:rsidR="00E00154">
        <w:rPr>
          <w:rFonts w:ascii="Times New Roman" w:hAnsi="Times New Roman" w:cs="Times New Roman"/>
          <w:lang w:val="en-CA"/>
        </w:rPr>
        <w:t xml:space="preserve">For example, ___ is a limiting element for ____ (CITE) but does not appear to limit ____ growth (CITE). </w:t>
      </w:r>
      <w:commentRangeEnd w:id="17"/>
      <w:r w:rsidR="00E00154">
        <w:rPr>
          <w:rStyle w:val="CommentReference"/>
        </w:rPr>
        <w:commentReference w:id="17"/>
      </w:r>
      <w:commentRangeEnd w:id="18"/>
      <w:r w:rsidR="007508A3">
        <w:rPr>
          <w:rStyle w:val="CommentReference"/>
        </w:rPr>
        <w:commentReference w:id="18"/>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xml:space="preserve">; phosphorus enrichment famously causes algae blooms in lakes, while nitrogen fails to produce a similar bloom when added in isolation </w:t>
      </w:r>
      <w:commentRangeStart w:id="19"/>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19"/>
      <w:r w:rsidR="007508A3">
        <w:rPr>
          <w:rStyle w:val="CommentReference"/>
        </w:rPr>
        <w:commentReference w:id="19"/>
      </w:r>
      <w:r w:rsidR="00E00154">
        <w:rPr>
          <w:rFonts w:ascii="Times New Roman" w:hAnsi="Times New Roman" w:cs="Times New Roman"/>
          <w:lang w:val="en-CA"/>
        </w:rPr>
        <w:t xml:space="preserve">. </w:t>
      </w:r>
      <w:del w:id="20" w:author="Isabelle Cote" w:date="2023-02-23T13:32:00Z">
        <w:r w:rsidR="00E00154" w:rsidDel="007508A3">
          <w:rPr>
            <w:rFonts w:ascii="Times New Roman" w:hAnsi="Times New Roman" w:cs="Times New Roman"/>
            <w:lang w:val="en-CA"/>
          </w:rPr>
          <w:delText>And f</w:delText>
        </w:r>
      </w:del>
      <w:ins w:id="21" w:author="Isabelle Cote" w:date="2023-02-23T13:32:00Z">
        <w:r w:rsidR="007508A3">
          <w:rPr>
            <w:rFonts w:ascii="Times New Roman" w:hAnsi="Times New Roman" w:cs="Times New Roman"/>
            <w:lang w:val="en-CA"/>
          </w:rPr>
          <w:t>F</w:t>
        </w:r>
      </w:ins>
      <w:r w:rsidR="00E00154">
        <w:rPr>
          <w:rFonts w:ascii="Times New Roman" w:hAnsi="Times New Roman" w:cs="Times New Roman"/>
          <w:lang w:val="en-CA"/>
        </w:rPr>
        <w:t xml:space="preserve">inally, even the </w:t>
      </w:r>
      <w:commentRangeStart w:id="22"/>
      <w:r w:rsidR="00E00154">
        <w:rPr>
          <w:rFonts w:ascii="Times New Roman" w:hAnsi="Times New Roman" w:cs="Times New Roman"/>
          <w:lang w:val="en-CA"/>
        </w:rPr>
        <w:t xml:space="preserve">form </w:t>
      </w:r>
      <w:commentRangeEnd w:id="22"/>
      <w:r w:rsidR="007508A3">
        <w:rPr>
          <w:rStyle w:val="CommentReference"/>
        </w:rPr>
        <w:commentReference w:id="22"/>
      </w:r>
      <w:r w:rsidR="00E00154">
        <w:rPr>
          <w:rFonts w:ascii="Times New Roman" w:hAnsi="Times New Roman" w:cs="Times New Roman"/>
          <w:lang w:val="en-CA"/>
        </w:rPr>
        <w:t>of the supplied nutrient</w:t>
      </w:r>
      <w:ins w:id="23" w:author="Isabelle Cote" w:date="2023-02-23T13:32:00Z">
        <w:r w:rsidR="007508A3">
          <w:rPr>
            <w:rFonts w:ascii="Times New Roman" w:hAnsi="Times New Roman" w:cs="Times New Roman"/>
            <w:lang w:val="en-CA"/>
          </w:rPr>
          <w:t>s is important</w:t>
        </w:r>
      </w:ins>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w:t>
      </w:r>
      <w:del w:id="24" w:author="Isabelle Cote" w:date="2023-02-23T13:33:00Z">
        <w:r w:rsidDel="007508A3">
          <w:rPr>
            <w:rFonts w:ascii="Times New Roman" w:hAnsi="Times New Roman" w:cs="Times New Roman"/>
            <w:lang w:val="en-CA"/>
          </w:rPr>
          <w:delText xml:space="preserve">the frequency of </w:delText>
        </w:r>
      </w:del>
      <w:r>
        <w:rPr>
          <w:rFonts w:ascii="Times New Roman" w:hAnsi="Times New Roman" w:cs="Times New Roman"/>
          <w:lang w:val="en-CA"/>
        </w:rPr>
        <w:t xml:space="preserve">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5EAF762A"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t xml:space="preserve">Although consumers are often assumed to mediate primary productivity through “top-down” </w:t>
      </w:r>
      <w:r w:rsidRPr="004E5128">
        <w:rPr>
          <w:rFonts w:ascii="Times New Roman" w:hAnsi="Times New Roman" w:cs="Times New Roman"/>
        </w:rPr>
        <w:t>effects</w:t>
      </w:r>
      <w:ins w:id="25" w:author="Isabelle Cote" w:date="2023-02-23T13:34:00Z">
        <w:r w:rsidR="009C450B">
          <w:rPr>
            <w:rFonts w:ascii="Times New Roman" w:hAnsi="Times New Roman" w:cs="Times New Roman"/>
          </w:rPr>
          <w:t>, e.g. herbivory</w:t>
        </w:r>
      </w:ins>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ins w:id="26" w:author="Isabelle Cote" w:date="2023-02-23T13:35:00Z">
        <w:r w:rsidR="009C450B">
          <w:rPr>
            <w:rFonts w:ascii="Times New Roman" w:hAnsi="Times New Roman" w:cs="Times New Roman"/>
          </w:rPr>
          <w:t xml:space="preserve">metabolic </w:t>
        </w:r>
      </w:ins>
      <w:r>
        <w:rPr>
          <w:rFonts w:ascii="Times New Roman" w:hAnsi="Times New Roman" w:cs="Times New Roman"/>
        </w:rPr>
        <w:lastRenderedPageBreak/>
        <w:t xml:space="preserve">nutrient </w:t>
      </w:r>
      <w:del w:id="27" w:author="Isabelle Cote" w:date="2023-02-23T13:34:00Z">
        <w:r w:rsidR="002A0B74" w:rsidDel="009C450B">
          <w:rPr>
            <w:rFonts w:ascii="Times New Roman" w:hAnsi="Times New Roman" w:cs="Times New Roman"/>
          </w:rPr>
          <w:delText>enrichment</w:delText>
        </w:r>
        <w:r w:rsidR="002A3568" w:rsidDel="009C450B">
          <w:rPr>
            <w:rFonts w:ascii="Times New Roman" w:hAnsi="Times New Roman" w:cs="Times New Roman"/>
          </w:rPr>
          <w:delText xml:space="preserve"> </w:delText>
        </w:r>
      </w:del>
      <w:ins w:id="28" w:author="Isabelle Cote" w:date="2023-02-23T13:34:00Z">
        <w:r w:rsidR="009C450B">
          <w:rPr>
            <w:rFonts w:ascii="Times New Roman" w:hAnsi="Times New Roman" w:cs="Times New Roman"/>
          </w:rPr>
          <w:t>release</w:t>
        </w:r>
        <w:r w:rsidR="009C450B">
          <w:rPr>
            <w:rFonts w:ascii="Times New Roman" w:hAnsi="Times New Roman" w:cs="Times New Roman"/>
          </w:rPr>
          <w:t xml:space="preserve"> </w:t>
        </w:r>
      </w:ins>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w:t>
      </w:r>
      <w:proofErr w:type="spellStart"/>
      <w:r w:rsidR="001B7617">
        <w:rPr>
          <w:rFonts w:ascii="Times New Roman" w:hAnsi="Times New Roman" w:cs="Times New Roman"/>
        </w:rPr>
        <w:t>Allgeier</w:t>
      </w:r>
      <w:proofErr w:type="spellEnd"/>
      <w:r w:rsidR="001B7617">
        <w:rPr>
          <w:rFonts w:ascii="Times New Roman" w:hAnsi="Times New Roman" w:cs="Times New Roman"/>
        </w:rPr>
        <w:t xml:space="preserve">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ins w:id="29" w:author="Isabelle Cote" w:date="2023-02-23T13:35:00Z">
        <w:r w:rsidR="009C450B">
          <w:rPr>
            <w:rFonts w:ascii="Times New Roman" w:hAnsi="Times New Roman" w:cs="Times New Roman"/>
            <w:color w:val="000000"/>
            <w:lang w:val="en-CA"/>
          </w:rPr>
          <w:t>,</w:t>
        </w:r>
      </w:ins>
      <w:r w:rsidR="001F3C92" w:rsidRPr="00F05738">
        <w:rPr>
          <w:rFonts w:ascii="Times New Roman" w:hAnsi="Times New Roman" w:cs="Times New Roman"/>
          <w:color w:val="000000"/>
          <w:lang w:val="en-CA"/>
        </w:rPr>
        <w:t xml:space="preserve"> ha</w:t>
      </w:r>
      <w:ins w:id="30" w:author="Isabelle Cote" w:date="2023-02-23T13:35:00Z">
        <w:r w:rsidR="009C450B">
          <w:rPr>
            <w:rFonts w:ascii="Times New Roman" w:hAnsi="Times New Roman" w:cs="Times New Roman"/>
            <w:color w:val="000000"/>
            <w:lang w:val="en-CA"/>
          </w:rPr>
          <w:t>s</w:t>
        </w:r>
      </w:ins>
      <w:del w:id="31" w:author="Isabelle Cote" w:date="2023-02-23T13:35:00Z">
        <w:r w:rsidR="002A0B74" w:rsidDel="009C450B">
          <w:rPr>
            <w:rFonts w:ascii="Times New Roman" w:hAnsi="Times New Roman" w:cs="Times New Roman"/>
            <w:color w:val="000000"/>
            <w:lang w:val="en-CA"/>
          </w:rPr>
          <w:delText>ve</w:delText>
        </w:r>
      </w:del>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ins w:id="32" w:author="Isabelle Cote" w:date="2023-02-23T13:36:00Z">
        <w:r w:rsidR="009C450B">
          <w:rPr>
            <w:rFonts w:ascii="Times New Roman" w:hAnsi="Times New Roman" w:cs="Times New Roman"/>
            <w:lang w:val="en-CA"/>
          </w:rPr>
          <w:t>y</w:t>
        </w:r>
      </w:ins>
      <w:del w:id="33" w:author="Isabelle Cote" w:date="2023-02-23T13:36:00Z">
        <w:r w:rsidR="009E0E5E" w:rsidDel="009C450B">
          <w:rPr>
            <w:rFonts w:ascii="Times New Roman" w:hAnsi="Times New Roman" w:cs="Times New Roman"/>
            <w:lang w:val="en-CA"/>
          </w:rPr>
          <w:delText>e</w:delText>
        </w:r>
      </w:del>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del w:id="34" w:author="Isabelle Cote" w:date="2023-02-23T13:36:00Z">
        <w:r w:rsidR="009E0E5E" w:rsidDel="009C450B">
          <w:rPr>
            <w:rFonts w:ascii="Times New Roman" w:hAnsi="Times New Roman" w:cs="Times New Roman"/>
            <w:lang w:val="en-CA"/>
          </w:rPr>
          <w:delText xml:space="preserve">processes </w:delText>
        </w:r>
      </w:del>
      <w:ins w:id="35" w:author="Isabelle Cote" w:date="2023-02-23T13:36:00Z">
        <w:r w:rsidR="009C450B">
          <w:rPr>
            <w:rFonts w:ascii="Times New Roman" w:hAnsi="Times New Roman" w:cs="Times New Roman"/>
            <w:lang w:val="en-CA"/>
          </w:rPr>
          <w:t>rates</w:t>
        </w:r>
        <w:r w:rsidR="009C450B">
          <w:rPr>
            <w:rFonts w:ascii="Times New Roman" w:hAnsi="Times New Roman" w:cs="Times New Roman"/>
            <w:lang w:val="en-CA"/>
          </w:rPr>
          <w:t xml:space="preserve"> </w:t>
        </w:r>
      </w:ins>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 xml:space="preserve">Scaling up from the individual </w:t>
      </w:r>
      <w:del w:id="36" w:author="Isabelle Cote" w:date="2023-02-23T13:36:00Z">
        <w:r w:rsidR="009E0E5E" w:rsidDel="009C450B">
          <w:rPr>
            <w:rFonts w:ascii="Times New Roman" w:hAnsi="Times New Roman" w:cs="Times New Roman"/>
            <w:lang w:val="en-CA"/>
          </w:rPr>
          <w:delText xml:space="preserve">level </w:delText>
        </w:r>
      </w:del>
      <w:r w:rsidR="009E0E5E">
        <w:rPr>
          <w:rFonts w:ascii="Times New Roman" w:hAnsi="Times New Roman" w:cs="Times New Roman"/>
          <w:lang w:val="en-CA"/>
        </w:rPr>
        <w:t xml:space="preserve">to the population or community level can be challenging, but in general the amount of CND </w:t>
      </w:r>
      <w:del w:id="37" w:author="Isabelle Cote" w:date="2023-02-23T13:36:00Z">
        <w:r w:rsidR="009E0E5E" w:rsidDel="009C450B">
          <w:rPr>
            <w:rFonts w:ascii="Times New Roman" w:hAnsi="Times New Roman" w:cs="Times New Roman"/>
            <w:lang w:val="en-CA"/>
          </w:rPr>
          <w:delText xml:space="preserve">is </w:delText>
        </w:r>
      </w:del>
      <w:r w:rsidR="009E0E5E">
        <w:rPr>
          <w:rFonts w:ascii="Times New Roman" w:hAnsi="Times New Roman" w:cs="Times New Roman"/>
          <w:lang w:val="en-CA"/>
        </w:rPr>
        <w:t>depend</w:t>
      </w:r>
      <w:del w:id="38" w:author="Isabelle Cote" w:date="2023-02-23T13:36:00Z">
        <w:r w:rsidR="009E0E5E" w:rsidDel="009C450B">
          <w:rPr>
            <w:rFonts w:ascii="Times New Roman" w:hAnsi="Times New Roman" w:cs="Times New Roman"/>
            <w:lang w:val="en-CA"/>
          </w:rPr>
          <w:delText>ent</w:delText>
        </w:r>
      </w:del>
      <w:ins w:id="39" w:author="Isabelle Cote" w:date="2023-02-23T13:36:00Z">
        <w:r w:rsidR="009C450B">
          <w:rPr>
            <w:rFonts w:ascii="Times New Roman" w:hAnsi="Times New Roman" w:cs="Times New Roman"/>
            <w:lang w:val="en-CA"/>
          </w:rPr>
          <w:t>s</w:t>
        </w:r>
      </w:ins>
      <w:r w:rsidR="009E0E5E">
        <w:rPr>
          <w:rFonts w:ascii="Times New Roman" w:hAnsi="Times New Roman" w:cs="Times New Roman"/>
          <w:lang w:val="en-CA"/>
        </w:rPr>
        <w:t xml:space="preserve"> on the biomass and diversity of the total community of animals</w:t>
      </w:r>
      <w:ins w:id="40" w:author="Isabelle Cote" w:date="2023-02-23T13:37:00Z">
        <w:r w:rsidR="009C450B">
          <w:rPr>
            <w:rFonts w:ascii="Times New Roman" w:hAnsi="Times New Roman" w:cs="Times New Roman"/>
            <w:lang w:val="en-CA"/>
          </w:rPr>
          <w:t xml:space="preserve"> in a system</w:t>
        </w:r>
      </w:ins>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79955173"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ins w:id="41" w:author="Isabelle Cote" w:date="2023-02-23T13:38:00Z">
        <w:r w:rsidR="009C450B">
          <w:rPr>
            <w:rFonts w:ascii="Times New Roman" w:hAnsi="Times New Roman" w:cs="Times New Roman"/>
            <w:lang w:val="en-CA"/>
          </w:rPr>
          <w:t xml:space="preserve">, both </w:t>
        </w:r>
        <w:commentRangeStart w:id="42"/>
        <w:r w:rsidR="009C450B">
          <w:rPr>
            <w:rFonts w:ascii="Times New Roman" w:hAnsi="Times New Roman" w:cs="Times New Roman"/>
            <w:lang w:val="en-CA"/>
          </w:rPr>
          <w:t>exogenous</w:t>
        </w:r>
      </w:ins>
      <w:commentRangeEnd w:id="42"/>
      <w:ins w:id="43" w:author="Isabelle Cote" w:date="2023-02-23T13:44:00Z">
        <w:r w:rsidR="009C450B">
          <w:rPr>
            <w:rStyle w:val="CommentReference"/>
          </w:rPr>
          <w:commentReference w:id="42"/>
        </w:r>
      </w:ins>
      <w:ins w:id="44" w:author="Isabelle Cote" w:date="2023-02-23T13:38:00Z">
        <w:r w:rsidR="009C450B">
          <w:rPr>
            <w:rFonts w:ascii="Times New Roman" w:hAnsi="Times New Roman" w:cs="Times New Roman"/>
            <w:lang w:val="en-CA"/>
          </w:rPr>
          <w:t xml:space="preserve"> and endogenous</w:t>
        </w:r>
      </w:ins>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Coastal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ins w:id="45" w:author="Isabelle Cote" w:date="2023-02-23T13:38:00Z">
        <w:r w:rsidR="009C450B">
          <w:rPr>
            <w:rFonts w:ascii="Times New Roman" w:hAnsi="Times New Roman" w:cs="Times New Roman"/>
            <w:bCs/>
            <w:lang w:val="en-CA"/>
          </w:rPr>
          <w:t xml:space="preserve"> to the surface</w:t>
        </w:r>
      </w:ins>
      <w:r w:rsidR="0019506B" w:rsidRPr="002A0B74">
        <w:rPr>
          <w:rFonts w:ascii="Times New Roman" w:hAnsi="Times New Roman" w:cs="Times New Roman"/>
          <w:bCs/>
          <w:lang w:val="en-CA"/>
        </w:rPr>
        <w:t xml:space="preserve"> of deep nutrient-rich waters via offshore winds</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ins w:id="46" w:author="Isabelle Cote" w:date="2023-02-23T13:39:00Z">
        <w:r w:rsidR="009C450B">
          <w:rPr>
            <w:rFonts w:ascii="Times New Roman" w:hAnsi="Times New Roman" w:cs="Times New Roman"/>
            <w:lang w:val="en-CA"/>
          </w:rPr>
          <w:t xml:space="preserve"> ecosystems</w:t>
        </w:r>
      </w:ins>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upwelling, terrestrial input, and agricultural run-off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ins w:id="47" w:author="Isabelle Cote" w:date="2023-02-23T13:40:00Z">
        <w:r w:rsidR="009C450B">
          <w:rPr>
            <w:rFonts w:ascii="Times New Roman" w:hAnsi="Times New Roman" w:cs="Times New Roman"/>
            <w:lang w:val="en-CA"/>
          </w:rPr>
          <w:t xml:space="preserve">In contrast, </w:t>
        </w:r>
        <w:r w:rsidR="009C450B">
          <w:rPr>
            <w:rFonts w:ascii="Times New Roman" w:hAnsi="Times New Roman" w:cs="Times New Roman"/>
            <w:color w:val="000000"/>
            <w:lang w:val="en-CA"/>
          </w:rPr>
          <w:t>s</w:t>
        </w:r>
      </w:ins>
      <w:commentRangeStart w:id="48"/>
      <w:del w:id="49" w:author="Isabelle Cote" w:date="2023-02-23T13:40:00Z">
        <w:r w:rsidR="00917464" w:rsidRPr="00F05738" w:rsidDel="009C450B">
          <w:rPr>
            <w:rFonts w:ascii="Times New Roman" w:hAnsi="Times New Roman" w:cs="Times New Roman"/>
            <w:color w:val="000000"/>
            <w:lang w:val="en-CA"/>
          </w:rPr>
          <w:delText>S</w:delText>
        </w:r>
      </w:del>
      <w:r w:rsidR="00917464" w:rsidRPr="00F05738">
        <w:rPr>
          <w:rFonts w:ascii="Times New Roman" w:hAnsi="Times New Roman" w:cs="Times New Roman"/>
          <w:color w:val="000000"/>
          <w:lang w:val="en-CA"/>
        </w:rPr>
        <w:t xml:space="preserve">ome </w:t>
      </w:r>
      <w:commentRangeEnd w:id="48"/>
      <w:r w:rsidR="00B7738A">
        <w:rPr>
          <w:rStyle w:val="CommentReference"/>
        </w:rPr>
        <w:commentReference w:id="48"/>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ins w:id="50" w:author="Isabelle Cote" w:date="2023-02-23T13:39:00Z">
        <w:r w:rsidR="009C450B">
          <w:rPr>
            <w:rFonts w:ascii="Times New Roman" w:hAnsi="Times New Roman" w:cs="Times New Roman"/>
            <w:color w:val="000000"/>
            <w:lang w:val="en-CA"/>
          </w:rPr>
          <w:t>es</w:t>
        </w:r>
      </w:ins>
      <w:r w:rsidR="00917464">
        <w:rPr>
          <w:rFonts w:ascii="Times New Roman" w:hAnsi="Times New Roman" w:cs="Times New Roman"/>
          <w:color w:val="000000"/>
          <w:lang w:val="en-CA"/>
        </w:rPr>
        <w:t xml:space="preserve"> and invertebrates, also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del w:id="51" w:author="Isabelle Cote" w:date="2023-02-23T13:45:00Z">
        <w:r w:rsidR="00051670" w:rsidDel="00B00892">
          <w:rPr>
            <w:rFonts w:ascii="Times New Roman" w:hAnsi="Times New Roman" w:cs="Times New Roman"/>
            <w:color w:val="000000"/>
            <w:lang w:val="en-CA"/>
          </w:rPr>
          <w:delText xml:space="preserve">internal </w:delText>
        </w:r>
      </w:del>
      <w:ins w:id="52" w:author="Isabelle Cote" w:date="2023-02-23T13:45:00Z">
        <w:r w:rsidR="00B00892">
          <w:rPr>
            <w:rFonts w:ascii="Times New Roman" w:hAnsi="Times New Roman" w:cs="Times New Roman"/>
            <w:color w:val="000000"/>
            <w:lang w:val="en-CA"/>
          </w:rPr>
          <w:t>endogenous</w:t>
        </w:r>
        <w:r w:rsidR="00B00892">
          <w:rPr>
            <w:rFonts w:ascii="Times New Roman" w:hAnsi="Times New Roman" w:cs="Times New Roman"/>
            <w:color w:val="000000"/>
            <w:lang w:val="en-CA"/>
          </w:rPr>
          <w:t xml:space="preserve"> </w:t>
        </w:r>
      </w:ins>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xml:space="preserve">. Further,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ins w:id="53" w:author="Isabelle Cote" w:date="2023-02-23T13:45:00Z">
        <w:r w:rsidR="00B00892">
          <w:rPr>
            <w:rFonts w:ascii="Times New Roman" w:hAnsi="Times New Roman" w:cs="Times New Roman"/>
            <w:lang w:val="en-CA"/>
          </w:rPr>
          <w:t>pool</w:t>
        </w:r>
        <w:r w:rsidR="00B00892">
          <w:rPr>
            <w:rFonts w:ascii="Times New Roman" w:hAnsi="Times New Roman" w:cs="Times New Roman"/>
            <w:lang w:val="en-CA"/>
          </w:rPr>
          <w:t xml:space="preserve"> of </w:t>
        </w:r>
      </w:ins>
      <w:r w:rsidR="00883B94">
        <w:rPr>
          <w:rFonts w:ascii="Times New Roman" w:hAnsi="Times New Roman" w:cs="Times New Roman"/>
          <w:lang w:val="en-CA"/>
        </w:rPr>
        <w:t>standing biomass</w:t>
      </w:r>
      <w:del w:id="54" w:author="Isabelle Cote" w:date="2023-02-23T13:45:00Z">
        <w:r w:rsidR="00883B94" w:rsidDel="00B00892">
          <w:rPr>
            <w:rFonts w:ascii="Times New Roman" w:hAnsi="Times New Roman" w:cs="Times New Roman"/>
            <w:lang w:val="en-CA"/>
          </w:rPr>
          <w:delText xml:space="preserve"> pool</w:delText>
        </w:r>
      </w:del>
      <w:r w:rsidR="00883B94">
        <w:rPr>
          <w:rFonts w:ascii="Times New Roman" w:hAnsi="Times New Roman" w:cs="Times New Roman"/>
          <w:lang w:val="en-CA"/>
        </w:rPr>
        <w:t xml:space="preserve">, so their processes dictate the rate of internal nutrient cycling. </w:t>
      </w:r>
      <w:r w:rsidR="005B6F9A">
        <w:rPr>
          <w:rFonts w:ascii="Times New Roman" w:hAnsi="Times New Roman" w:cs="Times New Roman"/>
          <w:lang w:val="en-CA"/>
        </w:rPr>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systems can dictate trophic energy transfer</w:t>
      </w:r>
      <w:ins w:id="55" w:author="Isabelle Cote" w:date="2023-02-23T13:46:00Z">
        <w:r w:rsidR="00B00892">
          <w:rPr>
            <w:rFonts w:ascii="Times New Roman" w:hAnsi="Times New Roman" w:cs="Times New Roman"/>
          </w:rPr>
          <w:t>,</w:t>
        </w:r>
      </w:ins>
      <w:r w:rsidR="005B6F9A">
        <w:rPr>
          <w:rFonts w:ascii="Times New Roman" w:hAnsi="Times New Roman" w:cs="Times New Roman"/>
        </w:rPr>
        <w:t xml:space="preserve"> and therefore total ecosystem biomass</w:t>
      </w:r>
      <w:ins w:id="56" w:author="Isabelle Cote" w:date="2023-02-23T13:46:00Z">
        <w:r w:rsidR="00B00892">
          <w:rPr>
            <w:rFonts w:ascii="Times New Roman" w:hAnsi="Times New Roman" w:cs="Times New Roman"/>
          </w:rPr>
          <w:t>,</w:t>
        </w:r>
      </w:ins>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488FF379"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57"/>
      <w:r w:rsidR="00051670" w:rsidRPr="00F51928">
        <w:rPr>
          <w:rFonts w:ascii="Times New Roman" w:hAnsi="Times New Roman" w:cs="Times New Roman"/>
          <w:lang w:val="en-CA"/>
        </w:rPr>
        <w:t>input</w:t>
      </w:r>
      <w:commentRangeEnd w:id="57"/>
      <w:r w:rsidR="000547F8">
        <w:rPr>
          <w:rStyle w:val="CommentReference"/>
        </w:rPr>
        <w:commentReference w:id="57"/>
      </w:r>
      <w:r w:rsidR="00051670" w:rsidRPr="00F51928">
        <w:rPr>
          <w:rFonts w:ascii="Times New Roman" w:hAnsi="Times New Roman" w:cs="Times New Roman"/>
          <w:lang w:val="en-CA"/>
        </w:rPr>
        <w:t xml:space="preserve">, such as </w:t>
      </w:r>
      <w:r w:rsidRPr="00F51928">
        <w:rPr>
          <w:rFonts w:ascii="Times New Roman" w:hAnsi="Times New Roman" w:cs="Times New Roman"/>
          <w:lang w:val="en-CA"/>
        </w:rPr>
        <w:t>on</w:t>
      </w:r>
      <w:r w:rsidR="00051670" w:rsidRPr="00F51928">
        <w:rPr>
          <w:rFonts w:ascii="Times New Roman" w:hAnsi="Times New Roman" w:cs="Times New Roman"/>
          <w:lang w:val="en-CA"/>
        </w:rPr>
        <w:t xml:space="preserve"> coral reefs (REF).</w:t>
      </w:r>
      <w:del w:id="58" w:author="Isabelle Cote" w:date="2023-02-23T14:05:00Z">
        <w:r w:rsidR="00883B94" w:rsidRPr="00883B94" w:rsidDel="00B44ACC">
          <w:rPr>
            <w:rFonts w:ascii="Times New Roman" w:hAnsi="Times New Roman" w:cs="Times New Roman"/>
            <w:b/>
            <w:lang w:val="en-CA"/>
          </w:rPr>
          <w:delText xml:space="preserve"> </w:delText>
        </w:r>
        <w:commentRangeStart w:id="59"/>
        <w:r w:rsidR="00F51928" w:rsidDel="00B44ACC">
          <w:rPr>
            <w:rFonts w:ascii="Times New Roman" w:hAnsi="Times New Roman" w:cs="Times New Roman"/>
            <w:lang w:val="en-CA"/>
          </w:rPr>
          <w:delText>However</w:delText>
        </w:r>
        <w:commentRangeEnd w:id="59"/>
        <w:r w:rsidR="00B00892" w:rsidDel="00B44ACC">
          <w:rPr>
            <w:rStyle w:val="CommentReference"/>
          </w:rPr>
          <w:commentReference w:id="59"/>
        </w:r>
        <w:r w:rsidR="00F51928" w:rsidDel="00B44ACC">
          <w:rPr>
            <w:rFonts w:ascii="Times New Roman" w:hAnsi="Times New Roman" w:cs="Times New Roman"/>
            <w:lang w:val="en-CA"/>
          </w:rPr>
          <w:delText xml:space="preserve">, </w:delText>
        </w:r>
        <w:r w:rsidR="00F51928" w:rsidDel="00B44ACC">
          <w:rPr>
            <w:rFonts w:ascii="Times New Roman" w:hAnsi="Times New Roman" w:cs="Times New Roman"/>
            <w:lang w:val="en-CA" w:eastAsia="zh-TW"/>
          </w:rPr>
          <w:delText>e</w:delText>
        </w:r>
        <w:r w:rsidR="00F51928" w:rsidRPr="004E5128" w:rsidDel="00B44ACC">
          <w:rPr>
            <w:rFonts w:ascii="Times New Roman" w:hAnsi="Times New Roman" w:cs="Times New Roman"/>
            <w:lang w:val="en-CA"/>
          </w:rPr>
          <w:delText>mpirical tests for global</w:delText>
        </w:r>
        <w:r w:rsidR="00F51928" w:rsidDel="00B44ACC">
          <w:rPr>
            <w:rFonts w:ascii="Times New Roman" w:hAnsi="Times New Roman" w:cs="Times New Roman"/>
            <w:lang w:val="en-CA"/>
          </w:rPr>
          <w:delText>-</w:delText>
        </w:r>
        <w:r w:rsidR="00F51928" w:rsidRPr="004E5128" w:rsidDel="00B44ACC">
          <w:rPr>
            <w:rFonts w:ascii="Times New Roman" w:hAnsi="Times New Roman" w:cs="Times New Roman"/>
            <w:lang w:val="en-CA"/>
          </w:rPr>
          <w:delText>scale patterns of CN</w:delText>
        </w:r>
        <w:r w:rsidR="00F51928" w:rsidDel="00B44ACC">
          <w:rPr>
            <w:rFonts w:ascii="Times New Roman" w:hAnsi="Times New Roman" w:cs="Times New Roman"/>
            <w:lang w:val="en-CA"/>
          </w:rPr>
          <w:delText>C</w:delText>
        </w:r>
        <w:r w:rsidR="00F51928" w:rsidRPr="004E5128" w:rsidDel="00B44ACC">
          <w:rPr>
            <w:rFonts w:ascii="Times New Roman" w:hAnsi="Times New Roman" w:cs="Times New Roman"/>
            <w:lang w:val="en-CA"/>
          </w:rPr>
          <w:delText xml:space="preserve"> effects on primary producers</w:delText>
        </w:r>
        <w:r w:rsidR="00F51928" w:rsidDel="00B44ACC">
          <w:rPr>
            <w:rFonts w:ascii="Times New Roman" w:hAnsi="Times New Roman" w:cs="Times New Roman"/>
            <w:lang w:val="en-CA"/>
          </w:rPr>
          <w:delText xml:space="preserve"> </w:delText>
        </w:r>
        <w:r w:rsidR="00F51928" w:rsidRPr="004E5128" w:rsidDel="00B44ACC">
          <w:rPr>
            <w:rFonts w:ascii="Times New Roman" w:hAnsi="Times New Roman" w:cs="Times New Roman"/>
            <w:lang w:val="en-CA"/>
          </w:rPr>
          <w:delText xml:space="preserve">are </w:delText>
        </w:r>
        <w:r w:rsidR="00F51928" w:rsidDel="00B44ACC">
          <w:rPr>
            <w:rFonts w:ascii="Times New Roman" w:hAnsi="Times New Roman" w:cs="Times New Roman"/>
            <w:lang w:val="en-CA"/>
          </w:rPr>
          <w:delText>currently lacking and</w:delText>
        </w:r>
      </w:del>
      <w:r w:rsidR="00F51928">
        <w:rPr>
          <w:rFonts w:ascii="Times New Roman" w:hAnsi="Times New Roman" w:cs="Times New Roman"/>
          <w:color w:val="000000"/>
          <w:lang w:val="en-CA"/>
        </w:rPr>
        <w:t xml:space="preserve"> </w:t>
      </w:r>
      <w:ins w:id="60" w:author="Isabelle Cote" w:date="2023-02-23T14:05:00Z">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s</w:t>
        </w:r>
      </w:ins>
      <w:ins w:id="61" w:author="Isabelle Cote" w:date="2023-02-23T14:06:00Z">
        <w:r w:rsidR="000547F8">
          <w:rPr>
            <w:rFonts w:ascii="Times New Roman" w:hAnsi="Times New Roman" w:cs="Times New Roman"/>
            <w:color w:val="000000"/>
            <w:lang w:val="en-CA"/>
          </w:rPr>
          <w:t>everal lines of</w:t>
        </w:r>
      </w:ins>
      <w:ins w:id="62" w:author="Isabelle Cote" w:date="2023-02-23T14:05:00Z">
        <w:r w:rsidR="000547F8">
          <w:rPr>
            <w:rFonts w:ascii="Times New Roman" w:hAnsi="Times New Roman" w:cs="Times New Roman"/>
            <w:color w:val="000000"/>
            <w:lang w:val="en-CA"/>
          </w:rPr>
          <w:t xml:space="preserve"> evidence</w:t>
        </w:r>
      </w:ins>
      <w:ins w:id="63" w:author="Isabelle Cote" w:date="2023-02-23T14:06:00Z">
        <w:r w:rsidR="000547F8">
          <w:rPr>
            <w:rFonts w:ascii="Times New Roman" w:hAnsi="Times New Roman" w:cs="Times New Roman"/>
            <w:color w:val="000000"/>
            <w:lang w:val="en-CA"/>
          </w:rPr>
          <w:t xml:space="preserve"> do not support this assumption.</w:t>
        </w:r>
      </w:ins>
      <w:ins w:id="64" w:author="Isabelle Cote" w:date="2023-02-23T14:05:00Z">
        <w:r w:rsidR="000547F8">
          <w:rPr>
            <w:rFonts w:ascii="Times New Roman" w:hAnsi="Times New Roman" w:cs="Times New Roman"/>
            <w:color w:val="000000"/>
            <w:lang w:val="en-CA"/>
          </w:rPr>
          <w:t xml:space="preserve"> </w:t>
        </w:r>
      </w:ins>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ins w:id="65" w:author="Isabelle Cote" w:date="2023-02-23T13:48:00Z">
        <w:r w:rsidR="00B00892">
          <w:rPr>
            <w:rFonts w:ascii="Times New Roman" w:hAnsi="Times New Roman" w:cs="Times New Roman"/>
            <w:lang w:val="en-CA"/>
          </w:rPr>
          <w:t xml:space="preserve">some </w:t>
        </w:r>
      </w:ins>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del w:id="66" w:author="Isabelle Cote" w:date="2023-02-23T13:59:00Z">
        <w:r w:rsidR="00B7738A" w:rsidDel="00B44ACC">
          <w:rPr>
            <w:rFonts w:ascii="Times New Roman" w:hAnsi="Times New Roman" w:cs="Times New Roman"/>
            <w:lang w:val="en-CA"/>
          </w:rPr>
          <w:delText xml:space="preserve">experience </w:delText>
        </w:r>
      </w:del>
      <w:ins w:id="67" w:author="Isabelle Cote" w:date="2023-02-23T13:59:00Z">
        <w:r w:rsidR="00B44ACC">
          <w:rPr>
            <w:rFonts w:ascii="Times New Roman" w:hAnsi="Times New Roman" w:cs="Times New Roman"/>
            <w:lang w:val="en-CA"/>
          </w:rPr>
          <w:t>are</w:t>
        </w:r>
        <w:r w:rsidR="00B44ACC">
          <w:rPr>
            <w:rFonts w:ascii="Times New Roman" w:hAnsi="Times New Roman" w:cs="Times New Roman"/>
            <w:lang w:val="en-CA"/>
          </w:rPr>
          <w:t xml:space="preserve"> </w:t>
        </w:r>
      </w:ins>
      <w:del w:id="68" w:author="Isabelle Cote" w:date="2023-02-23T14:00:00Z">
        <w:r w:rsidR="00B7738A" w:rsidDel="00B44ACC">
          <w:rPr>
            <w:rFonts w:ascii="Times New Roman" w:hAnsi="Times New Roman" w:cs="Times New Roman"/>
            <w:lang w:val="en-CA"/>
          </w:rPr>
          <w:delText xml:space="preserve">isolation </w:delText>
        </w:r>
      </w:del>
      <w:ins w:id="69" w:author="Isabelle Cote" w:date="2023-02-23T14:00:00Z">
        <w:r w:rsidR="00B44ACC">
          <w:rPr>
            <w:rFonts w:ascii="Times New Roman" w:hAnsi="Times New Roman" w:cs="Times New Roman"/>
            <w:lang w:val="en-CA"/>
          </w:rPr>
          <w:t>isolat</w:t>
        </w:r>
        <w:r w:rsidR="00B44ACC">
          <w:rPr>
            <w:rFonts w:ascii="Times New Roman" w:hAnsi="Times New Roman" w:cs="Times New Roman"/>
            <w:lang w:val="en-CA"/>
          </w:rPr>
          <w:t>ed</w:t>
        </w:r>
        <w:r w:rsidR="00B44ACC">
          <w:rPr>
            <w:rFonts w:ascii="Times New Roman" w:hAnsi="Times New Roman" w:cs="Times New Roman"/>
            <w:lang w:val="en-CA"/>
          </w:rPr>
          <w:t xml:space="preserve"> </w:t>
        </w:r>
      </w:ins>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 in high</w:t>
      </w:r>
      <w:ins w:id="70" w:author="Isabelle Cote" w:date="2023-02-23T14:08:00Z">
        <w:r w:rsidR="000547F8">
          <w:rPr>
            <w:rFonts w:ascii="Times New Roman" w:hAnsi="Times New Roman" w:cs="Times New Roman"/>
            <w:lang w:val="en-CA"/>
          </w:rPr>
          <w:t>-</w:t>
        </w:r>
      </w:ins>
      <w:del w:id="71" w:author="Isabelle Cote" w:date="2023-02-23T14:08:00Z">
        <w:r w:rsidR="00F51928" w:rsidDel="000547F8">
          <w:rPr>
            <w:rFonts w:ascii="Times New Roman" w:hAnsi="Times New Roman" w:cs="Times New Roman"/>
            <w:lang w:val="en-CA"/>
          </w:rPr>
          <w:delText xml:space="preserve"> </w:delText>
        </w:r>
      </w:del>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ins w:id="72" w:author="Isabelle Cote" w:date="2023-02-23T14:03:00Z">
        <w:r w:rsidR="00B44ACC">
          <w:rPr>
            <w:rFonts w:ascii="Times New Roman" w:hAnsi="Times New Roman" w:cs="Times New Roman"/>
            <w:lang w:val="en-CA"/>
          </w:rPr>
          <w:t>ive</w:t>
        </w:r>
      </w:ins>
      <w:del w:id="73" w:author="Isabelle Cote" w:date="2023-02-23T14:03:00Z">
        <w:r w:rsidR="00F51928" w:rsidDel="00B44ACC">
          <w:rPr>
            <w:rFonts w:ascii="Times New Roman" w:hAnsi="Times New Roman" w:cs="Times New Roman"/>
            <w:lang w:val="en-CA"/>
          </w:rPr>
          <w:delText>e</w:delText>
        </w:r>
      </w:del>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del w:id="74" w:author="Isabelle Cote" w:date="2023-02-23T14:08:00Z">
        <w:r w:rsidR="00F51928" w:rsidDel="000547F8">
          <w:rPr>
            <w:rFonts w:ascii="Times New Roman" w:hAnsi="Times New Roman" w:cs="Times New Roman"/>
            <w:lang w:val="en-CA"/>
          </w:rPr>
          <w:delText>in an abundance of</w:delText>
        </w:r>
      </w:del>
      <w:ins w:id="75" w:author="Isabelle Cote" w:date="2023-02-23T14:08:00Z">
        <w:r w:rsidR="000547F8">
          <w:rPr>
            <w:rFonts w:ascii="Times New Roman" w:hAnsi="Times New Roman" w:cs="Times New Roman"/>
            <w:lang w:val="en-CA"/>
          </w:rPr>
          <w:t>when</w:t>
        </w:r>
      </w:ins>
      <w:r w:rsidR="00F51928">
        <w:rPr>
          <w:rFonts w:ascii="Times New Roman" w:hAnsi="Times New Roman" w:cs="Times New Roman"/>
          <w:lang w:val="en-CA"/>
        </w:rPr>
        <w:t xml:space="preserve"> nitrates</w:t>
      </w:r>
      <w:ins w:id="76" w:author="Isabelle Cote" w:date="2023-02-23T14:08:00Z">
        <w:r w:rsidR="000547F8">
          <w:rPr>
            <w:rFonts w:ascii="Times New Roman" w:hAnsi="Times New Roman" w:cs="Times New Roman"/>
            <w:lang w:val="en-CA"/>
          </w:rPr>
          <w:t xml:space="preserve"> are abundant</w:t>
        </w:r>
      </w:ins>
      <w:r w:rsidR="00F51928">
        <w:rPr>
          <w:rFonts w:ascii="Times New Roman" w:hAnsi="Times New Roman" w:cs="Times New Roman"/>
          <w:lang w:val="en-CA"/>
        </w:rPr>
        <w:t xml:space="preserve">, ammonium is </w:t>
      </w:r>
      <w:ins w:id="77" w:author="Isabelle Cote" w:date="2023-02-23T14:09:00Z">
        <w:r w:rsidR="000547F8">
          <w:rPr>
            <w:rFonts w:ascii="Times New Roman" w:hAnsi="Times New Roman" w:cs="Times New Roman"/>
            <w:lang w:val="en-CA"/>
          </w:rPr>
          <w:t xml:space="preserve">more readily taken up </w:t>
        </w:r>
      </w:ins>
      <w:del w:id="78" w:author="Isabelle Cote" w:date="2023-02-23T14:09:00Z">
        <w:r w:rsidR="00F51928" w:rsidDel="000547F8">
          <w:rPr>
            <w:rFonts w:ascii="Times New Roman" w:hAnsi="Times New Roman" w:cs="Times New Roman"/>
            <w:lang w:val="en-CA"/>
          </w:rPr>
          <w:delText xml:space="preserve">available for direct uptake </w:delText>
        </w:r>
      </w:del>
      <w:r w:rsidR="00F51928">
        <w:rPr>
          <w:rFonts w:ascii="Times New Roman" w:hAnsi="Times New Roman" w:cs="Times New Roman"/>
          <w:lang w:val="en-CA"/>
        </w:rPr>
        <w:t xml:space="preserve">by primary </w:t>
      </w:r>
      <w:commentRangeStart w:id="79"/>
      <w:r w:rsidR="00F51928">
        <w:rPr>
          <w:rFonts w:ascii="Times New Roman" w:hAnsi="Times New Roman" w:cs="Times New Roman"/>
          <w:lang w:val="en-CA"/>
        </w:rPr>
        <w:t>producers</w:t>
      </w:r>
      <w:commentRangeEnd w:id="79"/>
      <w:r w:rsidR="000547F8">
        <w:rPr>
          <w:rStyle w:val="CommentReference"/>
        </w:rPr>
        <w:commentReference w:id="79"/>
      </w:r>
      <w:ins w:id="80" w:author="Isabelle Cote" w:date="2023-02-23T14:09:00Z">
        <w:r w:rsidR="000547F8">
          <w:rPr>
            <w:rFonts w:ascii="Times New Roman" w:hAnsi="Times New Roman" w:cs="Times New Roman"/>
            <w:lang w:val="en-CA"/>
          </w:rPr>
          <w:t xml:space="preserve"> </w:t>
        </w:r>
      </w:ins>
      <w:del w:id="81" w:author="Isabelle Cote" w:date="2023-02-23T14:09:00Z">
        <w:r w:rsidR="00F51928" w:rsidDel="000547F8">
          <w:rPr>
            <w:rFonts w:ascii="Times New Roman" w:hAnsi="Times New Roman" w:cs="Times New Roman"/>
            <w:lang w:val="en-CA"/>
          </w:rPr>
          <w:delText xml:space="preserve"> is thus preferred </w:delText>
        </w:r>
      </w:del>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w:t>
      </w:r>
      <w:del w:id="82" w:author="Isabelle Cote" w:date="2023-02-23T14:10:00Z">
        <w:r w:rsidR="00B354F3" w:rsidDel="000547F8">
          <w:rPr>
            <w:rFonts w:ascii="Times New Roman" w:hAnsi="Times New Roman" w:cs="Times New Roman"/>
            <w:lang w:val="en-CA"/>
          </w:rPr>
          <w:delText xml:space="preserve">important for ecosystems in oligotrophic waters, such as coral reefs, but might also be </w:delText>
        </w:r>
      </w:del>
      <w:r w:rsidR="00B354F3">
        <w:rPr>
          <w:rFonts w:ascii="Times New Roman" w:hAnsi="Times New Roman" w:cs="Times New Roman"/>
          <w:lang w:val="en-CA"/>
        </w:rPr>
        <w:t xml:space="preserve">an overlooked source of nitrogen that drives bottom-up processes in temperate systems. </w:t>
      </w:r>
      <w:ins w:id="83" w:author="Isabelle Cote" w:date="2023-02-23T14:10:00Z">
        <w:r w:rsidR="000547F8">
          <w:rPr>
            <w:rFonts w:ascii="Times New Roman" w:hAnsi="Times New Roman" w:cs="Times New Roman"/>
            <w:lang w:val="en-CA"/>
          </w:rPr>
          <w:t>E</w:t>
        </w:r>
      </w:ins>
      <w:ins w:id="84" w:author="Isabelle Cote" w:date="2023-02-23T14:05:00Z">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currently lacking</w:t>
        </w:r>
        <w:r w:rsidR="00B44ACC">
          <w:rPr>
            <w:rFonts w:ascii="Times New Roman" w:hAnsi="Times New Roman" w:cs="Times New Roman"/>
            <w:lang w:val="en-CA"/>
          </w:rPr>
          <w:t xml:space="preserve">. </w:t>
        </w:r>
      </w:ins>
    </w:p>
    <w:p w14:paraId="35F9C70A" w14:textId="1C5EA029" w:rsidR="008B5AEA" w:rsidRDefault="008B5AEA" w:rsidP="003A29CA">
      <w:pPr>
        <w:spacing w:line="360" w:lineRule="auto"/>
        <w:rPr>
          <w:rFonts w:ascii="Times New Roman" w:hAnsi="Times New Roman" w:cs="Times New Roman"/>
          <w:lang w:val="en-CA"/>
        </w:rPr>
      </w:pPr>
    </w:p>
    <w:p w14:paraId="521ACD0F" w14:textId="569E26ED"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ins w:id="85" w:author="Isabelle Cote" w:date="2023-02-23T14:14:00Z">
        <w:r w:rsidR="00FF055F">
          <w:rPr>
            <w:rFonts w:ascii="Times New Roman" w:hAnsi="Times New Roman" w:cs="Times New Roman"/>
            <w:lang w:val="en-CA"/>
          </w:rPr>
          <w:t>ed</w:t>
        </w:r>
      </w:ins>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del w:id="86" w:author="Isabelle Cote" w:date="2023-02-23T14:14:00Z">
        <w:r w:rsidR="00F83D2C" w:rsidDel="00FF055F">
          <w:rPr>
            <w:rFonts w:ascii="Times New Roman" w:hAnsi="Times New Roman" w:cs="Times New Roman"/>
            <w:lang w:val="en-CA"/>
          </w:rPr>
          <w:delText xml:space="preserve">the </w:delText>
        </w:r>
      </w:del>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del w:id="87" w:author="Isabelle Cote" w:date="2023-02-23T14:15:00Z">
        <w:r w:rsidR="00212B39" w:rsidRPr="00B748E3" w:rsidDel="00FF055F">
          <w:rPr>
            <w:rFonts w:ascii="Times New Roman" w:hAnsi="Times New Roman" w:cs="Times New Roman"/>
            <w:lang w:val="en-CA"/>
          </w:rPr>
          <w:delText>effect sizes</w:delText>
        </w:r>
      </w:del>
      <w:ins w:id="88" w:author="Isabelle Cote" w:date="2023-02-23T14:15:00Z">
        <w:r w:rsidR="00FF055F">
          <w:rPr>
            <w:rFonts w:ascii="Times New Roman" w:hAnsi="Times New Roman" w:cs="Times New Roman"/>
            <w:lang w:val="en-CA"/>
          </w:rPr>
          <w:t>extent to which</w:t>
        </w:r>
      </w:ins>
      <w:r w:rsidR="00212B39" w:rsidRPr="00B748E3">
        <w:rPr>
          <w:rFonts w:ascii="Times New Roman" w:hAnsi="Times New Roman" w:cs="Times New Roman"/>
          <w:lang w:val="en-CA"/>
        </w:rPr>
        <w:t xml:space="preserve"> </w:t>
      </w:r>
      <w:commentRangeStart w:id="89"/>
      <w:ins w:id="90" w:author="Isabelle Cote" w:date="2023-02-23T14:15:00Z">
        <w:r w:rsidR="00FF055F" w:rsidRPr="00B748E3">
          <w:rPr>
            <w:rFonts w:ascii="Times New Roman" w:hAnsi="Times New Roman" w:cs="Times New Roman"/>
            <w:lang w:val="en-CA"/>
          </w:rPr>
          <w:t>animal</w:t>
        </w:r>
        <w:r w:rsidR="00FF055F">
          <w:rPr>
            <w:rFonts w:ascii="Times New Roman" w:hAnsi="Times New Roman" w:cs="Times New Roman"/>
            <w:lang w:val="en-CA"/>
          </w:rPr>
          <w:t>s contribute more to the total nutrient availability</w:t>
        </w:r>
        <w:r w:rsidR="00FF055F" w:rsidRPr="00B748E3">
          <w:rPr>
            <w:rFonts w:ascii="Times New Roman" w:hAnsi="Times New Roman" w:cs="Times New Roman"/>
            <w:lang w:val="en-CA"/>
          </w:rPr>
          <w:t xml:space="preserve"> in oligotrophic waters</w:t>
        </w:r>
        <w:r w:rsidR="00FF055F">
          <w:rPr>
            <w:rFonts w:ascii="Times New Roman" w:hAnsi="Times New Roman" w:cs="Times New Roman"/>
            <w:lang w:val="en-CA"/>
          </w:rPr>
          <w:t xml:space="preserve"> than external abiotic sources</w:t>
        </w:r>
      </w:ins>
      <w:commentRangeEnd w:id="89"/>
      <w:ins w:id="91" w:author="Isabelle Cote" w:date="2023-02-23T14:16:00Z">
        <w:r w:rsidR="006052A2">
          <w:rPr>
            <w:rStyle w:val="CommentReference"/>
          </w:rPr>
          <w:commentReference w:id="89"/>
        </w:r>
      </w:ins>
      <w:ins w:id="92" w:author="Isabelle Cote" w:date="2023-02-23T14:15:00Z">
        <w:r w:rsidR="00FF055F" w:rsidRPr="00B748E3">
          <w:rPr>
            <w:rFonts w:ascii="Times New Roman" w:hAnsi="Times New Roman" w:cs="Times New Roman"/>
            <w:lang w:val="en-CA"/>
          </w:rPr>
          <w:t xml:space="preserve"> </w:t>
        </w:r>
      </w:ins>
      <w:r w:rsidR="00212B39" w:rsidRPr="00B748E3">
        <w:rPr>
          <w:rFonts w:ascii="Times New Roman" w:hAnsi="Times New Roman" w:cs="Times New Roman"/>
          <w:lang w:val="en-CA"/>
        </w:rPr>
        <w:t>between temperate and tropical regions</w:t>
      </w:r>
      <w:del w:id="93" w:author="Isabelle Cote" w:date="2023-02-23T14:15:00Z">
        <w:r w:rsidR="00212B39" w:rsidRPr="00B748E3" w:rsidDel="00FF055F">
          <w:rPr>
            <w:rFonts w:ascii="Times New Roman" w:hAnsi="Times New Roman" w:cs="Times New Roman"/>
            <w:lang w:val="en-CA"/>
          </w:rPr>
          <w:delText xml:space="preserve"> to </w:delText>
        </w:r>
        <w:r w:rsidR="006A03DF" w:rsidDel="00FF055F">
          <w:rPr>
            <w:rFonts w:ascii="Times New Roman" w:hAnsi="Times New Roman" w:cs="Times New Roman"/>
            <w:lang w:val="en-CA"/>
          </w:rPr>
          <w:delText xml:space="preserve">determine if </w:delText>
        </w:r>
        <w:r w:rsidR="006A03DF" w:rsidRPr="00B748E3" w:rsidDel="00FF055F">
          <w:rPr>
            <w:rFonts w:ascii="Times New Roman" w:hAnsi="Times New Roman" w:cs="Times New Roman"/>
            <w:lang w:val="en-CA"/>
          </w:rPr>
          <w:delText>animal</w:delText>
        </w:r>
        <w:r w:rsidR="006A03DF" w:rsidDel="00FF055F">
          <w:rPr>
            <w:rFonts w:ascii="Times New Roman" w:hAnsi="Times New Roman" w:cs="Times New Roman"/>
            <w:lang w:val="en-CA"/>
          </w:rPr>
          <w:delText>s contribute more to the total nutrient availability</w:delText>
        </w:r>
        <w:r w:rsidR="00212B39" w:rsidRPr="00B748E3" w:rsidDel="00FF055F">
          <w:rPr>
            <w:rFonts w:ascii="Times New Roman" w:hAnsi="Times New Roman" w:cs="Times New Roman"/>
            <w:lang w:val="en-CA"/>
          </w:rPr>
          <w:delText xml:space="preserve"> in </w:delText>
        </w:r>
        <w:r w:rsidR="00F5124D" w:rsidRPr="00B748E3" w:rsidDel="00FF055F">
          <w:rPr>
            <w:rFonts w:ascii="Times New Roman" w:hAnsi="Times New Roman" w:cs="Times New Roman"/>
            <w:lang w:val="en-CA"/>
          </w:rPr>
          <w:delText>oligotrophic</w:delText>
        </w:r>
        <w:r w:rsidR="00212B39" w:rsidRPr="00B748E3" w:rsidDel="00FF055F">
          <w:rPr>
            <w:rFonts w:ascii="Times New Roman" w:hAnsi="Times New Roman" w:cs="Times New Roman"/>
            <w:lang w:val="en-CA"/>
          </w:rPr>
          <w:delText xml:space="preserve"> waters</w:delText>
        </w:r>
        <w:r w:rsidR="006A03DF" w:rsidDel="00FF055F">
          <w:rPr>
            <w:rFonts w:ascii="Times New Roman" w:hAnsi="Times New Roman" w:cs="Times New Roman"/>
            <w:lang w:val="en-CA"/>
          </w:rPr>
          <w:delText xml:space="preserve"> than external </w:delText>
        </w:r>
        <w:r w:rsidR="00932DB1" w:rsidDel="00FF055F">
          <w:rPr>
            <w:rFonts w:ascii="Times New Roman" w:hAnsi="Times New Roman" w:cs="Times New Roman"/>
            <w:lang w:val="en-CA"/>
          </w:rPr>
          <w:delText xml:space="preserve">abiotic </w:delText>
        </w:r>
        <w:r w:rsidR="006A03DF" w:rsidDel="00FF055F">
          <w:rPr>
            <w:rFonts w:ascii="Times New Roman" w:hAnsi="Times New Roman" w:cs="Times New Roman"/>
            <w:lang w:val="en-CA"/>
          </w:rPr>
          <w:delText>sources</w:delText>
        </w:r>
      </w:del>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del w:id="94" w:author="Isabelle Cote" w:date="2023-02-23T14:16:00Z">
        <w:r w:rsidR="00472977" w:rsidRPr="00B748E3" w:rsidDel="006052A2">
          <w:rPr>
            <w:rFonts w:ascii="Times New Roman" w:hAnsi="Times New Roman" w:cs="Times New Roman"/>
            <w:lang w:val="en-CA"/>
          </w:rPr>
          <w:delText>Th</w:delText>
        </w:r>
        <w:r w:rsidR="00F5124D" w:rsidRPr="00B748E3" w:rsidDel="006052A2">
          <w:rPr>
            <w:rFonts w:ascii="Times New Roman" w:hAnsi="Times New Roman" w:cs="Times New Roman"/>
            <w:lang w:val="en-CA"/>
          </w:rPr>
          <w:delText>is research</w:delText>
        </w:r>
      </w:del>
      <w:ins w:id="95" w:author="Isabelle Cote" w:date="2023-02-23T14:16:00Z">
        <w:r w:rsidR="006052A2">
          <w:rPr>
            <w:rFonts w:ascii="Times New Roman" w:hAnsi="Times New Roman" w:cs="Times New Roman"/>
            <w:lang w:val="en-CA"/>
          </w:rPr>
          <w:t>Our results</w:t>
        </w:r>
      </w:ins>
      <w:r w:rsidR="00F5124D" w:rsidRPr="00B748E3">
        <w:rPr>
          <w:rFonts w:ascii="Times New Roman" w:hAnsi="Times New Roman" w:cs="Times New Roman"/>
          <w:lang w:val="en-CA"/>
        </w:rPr>
        <w:t xml:space="preserve"> </w:t>
      </w:r>
      <w:del w:id="96" w:author="Isabelle Cote" w:date="2023-02-23T14:16:00Z">
        <w:r w:rsidR="00F5124D" w:rsidRPr="00B748E3" w:rsidDel="006052A2">
          <w:rPr>
            <w:rFonts w:ascii="Times New Roman" w:hAnsi="Times New Roman" w:cs="Times New Roman"/>
            <w:lang w:val="en-CA"/>
          </w:rPr>
          <w:delText xml:space="preserve">will </w:delText>
        </w:r>
      </w:del>
      <w:r w:rsidR="00F5124D" w:rsidRPr="00B748E3">
        <w:rPr>
          <w:rFonts w:ascii="Times New Roman" w:hAnsi="Times New Roman" w:cs="Times New Roman"/>
          <w:lang w:val="en-CA"/>
        </w:rPr>
        <w:t>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ins w:id="97" w:author="Isabelle Cote" w:date="2023-02-23T14:16:00Z">
        <w:r w:rsidR="006052A2">
          <w:rPr>
            <w:rFonts w:ascii="Times New Roman" w:hAnsi="Times New Roman" w:cs="Times New Roman"/>
            <w:lang w:val="en-CA"/>
          </w:rPr>
          <w:t>-</w:t>
        </w:r>
      </w:ins>
      <w:del w:id="98" w:author="Isabelle Cote" w:date="2023-02-23T14:16:00Z">
        <w:r w:rsidR="00F5124D" w:rsidRPr="00B748E3" w:rsidDel="006052A2">
          <w:rPr>
            <w:rFonts w:ascii="Times New Roman" w:hAnsi="Times New Roman" w:cs="Times New Roman"/>
            <w:lang w:val="en-CA"/>
          </w:rPr>
          <w:delText xml:space="preserve"> </w:delText>
        </w:r>
      </w:del>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w:t>
      </w:r>
      <w:del w:id="99" w:author="Isabelle Cote" w:date="2023-02-23T14:16:00Z">
        <w:r w:rsidR="00090008" w:rsidDel="006052A2">
          <w:rPr>
            <w:rFonts w:ascii="Times New Roman" w:hAnsi="Times New Roman" w:cs="Times New Roman"/>
            <w:lang w:val="en-CA"/>
          </w:rPr>
          <w:delText xml:space="preserve">marine </w:delText>
        </w:r>
      </w:del>
      <w:r w:rsidR="00090008">
        <w:rPr>
          <w:rFonts w:ascii="Times New Roman" w:hAnsi="Times New Roman" w:cs="Times New Roman"/>
          <w:lang w:val="en-CA"/>
        </w:rPr>
        <w:t xml:space="preserve">animals in </w:t>
      </w:r>
      <w:ins w:id="100" w:author="Isabelle Cote" w:date="2023-02-23T14:16:00Z">
        <w:r w:rsidR="006052A2">
          <w:rPr>
            <w:rFonts w:ascii="Times New Roman" w:hAnsi="Times New Roman" w:cs="Times New Roman"/>
            <w:lang w:val="en-CA"/>
          </w:rPr>
          <w:t xml:space="preserve">marine </w:t>
        </w:r>
      </w:ins>
      <w:del w:id="101" w:author="Isabelle Cote" w:date="2023-02-23T14:16:00Z">
        <w:r w:rsidR="00090008" w:rsidDel="006052A2">
          <w:rPr>
            <w:rFonts w:ascii="Times New Roman" w:hAnsi="Times New Roman" w:cs="Times New Roman"/>
            <w:lang w:val="en-CA"/>
          </w:rPr>
          <w:delText xml:space="preserve">ecosystem </w:delText>
        </w:r>
      </w:del>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19467FEF" w14:textId="7DD23341" w:rsidR="006E1049" w:rsidRPr="00955049" w:rsidRDefault="00D622A8" w:rsidP="00955049">
      <w:pPr>
        <w:spacing w:line="360" w:lineRule="auto"/>
        <w:ind w:firstLine="720"/>
        <w:rPr>
          <w:rFonts w:ascii="Times New Roman" w:hAnsi="Times New Roman" w:cs="Times New Roman"/>
          <w:lang w:val="en-CA"/>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w:t>
      </w:r>
      <w:ins w:id="102" w:author="Isabelle Cote" w:date="2023-02-23T14:17:00Z">
        <w:r w:rsidR="006052A2">
          <w:rPr>
            <w:rFonts w:ascii="Times New Roman" w:hAnsi="Times New Roman" w:cs="Times New Roman"/>
            <w:lang w:val="en-CA"/>
          </w:rPr>
          <w:t xml:space="preserve">systematic review and </w:t>
        </w:r>
      </w:ins>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xml:space="preserve">, then from August 14, 2020 – January 3, </w:t>
      </w:r>
      <w:r w:rsidR="006E1049">
        <w:rPr>
          <w:rFonts w:ascii="Times New Roman" w:hAnsi="Times New Roman" w:cs="Times New Roman"/>
        </w:rPr>
        <w:lastRenderedPageBreak/>
        <w:t>2022</w:t>
      </w:r>
      <w:ins w:id="103" w:author="Isabelle Cote" w:date="2023-02-23T14:17:00Z">
        <w:r w:rsidR="006052A2">
          <w:rPr>
            <w:rFonts w:ascii="Times New Roman" w:hAnsi="Times New Roman" w:cs="Times New Roman"/>
          </w:rPr>
          <w:t>,</w:t>
        </w:r>
      </w:ins>
      <w:r w:rsidR="006E1049">
        <w:rPr>
          <w:rFonts w:ascii="Times New Roman" w:hAnsi="Times New Roman" w:cs="Times New Roman"/>
        </w:rPr>
        <w:t xml:space="preserve"> using the same search strings and limits</w:t>
      </w:r>
      <w:del w:id="104" w:author="Isabelle Cote" w:date="2023-02-23T14:18:00Z">
        <w:r w:rsidR="006E1049" w:rsidDel="006052A2">
          <w:rPr>
            <w:rFonts w:ascii="Times New Roman" w:hAnsi="Times New Roman" w:cs="Times New Roman"/>
          </w:rPr>
          <w:delText xml:space="preserve"> on August 13, 2020 and January 3, 2022 respectively</w:delText>
        </w:r>
      </w:del>
      <w:ins w:id="105" w:author="Isabelle Cote" w:date="2023-02-23T14:18:00Z">
        <w:r w:rsidR="006052A2">
          <w:rPr>
            <w:rFonts w:ascii="Times New Roman" w:hAnsi="Times New Roman" w:cs="Times New Roman"/>
          </w:rPr>
          <w:t>. The last day of each interval was the day the search was performed</w:t>
        </w:r>
      </w:ins>
      <w:r w:rsidR="006E1049">
        <w:rPr>
          <w:rFonts w:ascii="Times New Roman" w:hAnsi="Times New Roman" w:cs="Times New Roman"/>
        </w:rPr>
        <w:t xml:space="preserve">. </w:t>
      </w:r>
      <w:r w:rsidR="002F72F3">
        <w:rPr>
          <w:rFonts w:ascii="Times New Roman" w:hAnsi="Times New Roman" w:cs="Times New Roman"/>
          <w:lang w:val="en-CA"/>
        </w:rPr>
        <w:t xml:space="preserve">We searched the </w:t>
      </w:r>
      <w:del w:id="106" w:author="Isabelle Cote" w:date="2023-02-23T14:18:00Z">
        <w:r w:rsidR="002F72F3" w:rsidDel="006052A2">
          <w:rPr>
            <w:rFonts w:ascii="Times New Roman" w:hAnsi="Times New Roman" w:cs="Times New Roman"/>
            <w:lang w:val="en-CA"/>
          </w:rPr>
          <w:delText xml:space="preserve">databases </w:delText>
        </w:r>
      </w:del>
      <w:r w:rsidR="002F72F3">
        <w:rPr>
          <w:rFonts w:ascii="Times New Roman" w:hAnsi="Times New Roman" w:cs="Times New Roman"/>
          <w:lang w:val="en-CA"/>
        </w:rPr>
        <w:t>Web of Science Core Collection (Web of Science) and Aquatic Sciences and Fisheries Abstracts (ProQuest</w:t>
      </w:r>
      <w:r w:rsidR="00004E70">
        <w:rPr>
          <w:rFonts w:ascii="Times New Roman" w:hAnsi="Times New Roman" w:cs="Times New Roman"/>
          <w:lang w:val="en-CA"/>
        </w:rPr>
        <w:t>)</w:t>
      </w:r>
      <w:ins w:id="107" w:author="Isabelle Cote" w:date="2023-02-23T14:19:00Z">
        <w:r w:rsidR="006052A2">
          <w:rPr>
            <w:rFonts w:ascii="Times New Roman" w:hAnsi="Times New Roman" w:cs="Times New Roman"/>
            <w:lang w:val="en-CA"/>
          </w:rPr>
          <w:t xml:space="preserve"> databased</w:t>
        </w:r>
      </w:ins>
      <w:r w:rsidR="002F72F3">
        <w:rPr>
          <w:rFonts w:ascii="Times New Roman" w:hAnsi="Times New Roman" w:cs="Times New Roman"/>
          <w:lang w:val="en-CA"/>
        </w:rPr>
        <w:t xml:space="preserve">, and added two </w:t>
      </w:r>
      <w:del w:id="108" w:author="Isabelle Cote" w:date="2023-02-23T14:19:00Z">
        <w:r w:rsidR="002F72F3" w:rsidDel="006052A2">
          <w:rPr>
            <w:rFonts w:ascii="Times New Roman" w:hAnsi="Times New Roman" w:cs="Times New Roman"/>
            <w:lang w:val="en-CA"/>
          </w:rPr>
          <w:delText xml:space="preserve">additional </w:delText>
        </w:r>
      </w:del>
      <w:r w:rsidR="002F72F3">
        <w:rPr>
          <w:rFonts w:ascii="Times New Roman" w:hAnsi="Times New Roman" w:cs="Times New Roman"/>
          <w:lang w:val="en-CA"/>
        </w:rPr>
        <w:t>papers from our personal files.</w:t>
      </w:r>
      <w:r w:rsidR="00212B39" w:rsidRPr="00B748E3">
        <w:rPr>
          <w:rFonts w:ascii="Times New Roman" w:hAnsi="Times New Roman" w:cs="Times New Roman"/>
          <w:lang w:val="en-CA"/>
        </w:rPr>
        <w:t xml:space="preserve"> In Web of Science</w:t>
      </w:r>
      <w:del w:id="109" w:author="Isabelle Cote" w:date="2023-02-23T14:20:00Z">
        <w:r w:rsidR="00D37B45" w:rsidDel="006052A2">
          <w:rPr>
            <w:rFonts w:ascii="Times New Roman" w:hAnsi="Times New Roman" w:cs="Times New Roman"/>
            <w:lang w:val="en-CA"/>
          </w:rPr>
          <w:sym w:font="Symbol" w:char="F0E4"/>
        </w:r>
      </w:del>
      <w:r w:rsidR="00212B39" w:rsidRPr="00B748E3">
        <w:rPr>
          <w:rFonts w:ascii="Times New Roman" w:hAnsi="Times New Roman" w:cs="Times New Roman"/>
          <w:lang w:val="en-CA"/>
        </w:rPr>
        <w:t xml:space="preserve">, we used </w:t>
      </w:r>
      <w:r w:rsidR="00955049">
        <w:rPr>
          <w:rFonts w:ascii="Times New Roman" w:hAnsi="Times New Roman" w:cs="Times New Roman"/>
          <w:lang w:val="en-CA"/>
        </w:rPr>
        <w:t xml:space="preserve">the search </w:t>
      </w:r>
      <w:del w:id="110" w:author="Isabelle Cote" w:date="2023-02-23T14:19:00Z">
        <w:r w:rsidR="00955049" w:rsidDel="006052A2">
          <w:rPr>
            <w:rFonts w:ascii="Times New Roman" w:hAnsi="Times New Roman" w:cs="Times New Roman"/>
            <w:lang w:val="en-CA"/>
          </w:rPr>
          <w:delText xml:space="preserve">term </w:delText>
        </w:r>
      </w:del>
      <w:ins w:id="111" w:author="Isabelle Cote" w:date="2023-02-23T14:19:00Z">
        <w:r w:rsidR="006052A2">
          <w:rPr>
            <w:rFonts w:ascii="Times New Roman" w:hAnsi="Times New Roman" w:cs="Times New Roman"/>
            <w:lang w:val="en-CA"/>
          </w:rPr>
          <w:t>string “</w:t>
        </w:r>
      </w:ins>
      <w:r w:rsidR="00955049">
        <w:rPr>
          <w:rFonts w:ascii="Times New Roman" w:hAnsi="Times New Roman" w:cs="Times New Roman"/>
          <w:lang w:val="en-CA"/>
        </w:rPr>
        <w:t>nutrient AND excretion AND primary producer AND marine AND growth</w:t>
      </w:r>
      <w:ins w:id="112" w:author="Isabelle Cote" w:date="2023-02-23T14:19:00Z">
        <w:r w:rsidR="006052A2">
          <w:rPr>
            <w:rFonts w:ascii="Times New Roman" w:hAnsi="Times New Roman" w:cs="Times New Roman"/>
            <w:lang w:val="en-CA"/>
          </w:rPr>
          <w:t>”</w:t>
        </w:r>
      </w:ins>
      <w:r w:rsidR="00955049">
        <w:rPr>
          <w:rFonts w:ascii="Times New Roman" w:hAnsi="Times New Roman" w:cs="Times New Roman"/>
          <w:lang w:val="en-CA"/>
        </w:rPr>
        <w:t xml:space="preserve"> with synonyms </w:t>
      </w:r>
      <w:ins w:id="113" w:author="Isabelle Cote" w:date="2023-02-23T14:19:00Z">
        <w:r w:rsidR="006052A2">
          <w:rPr>
            <w:rFonts w:ascii="Times New Roman" w:hAnsi="Times New Roman" w:cs="Times New Roman"/>
            <w:lang w:val="en-CA"/>
          </w:rPr>
          <w:t xml:space="preserve">added </w:t>
        </w:r>
      </w:ins>
      <w:r w:rsidR="00955049">
        <w:rPr>
          <w:rFonts w:ascii="Times New Roman" w:hAnsi="Times New Roman" w:cs="Times New Roman"/>
          <w:lang w:val="en-CA"/>
        </w:rPr>
        <w:t xml:space="preserve">for each word </w:t>
      </w:r>
      <w:del w:id="114" w:author="Isabelle Cote" w:date="2023-02-23T14:19:00Z">
        <w:r w:rsidR="00955049" w:rsidDel="006052A2">
          <w:rPr>
            <w:rFonts w:ascii="Times New Roman" w:hAnsi="Times New Roman" w:cs="Times New Roman"/>
            <w:lang w:val="en-CA"/>
          </w:rPr>
          <w:delText xml:space="preserve">included as well </w:delText>
        </w:r>
      </w:del>
      <w:r w:rsidR="00955049">
        <w:rPr>
          <w:rFonts w:ascii="Times New Roman" w:hAnsi="Times New Roman" w:cs="Times New Roman"/>
          <w:lang w:val="en-CA"/>
        </w:rPr>
        <w:t>(See supplement</w:t>
      </w:r>
      <w:del w:id="115" w:author="Isabelle Cote" w:date="2023-02-23T14:20:00Z">
        <w:r w:rsidR="00955049" w:rsidDel="006052A2">
          <w:rPr>
            <w:rFonts w:ascii="Times New Roman" w:hAnsi="Times New Roman" w:cs="Times New Roman"/>
            <w:lang w:val="en-CA"/>
          </w:rPr>
          <w:delText xml:space="preserve"> for all words included in the search term</w:delText>
        </w:r>
      </w:del>
      <w:r w:rsidR="00955049">
        <w:rPr>
          <w:rFonts w:ascii="Times New Roman" w:hAnsi="Times New Roman" w:cs="Times New Roman"/>
          <w:lang w:val="en-CA"/>
        </w:rPr>
        <w:t>).</w:t>
      </w:r>
      <w:r w:rsidR="00212B39" w:rsidRPr="00B748E3">
        <w:rPr>
          <w:rFonts w:ascii="Times New Roman" w:hAnsi="Times New Roman" w:cs="Times New Roman"/>
          <w:lang w:val="en-CA"/>
        </w:rPr>
        <w:t xml:space="preserve"> </w:t>
      </w:r>
      <w:del w:id="116" w:author="Isabelle Cote" w:date="2023-02-23T14:20:00Z">
        <w:r w:rsidR="004F7961" w:rsidDel="006052A2">
          <w:rPr>
            <w:rFonts w:ascii="Times New Roman" w:hAnsi="Times New Roman" w:cs="Times New Roman"/>
          </w:rPr>
          <w:delText>In total, t</w:delText>
        </w:r>
      </w:del>
      <w:ins w:id="117" w:author="Isabelle Cote" w:date="2023-02-23T14:20:00Z">
        <w:r w:rsidR="006052A2">
          <w:rPr>
            <w:rFonts w:ascii="Times New Roman" w:hAnsi="Times New Roman" w:cs="Times New Roman"/>
          </w:rPr>
          <w:t>T</w:t>
        </w:r>
      </w:ins>
      <w:r w:rsidR="004F7961">
        <w:rPr>
          <w:rFonts w:ascii="Times New Roman" w:hAnsi="Times New Roman" w:cs="Times New Roman"/>
        </w:rPr>
        <w:t>his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ins w:id="118" w:author="Isabelle Cote" w:date="2023-02-23T14:20:00Z">
        <w:r w:rsidR="006052A2">
          <w:rPr>
            <w:rFonts w:ascii="Times New Roman" w:hAnsi="Times New Roman" w:cs="Times New Roman"/>
          </w:rPr>
          <w:t xml:space="preserve">out </w:t>
        </w:r>
      </w:ins>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w:t>
      </w:r>
      <w:del w:id="119" w:author="Isabelle Cote" w:date="2023-02-23T14:20:00Z">
        <w:r w:rsidR="00D37B45" w:rsidDel="006052A2">
          <w:rPr>
            <w:rFonts w:ascii="Times New Roman" w:hAnsi="Times New Roman" w:cs="Times New Roman"/>
            <w:lang w:val="en-CA"/>
          </w:rPr>
          <w:sym w:font="Symbol" w:char="F0E4"/>
        </w:r>
      </w:del>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w:t>
      </w:r>
      <w:ins w:id="120" w:author="Isabelle Cote" w:date="2023-02-23T14:20:00Z">
        <w:r w:rsidR="006052A2">
          <w:rPr>
            <w:rFonts w:ascii="Times New Roman" w:hAnsi="Times New Roman" w:cs="Times New Roman"/>
          </w:rPr>
          <w:t>,</w:t>
        </w:r>
      </w:ins>
      <w:r w:rsidR="00E00154">
        <w:rPr>
          <w:rFonts w:ascii="Times New Roman" w:hAnsi="Times New Roman" w:cs="Times New Roman"/>
        </w:rPr>
        <w:t xml:space="preserve"> to </w:t>
      </w:r>
      <w:del w:id="121" w:author="Isabelle Cote" w:date="2023-02-23T14:20:00Z">
        <w:r w:rsidR="00E00154" w:rsidDel="006052A2">
          <w:rPr>
            <w:rFonts w:ascii="Times New Roman" w:hAnsi="Times New Roman" w:cs="Times New Roman"/>
          </w:rPr>
          <w:delText xml:space="preserve">filter </w:delText>
        </w:r>
      </w:del>
      <w:ins w:id="122" w:author="Isabelle Cote" w:date="2023-02-23T14:20:00Z">
        <w:r w:rsidR="006052A2">
          <w:rPr>
            <w:rFonts w:ascii="Times New Roman" w:hAnsi="Times New Roman" w:cs="Times New Roman"/>
          </w:rPr>
          <w:t>remove</w:t>
        </w:r>
        <w:r w:rsidR="006052A2">
          <w:rPr>
            <w:rFonts w:ascii="Times New Roman" w:hAnsi="Times New Roman" w:cs="Times New Roman"/>
          </w:rPr>
          <w:t xml:space="preserve"> </w:t>
        </w:r>
      </w:ins>
      <w:r w:rsidR="00E00154">
        <w:rPr>
          <w:rFonts w:ascii="Times New Roman" w:hAnsi="Times New Roman" w:cs="Times New Roman"/>
        </w:rPr>
        <w:t>studies outside of our field</w:t>
      </w:r>
      <w:ins w:id="123" w:author="Isabelle Cote" w:date="2023-02-23T14:21:00Z">
        <w:r w:rsidR="006052A2">
          <w:rPr>
            <w:rFonts w:ascii="Times New Roman" w:hAnsi="Times New Roman" w:cs="Times New Roman"/>
          </w:rPr>
          <w:t>,</w:t>
        </w:r>
      </w:ins>
      <w:r w:rsidR="00E00154">
        <w:rPr>
          <w:rFonts w:ascii="Times New Roman" w:hAnsi="Times New Roman" w:cs="Times New Roman"/>
        </w:rPr>
        <w:t xml:space="preserve"> which were generally not relev</w:t>
      </w:r>
      <w:ins w:id="124" w:author="Isabelle Cote" w:date="2023-02-23T14:21:00Z">
        <w:r w:rsidR="006052A2">
          <w:rPr>
            <w:rFonts w:ascii="Times New Roman" w:hAnsi="Times New Roman" w:cs="Times New Roman"/>
          </w:rPr>
          <w:t>a</w:t>
        </w:r>
      </w:ins>
      <w:del w:id="125" w:author="Isabelle Cote" w:date="2023-02-23T14:21:00Z">
        <w:r w:rsidR="00E00154" w:rsidDel="006052A2">
          <w:rPr>
            <w:rFonts w:ascii="Times New Roman" w:hAnsi="Times New Roman" w:cs="Times New Roman"/>
          </w:rPr>
          <w:delText>e</w:delText>
        </w:r>
      </w:del>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ins w:id="126" w:author="Isabelle Cote" w:date="2023-02-23T14:21:00Z">
        <w:r w:rsidR="006052A2">
          <w:rPr>
            <w:rFonts w:ascii="Times New Roman" w:hAnsi="Times New Roman" w:cs="Times New Roman"/>
          </w:rPr>
          <w:t xml:space="preserve"> </w:t>
        </w:r>
      </w:ins>
      <w:del w:id="127" w:author="Isabelle Cote" w:date="2023-02-23T14:21:00Z">
        <w:r w:rsidR="00D37B45" w:rsidDel="006052A2">
          <w:rPr>
            <w:rFonts w:ascii="Times New Roman" w:hAnsi="Times New Roman" w:cs="Times New Roman"/>
          </w:rPr>
          <w:delText>,</w:delText>
        </w:r>
        <w:r w:rsidRPr="00B748E3" w:rsidDel="006052A2">
          <w:rPr>
            <w:rFonts w:ascii="Times New Roman" w:hAnsi="Times New Roman" w:cs="Times New Roman"/>
          </w:rPr>
          <w:delText xml:space="preserve"> once we included only </w:delText>
        </w:r>
        <w:r w:rsidR="00200640" w:rsidDel="006052A2">
          <w:rPr>
            <w:rFonts w:ascii="Times New Roman" w:hAnsi="Times New Roman" w:cs="Times New Roman"/>
          </w:rPr>
          <w:delText>published</w:delText>
        </w:r>
        <w:r w:rsidR="00200640" w:rsidRPr="00B748E3" w:rsidDel="006052A2">
          <w:rPr>
            <w:rFonts w:ascii="Times New Roman" w:hAnsi="Times New Roman" w:cs="Times New Roman"/>
          </w:rPr>
          <w:delText xml:space="preserve"> </w:delText>
        </w:r>
        <w:r w:rsidRPr="00B748E3" w:rsidDel="006052A2">
          <w:rPr>
            <w:rFonts w:ascii="Times New Roman" w:hAnsi="Times New Roman" w:cs="Times New Roman"/>
          </w:rPr>
          <w:delText>literature and reports</w:delText>
        </w:r>
        <w:r w:rsidR="00955049" w:rsidDel="006052A2">
          <w:rPr>
            <w:rFonts w:ascii="Times New Roman" w:hAnsi="Times New Roman" w:cs="Times New Roman"/>
          </w:rPr>
          <w:delText xml:space="preserve"> to filter unreviewed literature</w:delText>
        </w:r>
        <w:r w:rsidR="00D37B45" w:rsidDel="006052A2">
          <w:rPr>
            <w:rFonts w:ascii="Times New Roman" w:hAnsi="Times New Roman" w:cs="Times New Roman"/>
          </w:rPr>
          <w:delText xml:space="preserve">, </w:delText>
        </w:r>
      </w:del>
      <w:r w:rsidR="00D37B45" w:rsidRPr="00B748E3">
        <w:rPr>
          <w:rFonts w:ascii="Times New Roman" w:hAnsi="Times New Roman" w:cs="Times New Roman"/>
        </w:rPr>
        <w:t>narrowed to 1,169</w:t>
      </w:r>
      <w:r w:rsidR="00D37B45">
        <w:rPr>
          <w:rFonts w:ascii="Times New Roman" w:hAnsi="Times New Roman" w:cs="Times New Roman"/>
        </w:rPr>
        <w:t xml:space="preserve"> publications</w:t>
      </w:r>
      <w:ins w:id="128" w:author="Isabelle Cote" w:date="2023-02-23T14:21:00Z">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ins>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ins w:id="129" w:author="Isabelle Cote" w:date="2023-02-23T14:22:00Z">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w:t>
        </w:r>
        <w:r w:rsidR="006052A2">
          <w:rPr>
            <w:rFonts w:ascii="Times New Roman" w:hAnsi="Times New Roman" w:cs="Times New Roman"/>
          </w:rPr>
          <w:t xml:space="preserve">using </w:t>
        </w:r>
        <w:proofErr w:type="spellStart"/>
        <w:r w:rsidR="006052A2">
          <w:rPr>
            <w:rFonts w:ascii="Times New Roman" w:hAnsi="Times New Roman" w:cs="Times New Roman"/>
          </w:rPr>
          <w:t>revtools</w:t>
        </w:r>
        <w:proofErr w:type="spellEnd"/>
        <w:r w:rsidR="006052A2">
          <w:rPr>
            <w:rFonts w:ascii="Times New Roman" w:hAnsi="Times New Roman" w:cs="Times New Roman"/>
          </w:rPr>
          <w:t>::</w:t>
        </w:r>
        <w:proofErr w:type="spellStart"/>
        <w:r w:rsidR="006052A2">
          <w:rPr>
            <w:rFonts w:ascii="Times New Roman" w:hAnsi="Times New Roman" w:cs="Times New Roman"/>
          </w:rPr>
          <w:t>find_duplicates</w:t>
        </w:r>
        <w:proofErr w:type="spellEnd"/>
        <w:r w:rsidR="006052A2">
          <w:rPr>
            <w:rFonts w:ascii="Times New Roman" w:hAnsi="Times New Roman" w:cs="Times New Roman"/>
          </w:rPr>
          <w:t>()</w:t>
        </w:r>
        <w:r w:rsidR="006052A2">
          <w:rPr>
            <w:rFonts w:ascii="Times New Roman" w:hAnsi="Times New Roman" w:cs="Times New Roman"/>
          </w:rPr>
          <w:t xml:space="preserve"> in R), </w:t>
        </w:r>
      </w:ins>
      <w:del w:id="130" w:author="Isabelle Cote" w:date="2023-02-23T14:22:00Z">
        <w:r w:rsidRPr="00B748E3" w:rsidDel="006052A2">
          <w:rPr>
            <w:rFonts w:ascii="Times New Roman" w:hAnsi="Times New Roman" w:cs="Times New Roman"/>
          </w:rPr>
          <w:delText xml:space="preserve">to </w:delText>
        </w:r>
      </w:del>
      <w:r w:rsidRPr="00B748E3">
        <w:rPr>
          <w:rFonts w:ascii="Times New Roman" w:hAnsi="Times New Roman" w:cs="Times New Roman"/>
        </w:rPr>
        <w:t>result</w:t>
      </w:r>
      <w:ins w:id="131" w:author="Isabelle Cote" w:date="2023-02-23T14:22:00Z">
        <w:r w:rsidR="006052A2">
          <w:rPr>
            <w:rFonts w:ascii="Times New Roman" w:hAnsi="Times New Roman" w:cs="Times New Roman"/>
          </w:rPr>
          <w:t>ing</w:t>
        </w:r>
      </w:ins>
      <w:r w:rsidRPr="00B748E3">
        <w:rPr>
          <w:rFonts w:ascii="Times New Roman" w:hAnsi="Times New Roman" w:cs="Times New Roman"/>
        </w:rPr>
        <w:t xml:space="preserve"> in 1</w:t>
      </w:r>
      <w:ins w:id="132" w:author="Isabelle Cote" w:date="2023-02-23T14:22:00Z">
        <w:r w:rsidR="006052A2">
          <w:rPr>
            <w:rFonts w:ascii="Times New Roman" w:hAnsi="Times New Roman" w:cs="Times New Roman"/>
          </w:rPr>
          <w:t>,</w:t>
        </w:r>
      </w:ins>
      <w:r w:rsidRPr="00B748E3">
        <w:rPr>
          <w:rFonts w:ascii="Times New Roman" w:hAnsi="Times New Roman" w:cs="Times New Roman"/>
        </w:rPr>
        <w:t>429 publications</w:t>
      </w:r>
      <w:del w:id="133" w:author="Isabelle Cote" w:date="2023-02-23T14:22:00Z">
        <w:r w:rsidRPr="00B748E3" w:rsidDel="006052A2">
          <w:rPr>
            <w:rFonts w:ascii="Times New Roman" w:hAnsi="Times New Roman" w:cs="Times New Roman"/>
          </w:rPr>
          <w:delText xml:space="preserve"> once</w:delText>
        </w:r>
      </w:del>
      <w:ins w:id="134" w:author="Isabelle Cote" w:date="2023-02-23T14:22:00Z">
        <w:r w:rsidR="006052A2">
          <w:rPr>
            <w:rFonts w:ascii="Times New Roman" w:hAnsi="Times New Roman" w:cs="Times New Roman"/>
          </w:rPr>
          <w:t>.</w:t>
        </w:r>
      </w:ins>
      <w:del w:id="135" w:author="Isabelle Cote" w:date="2023-02-23T14:22:00Z">
        <w:r w:rsidRPr="00B748E3" w:rsidDel="006052A2">
          <w:rPr>
            <w:rFonts w:ascii="Times New Roman" w:hAnsi="Times New Roman" w:cs="Times New Roman"/>
          </w:rPr>
          <w:delText xml:space="preserve"> duplicates were removed</w:delText>
        </w:r>
        <w:r w:rsidR="00116CE7" w:rsidDel="006052A2">
          <w:rPr>
            <w:rFonts w:ascii="Times New Roman" w:hAnsi="Times New Roman" w:cs="Times New Roman"/>
          </w:rPr>
          <w:delText xml:space="preserve"> using revtools::find_duplicates()</w:delText>
        </w:r>
        <w:r w:rsidRPr="00B748E3" w:rsidDel="006052A2">
          <w:rPr>
            <w:rFonts w:ascii="Times New Roman" w:hAnsi="Times New Roman" w:cs="Times New Roman"/>
          </w:rPr>
          <w:delText>.</w:delText>
        </w:r>
      </w:del>
    </w:p>
    <w:p w14:paraId="358C5BEE" w14:textId="77777777" w:rsidR="00B47A3A" w:rsidRPr="00B748E3" w:rsidRDefault="00B47A3A" w:rsidP="00B47A3A">
      <w:pPr>
        <w:spacing w:line="360" w:lineRule="auto"/>
        <w:ind w:firstLine="720"/>
        <w:rPr>
          <w:rFonts w:ascii="Times New Roman" w:hAnsi="Times New Roman" w:cs="Times New Roman"/>
        </w:rPr>
      </w:pPr>
    </w:p>
    <w:p w14:paraId="35E51AF4" w14:textId="5026C20F" w:rsidR="00212B39" w:rsidRDefault="002813C3" w:rsidP="00BF51E8">
      <w:pPr>
        <w:spacing w:line="360" w:lineRule="auto"/>
        <w:ind w:firstLine="720"/>
        <w:rPr>
          <w:ins w:id="136" w:author="Isabelle Cote" w:date="2023-02-23T14:30:00Z"/>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del w:id="137" w:author="Isabelle Cote" w:date="2023-02-23T14:23:00Z">
        <w:r w:rsidR="00D622A8" w:rsidRPr="00B748E3" w:rsidDel="006052A2">
          <w:rPr>
            <w:rFonts w:ascii="Times New Roman" w:hAnsi="Times New Roman" w:cs="Times New Roman"/>
          </w:rPr>
          <w:delText xml:space="preserve">a </w:delText>
        </w:r>
      </w:del>
      <w:ins w:id="138" w:author="Isabelle Cote" w:date="2023-02-23T14:23:00Z">
        <w:r w:rsidR="006052A2">
          <w:rPr>
            <w:rFonts w:ascii="Times New Roman" w:hAnsi="Times New Roman" w:cs="Times New Roman"/>
          </w:rPr>
          <w:t>the</w:t>
        </w:r>
        <w:r w:rsidR="006052A2" w:rsidRPr="00B748E3">
          <w:rPr>
            <w:rFonts w:ascii="Times New Roman" w:hAnsi="Times New Roman" w:cs="Times New Roman"/>
          </w:rPr>
          <w:t xml:space="preserve"> </w:t>
        </w:r>
      </w:ins>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del w:id="139" w:author="Isabelle Cote" w:date="2023-02-23T14:23:00Z">
        <w:r w:rsidR="00AF5B20" w:rsidDel="006052A2">
          <w:rPr>
            <w:rFonts w:ascii="Times New Roman" w:hAnsi="Times New Roman" w:cs="Times New Roman"/>
          </w:rPr>
          <w:delText xml:space="preserve">driver </w:delText>
        </w:r>
      </w:del>
      <w:ins w:id="140" w:author="Isabelle Cote" w:date="2023-02-23T14:23:00Z">
        <w:r w:rsidR="006052A2">
          <w:rPr>
            <w:rFonts w:ascii="Times New Roman" w:hAnsi="Times New Roman" w:cs="Times New Roman"/>
          </w:rPr>
          <w:t>contributors</w:t>
        </w:r>
        <w:r w:rsidR="006052A2">
          <w:rPr>
            <w:rFonts w:ascii="Times New Roman" w:hAnsi="Times New Roman" w:cs="Times New Roman"/>
          </w:rPr>
          <w:t xml:space="preserve"> </w:t>
        </w:r>
      </w:ins>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ins w:id="141" w:author="Isabelle Cote" w:date="2023-02-23T14:23:00Z">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ins>
      <w:r w:rsidR="00D622A8" w:rsidRPr="00B748E3">
        <w:rPr>
          <w:rFonts w:ascii="Times New Roman" w:hAnsi="Times New Roman" w:cs="Times New Roman"/>
        </w:rPr>
        <w:t>primary producers</w:t>
      </w:r>
      <w:del w:id="142" w:author="Isabelle Cote" w:date="2023-02-23T14:23:00Z">
        <w:r w:rsidR="00D622A8" w:rsidRPr="00B748E3" w:rsidDel="006052A2">
          <w:rPr>
            <w:rFonts w:ascii="Times New Roman" w:hAnsi="Times New Roman" w:cs="Times New Roman"/>
          </w:rPr>
          <w:delText xml:space="preserve"> were measured in response</w:delText>
        </w:r>
      </w:del>
      <w:r w:rsidR="00D622A8" w:rsidRPr="00B748E3">
        <w:rPr>
          <w:rFonts w:ascii="Times New Roman" w:hAnsi="Times New Roman" w:cs="Times New Roman"/>
        </w:rPr>
        <w:t xml:space="preserve"> to this nutrient provisioning</w:t>
      </w:r>
      <w:ins w:id="143" w:author="Isabelle Cote" w:date="2023-02-23T14:23:00Z">
        <w:r w:rsidR="006052A2" w:rsidRPr="00B748E3">
          <w:rPr>
            <w:rFonts w:ascii="Times New Roman" w:hAnsi="Times New Roman" w:cs="Times New Roman"/>
          </w:rPr>
          <w:t xml:space="preserve"> w</w:t>
        </w:r>
      </w:ins>
      <w:ins w:id="144" w:author="Isabelle Cote" w:date="2023-02-23T14:24:00Z">
        <w:r w:rsidR="006052A2">
          <w:rPr>
            <w:rFonts w:ascii="Times New Roman" w:hAnsi="Times New Roman" w:cs="Times New Roman"/>
          </w:rPr>
          <w:t>as</w:t>
        </w:r>
      </w:ins>
      <w:ins w:id="145" w:author="Isabelle Cote" w:date="2023-02-23T14:23:00Z">
        <w:r w:rsidR="006052A2" w:rsidRPr="00B748E3">
          <w:rPr>
            <w:rFonts w:ascii="Times New Roman" w:hAnsi="Times New Roman" w:cs="Times New Roman"/>
          </w:rPr>
          <w:t xml:space="preserve"> measured</w:t>
        </w:r>
      </w:ins>
      <w:ins w:id="146" w:author="Isabelle Cote" w:date="2023-02-23T17:25:00Z">
        <w:r w:rsidR="007D588D">
          <w:rPr>
            <w:rFonts w:ascii="Times New Roman" w:hAnsi="Times New Roman" w:cs="Times New Roman"/>
          </w:rPr>
          <w:t xml:space="preserve"> in terms of growth, abundance, weight or biomass</w:t>
        </w:r>
      </w:ins>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 xml:space="preserve">. </w:t>
      </w:r>
      <w:r>
        <w:rPr>
          <w:rFonts w:ascii="Times New Roman" w:hAnsi="Times New Roman" w:cs="Times New Roman"/>
        </w:rPr>
        <w:t>This resulted in</w:t>
      </w:r>
      <w:r w:rsidR="00FB3754">
        <w:rPr>
          <w:rFonts w:ascii="Times New Roman" w:hAnsi="Times New Roman" w:cs="Times New Roman"/>
        </w:rPr>
        <w:t xml:space="preserve"> </w:t>
      </w:r>
      <w:commentRangeStart w:id="147"/>
      <w:r w:rsidR="00977A10" w:rsidRPr="00E448D3">
        <w:rPr>
          <w:rFonts w:ascii="Times New Roman" w:hAnsi="Times New Roman" w:cs="Times New Roman"/>
        </w:rPr>
        <w:t>3</w:t>
      </w:r>
      <w:r w:rsidR="00D504C4">
        <w:rPr>
          <w:rFonts w:ascii="Times New Roman" w:hAnsi="Times New Roman" w:cs="Times New Roman"/>
        </w:rPr>
        <w:t>7</w:t>
      </w:r>
      <w:r w:rsidR="00FB3754">
        <w:rPr>
          <w:rFonts w:ascii="Times New Roman" w:hAnsi="Times New Roman" w:cs="Times New Roman"/>
        </w:rPr>
        <w:t xml:space="preserve"> </w:t>
      </w:r>
      <w:commentRangeEnd w:id="147"/>
      <w:r w:rsidR="00D504C4">
        <w:rPr>
          <w:rStyle w:val="CommentReference"/>
        </w:rPr>
        <w:commentReference w:id="147"/>
      </w:r>
      <w:r>
        <w:rPr>
          <w:rFonts w:ascii="Times New Roman" w:hAnsi="Times New Roman" w:cs="Times New Roman"/>
        </w:rPr>
        <w:t>records</w:t>
      </w:r>
      <w:r w:rsidR="00FB3754">
        <w:rPr>
          <w:rFonts w:ascii="Times New Roman" w:hAnsi="Times New Roman" w:cs="Times New Roman"/>
        </w:rPr>
        <w:t xml:space="preserve"> (</w:t>
      </w:r>
      <w:r w:rsidR="00FB3754" w:rsidRPr="00E00154">
        <w:rPr>
          <w:rFonts w:ascii="Times New Roman" w:hAnsi="Times New Roman" w:cs="Times New Roman"/>
          <w:highlight w:val="yellow"/>
        </w:rPr>
        <w:t>Fig. 1</w:t>
      </w:r>
      <w:r w:rsidR="00FB3754">
        <w:rPr>
          <w:rFonts w:ascii="Times New Roman" w:hAnsi="Times New Roman" w:cs="Times New Roman"/>
        </w:rPr>
        <w:t xml:space="preserve">). We extracted </w:t>
      </w:r>
      <w:commentRangeStart w:id="148"/>
      <w:r w:rsidR="00FB3754">
        <w:rPr>
          <w:rFonts w:ascii="Times New Roman" w:hAnsi="Times New Roman" w:cs="Times New Roman"/>
        </w:rPr>
        <w:t>meta-data</w:t>
      </w:r>
      <w:commentRangeEnd w:id="148"/>
      <w:r w:rsidR="006052A2">
        <w:rPr>
          <w:rStyle w:val="CommentReference"/>
        </w:rPr>
        <w:commentReference w:id="148"/>
      </w:r>
      <w:r w:rsidR="00FB3754">
        <w:rPr>
          <w:rFonts w:ascii="Times New Roman" w:hAnsi="Times New Roman" w:cs="Times New Roman"/>
        </w:rPr>
        <w:t xml:space="preserve"> from these </w:t>
      </w:r>
      <w:del w:id="149" w:author="Isabelle Cote" w:date="2023-02-23T14:24:00Z">
        <w:r w:rsidR="00FB3754" w:rsidDel="006052A2">
          <w:rPr>
            <w:rFonts w:ascii="Times New Roman" w:hAnsi="Times New Roman" w:cs="Times New Roman"/>
          </w:rPr>
          <w:delText xml:space="preserve">records </w:delText>
        </w:r>
      </w:del>
      <w:ins w:id="150" w:author="Isabelle Cote" w:date="2023-02-23T14:24:00Z">
        <w:r w:rsidR="006052A2">
          <w:rPr>
            <w:rFonts w:ascii="Times New Roman" w:hAnsi="Times New Roman" w:cs="Times New Roman"/>
          </w:rPr>
          <w:t>publications</w:t>
        </w:r>
      </w:ins>
      <w:ins w:id="151" w:author="Isabelle Cote" w:date="2023-02-23T14:27:00Z">
        <w:r w:rsidR="00AF3F14">
          <w:rPr>
            <w:rFonts w:ascii="Times New Roman" w:hAnsi="Times New Roman" w:cs="Times New Roman"/>
          </w:rPr>
          <w:t xml:space="preserve"> </w:t>
        </w:r>
        <w:r w:rsidR="00AF3F14">
          <w:rPr>
            <w:rFonts w:ascii="Times New Roman" w:hAnsi="Times New Roman" w:cs="Times New Roman"/>
          </w:rPr>
          <w:t>(</w:t>
        </w:r>
        <w:r w:rsidR="00AF3F14">
          <w:rPr>
            <w:rFonts w:ascii="Times New Roman" w:hAnsi="Times New Roman" w:cs="Times New Roman"/>
          </w:rPr>
          <w:t xml:space="preserve">i.e., </w:t>
        </w:r>
        <w:proofErr w:type="spellStart"/>
        <w:r w:rsidR="00AF3F14">
          <w:rPr>
            <w:rFonts w:ascii="Times New Roman" w:hAnsi="Times New Roman" w:cs="Times New Roman"/>
          </w:rPr>
          <w:t>mean</w:t>
        </w:r>
        <w:proofErr w:type="spellEnd"/>
        <w:r w:rsidR="00AF3F14">
          <w:rPr>
            <w:rFonts w:ascii="Times New Roman" w:hAnsi="Times New Roman" w:cs="Times New Roman"/>
          </w:rPr>
          <w:t xml:space="preserve">, standard deviation, and sample size for both the </w:t>
        </w:r>
      </w:ins>
      <w:proofErr w:type="spellStart"/>
      <w:ins w:id="152" w:author="Isabelle Cote" w:date="2023-02-23T14:28:00Z">
        <w:r w:rsidR="00AF3F14">
          <w:rPr>
            <w:rFonts w:ascii="Times New Roman" w:hAnsi="Times New Roman" w:cs="Times New Roman"/>
          </w:rPr>
          <w:t>unprovisioned</w:t>
        </w:r>
        <w:proofErr w:type="spellEnd"/>
        <w:r w:rsidR="00AF3F14">
          <w:rPr>
            <w:rFonts w:ascii="Times New Roman" w:hAnsi="Times New Roman" w:cs="Times New Roman"/>
          </w:rPr>
          <w:t xml:space="preserve"> </w:t>
        </w:r>
      </w:ins>
      <w:ins w:id="153" w:author="Isabelle Cote" w:date="2023-02-23T14:27:00Z">
        <w:r w:rsidR="00AF3F14">
          <w:rPr>
            <w:rFonts w:ascii="Times New Roman" w:hAnsi="Times New Roman" w:cs="Times New Roman"/>
          </w:rPr>
          <w:t xml:space="preserve">control and </w:t>
        </w:r>
      </w:ins>
      <w:ins w:id="154" w:author="Isabelle Cote" w:date="2023-02-23T14:28:00Z">
        <w:r w:rsidR="00AF3F14">
          <w:rPr>
            <w:rFonts w:ascii="Times New Roman" w:hAnsi="Times New Roman" w:cs="Times New Roman"/>
          </w:rPr>
          <w:t xml:space="preserve">the provisioned </w:t>
        </w:r>
      </w:ins>
      <w:ins w:id="155" w:author="Isabelle Cote" w:date="2023-02-23T14:27:00Z">
        <w:r w:rsidR="00AF3F14">
          <w:rPr>
            <w:rFonts w:ascii="Times New Roman" w:hAnsi="Times New Roman" w:cs="Times New Roman"/>
          </w:rPr>
          <w:t>treatment)</w:t>
        </w:r>
      </w:ins>
      <w:ins w:id="156" w:author="Isabelle Cote" w:date="2023-02-23T14:24:00Z">
        <w:r w:rsidR="006052A2">
          <w:rPr>
            <w:rFonts w:ascii="Times New Roman" w:hAnsi="Times New Roman" w:cs="Times New Roman"/>
          </w:rPr>
          <w:t xml:space="preserve"> </w:t>
        </w:r>
      </w:ins>
      <w:del w:id="157" w:author="Isabelle Cote" w:date="2023-02-23T14:24:00Z">
        <w:r w:rsidR="00FB3754" w:rsidDel="006052A2">
          <w:rPr>
            <w:rFonts w:ascii="Times New Roman" w:hAnsi="Times New Roman" w:cs="Times New Roman"/>
          </w:rPr>
          <w:delText xml:space="preserve">in order </w:delText>
        </w:r>
      </w:del>
      <w:r w:rsidR="00FB3754">
        <w:rPr>
          <w:rFonts w:ascii="Times New Roman" w:hAnsi="Times New Roman" w:cs="Times New Roman"/>
        </w:rPr>
        <w:t xml:space="preserve">to </w:t>
      </w:r>
      <w:del w:id="158" w:author="Isabelle Cote" w:date="2023-02-23T14:24:00Z">
        <w:r w:rsidR="00FB3754" w:rsidDel="006052A2">
          <w:rPr>
            <w:rFonts w:ascii="Times New Roman" w:hAnsi="Times New Roman" w:cs="Times New Roman"/>
          </w:rPr>
          <w:delText xml:space="preserve">compute </w:delText>
        </w:r>
      </w:del>
      <w:ins w:id="159" w:author="Isabelle Cote" w:date="2023-02-23T14:24:00Z">
        <w:r w:rsidR="006052A2">
          <w:rPr>
            <w:rFonts w:ascii="Times New Roman" w:hAnsi="Times New Roman" w:cs="Times New Roman"/>
          </w:rPr>
          <w:t>calculate</w:t>
        </w:r>
        <w:r w:rsidR="006052A2">
          <w:rPr>
            <w:rFonts w:ascii="Times New Roman" w:hAnsi="Times New Roman" w:cs="Times New Roman"/>
          </w:rPr>
          <w:t xml:space="preserve"> </w:t>
        </w:r>
      </w:ins>
      <w:r w:rsidR="00FB3754">
        <w:rPr>
          <w:rFonts w:ascii="Times New Roman" w:hAnsi="Times New Roman" w:cs="Times New Roman"/>
        </w:rPr>
        <w:t>effect sizes as log-transformed response ratios</w:t>
      </w:r>
      <w:ins w:id="160" w:author="Isabelle Cote" w:date="2023-02-23T15:23:00Z">
        <w:r w:rsidR="006F56DA">
          <w:rPr>
            <w:rFonts w:ascii="Times New Roman" w:hAnsi="Times New Roman" w:cs="Times New Roman"/>
          </w:rPr>
          <w:t xml:space="preserve"> (see below)</w:t>
        </w:r>
      </w:ins>
      <w:del w:id="161" w:author="Isabelle Cote" w:date="2023-02-23T14:27:00Z">
        <w:r w:rsidDel="00AF3F14">
          <w:rPr>
            <w:rFonts w:ascii="Times New Roman" w:hAnsi="Times New Roman" w:cs="Times New Roman"/>
          </w:rPr>
          <w:delText xml:space="preserve"> (mean, standard </w:delText>
        </w:r>
        <w:r w:rsidR="00661C52" w:rsidDel="00AF3F14">
          <w:rPr>
            <w:rFonts w:ascii="Times New Roman" w:hAnsi="Times New Roman" w:cs="Times New Roman"/>
          </w:rPr>
          <w:delText>deviation</w:delText>
        </w:r>
        <w:r w:rsidDel="00AF3F14">
          <w:rPr>
            <w:rFonts w:ascii="Times New Roman" w:hAnsi="Times New Roman" w:cs="Times New Roman"/>
          </w:rPr>
          <w:delText>, and sample size for both the control and treatment)</w:delText>
        </w:r>
      </w:del>
      <w:r w:rsidR="00FB3754">
        <w:rPr>
          <w:rFonts w:ascii="Times New Roman" w:hAnsi="Times New Roman" w:cs="Times New Roman"/>
        </w:rPr>
        <w:t>.</w:t>
      </w:r>
      <w:r>
        <w:rPr>
          <w:rFonts w:ascii="Times New Roman" w:hAnsi="Times New Roman" w:cs="Times New Roman"/>
        </w:rPr>
        <w:t xml:space="preserve"> </w:t>
      </w:r>
      <w:r w:rsidR="00E448D3">
        <w:rPr>
          <w:rFonts w:ascii="Times New Roman" w:hAnsi="Times New Roman" w:cs="Times New Roman"/>
        </w:rPr>
        <w:t xml:space="preserve">When studies included multiple treatment levels, we </w:t>
      </w:r>
      <w:del w:id="162" w:author="Isabelle Cote" w:date="2023-02-23T14:28:00Z">
        <w:r w:rsidR="00E448D3" w:rsidDel="00AF3F14">
          <w:rPr>
            <w:rFonts w:ascii="Times New Roman" w:hAnsi="Times New Roman" w:cs="Times New Roman"/>
          </w:rPr>
          <w:delText xml:space="preserve">ignored intermediate treatments and </w:delText>
        </w:r>
      </w:del>
      <w:r w:rsidR="00E448D3">
        <w:rPr>
          <w:rFonts w:ascii="Times New Roman" w:hAnsi="Times New Roman" w:cs="Times New Roman"/>
        </w:rPr>
        <w:t xml:space="preserve">only compared control and maximum treatment levels. For time series data we </w:t>
      </w:r>
      <w:del w:id="163" w:author="Isabelle Cote" w:date="2023-02-23T14:29:00Z">
        <w:r w:rsidR="00E448D3" w:rsidDel="00AF3F14">
          <w:rPr>
            <w:rFonts w:ascii="Times New Roman" w:hAnsi="Times New Roman" w:cs="Times New Roman"/>
          </w:rPr>
          <w:delText xml:space="preserve">compared </w:delText>
        </w:r>
      </w:del>
      <w:ins w:id="164" w:author="Isabelle Cote" w:date="2023-02-23T14:29:00Z">
        <w:r w:rsidR="00AF3F14">
          <w:rPr>
            <w:rFonts w:ascii="Times New Roman" w:hAnsi="Times New Roman" w:cs="Times New Roman"/>
          </w:rPr>
          <w:t>considered</w:t>
        </w:r>
        <w:r w:rsidR="00AF3F14">
          <w:rPr>
            <w:rFonts w:ascii="Times New Roman" w:hAnsi="Times New Roman" w:cs="Times New Roman"/>
          </w:rPr>
          <w:t xml:space="preserve"> </w:t>
        </w:r>
      </w:ins>
      <w:r w:rsidR="00E448D3">
        <w:rPr>
          <w:rFonts w:ascii="Times New Roman" w:hAnsi="Times New Roman" w:cs="Times New Roman"/>
        </w:rPr>
        <w:t xml:space="preserve">growth </w:t>
      </w:r>
      <w:ins w:id="165" w:author="Isabelle Cote" w:date="2023-02-23T14:29:00Z">
        <w:r w:rsidR="00AF3F14">
          <w:rPr>
            <w:rFonts w:ascii="Times New Roman" w:hAnsi="Times New Roman" w:cs="Times New Roman"/>
          </w:rPr>
          <w:t xml:space="preserve">achieved </w:t>
        </w:r>
      </w:ins>
      <w:r w:rsidR="00E448D3">
        <w:rPr>
          <w:rFonts w:ascii="Times New Roman" w:hAnsi="Times New Roman" w:cs="Times New Roman"/>
        </w:rPr>
        <w:t xml:space="preserve">between the first and last measurements (see </w:t>
      </w:r>
      <w:r w:rsidR="00E448D3" w:rsidRPr="00731DAD">
        <w:rPr>
          <w:rFonts w:ascii="Times New Roman" w:hAnsi="Times New Roman" w:cs="Times New Roman"/>
          <w:highlight w:val="yellow"/>
        </w:rPr>
        <w:t xml:space="preserve">Table </w:t>
      </w:r>
      <w:ins w:id="166" w:author="Isabelle Cote" w:date="2023-02-23T14:29:00Z">
        <w:r w:rsidR="00AF3F14">
          <w:rPr>
            <w:rFonts w:ascii="Times New Roman" w:hAnsi="Times New Roman" w:cs="Times New Roman"/>
            <w:highlight w:val="yellow"/>
          </w:rPr>
          <w:t>S</w:t>
        </w:r>
      </w:ins>
      <w:r w:rsidR="00731DAD">
        <w:rPr>
          <w:rFonts w:ascii="Times New Roman" w:hAnsi="Times New Roman" w:cs="Times New Roman"/>
          <w:highlight w:val="yellow"/>
        </w:rPr>
        <w:t>X</w:t>
      </w:r>
      <w:r w:rsidR="00E448D3">
        <w:rPr>
          <w:rFonts w:ascii="Times New Roman" w:hAnsi="Times New Roman" w:cs="Times New Roman"/>
        </w:rPr>
        <w:t xml:space="preserve"> </w:t>
      </w:r>
      <w:del w:id="167" w:author="Isabelle Cote" w:date="2023-02-23T14:29:00Z">
        <w:r w:rsidR="00E448D3" w:rsidDel="00AF3F14">
          <w:rPr>
            <w:rFonts w:ascii="Times New Roman" w:hAnsi="Times New Roman" w:cs="Times New Roman"/>
          </w:rPr>
          <w:delText xml:space="preserve">in Supplemental </w:delText>
        </w:r>
      </w:del>
      <w:r w:rsidR="00E448D3">
        <w:rPr>
          <w:rFonts w:ascii="Times New Roman" w:hAnsi="Times New Roman" w:cs="Times New Roman"/>
        </w:rPr>
        <w:t>for full list of the types of growth data)</w:t>
      </w:r>
      <w:r w:rsidR="00BF51E8">
        <w:rPr>
          <w:rFonts w:ascii="Times New Roman" w:hAnsi="Times New Roman" w:cs="Times New Roman"/>
        </w:rPr>
        <w:t xml:space="preserve">. </w:t>
      </w:r>
      <w:r w:rsidR="00661C52">
        <w:rPr>
          <w:rFonts w:ascii="Times New Roman" w:hAnsi="Times New Roman" w:cs="Times New Roman"/>
        </w:rPr>
        <w:t>When standard error</w:t>
      </w:r>
      <w:ins w:id="168" w:author="Isabelle Cote" w:date="2023-02-23T14:30:00Z">
        <w:r w:rsidR="00AF3F14">
          <w:rPr>
            <w:rFonts w:ascii="Times New Roman" w:hAnsi="Times New Roman" w:cs="Times New Roman"/>
          </w:rPr>
          <w:t>s</w:t>
        </w:r>
      </w:ins>
      <w:r w:rsidR="00661C52">
        <w:rPr>
          <w:rFonts w:ascii="Times New Roman" w:hAnsi="Times New Roman" w:cs="Times New Roman"/>
        </w:rPr>
        <w:t xml:space="preserve"> or confidence intervals were provided, we </w:t>
      </w:r>
      <w:del w:id="169" w:author="Isabelle Cote" w:date="2023-02-23T14:30:00Z">
        <w:r w:rsidR="00661C52" w:rsidDel="00AF3F14">
          <w:rPr>
            <w:rFonts w:ascii="Times New Roman" w:hAnsi="Times New Roman" w:cs="Times New Roman"/>
          </w:rPr>
          <w:delText xml:space="preserve">computed </w:delText>
        </w:r>
      </w:del>
      <w:ins w:id="170" w:author="Isabelle Cote" w:date="2023-02-23T14:30:00Z">
        <w:r w:rsidR="00AF3F14">
          <w:rPr>
            <w:rFonts w:ascii="Times New Roman" w:hAnsi="Times New Roman" w:cs="Times New Roman"/>
          </w:rPr>
          <w:t>calculated</w:t>
        </w:r>
        <w:r w:rsidR="00AF3F14">
          <w:rPr>
            <w:rFonts w:ascii="Times New Roman" w:hAnsi="Times New Roman" w:cs="Times New Roman"/>
          </w:rPr>
          <w:t xml:space="preserve"> </w:t>
        </w:r>
      </w:ins>
      <w:r w:rsidR="00661C52">
        <w:rPr>
          <w:rFonts w:ascii="Times New Roman" w:hAnsi="Times New Roman" w:cs="Times New Roman"/>
        </w:rPr>
        <w:t>standard deviation</w:t>
      </w:r>
      <w:ins w:id="171" w:author="Isabelle Cote" w:date="2023-02-23T14:30:00Z">
        <w:r w:rsidR="00AF3F14">
          <w:rPr>
            <w:rFonts w:ascii="Times New Roman" w:hAnsi="Times New Roman" w:cs="Times New Roman"/>
          </w:rPr>
          <w:t>s</w:t>
        </w:r>
      </w:ins>
      <w:r w:rsidR="00661C52">
        <w:rPr>
          <w:rFonts w:ascii="Times New Roman" w:hAnsi="Times New Roman" w:cs="Times New Roman"/>
        </w:rPr>
        <w:t xml:space="preserve"> from these values. </w:t>
      </w:r>
      <w:r>
        <w:rPr>
          <w:rFonts w:ascii="Times New Roman" w:hAnsi="Times New Roman" w:cs="Times New Roman"/>
        </w:rPr>
        <w:t xml:space="preserve">When </w:t>
      </w:r>
      <w:r>
        <w:rPr>
          <w:rFonts w:ascii="Times New Roman" w:hAnsi="Times New Roman" w:cs="Times New Roman"/>
        </w:rPr>
        <w:lastRenderedPageBreak/>
        <w:t xml:space="preserve">data were only available in graph form, we used the program </w:t>
      </w:r>
      <w:proofErr w:type="spellStart"/>
      <w:r>
        <w:rPr>
          <w:rFonts w:ascii="Times New Roman" w:hAnsi="Times New Roman" w:cs="Times New Roman"/>
        </w:rPr>
        <w:t>WebPlotDigitizer</w:t>
      </w:r>
      <w:proofErr w:type="spellEnd"/>
      <w:r>
        <w:rPr>
          <w:rFonts w:ascii="Times New Roman" w:hAnsi="Times New Roman" w:cs="Times New Roman"/>
        </w:rPr>
        <w:t xml:space="preserve"> </w:t>
      </w:r>
      <w:r w:rsidRPr="002813C3">
        <w:rPr>
          <w:rFonts w:ascii="Times New Roman" w:hAnsi="Times New Roman" w:cs="Times New Roman"/>
        </w:rPr>
        <w:t>(https://automeris.io/WebPlotDigitizer/)</w:t>
      </w:r>
      <w:r>
        <w:rPr>
          <w:rFonts w:ascii="Times New Roman" w:hAnsi="Times New Roman" w:cs="Times New Roman"/>
        </w:rPr>
        <w:t xml:space="preserve"> to extract the </w:t>
      </w:r>
      <w:r w:rsidR="00661C52">
        <w:rPr>
          <w:rFonts w:ascii="Times New Roman" w:hAnsi="Times New Roman" w:cs="Times New Roman"/>
        </w:rPr>
        <w:t>mean</w:t>
      </w:r>
      <w:ins w:id="172" w:author="Isabelle Cote" w:date="2023-02-23T14:30:00Z">
        <w:r w:rsidR="00AF3F14">
          <w:rPr>
            <w:rFonts w:ascii="Times New Roman" w:hAnsi="Times New Roman" w:cs="Times New Roman"/>
          </w:rPr>
          <w:t>s</w:t>
        </w:r>
      </w:ins>
      <w:r w:rsidR="00661C52">
        <w:rPr>
          <w:rFonts w:ascii="Times New Roman" w:hAnsi="Times New Roman" w:cs="Times New Roman"/>
        </w:rPr>
        <w:t xml:space="preserve"> and standard deviation</w:t>
      </w:r>
      <w:ins w:id="173" w:author="Isabelle Cote" w:date="2023-02-23T14:30:00Z">
        <w:r w:rsidR="00AF3F14">
          <w:rPr>
            <w:rFonts w:ascii="Times New Roman" w:hAnsi="Times New Roman" w:cs="Times New Roman"/>
          </w:rPr>
          <w:t>s</w:t>
        </w:r>
      </w:ins>
      <w:r w:rsidR="006964FC">
        <w:rPr>
          <w:rFonts w:ascii="Times New Roman" w:hAnsi="Times New Roman" w:cs="Times New Roman"/>
        </w:rPr>
        <w:t xml:space="preserve">. </w:t>
      </w:r>
      <w:r w:rsidR="00960C3D">
        <w:rPr>
          <w:rFonts w:ascii="Times New Roman" w:hAnsi="Times New Roman" w:cs="Times New Roman"/>
        </w:rPr>
        <w:t>As some studies presented multiple experiments</w:t>
      </w:r>
      <w:ins w:id="174" w:author="Isabelle Cote" w:date="2023-02-23T14:30:00Z">
        <w:r w:rsidR="00AF3F14">
          <w:rPr>
            <w:rFonts w:ascii="Times New Roman" w:hAnsi="Times New Roman" w:cs="Times New Roman"/>
          </w:rPr>
          <w:t>,</w:t>
        </w:r>
      </w:ins>
      <w:r w:rsidR="00960C3D">
        <w:rPr>
          <w:rFonts w:ascii="Times New Roman" w:hAnsi="Times New Roman" w:cs="Times New Roman"/>
        </w:rPr>
        <w:t xml:space="preserve"> our </w:t>
      </w:r>
      <w:ins w:id="175" w:author="Isabelle Cote" w:date="2023-02-23T14:30:00Z">
        <w:r w:rsidR="00AF3F14">
          <w:rPr>
            <w:rFonts w:ascii="Times New Roman" w:hAnsi="Times New Roman" w:cs="Times New Roman"/>
          </w:rPr>
          <w:t xml:space="preserve">dataset included </w:t>
        </w:r>
      </w:ins>
      <w:del w:id="176" w:author="Isabelle Cote" w:date="2023-02-23T14:30:00Z">
        <w:r w:rsidR="00960C3D" w:rsidDel="00AF3F14">
          <w:rPr>
            <w:rFonts w:ascii="Times New Roman" w:hAnsi="Times New Roman" w:cs="Times New Roman"/>
          </w:rPr>
          <w:delText xml:space="preserve">full sample size was n = </w:delText>
        </w:r>
      </w:del>
      <w:r w:rsidR="00E00154">
        <w:rPr>
          <w:rFonts w:ascii="Times New Roman" w:hAnsi="Times New Roman" w:cs="Times New Roman"/>
        </w:rPr>
        <w:t>172</w:t>
      </w:r>
      <w:ins w:id="177" w:author="Isabelle Cote" w:date="2023-02-23T14:31:00Z">
        <w:r w:rsidR="00AF3F14">
          <w:rPr>
            <w:rFonts w:ascii="Times New Roman" w:hAnsi="Times New Roman" w:cs="Times New Roman"/>
          </w:rPr>
          <w:t xml:space="preserve"> comparisons of growth of primary producers under provisioned and </w:t>
        </w:r>
        <w:proofErr w:type="spellStart"/>
        <w:r w:rsidR="00AF3F14">
          <w:rPr>
            <w:rFonts w:ascii="Times New Roman" w:hAnsi="Times New Roman" w:cs="Times New Roman"/>
          </w:rPr>
          <w:t>unprovisioned</w:t>
        </w:r>
        <w:proofErr w:type="spellEnd"/>
        <w:r w:rsidR="00AF3F14">
          <w:rPr>
            <w:rFonts w:ascii="Times New Roman" w:hAnsi="Times New Roman" w:cs="Times New Roman"/>
          </w:rPr>
          <w:t xml:space="preserve"> conditions</w:t>
        </w:r>
      </w:ins>
      <w:r w:rsidR="00960C3D">
        <w:rPr>
          <w:rFonts w:ascii="Times New Roman" w:hAnsi="Times New Roman" w:cs="Times New Roman"/>
        </w:rPr>
        <w:t>.</w:t>
      </w:r>
    </w:p>
    <w:p w14:paraId="040A1E96" w14:textId="77777777" w:rsidR="00AF3F14" w:rsidRDefault="00AF3F14" w:rsidP="00BF51E8">
      <w:pPr>
        <w:spacing w:line="360" w:lineRule="auto"/>
        <w:ind w:firstLine="720"/>
        <w:rPr>
          <w:rFonts w:ascii="Times New Roman" w:hAnsi="Times New Roman" w:cs="Times New Roman"/>
        </w:rPr>
      </w:pPr>
    </w:p>
    <w:p w14:paraId="73C19E47" w14:textId="77777777" w:rsidR="00731DAD" w:rsidRDefault="00731DAD" w:rsidP="00731DAD">
      <w:pPr>
        <w:spacing w:line="360" w:lineRule="auto"/>
        <w:rPr>
          <w:rFonts w:ascii="Times New Roman" w:hAnsi="Times New Roman" w:cs="Times New Roman"/>
          <w:u w:val="single"/>
        </w:rPr>
      </w:pPr>
      <w:r>
        <w:rPr>
          <w:rFonts w:ascii="Times New Roman" w:hAnsi="Times New Roman" w:cs="Times New Roman"/>
          <w:noProof/>
          <w:u w:val="single"/>
        </w:rPr>
        <w:drawing>
          <wp:inline distT="0" distB="0" distL="0" distR="0" wp14:anchorId="2CCE6024" wp14:editId="044B0393">
            <wp:extent cx="5942807" cy="37478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SMA_2020_flow_diagram_new_SRs_v2.pdf"/>
                    <pic:cNvPicPr/>
                  </pic:nvPicPr>
                  <pic:blipFill rotWithShape="1">
                    <a:blip r:embed="rId12">
                      <a:extLst>
                        <a:ext uri="{28A0092B-C50C-407E-A947-70E740481C1C}">
                          <a14:useLocalDpi xmlns:a14="http://schemas.microsoft.com/office/drawing/2010/main" val="0"/>
                        </a:ext>
                      </a:extLst>
                    </a:blip>
                    <a:srcRect t="4584" b="6167"/>
                    <a:stretch/>
                  </pic:blipFill>
                  <pic:spPr bwMode="auto">
                    <a:xfrm>
                      <a:off x="0" y="0"/>
                      <a:ext cx="5943600" cy="3748337"/>
                    </a:xfrm>
                    <a:prstGeom prst="rect">
                      <a:avLst/>
                    </a:prstGeom>
                    <a:ln>
                      <a:noFill/>
                    </a:ln>
                    <a:extLst>
                      <a:ext uri="{53640926-AAD7-44D8-BBD7-CCE9431645EC}">
                        <a14:shadowObscured xmlns:a14="http://schemas.microsoft.com/office/drawing/2010/main"/>
                      </a:ext>
                    </a:extLst>
                  </pic:spPr>
                </pic:pic>
              </a:graphicData>
            </a:graphic>
          </wp:inline>
        </w:drawing>
      </w:r>
    </w:p>
    <w:p w14:paraId="5BA2130C" w14:textId="1893584C" w:rsidR="00731DAD" w:rsidRDefault="00731DAD" w:rsidP="00731DAD">
      <w:pPr>
        <w:spacing w:line="360" w:lineRule="auto"/>
        <w:rPr>
          <w:rFonts w:ascii="Times New Roman" w:hAnsi="Times New Roman" w:cs="Times New Roman"/>
        </w:rPr>
      </w:pPr>
      <w:r w:rsidRPr="00E448D3">
        <w:rPr>
          <w:rFonts w:ascii="Times New Roman" w:hAnsi="Times New Roman" w:cs="Times New Roman"/>
        </w:rPr>
        <w:t>Figure 1: PRISMA diagram</w:t>
      </w:r>
    </w:p>
    <w:p w14:paraId="3C909B38" w14:textId="77777777" w:rsidR="00B47A3A" w:rsidRDefault="00B47A3A" w:rsidP="000D389D">
      <w:pPr>
        <w:spacing w:line="360" w:lineRule="auto"/>
        <w:ind w:firstLine="720"/>
        <w:rPr>
          <w:rFonts w:ascii="Times New Roman" w:hAnsi="Times New Roman" w:cs="Times New Roman"/>
        </w:rPr>
      </w:pPr>
    </w:p>
    <w:p w14:paraId="07C64F54" w14:textId="29C9B456" w:rsidR="00DA5219" w:rsidRDefault="006E1049" w:rsidP="000D3F79">
      <w:pPr>
        <w:spacing w:line="360" w:lineRule="auto"/>
        <w:ind w:firstLine="720"/>
        <w:rPr>
          <w:rFonts w:ascii="Times New Roman" w:hAnsi="Times New Roman" w:cs="Times New Roman"/>
        </w:rPr>
      </w:pPr>
      <w:r>
        <w:rPr>
          <w:rFonts w:ascii="Times New Roman" w:hAnsi="Times New Roman" w:cs="Times New Roman"/>
        </w:rPr>
        <w:t xml:space="preserve">We </w:t>
      </w:r>
      <w:r w:rsidR="00CD60B3">
        <w:rPr>
          <w:rFonts w:ascii="Times New Roman" w:hAnsi="Times New Roman" w:cs="Times New Roman"/>
        </w:rPr>
        <w:t>examined</w:t>
      </w:r>
      <w:r>
        <w:rPr>
          <w:rFonts w:ascii="Times New Roman" w:hAnsi="Times New Roman" w:cs="Times New Roman"/>
        </w:rPr>
        <w:t xml:space="preserve"> latitude, </w:t>
      </w:r>
      <w:r w:rsidR="002A1009">
        <w:rPr>
          <w:rFonts w:ascii="Times New Roman" w:hAnsi="Times New Roman" w:cs="Times New Roman"/>
        </w:rPr>
        <w:t>temperature, background nutrient concentration</w:t>
      </w:r>
      <w:r w:rsidR="00DA5219">
        <w:rPr>
          <w:rFonts w:ascii="Times New Roman" w:hAnsi="Times New Roman" w:cs="Times New Roman"/>
        </w:rPr>
        <w:t xml:space="preserve">, the </w:t>
      </w:r>
      <w:ins w:id="178" w:author="Isabelle Cote" w:date="2023-02-23T15:19:00Z">
        <w:r w:rsidR="006F56DA">
          <w:rPr>
            <w:rFonts w:ascii="Times New Roman" w:hAnsi="Times New Roman" w:cs="Times New Roman"/>
          </w:rPr>
          <w:t>‘</w:t>
        </w:r>
      </w:ins>
      <w:r>
        <w:rPr>
          <w:rFonts w:ascii="Times New Roman" w:hAnsi="Times New Roman" w:cs="Times New Roman"/>
        </w:rPr>
        <w:t>openness</w:t>
      </w:r>
      <w:ins w:id="179" w:author="Isabelle Cote" w:date="2023-02-23T15:19:00Z">
        <w:r w:rsidR="006F56DA">
          <w:rPr>
            <w:rFonts w:ascii="Times New Roman" w:hAnsi="Times New Roman" w:cs="Times New Roman"/>
          </w:rPr>
          <w:t>’</w:t>
        </w:r>
      </w:ins>
      <w:r>
        <w:rPr>
          <w:rFonts w:ascii="Times New Roman" w:hAnsi="Times New Roman" w:cs="Times New Roman"/>
        </w:rPr>
        <w:t xml:space="preserve"> of the experiment, </w:t>
      </w:r>
      <w:r w:rsidR="00DA5219">
        <w:rPr>
          <w:rFonts w:ascii="Times New Roman" w:hAnsi="Times New Roman" w:cs="Times New Roman"/>
        </w:rPr>
        <w:t xml:space="preserve">and primary producer taxa as potential moderators of the effect of animal-mediated </w:t>
      </w:r>
      <w:del w:id="180" w:author="Isabelle Cote" w:date="2023-02-23T15:16:00Z">
        <w:r w:rsidR="00DA5219" w:rsidDel="006F56DA">
          <w:rPr>
            <w:rFonts w:ascii="Times New Roman" w:hAnsi="Times New Roman" w:cs="Times New Roman"/>
          </w:rPr>
          <w:delText>fertilization</w:delText>
        </w:r>
      </w:del>
      <w:ins w:id="181" w:author="Isabelle Cote" w:date="2023-02-23T15:16:00Z">
        <w:r w:rsidR="006F56DA">
          <w:rPr>
            <w:rFonts w:ascii="Times New Roman" w:hAnsi="Times New Roman" w:cs="Times New Roman"/>
          </w:rPr>
          <w:t>nutrient provisioning</w:t>
        </w:r>
      </w:ins>
      <w:r w:rsidR="00DA5219">
        <w:rPr>
          <w:rFonts w:ascii="Times New Roman" w:hAnsi="Times New Roman" w:cs="Times New Roman"/>
        </w:rPr>
        <w:t xml:space="preserve">. We took the absolute </w:t>
      </w:r>
      <w:r w:rsidR="00CD60B3">
        <w:rPr>
          <w:rFonts w:ascii="Times New Roman" w:hAnsi="Times New Roman" w:cs="Times New Roman"/>
        </w:rPr>
        <w:t>latitude to reflect the distance of each study site from the equator</w:t>
      </w:r>
      <w:r w:rsidR="00FA60EA">
        <w:rPr>
          <w:rFonts w:ascii="Times New Roman" w:hAnsi="Times New Roman" w:cs="Times New Roman"/>
        </w:rPr>
        <w:t xml:space="preserve"> (CITE)</w:t>
      </w:r>
      <w:r w:rsidR="007B4D9D">
        <w:rPr>
          <w:rFonts w:ascii="Times New Roman" w:hAnsi="Times New Roman" w:cs="Times New Roman"/>
        </w:rPr>
        <w:t>. We estimated mean water temperature during the experiments from data reported in the publications, and</w:t>
      </w:r>
      <w:r w:rsidR="00CD60B3">
        <w:rPr>
          <w:rFonts w:ascii="Times New Roman" w:hAnsi="Times New Roman" w:cs="Times New Roman"/>
        </w:rPr>
        <w:t xml:space="preserve"> extrapolated temperature from papers published in </w:t>
      </w:r>
      <w:r w:rsidR="007B4D9D">
        <w:rPr>
          <w:rFonts w:ascii="Times New Roman" w:hAnsi="Times New Roman" w:cs="Times New Roman"/>
        </w:rPr>
        <w:t>nearby</w:t>
      </w:r>
      <w:r w:rsidR="00CD60B3">
        <w:rPr>
          <w:rFonts w:ascii="Times New Roman" w:hAnsi="Times New Roman" w:cs="Times New Roman"/>
        </w:rPr>
        <w:t xml:space="preserve"> regions when the raw data was not presented in the original text. </w:t>
      </w:r>
      <w:r w:rsidR="007B4D9D">
        <w:rPr>
          <w:rFonts w:ascii="Times New Roman" w:hAnsi="Times New Roman" w:cs="Times New Roman"/>
        </w:rPr>
        <w:t>We classified background nutrient levels as the total nitrogen present in the ambient or control treatment, which could include any combination of nitrate, nitrite and ammonium. When this data was</w:t>
      </w:r>
      <w:ins w:id="182" w:author="Isabelle Cote" w:date="2023-02-23T15:17:00Z">
        <w:r w:rsidR="006F56DA">
          <w:rPr>
            <w:rFonts w:ascii="Times New Roman" w:hAnsi="Times New Roman" w:cs="Times New Roman"/>
          </w:rPr>
          <w:t xml:space="preserve"> not</w:t>
        </w:r>
      </w:ins>
      <w:del w:id="183" w:author="Isabelle Cote" w:date="2023-02-23T15:17:00Z">
        <w:r w:rsidR="007B4D9D" w:rsidDel="006F56DA">
          <w:rPr>
            <w:rFonts w:ascii="Times New Roman" w:hAnsi="Times New Roman" w:cs="Times New Roman"/>
          </w:rPr>
          <w:delText>n’t</w:delText>
        </w:r>
      </w:del>
      <w:r w:rsidR="007B4D9D">
        <w:rPr>
          <w:rFonts w:ascii="Times New Roman" w:hAnsi="Times New Roman" w:cs="Times New Roman"/>
        </w:rPr>
        <w:t xml:space="preserve"> </w:t>
      </w:r>
      <w:del w:id="184" w:author="Isabelle Cote" w:date="2023-02-23T15:17:00Z">
        <w:r w:rsidR="007B4D9D" w:rsidDel="006F56DA">
          <w:rPr>
            <w:rFonts w:ascii="Times New Roman" w:hAnsi="Times New Roman" w:cs="Times New Roman"/>
          </w:rPr>
          <w:delText>available</w:delText>
        </w:r>
      </w:del>
      <w:ins w:id="185" w:author="Isabelle Cote" w:date="2023-02-23T15:17:00Z">
        <w:r w:rsidR="006F56DA">
          <w:rPr>
            <w:rFonts w:ascii="Times New Roman" w:hAnsi="Times New Roman" w:cs="Times New Roman"/>
          </w:rPr>
          <w:t>reported</w:t>
        </w:r>
      </w:ins>
      <w:r w:rsidR="007B4D9D">
        <w:rPr>
          <w:rFonts w:ascii="Times New Roman" w:hAnsi="Times New Roman" w:cs="Times New Roman"/>
        </w:rPr>
        <w:t xml:space="preserve">, we used background nutrient levels </w:t>
      </w:r>
      <w:ins w:id="186" w:author="Isabelle Cote" w:date="2023-02-23T15:18:00Z">
        <w:r w:rsidR="006F56DA">
          <w:rPr>
            <w:rFonts w:ascii="Times New Roman" w:hAnsi="Times New Roman" w:cs="Times New Roman"/>
          </w:rPr>
          <w:t>recorded in</w:t>
        </w:r>
      </w:ins>
      <w:del w:id="187" w:author="Isabelle Cote" w:date="2023-02-23T15:18:00Z">
        <w:r w:rsidR="007B4D9D" w:rsidDel="006F56DA">
          <w:rPr>
            <w:rFonts w:ascii="Times New Roman" w:hAnsi="Times New Roman" w:cs="Times New Roman"/>
          </w:rPr>
          <w:delText>from</w:delText>
        </w:r>
      </w:del>
      <w:r w:rsidR="007B4D9D">
        <w:rPr>
          <w:rFonts w:ascii="Times New Roman" w:hAnsi="Times New Roman" w:cs="Times New Roman"/>
        </w:rPr>
        <w:t xml:space="preserve"> </w:t>
      </w:r>
      <w:commentRangeStart w:id="188"/>
      <w:r w:rsidR="007B4D9D">
        <w:rPr>
          <w:rFonts w:ascii="Times New Roman" w:hAnsi="Times New Roman" w:cs="Times New Roman"/>
        </w:rPr>
        <w:t xml:space="preserve">nearby </w:t>
      </w:r>
      <w:commentRangeEnd w:id="188"/>
      <w:r w:rsidR="006F56DA">
        <w:rPr>
          <w:rStyle w:val="CommentReference"/>
        </w:rPr>
        <w:commentReference w:id="188"/>
      </w:r>
      <w:r w:rsidR="007B4D9D">
        <w:rPr>
          <w:rFonts w:ascii="Times New Roman" w:hAnsi="Times New Roman" w:cs="Times New Roman"/>
        </w:rPr>
        <w:t xml:space="preserve">studies. </w:t>
      </w:r>
      <w:r w:rsidR="00A6305A">
        <w:rPr>
          <w:rFonts w:ascii="Times New Roman" w:hAnsi="Times New Roman" w:cs="Times New Roman"/>
        </w:rPr>
        <w:t xml:space="preserve">We standardized the continuous </w:t>
      </w:r>
      <w:r w:rsidR="00A6305A">
        <w:rPr>
          <w:rFonts w:ascii="Times New Roman" w:hAnsi="Times New Roman" w:cs="Times New Roman"/>
        </w:rPr>
        <w:lastRenderedPageBreak/>
        <w:t>moderators (absolute latitude, temperature, and background nutrients) in the models</w:t>
      </w:r>
      <w:ins w:id="189" w:author="Isabelle Cote" w:date="2023-02-23T15:19:00Z">
        <w:r w:rsidR="006F56DA">
          <w:rPr>
            <w:rFonts w:ascii="Times New Roman" w:hAnsi="Times New Roman" w:cs="Times New Roman"/>
          </w:rPr>
          <w:t xml:space="preserve"> to make the parameter estimates comparable</w:t>
        </w:r>
      </w:ins>
      <w:r w:rsidR="00A6305A">
        <w:rPr>
          <w:rFonts w:ascii="Times New Roman" w:hAnsi="Times New Roman" w:cs="Times New Roman"/>
        </w:rPr>
        <w:t xml:space="preserve">. </w:t>
      </w:r>
      <w:r w:rsidR="00CD60B3">
        <w:rPr>
          <w:rFonts w:ascii="Times New Roman" w:hAnsi="Times New Roman" w:cs="Times New Roman"/>
        </w:rPr>
        <w:t xml:space="preserve">We </w:t>
      </w:r>
      <w:r w:rsidR="00F02A2B">
        <w:rPr>
          <w:rFonts w:ascii="Times New Roman" w:hAnsi="Times New Roman" w:cs="Times New Roman"/>
        </w:rPr>
        <w:t xml:space="preserve">scored each experiment </w:t>
      </w:r>
      <w:r w:rsidR="00AF5B20">
        <w:rPr>
          <w:rFonts w:ascii="Times New Roman" w:hAnsi="Times New Roman" w:cs="Times New Roman"/>
        </w:rPr>
        <w:t xml:space="preserve">for </w:t>
      </w:r>
      <w:ins w:id="190" w:author="Isabelle Cote" w:date="2023-02-23T15:19:00Z">
        <w:r w:rsidR="006F56DA">
          <w:rPr>
            <w:rFonts w:ascii="Times New Roman" w:hAnsi="Times New Roman" w:cs="Times New Roman"/>
          </w:rPr>
          <w:t>‘</w:t>
        </w:r>
      </w:ins>
      <w:commentRangeStart w:id="191"/>
      <w:r w:rsidR="00AF5B20">
        <w:rPr>
          <w:rFonts w:ascii="Times New Roman" w:hAnsi="Times New Roman" w:cs="Times New Roman"/>
        </w:rPr>
        <w:t>openness</w:t>
      </w:r>
      <w:ins w:id="192" w:author="Isabelle Cote" w:date="2023-02-23T15:19:00Z">
        <w:r w:rsidR="006F56DA">
          <w:rPr>
            <w:rFonts w:ascii="Times New Roman" w:hAnsi="Times New Roman" w:cs="Times New Roman"/>
          </w:rPr>
          <w:t>’</w:t>
        </w:r>
      </w:ins>
      <w:r w:rsidR="00AF5B20">
        <w:rPr>
          <w:rFonts w:ascii="Times New Roman" w:hAnsi="Times New Roman" w:cs="Times New Roman"/>
        </w:rPr>
        <w:t xml:space="preserve"> </w:t>
      </w:r>
      <w:commentRangeEnd w:id="191"/>
      <w:r w:rsidR="00082172">
        <w:rPr>
          <w:rStyle w:val="CommentReference"/>
        </w:rPr>
        <w:commentReference w:id="191"/>
      </w:r>
      <w:r w:rsidR="00F02A2B">
        <w:rPr>
          <w:rFonts w:ascii="Times New Roman" w:hAnsi="Times New Roman" w:cs="Times New Roman"/>
        </w:rPr>
        <w:t xml:space="preserve">on a scale of 1-5; (1) Field: natural experiment, (2) Field: primary producer manipulated, (3) Field: animal stocked, (4) Field: both primary producer and animals stocked, and (5) Lab: mesocosm experiment. </w:t>
      </w:r>
      <w:commentRangeStart w:id="193"/>
      <w:r w:rsidR="00CD60B3">
        <w:rPr>
          <w:rFonts w:ascii="Times New Roman" w:hAnsi="Times New Roman" w:cs="Times New Roman"/>
        </w:rPr>
        <w:t>Primary producers were grouped</w:t>
      </w:r>
      <w:commentRangeEnd w:id="193"/>
      <w:r w:rsidR="00A6305A">
        <w:rPr>
          <w:rStyle w:val="CommentReference"/>
        </w:rPr>
        <w:commentReference w:id="193"/>
      </w:r>
      <w:r w:rsidR="00CD60B3">
        <w:rPr>
          <w:rFonts w:ascii="Times New Roman" w:hAnsi="Times New Roman" w:cs="Times New Roman"/>
        </w:rPr>
        <w:t xml:space="preserve"> into either (1) </w:t>
      </w:r>
      <w:proofErr w:type="spellStart"/>
      <w:ins w:id="194" w:author="Isabelle Cote" w:date="2023-02-23T15:20:00Z">
        <w:r w:rsidR="006F56DA">
          <w:rPr>
            <w:rFonts w:ascii="Times New Roman" w:hAnsi="Times New Roman" w:cs="Times New Roman"/>
          </w:rPr>
          <w:t>macro?</w:t>
        </w:r>
      </w:ins>
      <w:del w:id="195" w:author="Isabelle Cote" w:date="2023-02-23T15:20:00Z">
        <w:r w:rsidR="00CD60B3" w:rsidDel="006F56DA">
          <w:rPr>
            <w:rFonts w:ascii="Times New Roman" w:hAnsi="Times New Roman" w:cs="Times New Roman"/>
          </w:rPr>
          <w:delText>Algae</w:delText>
        </w:r>
      </w:del>
      <w:ins w:id="196" w:author="Isabelle Cote" w:date="2023-02-23T15:20:00Z">
        <w:r w:rsidR="006F56DA">
          <w:rPr>
            <w:rFonts w:ascii="Times New Roman" w:hAnsi="Times New Roman" w:cs="Times New Roman"/>
          </w:rPr>
          <w:t>a</w:t>
        </w:r>
        <w:r w:rsidR="006F56DA">
          <w:rPr>
            <w:rFonts w:ascii="Times New Roman" w:hAnsi="Times New Roman" w:cs="Times New Roman"/>
          </w:rPr>
          <w:t>lgae</w:t>
        </w:r>
      </w:ins>
      <w:proofErr w:type="spellEnd"/>
      <w:r w:rsidR="00CD60B3">
        <w:rPr>
          <w:rFonts w:ascii="Times New Roman" w:hAnsi="Times New Roman" w:cs="Times New Roman"/>
        </w:rPr>
        <w:t xml:space="preserve">, (2) </w:t>
      </w:r>
      <w:del w:id="197" w:author="Isabelle Cote" w:date="2023-02-23T15:20:00Z">
        <w:r w:rsidR="00CD60B3" w:rsidDel="006F56DA">
          <w:rPr>
            <w:rFonts w:ascii="Times New Roman" w:hAnsi="Times New Roman" w:cs="Times New Roman"/>
          </w:rPr>
          <w:delText>Coral</w:delText>
        </w:r>
      </w:del>
      <w:ins w:id="198" w:author="Isabelle Cote" w:date="2023-02-23T15:20:00Z">
        <w:r w:rsidR="006F56DA">
          <w:rPr>
            <w:rFonts w:ascii="Times New Roman" w:hAnsi="Times New Roman" w:cs="Times New Roman"/>
          </w:rPr>
          <w:t>c</w:t>
        </w:r>
        <w:r w:rsidR="006F56DA">
          <w:rPr>
            <w:rFonts w:ascii="Times New Roman" w:hAnsi="Times New Roman" w:cs="Times New Roman"/>
          </w:rPr>
          <w:t>oral</w:t>
        </w:r>
        <w:r w:rsidR="006F56DA">
          <w:rPr>
            <w:rFonts w:ascii="Times New Roman" w:hAnsi="Times New Roman" w:cs="Times New Roman"/>
          </w:rPr>
          <w:t>s</w:t>
        </w:r>
      </w:ins>
      <w:r w:rsidR="00CD60B3">
        <w:rPr>
          <w:rFonts w:ascii="Times New Roman" w:hAnsi="Times New Roman" w:cs="Times New Roman"/>
        </w:rPr>
        <w:t xml:space="preserve">, (3) </w:t>
      </w:r>
      <w:del w:id="199" w:author="Isabelle Cote" w:date="2023-02-23T15:20:00Z">
        <w:r w:rsidR="00CD60B3" w:rsidDel="006F56DA">
          <w:rPr>
            <w:rFonts w:ascii="Times New Roman" w:hAnsi="Times New Roman" w:cs="Times New Roman"/>
          </w:rPr>
          <w:delText>Phytoplankton</w:delText>
        </w:r>
      </w:del>
      <w:ins w:id="200" w:author="Isabelle Cote" w:date="2023-02-23T15:20:00Z">
        <w:r w:rsidR="006F56DA">
          <w:rPr>
            <w:rFonts w:ascii="Times New Roman" w:hAnsi="Times New Roman" w:cs="Times New Roman"/>
          </w:rPr>
          <w:t>p</w:t>
        </w:r>
        <w:r w:rsidR="006F56DA">
          <w:rPr>
            <w:rFonts w:ascii="Times New Roman" w:hAnsi="Times New Roman" w:cs="Times New Roman"/>
          </w:rPr>
          <w:t>hytoplankton</w:t>
        </w:r>
      </w:ins>
      <w:r w:rsidR="00CD60B3">
        <w:rPr>
          <w:rFonts w:ascii="Times New Roman" w:hAnsi="Times New Roman" w:cs="Times New Roman"/>
        </w:rPr>
        <w:t xml:space="preserve">, or (4) </w:t>
      </w:r>
      <w:del w:id="201" w:author="Isabelle Cote" w:date="2023-02-23T15:20:00Z">
        <w:r w:rsidR="00CD60B3" w:rsidDel="006F56DA">
          <w:rPr>
            <w:rFonts w:ascii="Times New Roman" w:hAnsi="Times New Roman" w:cs="Times New Roman"/>
          </w:rPr>
          <w:delText xml:space="preserve">Vascular </w:delText>
        </w:r>
      </w:del>
      <w:ins w:id="202" w:author="Isabelle Cote" w:date="2023-02-23T15:20:00Z">
        <w:r w:rsidR="006F56DA">
          <w:rPr>
            <w:rFonts w:ascii="Times New Roman" w:hAnsi="Times New Roman" w:cs="Times New Roman"/>
          </w:rPr>
          <w:t>v</w:t>
        </w:r>
        <w:r w:rsidR="006F56DA">
          <w:rPr>
            <w:rFonts w:ascii="Times New Roman" w:hAnsi="Times New Roman" w:cs="Times New Roman"/>
          </w:rPr>
          <w:t xml:space="preserve">ascular </w:t>
        </w:r>
      </w:ins>
      <w:r w:rsidR="00CD60B3">
        <w:rPr>
          <w:rFonts w:ascii="Times New Roman" w:hAnsi="Times New Roman" w:cs="Times New Roman"/>
        </w:rPr>
        <w:t>plant</w:t>
      </w:r>
      <w:r w:rsidR="0067606A">
        <w:rPr>
          <w:rFonts w:ascii="Times New Roman" w:hAnsi="Times New Roman" w:cs="Times New Roman"/>
        </w:rPr>
        <w:t>s</w:t>
      </w:r>
      <w:r w:rsidR="00CD60B3">
        <w:rPr>
          <w:rFonts w:ascii="Times New Roman" w:hAnsi="Times New Roman" w:cs="Times New Roman"/>
        </w:rPr>
        <w:t xml:space="preserve">. </w:t>
      </w:r>
      <w:r w:rsidR="0067606A">
        <w:rPr>
          <w:rFonts w:ascii="Times New Roman" w:hAnsi="Times New Roman" w:cs="Times New Roman"/>
        </w:rPr>
        <w:t xml:space="preserve">We considered </w:t>
      </w:r>
      <w:del w:id="203" w:author="Isabelle Cote" w:date="2023-02-23T15:21:00Z">
        <w:r w:rsidR="0067606A" w:rsidDel="006F56DA">
          <w:rPr>
            <w:rFonts w:ascii="Times New Roman" w:hAnsi="Times New Roman" w:cs="Times New Roman"/>
          </w:rPr>
          <w:delText xml:space="preserve">considering </w:delText>
        </w:r>
      </w:del>
      <w:r w:rsidR="0067606A">
        <w:rPr>
          <w:rFonts w:ascii="Times New Roman" w:hAnsi="Times New Roman" w:cs="Times New Roman"/>
        </w:rPr>
        <w:t xml:space="preserve">grouping primary producers into finer </w:t>
      </w:r>
      <w:ins w:id="204" w:author="Isabelle Cote" w:date="2023-02-23T15:24:00Z">
        <w:r w:rsidR="00067124">
          <w:rPr>
            <w:rFonts w:ascii="Times New Roman" w:hAnsi="Times New Roman" w:cs="Times New Roman"/>
          </w:rPr>
          <w:t xml:space="preserve">taxonomic </w:t>
        </w:r>
      </w:ins>
      <w:r w:rsidR="0067606A">
        <w:rPr>
          <w:rFonts w:ascii="Times New Roman" w:hAnsi="Times New Roman" w:cs="Times New Roman"/>
        </w:rPr>
        <w:t>levels (e</w:t>
      </w:r>
      <w:ins w:id="205" w:author="Isabelle Cote" w:date="2023-02-23T15:21:00Z">
        <w:r w:rsidR="006F56DA">
          <w:rPr>
            <w:rFonts w:ascii="Times New Roman" w:hAnsi="Times New Roman" w:cs="Times New Roman"/>
          </w:rPr>
          <w:t>.</w:t>
        </w:r>
      </w:ins>
      <w:r w:rsidR="0067606A">
        <w:rPr>
          <w:rFonts w:ascii="Times New Roman" w:hAnsi="Times New Roman" w:cs="Times New Roman"/>
        </w:rPr>
        <w:t>g.</w:t>
      </w:r>
      <w:ins w:id="206" w:author="Isabelle Cote" w:date="2023-02-23T15:21:00Z">
        <w:r w:rsidR="006F56DA">
          <w:rPr>
            <w:rFonts w:ascii="Times New Roman" w:hAnsi="Times New Roman" w:cs="Times New Roman"/>
          </w:rPr>
          <w:t xml:space="preserve">, </w:t>
        </w:r>
      </w:ins>
      <w:del w:id="207" w:author="Isabelle Cote" w:date="2023-02-23T15:21:00Z">
        <w:r w:rsidR="0067606A" w:rsidDel="006F56DA">
          <w:rPr>
            <w:rFonts w:ascii="Times New Roman" w:hAnsi="Times New Roman" w:cs="Times New Roman"/>
          </w:rPr>
          <w:delText xml:space="preserve"> </w:delText>
        </w:r>
      </w:del>
      <w:r w:rsidR="0067606A">
        <w:rPr>
          <w:rFonts w:ascii="Times New Roman" w:hAnsi="Times New Roman" w:cs="Times New Roman"/>
        </w:rPr>
        <w:t xml:space="preserve">splitting fleshy and crustose algae, or seagrass and mangroves) but preliminary models </w:t>
      </w:r>
      <w:r w:rsidR="00284616">
        <w:rPr>
          <w:rFonts w:ascii="Times New Roman" w:hAnsi="Times New Roman" w:cs="Times New Roman"/>
        </w:rPr>
        <w:t xml:space="preserve">with these finer groupings did not improve </w:t>
      </w:r>
      <w:ins w:id="208" w:author="Isabelle Cote" w:date="2023-02-23T15:22:00Z">
        <w:r w:rsidR="006F56DA">
          <w:rPr>
            <w:rFonts w:ascii="Times New Roman" w:hAnsi="Times New Roman" w:cs="Times New Roman"/>
          </w:rPr>
          <w:t xml:space="preserve">model </w:t>
        </w:r>
      </w:ins>
      <w:r w:rsidR="00284616">
        <w:rPr>
          <w:rFonts w:ascii="Times New Roman" w:hAnsi="Times New Roman" w:cs="Times New Roman"/>
        </w:rPr>
        <w:t>fit, and we did</w:t>
      </w:r>
      <w:r w:rsidR="000D3F79">
        <w:rPr>
          <w:rFonts w:ascii="Times New Roman" w:hAnsi="Times New Roman" w:cs="Times New Roman"/>
        </w:rPr>
        <w:t xml:space="preserve"> not detect significant differences between finer groups within our chosen broader categories. </w:t>
      </w:r>
      <w:r w:rsidR="00977A10">
        <w:rPr>
          <w:rFonts w:ascii="Times New Roman" w:hAnsi="Times New Roman" w:cs="Times New Roman"/>
        </w:rPr>
        <w:t xml:space="preserve">We also collected data quantifying the level </w:t>
      </w:r>
      <w:ins w:id="209" w:author="Isabelle Cote" w:date="2023-02-23T15:21:00Z">
        <w:r w:rsidR="006F56DA">
          <w:rPr>
            <w:rFonts w:ascii="Times New Roman" w:hAnsi="Times New Roman" w:cs="Times New Roman"/>
          </w:rPr>
          <w:t xml:space="preserve">(i.e., concentration?) </w:t>
        </w:r>
      </w:ins>
      <w:r w:rsidR="00977A10">
        <w:rPr>
          <w:rFonts w:ascii="Times New Roman" w:hAnsi="Times New Roman" w:cs="Times New Roman"/>
        </w:rPr>
        <w:t xml:space="preserve">of provisioning by animals to primary producers, but this information was unavailable for </w:t>
      </w:r>
      <w:del w:id="210" w:author="Isabelle Cote" w:date="2023-02-23T15:22:00Z">
        <w:r w:rsidR="00977A10" w:rsidDel="006F56DA">
          <w:rPr>
            <w:rFonts w:ascii="Times New Roman" w:hAnsi="Times New Roman" w:cs="Times New Roman"/>
          </w:rPr>
          <w:delText xml:space="preserve">the majority of </w:delText>
        </w:r>
      </w:del>
      <w:ins w:id="211" w:author="Isabelle Cote" w:date="2023-02-23T15:22:00Z">
        <w:r w:rsidR="006F56DA">
          <w:rPr>
            <w:rFonts w:ascii="Times New Roman" w:hAnsi="Times New Roman" w:cs="Times New Roman"/>
          </w:rPr>
          <w:t xml:space="preserve">most </w:t>
        </w:r>
      </w:ins>
      <w:r w:rsidR="00977A10">
        <w:rPr>
          <w:rFonts w:ascii="Times New Roman" w:hAnsi="Times New Roman" w:cs="Times New Roman"/>
        </w:rPr>
        <w:t>studies</w:t>
      </w:r>
      <w:r w:rsidR="000D3F79">
        <w:rPr>
          <w:rFonts w:ascii="Times New Roman" w:hAnsi="Times New Roman" w:cs="Times New Roman"/>
        </w:rPr>
        <w:t xml:space="preserve"> and inclusion did not improve </w:t>
      </w:r>
      <w:del w:id="212" w:author="Isabelle Cote" w:date="2023-02-23T15:22:00Z">
        <w:r w:rsidR="000D3F79" w:rsidDel="006F56DA">
          <w:rPr>
            <w:rFonts w:ascii="Times New Roman" w:hAnsi="Times New Roman" w:cs="Times New Roman"/>
          </w:rPr>
          <w:delText xml:space="preserve">our </w:delText>
        </w:r>
      </w:del>
      <w:r w:rsidR="000D3F79">
        <w:rPr>
          <w:rFonts w:ascii="Times New Roman" w:hAnsi="Times New Roman" w:cs="Times New Roman"/>
        </w:rPr>
        <w:t>model</w:t>
      </w:r>
      <w:ins w:id="213" w:author="Isabelle Cote" w:date="2023-02-23T15:22:00Z">
        <w:r w:rsidR="006F56DA">
          <w:rPr>
            <w:rFonts w:ascii="Times New Roman" w:hAnsi="Times New Roman" w:cs="Times New Roman"/>
          </w:rPr>
          <w:t xml:space="preserve"> fit</w:t>
        </w:r>
      </w:ins>
      <w:del w:id="214" w:author="Isabelle Cote" w:date="2023-02-23T15:22:00Z">
        <w:r w:rsidR="000D3F79" w:rsidDel="006F56DA">
          <w:rPr>
            <w:rFonts w:ascii="Times New Roman" w:hAnsi="Times New Roman" w:cs="Times New Roman"/>
          </w:rPr>
          <w:delText>s</w:delText>
        </w:r>
      </w:del>
      <w:r w:rsidR="000D3F79">
        <w:rPr>
          <w:rFonts w:ascii="Times New Roman" w:hAnsi="Times New Roman" w:cs="Times New Roman"/>
        </w:rPr>
        <w:t>, so we did not consider this factor in final models</w:t>
      </w:r>
      <w:r w:rsidR="00977A10">
        <w:rPr>
          <w:rFonts w:ascii="Times New Roman" w:hAnsi="Times New Roman" w:cs="Times New Roman"/>
        </w:rPr>
        <w:t xml:space="preserve">.  </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59840816" w14:textId="1D816CDE" w:rsidR="00960C3D" w:rsidRDefault="000A592D" w:rsidP="00795714">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007D1CA4" w:rsidRPr="007D1CA4">
        <w:rPr>
          <w:rFonts w:ascii="Times New Roman" w:hAnsi="Times New Roman" w:cs="Times New Roman"/>
        </w:rPr>
        <w:t>log</w:t>
      </w:r>
      <w:ins w:id="215" w:author="Isabelle Cote" w:date="2023-02-23T15:22:00Z">
        <w:r w:rsidR="006F56DA">
          <w:rPr>
            <w:rFonts w:ascii="Times New Roman" w:hAnsi="Times New Roman" w:cs="Times New Roman"/>
          </w:rPr>
          <w:t>-</w:t>
        </w:r>
      </w:ins>
      <w:del w:id="216" w:author="Isabelle Cote" w:date="2023-02-23T15:22:00Z">
        <w:r w:rsidR="007D1CA4" w:rsidRPr="007D1CA4" w:rsidDel="006F56DA">
          <w:rPr>
            <w:rFonts w:ascii="Times New Roman" w:hAnsi="Times New Roman" w:cs="Times New Roman"/>
          </w:rPr>
          <w:delText xml:space="preserve"> </w:delText>
        </w:r>
      </w:del>
      <w:r w:rsidR="007D1CA4" w:rsidRPr="007D1CA4">
        <w:rPr>
          <w:rFonts w:ascii="Times New Roman" w:hAnsi="Times New Roman" w:cs="Times New Roman"/>
        </w:rPr>
        <w:t xml:space="preserve">transformed </w:t>
      </w:r>
      <w:ins w:id="217" w:author="Isabelle Cote" w:date="2023-02-23T17:15:00Z">
        <w:r w:rsidR="00067FAF">
          <w:rPr>
            <w:rFonts w:ascii="Times New Roman" w:hAnsi="Times New Roman" w:cs="Times New Roman"/>
          </w:rPr>
          <w:t xml:space="preserve">response </w:t>
        </w:r>
      </w:ins>
      <w:r w:rsidR="007D1CA4" w:rsidRPr="007D1CA4">
        <w:rPr>
          <w:rFonts w:ascii="Times New Roman" w:hAnsi="Times New Roman" w:cs="Times New Roman"/>
        </w:rPr>
        <w:t>ratio</w:t>
      </w:r>
      <w:ins w:id="218" w:author="Isabelle Cote" w:date="2023-02-23T17:15:00Z">
        <w:r w:rsidR="00067FAF">
          <w:rPr>
            <w:rFonts w:ascii="Times New Roman" w:hAnsi="Times New Roman" w:cs="Times New Roman"/>
          </w:rPr>
          <w:t>s</w:t>
        </w:r>
      </w:ins>
      <w:del w:id="219" w:author="Isabelle Cote" w:date="2023-02-23T17:15:00Z">
        <w:r w:rsidR="007D1CA4" w:rsidRPr="007D1CA4" w:rsidDel="00067FAF">
          <w:rPr>
            <w:rFonts w:ascii="Times New Roman" w:hAnsi="Times New Roman" w:cs="Times New Roman"/>
          </w:rPr>
          <w:delText xml:space="preserve"> of means</w:delText>
        </w:r>
      </w:del>
      <w:r w:rsidR="007D1CA4" w:rsidRPr="007D1CA4">
        <w:rPr>
          <w:rFonts w:ascii="Times New Roman" w:hAnsi="Times New Roman" w:cs="Times New Roman"/>
        </w:rPr>
        <w:t xml:space="preserve"> </w:t>
      </w:r>
      <w:r>
        <w:rPr>
          <w:rFonts w:ascii="Times New Roman" w:hAnsi="Times New Roman" w:cs="Times New Roman"/>
        </w:rPr>
        <w:t xml:space="preserve">using </w:t>
      </w:r>
      <w:ins w:id="220" w:author="Isabelle Cote" w:date="2023-02-23T15:23:00Z">
        <w:r w:rsidR="00067124">
          <w:rPr>
            <w:rFonts w:ascii="Times New Roman" w:hAnsi="Times New Roman" w:cs="Times New Roman"/>
          </w:rPr>
          <w:t xml:space="preserve">the R package </w:t>
        </w:r>
      </w:ins>
      <w:proofErr w:type="spellStart"/>
      <w:r>
        <w:rPr>
          <w:rFonts w:ascii="Times New Roman" w:hAnsi="Times New Roman" w:cs="Times New Roman"/>
        </w:rPr>
        <w:t>metafor</w:t>
      </w:r>
      <w:proofErr w:type="spellEnd"/>
      <w:r>
        <w:rPr>
          <w:rFonts w:ascii="Times New Roman" w:hAnsi="Times New Roman" w:cs="Times New Roman"/>
        </w:rPr>
        <w:t>::</w:t>
      </w:r>
      <w:proofErr w:type="spellStart"/>
      <w:r>
        <w:rPr>
          <w:rFonts w:ascii="Times New Roman" w:hAnsi="Times New Roman" w:cs="Times New Roman"/>
        </w:rPr>
        <w:t>escalc</w:t>
      </w:r>
      <w:proofErr w:type="spellEnd"/>
      <w:r w:rsidR="007D1CA4">
        <w:rPr>
          <w:rFonts w:ascii="Times New Roman" w:hAnsi="Times New Roman" w:cs="Times New Roman"/>
        </w:rPr>
        <w:t xml:space="preserve">, which computes effect size as </w:t>
      </w:r>
      <w:r w:rsidR="00E01152">
        <w:rPr>
          <w:rFonts w:ascii="Times New Roman" w:hAnsi="Times New Roman" w:cs="Times New Roman"/>
        </w:rPr>
        <w:t xml:space="preserve">the </w:t>
      </w:r>
      <w:r w:rsidR="007D1CA4">
        <w:rPr>
          <w:rFonts w:ascii="Times New Roman" w:hAnsi="Times New Roman" w:cs="Times New Roman"/>
        </w:rPr>
        <w:t>log</w:t>
      </w:r>
      <w:r w:rsidR="00E01152">
        <w:rPr>
          <w:rFonts w:ascii="Times New Roman" w:hAnsi="Times New Roman" w:cs="Times New Roman"/>
        </w:rPr>
        <w:t xml:space="preserve"> of the </w:t>
      </w:r>
      <w:del w:id="221" w:author="Isabelle Cote" w:date="2023-02-23T15:23:00Z">
        <w:r w:rsidR="007D1CA4" w:rsidDel="00067124">
          <w:rPr>
            <w:rFonts w:ascii="Times New Roman" w:hAnsi="Times New Roman" w:cs="Times New Roman"/>
          </w:rPr>
          <w:delText xml:space="preserve">mean </w:delText>
        </w:r>
      </w:del>
      <w:r w:rsidR="007D1CA4">
        <w:rPr>
          <w:rFonts w:ascii="Times New Roman" w:hAnsi="Times New Roman" w:cs="Times New Roman"/>
        </w:rPr>
        <w:t>treatment</w:t>
      </w:r>
      <w:ins w:id="222" w:author="Isabelle Cote" w:date="2023-02-23T15:23:00Z">
        <w:r w:rsidR="00067124" w:rsidRPr="00067124">
          <w:rPr>
            <w:rFonts w:ascii="Times New Roman" w:hAnsi="Times New Roman" w:cs="Times New Roman"/>
          </w:rPr>
          <w:t xml:space="preserve"> </w:t>
        </w:r>
        <w:r w:rsidR="00067124">
          <w:rPr>
            <w:rFonts w:ascii="Times New Roman" w:hAnsi="Times New Roman" w:cs="Times New Roman"/>
          </w:rPr>
          <w:t>mean</w:t>
        </w:r>
      </w:ins>
      <w:r w:rsidR="00E01152">
        <w:rPr>
          <w:rFonts w:ascii="Times New Roman" w:hAnsi="Times New Roman" w:cs="Times New Roman"/>
        </w:rPr>
        <w:t xml:space="preserve"> divided by the </w:t>
      </w:r>
      <w:del w:id="223" w:author="Isabelle Cote" w:date="2023-02-23T15:23:00Z">
        <w:r w:rsidR="007D1CA4" w:rsidDel="00067124">
          <w:rPr>
            <w:rFonts w:ascii="Times New Roman" w:hAnsi="Times New Roman" w:cs="Times New Roman"/>
          </w:rPr>
          <w:delText xml:space="preserve">mean </w:delText>
        </w:r>
      </w:del>
      <w:r w:rsidR="007D1CA4">
        <w:rPr>
          <w:rFonts w:ascii="Times New Roman" w:hAnsi="Times New Roman" w:cs="Times New Roman"/>
        </w:rPr>
        <w:t>control</w:t>
      </w:r>
      <w:ins w:id="224" w:author="Isabelle Cote" w:date="2023-02-23T15:23:00Z">
        <w:r w:rsidR="00067124" w:rsidRPr="00067124">
          <w:rPr>
            <w:rFonts w:ascii="Times New Roman" w:hAnsi="Times New Roman" w:cs="Times New Roman"/>
          </w:rPr>
          <w:t xml:space="preserve"> </w:t>
        </w:r>
        <w:r w:rsidR="00067124">
          <w:rPr>
            <w:rFonts w:ascii="Times New Roman" w:hAnsi="Times New Roman" w:cs="Times New Roman"/>
          </w:rPr>
          <w:t>mean</w:t>
        </w:r>
      </w:ins>
      <w:r w:rsidR="007D1CA4">
        <w:rPr>
          <w:rFonts w:ascii="Times New Roman" w:hAnsi="Times New Roman" w:cs="Times New Roman"/>
        </w:rPr>
        <w:t>.</w:t>
      </w:r>
      <w:r w:rsidR="00E01152">
        <w:rPr>
          <w:rFonts w:ascii="Times New Roman" w:hAnsi="Times New Roman" w:cs="Times New Roman"/>
        </w:rPr>
        <w:t xml:space="preserve"> </w:t>
      </w:r>
      <w:r w:rsidR="004A7E98">
        <w:rPr>
          <w:rFonts w:ascii="Times New Roman" w:hAnsi="Times New Roman" w:cs="Times New Roman"/>
        </w:rPr>
        <w:t xml:space="preserve">Effect </w:t>
      </w:r>
      <w:r w:rsidR="00AF5B20">
        <w:rPr>
          <w:rFonts w:ascii="Times New Roman" w:hAnsi="Times New Roman" w:cs="Times New Roman"/>
        </w:rPr>
        <w:t xml:space="preserve">sizes </w:t>
      </w:r>
      <w:r w:rsidR="00960C3D">
        <w:rPr>
          <w:rFonts w:ascii="Times New Roman" w:hAnsi="Times New Roman" w:cs="Times New Roman"/>
        </w:rPr>
        <w:t>cannot</w:t>
      </w:r>
      <w:r w:rsidR="004A7E98">
        <w:rPr>
          <w:rFonts w:ascii="Times New Roman" w:hAnsi="Times New Roman" w:cs="Times New Roman"/>
        </w:rPr>
        <w:t xml:space="preserve"> be </w:t>
      </w:r>
      <w:del w:id="225" w:author="Isabelle Cote" w:date="2023-02-23T15:23:00Z">
        <w:r w:rsidR="004A7E98" w:rsidDel="00067124">
          <w:rPr>
            <w:rFonts w:ascii="Times New Roman" w:hAnsi="Times New Roman" w:cs="Times New Roman"/>
          </w:rPr>
          <w:delText xml:space="preserve">computed </w:delText>
        </w:r>
      </w:del>
      <w:ins w:id="226" w:author="Isabelle Cote" w:date="2023-02-23T15:23:00Z">
        <w:r w:rsidR="00067124">
          <w:rPr>
            <w:rFonts w:ascii="Times New Roman" w:hAnsi="Times New Roman" w:cs="Times New Roman"/>
          </w:rPr>
          <w:t>calculated</w:t>
        </w:r>
        <w:r w:rsidR="00067124">
          <w:rPr>
            <w:rFonts w:ascii="Times New Roman" w:hAnsi="Times New Roman" w:cs="Times New Roman"/>
          </w:rPr>
          <w:t xml:space="preserve"> </w:t>
        </w:r>
      </w:ins>
      <w:r w:rsidR="004A7E98">
        <w:rPr>
          <w:rFonts w:ascii="Times New Roman" w:hAnsi="Times New Roman" w:cs="Times New Roman"/>
        </w:rPr>
        <w:t>for</w:t>
      </w:r>
      <w:r w:rsidR="00AF5B20">
        <w:rPr>
          <w:rFonts w:ascii="Times New Roman" w:hAnsi="Times New Roman" w:cs="Times New Roman"/>
        </w:rPr>
        <w:t xml:space="preserve"> mean </w:t>
      </w:r>
      <w:r w:rsidR="004A7E98">
        <w:rPr>
          <w:rFonts w:ascii="Times New Roman" w:hAnsi="Times New Roman" w:cs="Times New Roman"/>
        </w:rPr>
        <w:t>values</w:t>
      </w:r>
      <w:r w:rsidR="00AF5B20">
        <w:rPr>
          <w:rFonts w:ascii="Times New Roman" w:hAnsi="Times New Roman" w:cs="Times New Roman"/>
        </w:rPr>
        <w:t xml:space="preserve"> less than or equal to zero (</w:t>
      </w:r>
      <w:r w:rsidR="00D21C19">
        <w:rPr>
          <w:rFonts w:ascii="Times New Roman" w:hAnsi="Times New Roman" w:cs="Times New Roman"/>
        </w:rPr>
        <w:t xml:space="preserve">n = </w:t>
      </w:r>
      <w:r w:rsidR="00AF5B20">
        <w:rPr>
          <w:rFonts w:ascii="Times New Roman" w:hAnsi="Times New Roman" w:cs="Times New Roman"/>
        </w:rPr>
        <w:t xml:space="preserve">9), so these were excluded. </w:t>
      </w:r>
      <w:r w:rsidR="00E01152">
        <w:rPr>
          <w:rFonts w:ascii="Times New Roman" w:hAnsi="Times New Roman" w:cs="Times New Roman"/>
        </w:rPr>
        <w:t xml:space="preserve">We constructed </w:t>
      </w:r>
      <w:r w:rsidR="00D21C19">
        <w:rPr>
          <w:rFonts w:ascii="Times New Roman" w:hAnsi="Times New Roman" w:cs="Times New Roman"/>
        </w:rPr>
        <w:t xml:space="preserve">a full </w:t>
      </w:r>
      <w:r w:rsidR="00CF1968">
        <w:rPr>
          <w:rFonts w:ascii="Times New Roman" w:hAnsi="Times New Roman" w:cs="Times New Roman"/>
        </w:rPr>
        <w:t>three-level mixed</w:t>
      </w:r>
      <w:ins w:id="227" w:author="Isabelle Cote" w:date="2023-02-23T15:24:00Z">
        <w:r w:rsidR="00067124">
          <w:rPr>
            <w:rFonts w:ascii="Times New Roman" w:hAnsi="Times New Roman" w:cs="Times New Roman"/>
          </w:rPr>
          <w:t>-</w:t>
        </w:r>
      </w:ins>
      <w:del w:id="228" w:author="Isabelle Cote" w:date="2023-02-23T15:24:00Z">
        <w:r w:rsidR="00CF1968" w:rsidDel="00067124">
          <w:rPr>
            <w:rFonts w:ascii="Times New Roman" w:hAnsi="Times New Roman" w:cs="Times New Roman"/>
          </w:rPr>
          <w:delText xml:space="preserve"> </w:delText>
        </w:r>
      </w:del>
      <w:r w:rsidR="00CF1968">
        <w:rPr>
          <w:rFonts w:ascii="Times New Roman" w:hAnsi="Times New Roman" w:cs="Times New Roman"/>
        </w:rPr>
        <w:t>effects</w:t>
      </w:r>
      <w:r w:rsidR="00E01152">
        <w:rPr>
          <w:rFonts w:ascii="Times New Roman" w:hAnsi="Times New Roman" w:cs="Times New Roman"/>
        </w:rPr>
        <w:t xml:space="preserve"> model (</w:t>
      </w:r>
      <w:proofErr w:type="spellStart"/>
      <w:r w:rsidR="00E01152">
        <w:rPr>
          <w:rFonts w:ascii="Times New Roman" w:hAnsi="Times New Roman" w:cs="Times New Roman"/>
        </w:rPr>
        <w:t>metafor</w:t>
      </w:r>
      <w:proofErr w:type="spellEnd"/>
      <w:r w:rsidR="00E01152">
        <w:rPr>
          <w:rFonts w:ascii="Times New Roman" w:hAnsi="Times New Roman" w:cs="Times New Roman"/>
        </w:rPr>
        <w:t xml:space="preserve">::rma.mv) </w:t>
      </w:r>
      <w:r w:rsidR="00D21C19">
        <w:rPr>
          <w:rFonts w:ascii="Times New Roman" w:hAnsi="Times New Roman" w:cs="Times New Roman"/>
        </w:rPr>
        <w:t xml:space="preserve">including </w:t>
      </w:r>
      <w:commentRangeStart w:id="229"/>
      <w:r w:rsidR="00D21C19">
        <w:rPr>
          <w:rFonts w:ascii="Times New Roman" w:hAnsi="Times New Roman" w:cs="Times New Roman"/>
        </w:rPr>
        <w:t>all</w:t>
      </w:r>
      <w:r w:rsidR="00E01152">
        <w:rPr>
          <w:rFonts w:ascii="Times New Roman" w:hAnsi="Times New Roman" w:cs="Times New Roman"/>
        </w:rPr>
        <w:t xml:space="preserve"> moderator</w:t>
      </w:r>
      <w:r w:rsidR="00D21C19">
        <w:rPr>
          <w:rFonts w:ascii="Times New Roman" w:hAnsi="Times New Roman" w:cs="Times New Roman"/>
        </w:rPr>
        <w:t>s</w:t>
      </w:r>
      <w:commentRangeEnd w:id="229"/>
      <w:r w:rsidR="00067FAF">
        <w:rPr>
          <w:rStyle w:val="CommentReference"/>
        </w:rPr>
        <w:commentReference w:id="229"/>
      </w:r>
      <w:r w:rsidR="00E01152">
        <w:rPr>
          <w:rFonts w:ascii="Times New Roman" w:hAnsi="Times New Roman" w:cs="Times New Roman"/>
        </w:rPr>
        <w:t xml:space="preserve"> (</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background nutrients, </w:t>
      </w:r>
      <w:r w:rsidR="00E01152">
        <w:rPr>
          <w:rFonts w:ascii="Times New Roman" w:hAnsi="Times New Roman" w:cs="Times New Roman"/>
        </w:rPr>
        <w:t xml:space="preserve">openness, and </w:t>
      </w:r>
      <w:r w:rsidR="00D21C19">
        <w:rPr>
          <w:rFonts w:ascii="Times New Roman" w:hAnsi="Times New Roman" w:cs="Times New Roman"/>
        </w:rPr>
        <w:t xml:space="preserve">primary producer </w:t>
      </w:r>
      <w:del w:id="230" w:author="Isabelle Cote" w:date="2023-02-23T15:24:00Z">
        <w:r w:rsidR="00D21C19" w:rsidDel="00067124">
          <w:rPr>
            <w:rFonts w:ascii="Times New Roman" w:hAnsi="Times New Roman" w:cs="Times New Roman"/>
          </w:rPr>
          <w:delText>taxa</w:delText>
        </w:r>
      </w:del>
      <w:ins w:id="231" w:author="Isabelle Cote" w:date="2023-02-23T15:24:00Z">
        <w:r w:rsidR="00067124">
          <w:rPr>
            <w:rFonts w:ascii="Times New Roman" w:hAnsi="Times New Roman" w:cs="Times New Roman"/>
          </w:rPr>
          <w:t>group</w:t>
        </w:r>
      </w:ins>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ins w:id="232" w:author="Isabelle Cote" w:date="2023-02-23T15:25:00Z">
        <w:r w:rsidR="00067124">
          <w:rPr>
            <w:rFonts w:ascii="Times New Roman" w:hAnsi="Times New Roman" w:cs="Times New Roman"/>
          </w:rPr>
          <w:t>p</w:t>
        </w:r>
      </w:ins>
      <w:del w:id="233" w:author="Isabelle Cote" w:date="2023-02-23T15:25:00Z">
        <w:r w:rsidR="00E01152" w:rsidDel="00067124">
          <w:rPr>
            <w:rFonts w:ascii="Times New Roman" w:hAnsi="Times New Roman" w:cs="Times New Roman"/>
          </w:rPr>
          <w:delText>paper ID</w:delText>
        </w:r>
      </w:del>
      <w:ins w:id="234" w:author="Isabelle Cote" w:date="2023-02-23T15:25:00Z">
        <w:r w:rsidR="00067124">
          <w:rPr>
            <w:rFonts w:ascii="Times New Roman" w:hAnsi="Times New Roman" w:cs="Times New Roman"/>
          </w:rPr>
          <w:t xml:space="preserve">ublication </w:t>
        </w:r>
        <w:r w:rsidR="00067124">
          <w:rPr>
            <w:rFonts w:ascii="Times New Roman" w:hAnsi="Times New Roman" w:cs="Times New Roman"/>
          </w:rPr>
          <w:t>(</w:t>
        </w:r>
        <w:r w:rsidR="00067124" w:rsidRPr="00A6305A">
          <w:rPr>
            <w:rFonts w:ascii="Times New Roman" w:hAnsi="Times New Roman" w:cs="Times New Roman"/>
          </w:rPr>
          <w:t>random = ~ 1 | paper /</w:t>
        </w:r>
        <w:proofErr w:type="spellStart"/>
        <w:r w:rsidR="00067124">
          <w:rPr>
            <w:rFonts w:ascii="Times New Roman" w:hAnsi="Times New Roman" w:cs="Times New Roman"/>
          </w:rPr>
          <w:t>individual_effect_size</w:t>
        </w:r>
        <w:proofErr w:type="spellEnd"/>
        <w:r w:rsidR="00067124">
          <w:rPr>
            <w:rFonts w:ascii="Times New Roman" w:hAnsi="Times New Roman" w:cs="Times New Roman"/>
          </w:rPr>
          <w:t>)</w:t>
        </w:r>
      </w:ins>
      <w:r w:rsidR="00A6305A">
        <w:rPr>
          <w:rFonts w:ascii="Times New Roman" w:hAnsi="Times New Roman" w:cs="Times New Roman"/>
        </w:rPr>
        <w:t xml:space="preserve">. As some studies contributed multiple effect sizes, this nested structure </w:t>
      </w:r>
      <w:del w:id="235" w:author="Isabelle Cote" w:date="2023-02-23T15:25:00Z">
        <w:r w:rsidR="00A6305A" w:rsidDel="00067124">
          <w:rPr>
            <w:rFonts w:ascii="Times New Roman" w:hAnsi="Times New Roman" w:cs="Times New Roman"/>
          </w:rPr>
          <w:delText>(</w:delText>
        </w:r>
        <w:r w:rsidR="00A6305A" w:rsidRPr="00A6305A" w:rsidDel="00067124">
          <w:rPr>
            <w:rFonts w:ascii="Times New Roman" w:hAnsi="Times New Roman" w:cs="Times New Roman"/>
          </w:rPr>
          <w:delText>random = ~ 1 | paper /</w:delText>
        </w:r>
        <w:r w:rsidR="00A6305A" w:rsidDel="00067124">
          <w:rPr>
            <w:rFonts w:ascii="Times New Roman" w:hAnsi="Times New Roman" w:cs="Times New Roman"/>
          </w:rPr>
          <w:delText>individual_effect_size)</w:delText>
        </w:r>
        <w:r w:rsidR="00A6305A" w:rsidRPr="00A6305A" w:rsidDel="00067124">
          <w:rPr>
            <w:rFonts w:ascii="Times New Roman" w:hAnsi="Times New Roman" w:cs="Times New Roman"/>
          </w:rPr>
          <w:delText xml:space="preserve"> </w:delText>
        </w:r>
      </w:del>
      <w:r w:rsidR="00A6305A">
        <w:rPr>
          <w:rFonts w:ascii="Times New Roman" w:hAnsi="Times New Roman" w:cs="Times New Roman"/>
        </w:rPr>
        <w:t xml:space="preserve">accounted for non-independence </w:t>
      </w:r>
      <w:del w:id="236" w:author="Isabelle Cote" w:date="2023-02-23T15:25:00Z">
        <w:r w:rsidR="00A6305A" w:rsidDel="00067124">
          <w:rPr>
            <w:rFonts w:ascii="Times New Roman" w:hAnsi="Times New Roman" w:cs="Times New Roman"/>
          </w:rPr>
          <w:delText xml:space="preserve">between </w:delText>
        </w:r>
      </w:del>
      <w:ins w:id="237" w:author="Isabelle Cote" w:date="2023-02-23T15:25:00Z">
        <w:r w:rsidR="00067124">
          <w:rPr>
            <w:rFonts w:ascii="Times New Roman" w:hAnsi="Times New Roman" w:cs="Times New Roman"/>
          </w:rPr>
          <w:t>among</w:t>
        </w:r>
        <w:r w:rsidR="00067124">
          <w:rPr>
            <w:rFonts w:ascii="Times New Roman" w:hAnsi="Times New Roman" w:cs="Times New Roman"/>
          </w:rPr>
          <w:t xml:space="preserve"> </w:t>
        </w:r>
      </w:ins>
      <w:r w:rsidR="00A6305A">
        <w:rPr>
          <w:rFonts w:ascii="Times New Roman" w:hAnsi="Times New Roman" w:cs="Times New Roman"/>
        </w:rPr>
        <w:t xml:space="preserve">our 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commentRangeStart w:id="238"/>
      <w:r w:rsidR="00157593" w:rsidRPr="00157593">
        <w:rPr>
          <w:rFonts w:ascii="Times New Roman" w:hAnsi="Times New Roman" w:cs="Times New Roman"/>
        </w:rPr>
        <w:t>Cochran’s Q-test</w:t>
      </w:r>
      <w:r w:rsidR="00157593">
        <w:rPr>
          <w:rFonts w:ascii="Times New Roman" w:hAnsi="Times New Roman" w:cs="Times New Roman"/>
        </w:rPr>
        <w:t xml:space="preserve"> </w:t>
      </w:r>
      <w:commentRangeEnd w:id="238"/>
      <w:r w:rsidR="000C25BF">
        <w:rPr>
          <w:rStyle w:val="CommentReference"/>
        </w:rPr>
        <w:commentReference w:id="238"/>
      </w:r>
      <w:r w:rsidR="004A7E98">
        <w:rPr>
          <w:rFonts w:ascii="Times New Roman" w:hAnsi="Times New Roman" w:cs="Times New Roman"/>
        </w:rPr>
        <w:t xml:space="preserve">to test for significance for 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r w:rsidR="00D21C19">
        <w:rPr>
          <w:rFonts w:ascii="Times New Roman" w:hAnsi="Times New Roman" w:cs="Times New Roman"/>
        </w:rPr>
        <w:t xml:space="preserve">We </w:t>
      </w:r>
      <w:r w:rsidR="0005645D">
        <w:rPr>
          <w:rFonts w:ascii="Times New Roman" w:hAnsi="Times New Roman" w:cs="Times New Roman"/>
        </w:rPr>
        <w:t>determined that</w:t>
      </w:r>
      <w:r w:rsidR="00D21C19">
        <w:rPr>
          <w:rFonts w:ascii="Times New Roman" w:hAnsi="Times New Roman" w:cs="Times New Roman"/>
        </w:rPr>
        <w:t xml:space="preserve"> absolute latitude, temperature, and background nutrients </w:t>
      </w:r>
      <w:del w:id="239" w:author="Isabelle Cote" w:date="2023-02-23T15:26:00Z">
        <w:r w:rsidR="00D21C19" w:rsidDel="00067124">
          <w:rPr>
            <w:rFonts w:ascii="Times New Roman" w:hAnsi="Times New Roman" w:cs="Times New Roman"/>
          </w:rPr>
          <w:delText xml:space="preserve">are </w:delText>
        </w:r>
      </w:del>
      <w:ins w:id="240" w:author="Isabelle Cote" w:date="2023-02-23T15:26:00Z">
        <w:r w:rsidR="00067124">
          <w:rPr>
            <w:rFonts w:ascii="Times New Roman" w:hAnsi="Times New Roman" w:cs="Times New Roman"/>
          </w:rPr>
          <w:t>were</w:t>
        </w:r>
        <w:r w:rsidR="00067124">
          <w:rPr>
            <w:rFonts w:ascii="Times New Roman" w:hAnsi="Times New Roman" w:cs="Times New Roman"/>
          </w:rPr>
          <w:t xml:space="preserve"> </w:t>
        </w:r>
      </w:ins>
      <w:commentRangeStart w:id="241"/>
      <w:r w:rsidR="00D21C19">
        <w:rPr>
          <w:rFonts w:ascii="Times New Roman" w:hAnsi="Times New Roman" w:cs="Times New Roman"/>
        </w:rPr>
        <w:t>correlated</w:t>
      </w:r>
      <w:commentRangeEnd w:id="241"/>
      <w:r w:rsidR="00067FAF">
        <w:rPr>
          <w:rStyle w:val="CommentReference"/>
        </w:rPr>
        <w:commentReference w:id="241"/>
      </w:r>
      <w:r w:rsidR="0005645D">
        <w:rPr>
          <w:rFonts w:ascii="Times New Roman" w:hAnsi="Times New Roman" w:cs="Times New Roman"/>
        </w:rPr>
        <w:t xml:space="preserve"> using a correlation matrix</w:t>
      </w:r>
      <w:r w:rsidR="00A6305A">
        <w:rPr>
          <w:rFonts w:ascii="Times New Roman" w:hAnsi="Times New Roman" w:cs="Times New Roman"/>
        </w:rPr>
        <w:t xml:space="preserve"> (metaphor::</w:t>
      </w:r>
      <w:proofErr w:type="spellStart"/>
      <w:r w:rsidR="00A6305A">
        <w:rPr>
          <w:rFonts w:ascii="Times New Roman" w:hAnsi="Times New Roman" w:cs="Times New Roman"/>
        </w:rPr>
        <w:t>vif</w:t>
      </w:r>
      <w:proofErr w:type="spellEnd"/>
      <w:r w:rsidR="00A6305A">
        <w:rPr>
          <w:rFonts w:ascii="Times New Roman" w:hAnsi="Times New Roman" w:cs="Times New Roman"/>
        </w:rPr>
        <w:t>)</w:t>
      </w:r>
      <w:r w:rsidR="00D21C19">
        <w:rPr>
          <w:rFonts w:ascii="Times New Roman" w:hAnsi="Times New Roman" w:cs="Times New Roman"/>
        </w:rPr>
        <w:t xml:space="preserve">, </w:t>
      </w:r>
      <w:r w:rsidR="0005645D">
        <w:rPr>
          <w:rFonts w:ascii="Times New Roman" w:hAnsi="Times New Roman" w:cs="Times New Roman"/>
        </w:rPr>
        <w:t>so we</w:t>
      </w:r>
      <w:r w:rsidR="00D21C19">
        <w:rPr>
          <w:rFonts w:ascii="Times New Roman" w:hAnsi="Times New Roman" w:cs="Times New Roman"/>
        </w:rPr>
        <w:t xml:space="preserve"> then constructed three reduced models that each contained only one of the correlated moderators</w:t>
      </w:r>
      <w:ins w:id="242" w:author="Isabelle Cote" w:date="2023-02-23T15:51:00Z">
        <w:r w:rsidR="00C269E0">
          <w:rPr>
            <w:rFonts w:ascii="Times New Roman" w:hAnsi="Times New Roman" w:cs="Times New Roman"/>
          </w:rPr>
          <w:t xml:space="preserve">, </w:t>
        </w:r>
      </w:ins>
      <w:commentRangeStart w:id="243"/>
      <w:ins w:id="244" w:author="Isabelle Cote" w:date="2023-02-23T15:50:00Z">
        <w:r w:rsidR="00C269E0">
          <w:rPr>
            <w:rFonts w:ascii="Times New Roman" w:hAnsi="Times New Roman" w:cs="Times New Roman"/>
          </w:rPr>
          <w:t>in addition to</w:t>
        </w:r>
      </w:ins>
      <w:ins w:id="245" w:author="Isabelle Cote" w:date="2023-02-23T15:51:00Z">
        <w:r w:rsidR="00C269E0" w:rsidRPr="00C269E0">
          <w:rPr>
            <w:rFonts w:ascii="Times New Roman" w:hAnsi="Times New Roman" w:cs="Times New Roman"/>
          </w:rPr>
          <w:t xml:space="preserve"> </w:t>
        </w:r>
        <w:r w:rsidR="00C269E0">
          <w:rPr>
            <w:rFonts w:ascii="Times New Roman" w:hAnsi="Times New Roman" w:cs="Times New Roman"/>
          </w:rPr>
          <w:t>openness and primary producer group</w:t>
        </w:r>
        <w:commentRangeEnd w:id="243"/>
        <w:r w:rsidR="00C269E0">
          <w:rPr>
            <w:rStyle w:val="CommentReference"/>
          </w:rPr>
          <w:commentReference w:id="243"/>
        </w:r>
        <w:r w:rsidR="00C269E0">
          <w:rPr>
            <w:rFonts w:ascii="Times New Roman" w:hAnsi="Times New Roman" w:cs="Times New Roman"/>
          </w:rPr>
          <w:t>,</w:t>
        </w:r>
      </w:ins>
      <w:ins w:id="246" w:author="Isabelle Cote" w:date="2023-02-23T15:50:00Z">
        <w:r w:rsidR="00C269E0">
          <w:rPr>
            <w:rFonts w:ascii="Times New Roman" w:hAnsi="Times New Roman" w:cs="Times New Roman"/>
          </w:rPr>
          <w:t xml:space="preserve"> </w:t>
        </w:r>
      </w:ins>
      <w:del w:id="247" w:author="Isabelle Cote" w:date="2023-02-23T15:51:00Z">
        <w:r w:rsidR="0005645D" w:rsidDel="00C269E0">
          <w:rPr>
            <w:rFonts w:ascii="Times New Roman" w:hAnsi="Times New Roman" w:cs="Times New Roman"/>
          </w:rPr>
          <w:delText xml:space="preserve"> </w:delText>
        </w:r>
      </w:del>
      <w:r w:rsidR="0005645D">
        <w:rPr>
          <w:rFonts w:ascii="Times New Roman" w:hAnsi="Times New Roman" w:cs="Times New Roman"/>
        </w:rPr>
        <w:t>and competed them against a null model using A</w:t>
      </w:r>
      <w:ins w:id="248" w:author="Isabelle Cote" w:date="2023-02-23T15:26:00Z">
        <w:r w:rsidR="00067124">
          <w:rPr>
            <w:rFonts w:ascii="Times New Roman" w:hAnsi="Times New Roman" w:cs="Times New Roman"/>
          </w:rPr>
          <w:t xml:space="preserve">kaike’s </w:t>
        </w:r>
      </w:ins>
      <w:r w:rsidR="0005645D">
        <w:rPr>
          <w:rFonts w:ascii="Times New Roman" w:hAnsi="Times New Roman" w:cs="Times New Roman"/>
        </w:rPr>
        <w:t>I</w:t>
      </w:r>
      <w:ins w:id="249" w:author="Isabelle Cote" w:date="2023-02-23T15:26:00Z">
        <w:r w:rsidR="00067124">
          <w:rPr>
            <w:rFonts w:ascii="Times New Roman" w:hAnsi="Times New Roman" w:cs="Times New Roman"/>
          </w:rPr>
          <w:t xml:space="preserve">nformation </w:t>
        </w:r>
      </w:ins>
      <w:r w:rsidR="0005645D">
        <w:rPr>
          <w:rFonts w:ascii="Times New Roman" w:hAnsi="Times New Roman" w:cs="Times New Roman"/>
        </w:rPr>
        <w:t>C</w:t>
      </w:r>
      <w:ins w:id="250" w:author="Isabelle Cote" w:date="2023-02-23T15:26:00Z">
        <w:r w:rsidR="00067124">
          <w:rPr>
            <w:rFonts w:ascii="Times New Roman" w:hAnsi="Times New Roman" w:cs="Times New Roman"/>
          </w:rPr>
          <w:t>riterion</w:t>
        </w:r>
      </w:ins>
      <w:r w:rsidR="00D21C19">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7B0E0A23" w:rsidR="00960C3D" w:rsidRPr="00960C3D" w:rsidRDefault="00960C3D" w:rsidP="00960C3D">
      <w:pPr>
        <w:spacing w:line="360" w:lineRule="auto"/>
        <w:rPr>
          <w:rFonts w:ascii="Times New Roman" w:hAnsi="Times New Roman" w:cs="Times New Roman"/>
          <w:i/>
        </w:rPr>
      </w:pPr>
      <w:r w:rsidRPr="00960C3D">
        <w:rPr>
          <w:rFonts w:ascii="Times New Roman" w:hAnsi="Times New Roman" w:cs="Times New Roman"/>
          <w:i/>
        </w:rPr>
        <w:t>Assumption testing</w:t>
      </w:r>
    </w:p>
    <w:p w14:paraId="0A82BD95" w14:textId="49FBA22B" w:rsidR="00B47A3A" w:rsidRDefault="00457F19" w:rsidP="00457F19">
      <w:pPr>
        <w:spacing w:line="360" w:lineRule="auto"/>
        <w:rPr>
          <w:rFonts w:ascii="Times New Roman" w:hAnsi="Times New Roman" w:cs="Times New Roman"/>
        </w:rPr>
      </w:pPr>
      <w:r>
        <w:rPr>
          <w:rFonts w:ascii="Times New Roman" w:hAnsi="Times New Roman" w:cs="Times New Roman"/>
        </w:rPr>
        <w:lastRenderedPageBreak/>
        <w:tab/>
      </w:r>
      <w:r w:rsidR="00960C3D">
        <w:rPr>
          <w:rFonts w:ascii="Times New Roman" w:hAnsi="Times New Roman" w:cs="Times New Roman"/>
        </w:rPr>
        <w:t>Meta-analyses can be vulnerable to p-value biases, 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ins w:id="251" w:author="Isabelle Cote" w:date="2023-02-23T15:27:00Z">
        <w:r w:rsidR="00067124">
          <w:rPr>
            <w:rFonts w:ascii="Times New Roman" w:hAnsi="Times New Roman" w:cs="Times New Roman"/>
          </w:rPr>
          <w:t xml:space="preserve">i.e., </w:t>
        </w:r>
      </w:ins>
      <w:r w:rsidR="00960C3D">
        <w:rPr>
          <w:rFonts w:ascii="Times New Roman" w:hAnsi="Times New Roman" w:cs="Times New Roman"/>
        </w:rPr>
        <w:t>the number of non-significant studies we would have to include to overturn our results)</w:t>
      </w:r>
      <w:ins w:id="252" w:author="Isabelle Cote" w:date="2023-02-23T15:28:00Z">
        <w:r w:rsidR="00677A02">
          <w:rPr>
            <w:rFonts w:ascii="Times New Roman" w:hAnsi="Times New Roman" w:cs="Times New Roman"/>
          </w:rPr>
          <w:t xml:space="preserve">; </w:t>
        </w:r>
        <w:r w:rsidR="00677A02">
          <w:rPr>
            <w:rFonts w:ascii="Times New Roman" w:hAnsi="Times New Roman" w:cs="Times New Roman"/>
          </w:rPr>
          <w:t xml:space="preserve">the high </w:t>
        </w:r>
      </w:ins>
      <w:ins w:id="253" w:author="Isabelle Cote" w:date="2023-02-23T15:29:00Z">
        <w:r w:rsidR="00677A02">
          <w:rPr>
            <w:rFonts w:ascii="Times New Roman" w:hAnsi="Times New Roman" w:cs="Times New Roman"/>
          </w:rPr>
          <w:t>f</w:t>
        </w:r>
      </w:ins>
      <w:ins w:id="254" w:author="Isabelle Cote" w:date="2023-02-23T15:28:00Z">
        <w:r w:rsidR="00677A02" w:rsidRPr="00677A02">
          <w:rPr>
            <w:rFonts w:ascii="Times New Roman" w:hAnsi="Times New Roman" w:cs="Times New Roman"/>
          </w:rPr>
          <w:t>ailsafe-N</w:t>
        </w:r>
      </w:ins>
      <w:r w:rsidR="00960C3D">
        <w:rPr>
          <w:rFonts w:ascii="Times New Roman" w:hAnsi="Times New Roman" w:cs="Times New Roman"/>
        </w:rPr>
        <w:t xml:space="preserve"> </w:t>
      </w:r>
      <w:del w:id="255" w:author="Isabelle Cote" w:date="2023-02-23T15:29:00Z">
        <w:r w:rsidDel="00677A02">
          <w:rPr>
            <w:rFonts w:ascii="Times New Roman" w:hAnsi="Times New Roman" w:cs="Times New Roman"/>
          </w:rPr>
          <w:delText xml:space="preserve">as </w:delText>
        </w:r>
      </w:del>
      <w:ins w:id="256" w:author="Isabelle Cote" w:date="2023-02-23T15:29:00Z">
        <w:r w:rsidR="00677A02">
          <w:rPr>
            <w:rFonts w:ascii="Times New Roman" w:hAnsi="Times New Roman" w:cs="Times New Roman"/>
          </w:rPr>
          <w:t xml:space="preserve">= </w:t>
        </w:r>
      </w:ins>
      <w:r w:rsidRPr="00457F19">
        <w:rPr>
          <w:rFonts w:ascii="Times New Roman" w:hAnsi="Times New Roman" w:cs="Times New Roman"/>
        </w:rPr>
        <w:t>13</w:t>
      </w:r>
      <w:ins w:id="257" w:author="Isabelle Cote" w:date="2023-02-23T15:29:00Z">
        <w:r w:rsidR="00677A02">
          <w:rPr>
            <w:rFonts w:ascii="Times New Roman" w:hAnsi="Times New Roman" w:cs="Times New Roman"/>
          </w:rPr>
          <w:t>,</w:t>
        </w:r>
      </w:ins>
      <w:r w:rsidRPr="00457F19">
        <w:rPr>
          <w:rFonts w:ascii="Times New Roman" w:hAnsi="Times New Roman" w:cs="Times New Roman"/>
        </w:rPr>
        <w:t>962</w:t>
      </w:r>
      <w:ins w:id="258" w:author="Isabelle Cote" w:date="2023-02-23T15:29:00Z">
        <w:r w:rsidR="00677A02">
          <w:rPr>
            <w:rFonts w:ascii="Times New Roman" w:hAnsi="Times New Roman" w:cs="Times New Roman"/>
          </w:rPr>
          <w:t xml:space="preserve"> relative to our sample size suggests that our results </w:t>
        </w:r>
      </w:ins>
      <w:ins w:id="259" w:author="Isabelle Cote" w:date="2023-02-23T15:30:00Z">
        <w:r w:rsidR="00677A02">
          <w:rPr>
            <w:rFonts w:ascii="Times New Roman" w:hAnsi="Times New Roman" w:cs="Times New Roman"/>
          </w:rPr>
          <w:t>are robust to publication bias</w:t>
        </w:r>
      </w:ins>
      <w:r w:rsidR="00960C3D">
        <w:rPr>
          <w:rFonts w:ascii="Times New Roman" w:hAnsi="Times New Roman" w:cs="Times New Roman"/>
        </w:rPr>
        <w:t xml:space="preserve">. As some </w:t>
      </w:r>
      <w:del w:id="260" w:author="Isabelle Cote" w:date="2023-02-23T15:30:00Z">
        <w:r w:rsidR="00960C3D" w:rsidDel="00677A02">
          <w:rPr>
            <w:rFonts w:ascii="Times New Roman" w:hAnsi="Times New Roman" w:cs="Times New Roman"/>
          </w:rPr>
          <w:delText xml:space="preserve">reports </w:delText>
        </w:r>
      </w:del>
      <w:ins w:id="261" w:author="Isabelle Cote" w:date="2023-02-23T15:30:00Z">
        <w:r w:rsidR="00677A02">
          <w:rPr>
            <w:rFonts w:ascii="Times New Roman" w:hAnsi="Times New Roman" w:cs="Times New Roman"/>
          </w:rPr>
          <w:t>papers</w:t>
        </w:r>
        <w:r w:rsidR="00677A02">
          <w:rPr>
            <w:rFonts w:ascii="Times New Roman" w:hAnsi="Times New Roman" w:cs="Times New Roman"/>
          </w:rPr>
          <w:t xml:space="preserve"> </w:t>
        </w:r>
      </w:ins>
      <w:r w:rsidR="00960C3D">
        <w:rPr>
          <w:rFonts w:ascii="Times New Roman" w:hAnsi="Times New Roman" w:cs="Times New Roman"/>
        </w:rPr>
        <w:t xml:space="preserve">contributed multiple observations, we </w:t>
      </w:r>
      <w:del w:id="262" w:author="Isabelle Cote" w:date="2023-02-23T15:30:00Z">
        <w:r w:rsidR="00960C3D" w:rsidDel="00677A02">
          <w:rPr>
            <w:rFonts w:ascii="Times New Roman" w:hAnsi="Times New Roman" w:cs="Times New Roman"/>
          </w:rPr>
          <w:delText xml:space="preserve">looked </w:delText>
        </w:r>
      </w:del>
      <w:ins w:id="263" w:author="Isabelle Cote" w:date="2023-02-23T15:30:00Z">
        <w:r w:rsidR="00677A02">
          <w:rPr>
            <w:rFonts w:ascii="Times New Roman" w:hAnsi="Times New Roman" w:cs="Times New Roman"/>
          </w:rPr>
          <w:t>examined whether</w:t>
        </w:r>
        <w:r w:rsidR="00677A02">
          <w:rPr>
            <w:rFonts w:ascii="Times New Roman" w:hAnsi="Times New Roman" w:cs="Times New Roman"/>
          </w:rPr>
          <w:t xml:space="preserve"> </w:t>
        </w:r>
      </w:ins>
      <w:del w:id="264" w:author="Isabelle Cote" w:date="2023-02-23T15:30:00Z">
        <w:r w:rsidR="00960C3D" w:rsidDel="00677A02">
          <w:rPr>
            <w:rFonts w:ascii="Times New Roman" w:hAnsi="Times New Roman" w:cs="Times New Roman"/>
          </w:rPr>
          <w:delText xml:space="preserve">for a substantial effect of </w:delText>
        </w:r>
      </w:del>
      <w:r w:rsidR="00960C3D">
        <w:rPr>
          <w:rFonts w:ascii="Times New Roman" w:hAnsi="Times New Roman" w:cs="Times New Roman"/>
        </w:rPr>
        <w:t xml:space="preserve">papers that contributed 10% or </w:t>
      </w:r>
      <w:del w:id="265" w:author="Isabelle Cote" w:date="2023-02-23T15:30:00Z">
        <w:r w:rsidR="00960C3D" w:rsidDel="00677A02">
          <w:rPr>
            <w:rFonts w:ascii="Times New Roman" w:hAnsi="Times New Roman" w:cs="Times New Roman"/>
          </w:rPr>
          <w:delText xml:space="preserve">greater </w:delText>
        </w:r>
      </w:del>
      <w:ins w:id="266" w:author="Isabelle Cote" w:date="2023-02-23T15:30:00Z">
        <w:r w:rsidR="00677A02">
          <w:rPr>
            <w:rFonts w:ascii="Times New Roman" w:hAnsi="Times New Roman" w:cs="Times New Roman"/>
          </w:rPr>
          <w:t>more</w:t>
        </w:r>
        <w:r w:rsidR="00677A02">
          <w:rPr>
            <w:rFonts w:ascii="Times New Roman" w:hAnsi="Times New Roman" w:cs="Times New Roman"/>
          </w:rPr>
          <w:t xml:space="preserve"> </w:t>
        </w:r>
      </w:ins>
      <w:del w:id="267" w:author="Isabelle Cote" w:date="2023-02-23T15:30:00Z">
        <w:r w:rsidR="00960C3D" w:rsidDel="00677A02">
          <w:rPr>
            <w:rFonts w:ascii="Times New Roman" w:hAnsi="Times New Roman" w:cs="Times New Roman"/>
          </w:rPr>
          <w:delText xml:space="preserve">than </w:delText>
        </w:r>
      </w:del>
      <w:ins w:id="268" w:author="Isabelle Cote" w:date="2023-02-23T15:30:00Z">
        <w:r w:rsidR="00677A02">
          <w:rPr>
            <w:rFonts w:ascii="Times New Roman" w:hAnsi="Times New Roman" w:cs="Times New Roman"/>
          </w:rPr>
          <w:t>of</w:t>
        </w:r>
        <w:r w:rsidR="00677A02">
          <w:rPr>
            <w:rFonts w:ascii="Times New Roman" w:hAnsi="Times New Roman" w:cs="Times New Roman"/>
          </w:rPr>
          <w:t xml:space="preserve"> </w:t>
        </w:r>
      </w:ins>
      <w:r w:rsidR="00960C3D">
        <w:rPr>
          <w:rFonts w:ascii="Times New Roman" w:hAnsi="Times New Roman" w:cs="Times New Roman"/>
        </w:rPr>
        <w:t>the total number of observations (n = 3)</w:t>
      </w:r>
      <w:ins w:id="269" w:author="Isabelle Cote" w:date="2023-02-23T15:31:00Z">
        <w:r w:rsidR="00677A02">
          <w:rPr>
            <w:rFonts w:ascii="Times New Roman" w:hAnsi="Times New Roman" w:cs="Times New Roman"/>
          </w:rPr>
          <w:t xml:space="preserve"> had a substantial effect on the results</w:t>
        </w:r>
      </w:ins>
      <w:r w:rsidR="00960C3D">
        <w:rPr>
          <w:rFonts w:ascii="Times New Roman" w:hAnsi="Times New Roman" w:cs="Times New Roman"/>
        </w:rPr>
        <w:t>. We reran each model</w:t>
      </w:r>
      <w:ins w:id="270" w:author="Isabelle Cote" w:date="2023-02-23T15:32:00Z">
        <w:r w:rsidR="00677A02">
          <w:rPr>
            <w:rFonts w:ascii="Times New Roman" w:hAnsi="Times New Roman" w:cs="Times New Roman"/>
          </w:rPr>
          <w:t xml:space="preserve"> repeatedly, removing one</w:t>
        </w:r>
      </w:ins>
      <w:del w:id="271" w:author="Isabelle Cote" w:date="2023-02-23T15:32:00Z">
        <w:r w:rsidR="00960C3D" w:rsidDel="00677A02">
          <w:rPr>
            <w:rFonts w:ascii="Times New Roman" w:hAnsi="Times New Roman" w:cs="Times New Roman"/>
          </w:rPr>
          <w:delText xml:space="preserve"> without each </w:delText>
        </w:r>
      </w:del>
      <w:ins w:id="272" w:author="Isabelle Cote" w:date="2023-02-23T15:32:00Z">
        <w:r w:rsidR="00677A02">
          <w:rPr>
            <w:rFonts w:ascii="Times New Roman" w:hAnsi="Times New Roman" w:cs="Times New Roman"/>
          </w:rPr>
          <w:t xml:space="preserve"> </w:t>
        </w:r>
      </w:ins>
      <w:r w:rsidR="00960C3D">
        <w:rPr>
          <w:rFonts w:ascii="Times New Roman" w:hAnsi="Times New Roman" w:cs="Times New Roman"/>
        </w:rPr>
        <w:t xml:space="preserve">of these potentially influential studies </w:t>
      </w:r>
      <w:ins w:id="273" w:author="Isabelle Cote" w:date="2023-02-23T15:32:00Z">
        <w:r w:rsidR="00677A02">
          <w:rPr>
            <w:rFonts w:ascii="Times New Roman" w:hAnsi="Times New Roman" w:cs="Times New Roman"/>
          </w:rPr>
          <w:t xml:space="preserve">at a time, </w:t>
        </w:r>
      </w:ins>
      <w:r w:rsidR="00960C3D">
        <w:rPr>
          <w:rFonts w:ascii="Times New Roman" w:hAnsi="Times New Roman" w:cs="Times New Roman"/>
        </w:rPr>
        <w:t>and found no major differences in effect sizes or p-values</w:t>
      </w:r>
      <w:del w:id="274" w:author="Isabelle Cote" w:date="2023-02-23T15:32:00Z">
        <w:r w:rsidR="00960C3D" w:rsidDel="00677A02">
          <w:rPr>
            <w:rFonts w:ascii="Times New Roman" w:hAnsi="Times New Roman" w:cs="Times New Roman"/>
          </w:rPr>
          <w:delText xml:space="preserve"> when each of these studies were excluded</w:delText>
        </w:r>
      </w:del>
      <w:r w:rsidR="00960C3D">
        <w:rPr>
          <w:rFonts w:ascii="Times New Roman" w:hAnsi="Times New Roman" w:cs="Times New Roman"/>
        </w:rPr>
        <w:t>.</w:t>
      </w:r>
      <w:ins w:id="275" w:author="Isabelle Cote" w:date="2023-02-23T15:33:00Z">
        <w:r w:rsidR="00677A02">
          <w:rPr>
            <w:rFonts w:ascii="Times New Roman" w:hAnsi="Times New Roman" w:cs="Times New Roman"/>
          </w:rPr>
          <w:t xml:space="preserve"> We therefore retained all three studies in the final analysis.  Finally, w</w:t>
        </w:r>
      </w:ins>
      <w:del w:id="276" w:author="Isabelle Cote" w:date="2023-02-23T15:33:00Z">
        <w:r w:rsidR="00960C3D" w:rsidDel="00677A02">
          <w:rPr>
            <w:rFonts w:ascii="Times New Roman" w:hAnsi="Times New Roman" w:cs="Times New Roman"/>
          </w:rPr>
          <w:delText xml:space="preserve"> </w:delText>
        </w:r>
        <w:r w:rsidR="00E00154" w:rsidDel="00677A02">
          <w:rPr>
            <w:rFonts w:ascii="Times New Roman" w:hAnsi="Times New Roman" w:cs="Times New Roman"/>
          </w:rPr>
          <w:delText>W</w:delText>
        </w:r>
      </w:del>
      <w:r w:rsidR="00E00154">
        <w:rPr>
          <w:rFonts w:ascii="Times New Roman" w:hAnsi="Times New Roman" w:cs="Times New Roman"/>
        </w:rPr>
        <w:t>e created funnel plots (</w:t>
      </w:r>
      <w:commentRangeStart w:id="277"/>
      <w:r w:rsidR="00E00154" w:rsidRPr="00E00154">
        <w:rPr>
          <w:rFonts w:ascii="Times New Roman" w:hAnsi="Times New Roman" w:cs="Times New Roman"/>
          <w:highlight w:val="yellow"/>
        </w:rPr>
        <w:t xml:space="preserve">Fig. </w:t>
      </w:r>
      <w:del w:id="278" w:author="Isabelle Cote" w:date="2023-02-23T15:33:00Z">
        <w:r w:rsidR="00E00154" w:rsidDel="00677A02">
          <w:rPr>
            <w:rFonts w:ascii="Times New Roman" w:hAnsi="Times New Roman" w:cs="Times New Roman"/>
            <w:highlight w:val="yellow"/>
          </w:rPr>
          <w:delText>2</w:delText>
        </w:r>
      </w:del>
      <w:ins w:id="279" w:author="Isabelle Cote" w:date="2023-02-23T15:33:00Z">
        <w:r w:rsidR="00677A02">
          <w:rPr>
            <w:rFonts w:ascii="Times New Roman" w:hAnsi="Times New Roman" w:cs="Times New Roman"/>
            <w:highlight w:val="yellow"/>
          </w:rPr>
          <w:t>S</w:t>
        </w:r>
        <w:r w:rsidR="00677A02">
          <w:rPr>
            <w:rFonts w:ascii="Times New Roman" w:hAnsi="Times New Roman" w:cs="Times New Roman"/>
          </w:rPr>
          <w:t>1</w:t>
        </w:r>
        <w:commentRangeEnd w:id="277"/>
        <w:r w:rsidR="00677A02">
          <w:rPr>
            <w:rStyle w:val="CommentReference"/>
          </w:rPr>
          <w:commentReference w:id="277"/>
        </w:r>
      </w:ins>
      <w:r w:rsidR="00E00154">
        <w:rPr>
          <w:rFonts w:ascii="Times New Roman" w:hAnsi="Times New Roman" w:cs="Times New Roman"/>
        </w:rPr>
        <w:t>) and visually inspected them for evidence of biases in the published effect sizes.</w:t>
      </w:r>
    </w:p>
    <w:p w14:paraId="25AA4804" w14:textId="04E398F1" w:rsidR="00B17C37" w:rsidRDefault="00E00154"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654149E6" wp14:editId="37DBC364">
            <wp:extent cx="5943600" cy="3465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3-02-15 at 5.15.46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2A6EFF36" w14:textId="5155CBB4" w:rsidR="00E00154" w:rsidRDefault="00E00154" w:rsidP="00457F19">
      <w:pPr>
        <w:spacing w:line="360" w:lineRule="auto"/>
        <w:rPr>
          <w:rFonts w:ascii="Times New Roman" w:hAnsi="Times New Roman" w:cs="Times New Roman"/>
        </w:rPr>
      </w:pPr>
      <w:r>
        <w:rPr>
          <w:rFonts w:ascii="Times New Roman" w:hAnsi="Times New Roman" w:cs="Times New Roman"/>
        </w:rPr>
        <w:t xml:space="preserve">Fig. </w:t>
      </w:r>
      <w:del w:id="280" w:author="Isabelle Cote" w:date="2023-02-23T15:34:00Z">
        <w:r w:rsidDel="00677A02">
          <w:rPr>
            <w:rFonts w:ascii="Times New Roman" w:hAnsi="Times New Roman" w:cs="Times New Roman"/>
          </w:rPr>
          <w:delText>2</w:delText>
        </w:r>
      </w:del>
      <w:ins w:id="281" w:author="Isabelle Cote" w:date="2023-02-23T15:34:00Z">
        <w:r w:rsidR="00677A02">
          <w:rPr>
            <w:rFonts w:ascii="Times New Roman" w:hAnsi="Times New Roman" w:cs="Times New Roman"/>
          </w:rPr>
          <w:t>S1</w:t>
        </w:r>
      </w:ins>
      <w:r>
        <w:rPr>
          <w:rFonts w:ascii="Times New Roman" w:hAnsi="Times New Roman" w:cs="Times New Roman"/>
        </w:rPr>
        <w:t xml:space="preserve">. Funnel plot for the model including background nutrients. </w:t>
      </w:r>
      <w:ins w:id="282" w:author="Isabelle Cote" w:date="2023-02-23T15:37:00Z">
        <w:r w:rsidR="008B3552">
          <w:rPr>
            <w:rFonts w:ascii="Times New Roman" w:hAnsi="Times New Roman" w:cs="Times New Roman"/>
          </w:rPr>
          <w:t>What is residual value here? Effect size??</w:t>
        </w:r>
      </w:ins>
      <w:ins w:id="283" w:author="Isabelle Cote" w:date="2023-02-23T15:45:00Z">
        <w:r w:rsidR="008B3552">
          <w:rPr>
            <w:rFonts w:ascii="Times New Roman" w:hAnsi="Times New Roman" w:cs="Times New Roman"/>
          </w:rPr>
          <w:t xml:space="preserve">  What’s your interpretation of this funnel plot?</w:t>
        </w:r>
      </w:ins>
    </w:p>
    <w:p w14:paraId="2D14F555" w14:textId="181489B6" w:rsidR="00BE5778" w:rsidRDefault="00BE5778" w:rsidP="00457F19">
      <w:pPr>
        <w:spacing w:line="360" w:lineRule="auto"/>
        <w:rPr>
          <w:rFonts w:ascii="Times New Roman" w:hAnsi="Times New Roman" w:cs="Times New Roman"/>
        </w:rPr>
      </w:pPr>
    </w:p>
    <w:p w14:paraId="66F3B7B3" w14:textId="3F9B4C9E" w:rsidR="00BE5778" w:rsidRPr="00BE5778" w:rsidRDefault="00BE5778" w:rsidP="00457F19">
      <w:pPr>
        <w:spacing w:line="360" w:lineRule="auto"/>
        <w:rPr>
          <w:rFonts w:ascii="Times New Roman" w:hAnsi="Times New Roman" w:cs="Times New Roman"/>
          <w:u w:val="single"/>
        </w:rPr>
      </w:pPr>
      <w:r w:rsidRPr="00BE5778">
        <w:rPr>
          <w:rFonts w:ascii="Times New Roman" w:hAnsi="Times New Roman" w:cs="Times New Roman"/>
          <w:u w:val="single"/>
        </w:rPr>
        <w:t>Results</w:t>
      </w:r>
    </w:p>
    <w:p w14:paraId="0682EE0C" w14:textId="1708833A" w:rsidR="00D504C4" w:rsidRDefault="00D504C4" w:rsidP="00457F19">
      <w:pPr>
        <w:spacing w:line="360" w:lineRule="auto"/>
        <w:rPr>
          <w:rFonts w:ascii="Times New Roman" w:hAnsi="Times New Roman" w:cs="Times New Roman"/>
        </w:rPr>
      </w:pPr>
      <w:r>
        <w:rPr>
          <w:rFonts w:ascii="Times New Roman" w:hAnsi="Times New Roman" w:cs="Times New Roman"/>
        </w:rPr>
        <w:t>Overall</w:t>
      </w:r>
      <w:ins w:id="284" w:author="Isabelle Cote" w:date="2023-02-23T15:45:00Z">
        <w:r w:rsidR="008B3552">
          <w:rPr>
            <w:rFonts w:ascii="Times New Roman" w:hAnsi="Times New Roman" w:cs="Times New Roman"/>
          </w:rPr>
          <w:t>,</w:t>
        </w:r>
      </w:ins>
      <w:r>
        <w:rPr>
          <w:rFonts w:ascii="Times New Roman" w:hAnsi="Times New Roman" w:cs="Times New Roman"/>
        </w:rPr>
        <w:t xml:space="preserve"> the effect of animal-provisioned nutrients on primary productivity was positive</w:t>
      </w:r>
      <w:r w:rsidR="00E00154">
        <w:rPr>
          <w:rFonts w:ascii="Times New Roman" w:hAnsi="Times New Roman" w:cs="Times New Roman"/>
        </w:rPr>
        <w:t xml:space="preserve"> based on</w:t>
      </w:r>
      <w:r>
        <w:rPr>
          <w:rFonts w:ascii="Times New Roman" w:hAnsi="Times New Roman" w:cs="Times New Roman"/>
        </w:rPr>
        <w:t xml:space="preserve"> 37 studies</w:t>
      </w:r>
      <w:ins w:id="285" w:author="Isabelle Cote" w:date="2023-02-23T15:45:00Z">
        <w:r w:rsidR="008B3552">
          <w:rPr>
            <w:rFonts w:ascii="Times New Roman" w:hAnsi="Times New Roman" w:cs="Times New Roman"/>
          </w:rPr>
          <w:t>,</w:t>
        </w:r>
      </w:ins>
      <w:r w:rsidR="00E00154">
        <w:rPr>
          <w:rFonts w:ascii="Times New Roman" w:hAnsi="Times New Roman" w:cs="Times New Roman"/>
        </w:rPr>
        <w:t xml:space="preserve"> which</w:t>
      </w:r>
      <w:r>
        <w:rPr>
          <w:rFonts w:ascii="Times New Roman" w:hAnsi="Times New Roman" w:cs="Times New Roman"/>
        </w:rPr>
        <w:t xml:space="preserve"> contributed 172</w:t>
      </w:r>
      <w:r w:rsidR="00E00154">
        <w:rPr>
          <w:rFonts w:ascii="Times New Roman" w:hAnsi="Times New Roman" w:cs="Times New Roman"/>
        </w:rPr>
        <w:t xml:space="preserve"> individual</w:t>
      </w:r>
      <w:r>
        <w:rPr>
          <w:rFonts w:ascii="Times New Roman" w:hAnsi="Times New Roman" w:cs="Times New Roman"/>
        </w:rPr>
        <w:t xml:space="preserve"> effect sizes. Sample sizes were </w:t>
      </w:r>
      <w:del w:id="286" w:author="Isabelle Cote" w:date="2023-02-23T15:45:00Z">
        <w:r w:rsidDel="008B3552">
          <w:rPr>
            <w:rFonts w:ascii="Times New Roman" w:hAnsi="Times New Roman" w:cs="Times New Roman"/>
          </w:rPr>
          <w:delText xml:space="preserve">well distributed </w:delText>
        </w:r>
      </w:del>
      <w:ins w:id="287" w:author="Isabelle Cote" w:date="2023-02-23T15:45:00Z">
        <w:r w:rsidR="008B3552">
          <w:rPr>
            <w:rFonts w:ascii="Times New Roman" w:hAnsi="Times New Roman" w:cs="Times New Roman"/>
          </w:rPr>
          <w:t>fai</w:t>
        </w:r>
      </w:ins>
      <w:ins w:id="288" w:author="Isabelle Cote" w:date="2023-02-23T15:46:00Z">
        <w:r w:rsidR="008B3552">
          <w:rPr>
            <w:rFonts w:ascii="Times New Roman" w:hAnsi="Times New Roman" w:cs="Times New Roman"/>
          </w:rPr>
          <w:t xml:space="preserve">rly evenly </w:t>
        </w:r>
      </w:ins>
      <w:r>
        <w:rPr>
          <w:rFonts w:ascii="Times New Roman" w:hAnsi="Times New Roman" w:cs="Times New Roman"/>
        </w:rPr>
        <w:t xml:space="preserve">across </w:t>
      </w:r>
      <w:del w:id="289" w:author="Isabelle Cote" w:date="2023-02-23T15:46:00Z">
        <w:r w:rsidDel="008B3552">
          <w:rPr>
            <w:rFonts w:ascii="Times New Roman" w:hAnsi="Times New Roman" w:cs="Times New Roman"/>
          </w:rPr>
          <w:delText xml:space="preserve">all </w:delText>
        </w:r>
      </w:del>
      <w:ins w:id="290" w:author="Isabelle Cote" w:date="2023-02-23T15:46:00Z">
        <w:r w:rsidR="008B3552">
          <w:rPr>
            <w:rFonts w:ascii="Times New Roman" w:hAnsi="Times New Roman" w:cs="Times New Roman"/>
          </w:rPr>
          <w:t>the</w:t>
        </w:r>
        <w:r w:rsidR="008B3552">
          <w:rPr>
            <w:rFonts w:ascii="Times New Roman" w:hAnsi="Times New Roman" w:cs="Times New Roman"/>
          </w:rPr>
          <w:t xml:space="preserve"> </w:t>
        </w:r>
      </w:ins>
      <w:r>
        <w:rPr>
          <w:rFonts w:ascii="Times New Roman" w:hAnsi="Times New Roman" w:cs="Times New Roman"/>
        </w:rPr>
        <w:t>four categories of primary producer</w:t>
      </w:r>
      <w:ins w:id="291" w:author="Isabelle Cote" w:date="2023-02-23T15:46:00Z">
        <w:r w:rsidR="008B3552">
          <w:rPr>
            <w:rFonts w:ascii="Times New Roman" w:hAnsi="Times New Roman" w:cs="Times New Roman"/>
          </w:rPr>
          <w:t>s</w:t>
        </w:r>
      </w:ins>
      <w:r w:rsidR="00E00154">
        <w:rPr>
          <w:rFonts w:ascii="Times New Roman" w:hAnsi="Times New Roman" w:cs="Times New Roman"/>
        </w:rPr>
        <w:t xml:space="preserve">; each </w:t>
      </w:r>
      <w:del w:id="292" w:author="Isabelle Cote" w:date="2023-02-23T15:46:00Z">
        <w:r w:rsidR="00E00154" w:rsidDel="008B3552">
          <w:rPr>
            <w:rFonts w:ascii="Times New Roman" w:hAnsi="Times New Roman" w:cs="Times New Roman"/>
          </w:rPr>
          <w:delText xml:space="preserve">group </w:delText>
        </w:r>
      </w:del>
      <w:ins w:id="293" w:author="Isabelle Cote" w:date="2023-02-23T15:46:00Z">
        <w:r w:rsidR="008B3552">
          <w:rPr>
            <w:rFonts w:ascii="Times New Roman" w:hAnsi="Times New Roman" w:cs="Times New Roman"/>
          </w:rPr>
          <w:t>category</w:t>
        </w:r>
        <w:r w:rsidR="008B3552">
          <w:rPr>
            <w:rFonts w:ascii="Times New Roman" w:hAnsi="Times New Roman" w:cs="Times New Roman"/>
          </w:rPr>
          <w:t xml:space="preserve"> </w:t>
        </w:r>
      </w:ins>
      <w:r w:rsidR="00E00154">
        <w:rPr>
          <w:rFonts w:ascii="Times New Roman" w:hAnsi="Times New Roman" w:cs="Times New Roman"/>
        </w:rPr>
        <w:t xml:space="preserve">represented </w:t>
      </w:r>
      <w:r>
        <w:rPr>
          <w:rFonts w:ascii="Times New Roman" w:hAnsi="Times New Roman" w:cs="Times New Roman"/>
        </w:rPr>
        <w:t>15-30%</w:t>
      </w:r>
      <w:r w:rsidR="00E00154">
        <w:rPr>
          <w:rFonts w:ascii="Times New Roman" w:hAnsi="Times New Roman" w:cs="Times New Roman"/>
        </w:rPr>
        <w:t xml:space="preserve"> of the total</w:t>
      </w:r>
      <w:ins w:id="294" w:author="Isabelle Cote" w:date="2023-02-23T15:46:00Z">
        <w:r w:rsidR="008B3552">
          <w:rPr>
            <w:rFonts w:ascii="Times New Roman" w:hAnsi="Times New Roman" w:cs="Times New Roman"/>
          </w:rPr>
          <w:t xml:space="preserve"> sample</w:t>
        </w:r>
      </w:ins>
      <w:r w:rsidR="00C249B5">
        <w:rPr>
          <w:rFonts w:ascii="Times New Roman" w:hAnsi="Times New Roman" w:cs="Times New Roman"/>
        </w:rPr>
        <w:t xml:space="preserve">. Unstocked field experiments </w:t>
      </w:r>
      <w:r w:rsidR="00E00154">
        <w:rPr>
          <w:rFonts w:ascii="Times New Roman" w:hAnsi="Times New Roman" w:cs="Times New Roman"/>
        </w:rPr>
        <w:t>(</w:t>
      </w:r>
      <w:proofErr w:type="spellStart"/>
      <w:ins w:id="295" w:author="Isabelle Cote" w:date="2023-02-23T15:46:00Z">
        <w:r w:rsidR="008B3552">
          <w:rPr>
            <w:rFonts w:ascii="Times New Roman" w:hAnsi="Times New Roman" w:cs="Times New Roman"/>
          </w:rPr>
          <w:t>i.e</w:t>
        </w:r>
        <w:proofErr w:type="spellEnd"/>
        <w:r w:rsidR="008B3552">
          <w:rPr>
            <w:rFonts w:ascii="Times New Roman" w:hAnsi="Times New Roman" w:cs="Times New Roman"/>
          </w:rPr>
          <w:t xml:space="preserve">, </w:t>
        </w:r>
      </w:ins>
      <w:r w:rsidR="00E00154">
        <w:rPr>
          <w:rFonts w:ascii="Times New Roman" w:hAnsi="Times New Roman" w:cs="Times New Roman"/>
        </w:rPr>
        <w:t>the most natural</w:t>
      </w:r>
      <w:ins w:id="296" w:author="Isabelle Cote" w:date="2023-02-24T16:04:00Z">
        <w:r w:rsidR="00F944A1">
          <w:rPr>
            <w:rFonts w:ascii="Times New Roman" w:hAnsi="Times New Roman" w:cs="Times New Roman"/>
          </w:rPr>
          <w:t xml:space="preserve"> design</w:t>
        </w:r>
      </w:ins>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Pr>
          <w:rFonts w:ascii="Times New Roman" w:hAnsi="Times New Roman" w:cs="Times New Roman"/>
        </w:rPr>
        <w:t xml:space="preserve"> (43%)</w:t>
      </w:r>
      <w:r w:rsidR="00C249B5">
        <w:rPr>
          <w:rFonts w:ascii="Times New Roman" w:hAnsi="Times New Roman" w:cs="Times New Roman"/>
        </w:rPr>
        <w:t xml:space="preserve">, but all categories were well represented </w:t>
      </w:r>
      <w:del w:id="297" w:author="Isabelle Cote" w:date="2023-02-23T15:46:00Z">
        <w:r w:rsidR="00C249B5" w:rsidDel="008B3552">
          <w:rPr>
            <w:rFonts w:ascii="Times New Roman" w:hAnsi="Times New Roman" w:cs="Times New Roman"/>
          </w:rPr>
          <w:delText>in the sample size</w:delText>
        </w:r>
        <w:r w:rsidDel="008B3552">
          <w:rPr>
            <w:rFonts w:ascii="Times New Roman" w:hAnsi="Times New Roman" w:cs="Times New Roman"/>
          </w:rPr>
          <w:delText xml:space="preserve"> </w:delText>
        </w:r>
      </w:del>
      <w:r>
        <w:rPr>
          <w:rFonts w:ascii="Times New Roman" w:hAnsi="Times New Roman" w:cs="Times New Roman"/>
        </w:rPr>
        <w:t>(8-43%</w:t>
      </w:r>
      <w:ins w:id="298" w:author="Isabelle Cote" w:date="2023-02-23T15:46:00Z">
        <w:r w:rsidR="008B3552">
          <w:rPr>
            <w:rFonts w:ascii="Times New Roman" w:hAnsi="Times New Roman" w:cs="Times New Roman"/>
          </w:rPr>
          <w:t xml:space="preserve"> of the </w:t>
        </w:r>
      </w:ins>
      <w:ins w:id="299" w:author="Isabelle Cote" w:date="2023-02-23T15:47:00Z">
        <w:r w:rsidR="008B3552">
          <w:rPr>
            <w:rFonts w:ascii="Times New Roman" w:hAnsi="Times New Roman" w:cs="Times New Roman"/>
          </w:rPr>
          <w:t xml:space="preserve">total </w:t>
        </w:r>
        <w:r w:rsidR="008B3552">
          <w:rPr>
            <w:rFonts w:ascii="Times New Roman" w:hAnsi="Times New Roman" w:cs="Times New Roman"/>
          </w:rPr>
          <w:lastRenderedPageBreak/>
          <w:t>sample</w:t>
        </w:r>
      </w:ins>
      <w:r>
        <w:rPr>
          <w:rFonts w:ascii="Times New Roman" w:hAnsi="Times New Roman" w:cs="Times New Roman"/>
        </w:rPr>
        <w:t>)</w:t>
      </w:r>
      <w:r w:rsidR="00C249B5">
        <w:rPr>
          <w:rFonts w:ascii="Times New Roman" w:hAnsi="Times New Roman" w:cs="Times New Roman"/>
        </w:rPr>
        <w:t>, with the exception of field experiments</w:t>
      </w:r>
      <w:r>
        <w:rPr>
          <w:rFonts w:ascii="Times New Roman" w:hAnsi="Times New Roman" w:cs="Times New Roman"/>
        </w:rPr>
        <w:t xml:space="preserve"> where both the consumer and producer were stocked (5%)</w:t>
      </w:r>
      <w:r w:rsidR="00C249B5">
        <w:rPr>
          <w:rFonts w:ascii="Times New Roman" w:hAnsi="Times New Roman" w:cs="Times New Roman"/>
        </w:rPr>
        <w:t xml:space="preserve">. </w:t>
      </w:r>
    </w:p>
    <w:p w14:paraId="36D2FCA5" w14:textId="5733167D" w:rsidR="00C249B5" w:rsidRDefault="00C249B5" w:rsidP="00457F19">
      <w:pPr>
        <w:spacing w:line="360" w:lineRule="auto"/>
        <w:rPr>
          <w:rFonts w:ascii="Times New Roman" w:hAnsi="Times New Roman" w:cs="Times New Roman"/>
        </w:rPr>
      </w:pPr>
    </w:p>
    <w:p w14:paraId="35608F07" w14:textId="1D2757BF"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ins w:id="300" w:author="Isabelle Cote" w:date="2023-02-23T17:09:00Z">
        <w:r w:rsidR="00067FAF">
          <w:rPr>
            <w:rFonts w:ascii="Times New Roman" w:hAnsi="Times New Roman" w:cs="Times New Roman"/>
          </w:rPr>
          <w:t>openness</w:t>
        </w:r>
        <w:r w:rsidR="00067FAF">
          <w:rPr>
            <w:rFonts w:ascii="Times New Roman" w:hAnsi="Times New Roman" w:cs="Times New Roman"/>
          </w:rPr>
          <w:t xml:space="preserve">, </w:t>
        </w:r>
        <w:r w:rsidR="00067FAF">
          <w:rPr>
            <w:rFonts w:ascii="Times New Roman" w:hAnsi="Times New Roman" w:cs="Times New Roman"/>
          </w:rPr>
          <w:t>primary producer group</w:t>
        </w:r>
        <w:commentRangeStart w:id="301"/>
        <w:commentRangeEnd w:id="301"/>
        <w:r w:rsidR="00067FAF">
          <w:rPr>
            <w:rStyle w:val="CommentReference"/>
          </w:rPr>
          <w:commentReference w:id="301"/>
        </w:r>
      </w:ins>
      <w:ins w:id="302" w:author="Isabelle Cote" w:date="2023-02-23T17:12:00Z">
        <w:r w:rsidR="00067FAF">
          <w:rPr>
            <w:rFonts w:ascii="Times New Roman" w:hAnsi="Times New Roman" w:cs="Times New Roman"/>
          </w:rPr>
          <w:t>,</w:t>
        </w:r>
      </w:ins>
      <w:ins w:id="303" w:author="Isabelle Cote" w:date="2023-02-23T17:09:00Z">
        <w:r w:rsidR="00067FAF">
          <w:rPr>
            <w:rFonts w:ascii="Times New Roman" w:hAnsi="Times New Roman" w:cs="Times New Roman"/>
          </w:rPr>
          <w:t xml:space="preserve"> and </w:t>
        </w:r>
      </w:ins>
      <w:ins w:id="304" w:author="Isabelle Cote" w:date="2023-02-23T15:47:00Z">
        <w:r w:rsidR="008B3552">
          <w:rPr>
            <w:rFonts w:ascii="Times New Roman" w:hAnsi="Times New Roman" w:cs="Times New Roman"/>
          </w:rPr>
          <w:t xml:space="preserve">one of the correlated variables, i.e. </w:t>
        </w:r>
      </w:ins>
      <w:r>
        <w:rPr>
          <w:rFonts w:ascii="Times New Roman" w:hAnsi="Times New Roman" w:cs="Times New Roman"/>
        </w:rPr>
        <w:t xml:space="preserve">absolute latitude, temperature, </w:t>
      </w:r>
      <w:commentRangeStart w:id="305"/>
      <w:del w:id="306" w:author="Isabelle Cote" w:date="2023-02-23T15:47:00Z">
        <w:r w:rsidDel="008B3552">
          <w:rPr>
            <w:rFonts w:ascii="Times New Roman" w:hAnsi="Times New Roman" w:cs="Times New Roman"/>
          </w:rPr>
          <w:delText xml:space="preserve">and </w:delText>
        </w:r>
      </w:del>
      <w:ins w:id="307" w:author="Isabelle Cote" w:date="2023-02-23T15:47:00Z">
        <w:r w:rsidR="008B3552">
          <w:rPr>
            <w:rFonts w:ascii="Times New Roman" w:hAnsi="Times New Roman" w:cs="Times New Roman"/>
          </w:rPr>
          <w:t>or</w:t>
        </w:r>
        <w:commentRangeEnd w:id="305"/>
        <w:r w:rsidR="008B3552">
          <w:rPr>
            <w:rStyle w:val="CommentReference"/>
          </w:rPr>
          <w:commentReference w:id="305"/>
        </w:r>
        <w:r w:rsidR="008B3552">
          <w:rPr>
            <w:rFonts w:ascii="Times New Roman" w:hAnsi="Times New Roman" w:cs="Times New Roman"/>
          </w:rPr>
          <w:t xml:space="preserve"> </w:t>
        </w:r>
      </w:ins>
      <w:r>
        <w:rPr>
          <w:rFonts w:ascii="Times New Roman" w:hAnsi="Times New Roman" w:cs="Times New Roman"/>
        </w:rPr>
        <w:t>background nutrients</w:t>
      </w:r>
      <w:ins w:id="308" w:author="Isabelle Cote" w:date="2023-02-23T15:47:00Z">
        <w:r w:rsidR="008B3552">
          <w:rPr>
            <w:rFonts w:ascii="Times New Roman" w:hAnsi="Times New Roman" w:cs="Times New Roman"/>
          </w:rPr>
          <w:t>,</w:t>
        </w:r>
      </w:ins>
      <w:r>
        <w:rPr>
          <w:rFonts w:ascii="Times New Roman" w:hAnsi="Times New Roman" w:cs="Times New Roman"/>
        </w:rPr>
        <w:t xml:space="preserve"> against a null model, the model containing background nutrients ha</w:t>
      </w:r>
      <w:ins w:id="309" w:author="Isabelle Cote" w:date="2023-02-23T15:48:00Z">
        <w:r w:rsidR="00C269E0">
          <w:rPr>
            <w:rFonts w:ascii="Times New Roman" w:hAnsi="Times New Roman" w:cs="Times New Roman"/>
          </w:rPr>
          <w:t>d</w:t>
        </w:r>
      </w:ins>
      <w:del w:id="310" w:author="Isabelle Cote" w:date="2023-02-23T15:48:00Z">
        <w:r w:rsidDel="00C269E0">
          <w:rPr>
            <w:rFonts w:ascii="Times New Roman" w:hAnsi="Times New Roman" w:cs="Times New Roman"/>
          </w:rPr>
          <w:delText>s</w:delText>
        </w:r>
      </w:del>
      <w:r>
        <w:rPr>
          <w:rFonts w:ascii="Times New Roman" w:hAnsi="Times New Roman" w:cs="Times New Roman"/>
        </w:rPr>
        <w:t xml:space="preserve"> </w:t>
      </w:r>
      <w:ins w:id="311" w:author="Isabelle Cote" w:date="2023-02-24T16:04:00Z">
        <w:r w:rsidR="00F944A1">
          <w:rPr>
            <w:rFonts w:ascii="Times New Roman" w:hAnsi="Times New Roman" w:cs="Times New Roman"/>
          </w:rPr>
          <w:t>strongest support</w:t>
        </w:r>
      </w:ins>
      <w:del w:id="312" w:author="Isabelle Cote" w:date="2023-02-24T16:04:00Z">
        <w:r w:rsidDel="00F944A1">
          <w:rPr>
            <w:rFonts w:ascii="Times New Roman" w:hAnsi="Times New Roman" w:cs="Times New Roman"/>
          </w:rPr>
          <w:delText>the lowest AIC value</w:delText>
        </w:r>
      </w:del>
      <w:r>
        <w:rPr>
          <w:rFonts w:ascii="Times New Roman" w:hAnsi="Times New Roman" w:cs="Times New Roman"/>
        </w:rPr>
        <w:t xml:space="preserve">, but there </w:t>
      </w:r>
      <w:del w:id="313" w:author="Isabelle Cote" w:date="2023-02-23T15:48:00Z">
        <w:r w:rsidDel="00C269E0">
          <w:rPr>
            <w:rFonts w:ascii="Times New Roman" w:hAnsi="Times New Roman" w:cs="Times New Roman"/>
          </w:rPr>
          <w:delText xml:space="preserve">is </w:delText>
        </w:r>
      </w:del>
      <w:ins w:id="314" w:author="Isabelle Cote" w:date="2023-02-23T15:48:00Z">
        <w:r w:rsidR="00C269E0">
          <w:rPr>
            <w:rFonts w:ascii="Times New Roman" w:hAnsi="Times New Roman" w:cs="Times New Roman"/>
          </w:rPr>
          <w:t>was</w:t>
        </w:r>
        <w:r w:rsidR="00C269E0">
          <w:rPr>
            <w:rFonts w:ascii="Times New Roman" w:hAnsi="Times New Roman" w:cs="Times New Roman"/>
          </w:rPr>
          <w:t xml:space="preserve"> </w:t>
        </w:r>
      </w:ins>
      <w:del w:id="315" w:author="Isabelle Cote" w:date="2023-02-24T16:05:00Z">
        <w:r w:rsidDel="00F944A1">
          <w:rPr>
            <w:rFonts w:ascii="Times New Roman" w:hAnsi="Times New Roman" w:cs="Times New Roman"/>
          </w:rPr>
          <w:delText xml:space="preserve">strong </w:delText>
        </w:r>
      </w:del>
      <w:r>
        <w:rPr>
          <w:rFonts w:ascii="Times New Roman" w:hAnsi="Times New Roman" w:cs="Times New Roman"/>
        </w:rPr>
        <w:t>support for all three models</w:t>
      </w:r>
      <w:ins w:id="316" w:author="Isabelle Cote" w:date="2023-02-24T16:05:00Z">
        <w:r w:rsidR="00F944A1">
          <w:rPr>
            <w:rFonts w:ascii="Times New Roman" w:hAnsi="Times New Roman" w:cs="Times New Roman"/>
          </w:rPr>
          <w:t xml:space="preserve"> with a correlated variable</w:t>
        </w:r>
      </w:ins>
      <w:r>
        <w:rPr>
          <w:rFonts w:ascii="Times New Roman" w:hAnsi="Times New Roman" w:cs="Times New Roman"/>
        </w:rPr>
        <w:t xml:space="preserve"> </w:t>
      </w:r>
      <w:del w:id="317" w:author="Isabelle Cote" w:date="2023-02-23T15:49:00Z">
        <w:r w:rsidDel="00C269E0">
          <w:rPr>
            <w:rFonts w:ascii="Times New Roman" w:hAnsi="Times New Roman" w:cs="Times New Roman"/>
          </w:rPr>
          <w:delText xml:space="preserve">containing moderators </w:delText>
        </w:r>
      </w:del>
      <w:r>
        <w:rPr>
          <w:rFonts w:ascii="Times New Roman" w:hAnsi="Times New Roman" w:cs="Times New Roman"/>
        </w:rPr>
        <w:t>(</w:t>
      </w:r>
      <w:commentRangeStart w:id="318"/>
      <w:r w:rsidRPr="00D504C4">
        <w:rPr>
          <w:rFonts w:ascii="Times New Roman" w:hAnsi="Times New Roman" w:cs="Times New Roman"/>
        </w:rPr>
        <w:t>2</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4</w:t>
      </w:r>
      <w:commentRangeEnd w:id="318"/>
      <w:r w:rsidR="00067FAF">
        <w:rPr>
          <w:rStyle w:val="CommentReference"/>
        </w:rPr>
        <w:commentReference w:id="318"/>
      </w:r>
      <w:r>
        <w:rPr>
          <w:rFonts w:ascii="Times New Roman" w:hAnsi="Times New Roman" w:cs="Times New Roman"/>
        </w:rPr>
        <w:t>)</w:t>
      </w:r>
      <w:ins w:id="319" w:author="Isabelle Cote" w:date="2023-02-23T17:10:00Z">
        <w:r w:rsidR="00067FAF">
          <w:rPr>
            <w:rFonts w:ascii="Times New Roman" w:hAnsi="Times New Roman" w:cs="Times New Roman"/>
          </w:rPr>
          <w:t xml:space="preserve">, and little support for </w:t>
        </w:r>
      </w:ins>
      <w:del w:id="320" w:author="Isabelle Cote" w:date="2023-02-23T15:49:00Z">
        <w:r w:rsidDel="00C269E0">
          <w:rPr>
            <w:rFonts w:ascii="Times New Roman" w:hAnsi="Times New Roman" w:cs="Times New Roman"/>
          </w:rPr>
          <w:delText xml:space="preserve">, which were preferred over </w:delText>
        </w:r>
      </w:del>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Pr="00D504C4">
        <w:rPr>
          <w:rFonts w:ascii="Times New Roman" w:hAnsi="Times New Roman" w:cs="Times New Roman"/>
        </w:rPr>
        <w:t>10</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731DAD">
        <w:rPr>
          <w:rFonts w:ascii="Times New Roman" w:hAnsi="Times New Roman" w:cs="Times New Roman"/>
          <w:highlight w:val="yellow"/>
        </w:rPr>
        <w:t>X</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641C65D9" w14:textId="77777777" w:rsidR="00D504C4" w:rsidRDefault="00D504C4" w:rsidP="00457F19">
      <w:pPr>
        <w:spacing w:line="360" w:lineRule="auto"/>
        <w:rPr>
          <w:rFonts w:ascii="Times New Roman" w:hAnsi="Times New Roman" w:cs="Times New Roman"/>
        </w:rPr>
      </w:pPr>
    </w:p>
    <w:p w14:paraId="5DF29D5D" w14:textId="5273DC27" w:rsidR="00C249B5" w:rsidRDefault="00D504C4" w:rsidP="00457F19">
      <w:pPr>
        <w:spacing w:line="360" w:lineRule="auto"/>
        <w:rPr>
          <w:rFonts w:ascii="Times New Roman" w:hAnsi="Times New Roman" w:cs="Times New Roman"/>
        </w:rPr>
      </w:pPr>
      <w:r>
        <w:rPr>
          <w:rFonts w:ascii="Times New Roman" w:hAnsi="Times New Roman" w:cs="Times New Roman"/>
        </w:rPr>
        <w:t xml:space="preserve">Background nutrients </w:t>
      </w:r>
      <w:commentRangeStart w:id="321"/>
      <w:r>
        <w:rPr>
          <w:rFonts w:ascii="Times New Roman" w:hAnsi="Times New Roman" w:cs="Times New Roman"/>
        </w:rPr>
        <w:t>model</w:t>
      </w:r>
      <w:commentRangeEnd w:id="321"/>
      <w:r w:rsidR="00494153">
        <w:rPr>
          <w:rStyle w:val="CommentReference"/>
        </w:rPr>
        <w:commentReference w:id="321"/>
      </w:r>
      <w:del w:id="322" w:author="Isabelle Cote" w:date="2023-02-23T17:12:00Z">
        <w:r w:rsidDel="00067FAF">
          <w:rPr>
            <w:rFonts w:ascii="Times New Roman" w:hAnsi="Times New Roman" w:cs="Times New Roman"/>
          </w:rPr>
          <w:delText>:</w:delText>
        </w:r>
      </w:del>
    </w:p>
    <w:p w14:paraId="41D1A3B4" w14:textId="2F9529A8" w:rsidR="00D504C4" w:rsidRDefault="00D504C4" w:rsidP="00457F19">
      <w:pPr>
        <w:spacing w:line="360" w:lineRule="auto"/>
        <w:rPr>
          <w:rFonts w:ascii="Times New Roman" w:hAnsi="Times New Roman" w:cs="Times New Roman"/>
        </w:rPr>
      </w:pPr>
      <w:r>
        <w:rPr>
          <w:rFonts w:ascii="Times New Roman" w:hAnsi="Times New Roman" w:cs="Times New Roman"/>
        </w:rPr>
        <w:t>Overall, there was a positive effect of animal-provisioned nutrients on primary productivity (</w:t>
      </w:r>
      <w:r w:rsidRPr="00D504C4">
        <w:rPr>
          <w:rFonts w:ascii="Times New Roman" w:hAnsi="Times New Roman" w:cs="Times New Roman"/>
          <w:lang w:val="en-CA"/>
        </w:rPr>
        <w:t>log</w:t>
      </w:r>
      <w:ins w:id="323" w:author="Isabelle Cote" w:date="2023-02-23T17:13:00Z">
        <w:r w:rsidR="00067FAF">
          <w:rPr>
            <w:rFonts w:ascii="Times New Roman" w:hAnsi="Times New Roman" w:cs="Times New Roman"/>
            <w:lang w:val="en-CA"/>
          </w:rPr>
          <w:t>-</w:t>
        </w:r>
      </w:ins>
      <w:del w:id="324" w:author="Isabelle Cote" w:date="2023-02-23T17:13:00Z">
        <w:r w:rsidRPr="00D504C4" w:rsidDel="00067FAF">
          <w:rPr>
            <w:rFonts w:ascii="Times New Roman" w:hAnsi="Times New Roman" w:cs="Times New Roman"/>
            <w:lang w:val="en-CA"/>
          </w:rPr>
          <w:delText xml:space="preserve"> </w:delText>
        </w:r>
      </w:del>
      <w:r w:rsidRPr="00D504C4">
        <w:rPr>
          <w:rFonts w:ascii="Times New Roman" w:hAnsi="Times New Roman" w:cs="Times New Roman"/>
          <w:lang w:val="en-CA"/>
        </w:rPr>
        <w:t xml:space="preserve">transformed </w:t>
      </w:r>
      <w:del w:id="325" w:author="Isabelle Cote" w:date="2023-02-23T17:16:00Z">
        <w:r w:rsidRPr="00D504C4" w:rsidDel="00067FAF">
          <w:rPr>
            <w:rFonts w:ascii="Times New Roman" w:hAnsi="Times New Roman" w:cs="Times New Roman"/>
            <w:lang w:val="en-CA"/>
          </w:rPr>
          <w:delText>ratio of means</w:delText>
        </w:r>
      </w:del>
      <w:ins w:id="326" w:author="Isabelle Cote" w:date="2023-02-23T17:16:00Z">
        <w:r w:rsidR="00067FAF">
          <w:rPr>
            <w:rFonts w:ascii="Times New Roman" w:hAnsi="Times New Roman" w:cs="Times New Roman"/>
            <w:lang w:val="en-CA"/>
          </w:rPr>
          <w:t>response ratio</w:t>
        </w:r>
      </w:ins>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Pr="00D504C4">
        <w:rPr>
          <w:rFonts w:ascii="Times New Roman" w:hAnsi="Times New Roman" w:cs="Times New Roman"/>
        </w:rPr>
        <w:t xml:space="preserve"> </w:t>
      </w:r>
      <w:commentRangeStart w:id="327"/>
      <w:r w:rsidRPr="00D504C4">
        <w:rPr>
          <w:rFonts w:ascii="Times New Roman" w:hAnsi="Times New Roman" w:cs="Times New Roman"/>
        </w:rPr>
        <w:t>0.5</w:t>
      </w:r>
      <w:del w:id="328" w:author="Isabelle Cote" w:date="2023-02-23T17:13:00Z">
        <w:r w:rsidRPr="00D504C4" w:rsidDel="00067FAF">
          <w:rPr>
            <w:rFonts w:ascii="Times New Roman" w:hAnsi="Times New Roman" w:cs="Times New Roman"/>
          </w:rPr>
          <w:delText>8</w:delText>
        </w:r>
      </w:del>
      <w:r w:rsidRPr="00D504C4">
        <w:rPr>
          <w:rFonts w:ascii="Times New Roman" w:hAnsi="Times New Roman" w:cs="Times New Roman"/>
        </w:rPr>
        <w:t>9</w:t>
      </w:r>
      <w:commentRangeEnd w:id="327"/>
      <w:r w:rsidR="00067FAF">
        <w:rPr>
          <w:rStyle w:val="CommentReference"/>
        </w:rPr>
        <w:commentReference w:id="327"/>
      </w:r>
      <w:del w:id="329" w:author="Isabelle Cote" w:date="2023-02-23T17:13:00Z">
        <w:r w:rsidRPr="00D504C4" w:rsidDel="00067FAF">
          <w:rPr>
            <w:rFonts w:ascii="Times New Roman" w:hAnsi="Times New Roman" w:cs="Times New Roman"/>
          </w:rPr>
          <w:delText>2</w:delText>
        </w:r>
      </w:del>
      <w:r w:rsidRPr="00D504C4">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ins w:id="330" w:author="Isabelle Cote" w:date="2023-02-23T17:13:00Z">
        <w:r w:rsidR="00067FAF">
          <w:rPr>
            <w:rFonts w:ascii="Times New Roman" w:hAnsi="Times New Roman" w:cs="Times New Roman"/>
          </w:rPr>
          <w:t>6</w:t>
        </w:r>
      </w:ins>
      <w:del w:id="331" w:author="Isabelle Cote" w:date="2023-02-23T17:13:00Z">
        <w:r w:rsidRPr="00D504C4" w:rsidDel="00067FAF">
          <w:rPr>
            <w:rFonts w:ascii="Times New Roman" w:hAnsi="Times New Roman" w:cs="Times New Roman"/>
          </w:rPr>
          <w:delText>580</w:delText>
        </w:r>
      </w:del>
      <w:r>
        <w:rPr>
          <w:rFonts w:ascii="Times New Roman" w:hAnsi="Times New Roman" w:cs="Times New Roman"/>
        </w:rPr>
        <w:t xml:space="preserve">, p = </w:t>
      </w:r>
      <w:r w:rsidRPr="00D504C4">
        <w:rPr>
          <w:rFonts w:ascii="Times New Roman" w:hAnsi="Times New Roman" w:cs="Times New Roman"/>
        </w:rPr>
        <w:t>0.0003</w:t>
      </w:r>
      <w:r>
        <w:rPr>
          <w:rFonts w:ascii="Times New Roman" w:hAnsi="Times New Roman" w:cs="Times New Roman"/>
        </w:rPr>
        <w:t>)</w:t>
      </w:r>
      <w:ins w:id="332" w:author="Isabelle Cote" w:date="2023-02-23T17:24:00Z">
        <w:r w:rsidR="007D588D">
          <w:rPr>
            <w:rFonts w:ascii="Times New Roman" w:hAnsi="Times New Roman" w:cs="Times New Roman"/>
          </w:rPr>
          <w:t xml:space="preserve">, with producers </w:t>
        </w:r>
      </w:ins>
      <w:ins w:id="333" w:author="Isabelle Cote" w:date="2023-02-23T17:26:00Z">
        <w:r w:rsidR="007D588D">
          <w:rPr>
            <w:rFonts w:ascii="Times New Roman" w:hAnsi="Times New Roman" w:cs="Times New Roman"/>
          </w:rPr>
          <w:t>growing nearly 4 times more, on average, under provisioned than control conditions</w:t>
        </w:r>
      </w:ins>
      <w:r>
        <w:rPr>
          <w:rFonts w:ascii="Times New Roman" w:hAnsi="Times New Roman" w:cs="Times New Roman"/>
        </w:rPr>
        <w:t xml:space="preserve">. </w:t>
      </w:r>
      <w:r w:rsidR="00B168CE">
        <w:rPr>
          <w:rFonts w:ascii="Times New Roman" w:hAnsi="Times New Roman" w:cs="Times New Roman"/>
        </w:rPr>
        <w:t xml:space="preserve">There was only weak evidence for a slightly positive effect of background nutrients on the effect of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on primary productivity (</w:t>
      </w:r>
      <w:r w:rsidR="00B168CE" w:rsidRPr="00D504C4">
        <w:rPr>
          <w:rFonts w:ascii="Times New Roman" w:hAnsi="Times New Roman" w:cs="Times New Roman"/>
          <w:lang w:val="en-CA"/>
        </w:rPr>
        <w:t>0.</w:t>
      </w:r>
      <w:del w:id="334" w:author="Isabelle Cote" w:date="2023-02-23T17:17:00Z">
        <w:r w:rsidR="00B168CE" w:rsidRPr="00D504C4" w:rsidDel="00067FAF">
          <w:rPr>
            <w:rFonts w:ascii="Times New Roman" w:hAnsi="Times New Roman" w:cs="Times New Roman"/>
            <w:lang w:val="en-CA"/>
          </w:rPr>
          <w:delText>1275</w:delText>
        </w:r>
        <w:r w:rsidR="00B168CE" w:rsidDel="00067FAF">
          <w:rPr>
            <w:rFonts w:ascii="Times New Roman" w:hAnsi="Times New Roman" w:cs="Times New Roman"/>
            <w:lang w:val="en-CA"/>
          </w:rPr>
          <w:delText xml:space="preserve"> </w:delText>
        </w:r>
      </w:del>
      <w:ins w:id="335" w:author="Isabelle Cote" w:date="2023-02-23T17:17:00Z">
        <w:r w:rsidR="00067FAF" w:rsidRPr="00D504C4">
          <w:rPr>
            <w:rFonts w:ascii="Times New Roman" w:hAnsi="Times New Roman" w:cs="Times New Roman"/>
            <w:lang w:val="en-CA"/>
          </w:rPr>
          <w:t>1</w:t>
        </w:r>
        <w:r w:rsidR="00067FAF">
          <w:rPr>
            <w:rFonts w:ascii="Times New Roman" w:hAnsi="Times New Roman" w:cs="Times New Roman"/>
            <w:lang w:val="en-CA"/>
          </w:rPr>
          <w:t>3</w:t>
        </w:r>
        <w:r w:rsidR="00067FAF">
          <w:rPr>
            <w:rFonts w:ascii="Times New Roman" w:hAnsi="Times New Roman" w:cs="Times New Roman"/>
            <w:lang w:val="en-CA"/>
          </w:rPr>
          <w:t xml:space="preserve"> </w:t>
        </w:r>
      </w:ins>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del w:id="336" w:author="Isabelle Cote" w:date="2023-02-23T17:17:00Z">
        <w:r w:rsidR="00B168CE" w:rsidRPr="00D504C4" w:rsidDel="00067FAF">
          <w:rPr>
            <w:rFonts w:ascii="Times New Roman" w:hAnsi="Times New Roman" w:cs="Times New Roman"/>
            <w:lang w:val="en-CA"/>
          </w:rPr>
          <w:delText>48</w:delText>
        </w:r>
      </w:del>
      <w:r w:rsidR="00B168CE">
        <w:rPr>
          <w:rFonts w:ascii="Times New Roman" w:hAnsi="Times New Roman" w:cs="Times New Roman"/>
          <w:lang w:val="en-CA"/>
        </w:rPr>
        <w:t xml:space="preserve">, p = </w:t>
      </w:r>
      <w:r w:rsidR="00B168CE" w:rsidRPr="00D504C4">
        <w:rPr>
          <w:rFonts w:ascii="Times New Roman" w:hAnsi="Times New Roman" w:cs="Times New Roman"/>
          <w:lang w:val="en-CA"/>
        </w:rPr>
        <w:t>0.09</w:t>
      </w:r>
      <w:del w:id="337" w:author="Isabelle Cote" w:date="2023-02-23T17:17:00Z">
        <w:r w:rsidR="00B168CE" w:rsidRPr="00D504C4" w:rsidDel="00067FAF">
          <w:rPr>
            <w:rFonts w:ascii="Times New Roman" w:hAnsi="Times New Roman" w:cs="Times New Roman"/>
            <w:lang w:val="en-CA"/>
          </w:rPr>
          <w:delText>03</w:delText>
        </w:r>
      </w:del>
      <w:ins w:id="338" w:author="Isabelle Cote" w:date="2023-02-23T17:28:00Z">
        <w:r w:rsidR="007D588D">
          <w:rPr>
            <w:rFonts w:ascii="Times New Roman" w:hAnsi="Times New Roman" w:cs="Times New Roman"/>
            <w:lang w:val="en-CA"/>
          </w:rPr>
          <w:t>;</w:t>
        </w:r>
      </w:ins>
      <w:del w:id="339" w:author="Isabelle Cote" w:date="2023-02-23T17:28:00Z">
        <w:r w:rsidR="00731DAD" w:rsidDel="007D588D">
          <w:rPr>
            <w:rFonts w:ascii="Times New Roman" w:hAnsi="Times New Roman" w:cs="Times New Roman"/>
            <w:lang w:val="en-CA"/>
          </w:rPr>
          <w:delText>,</w:delText>
        </w:r>
      </w:del>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Fig. 3A</w:t>
      </w:r>
      <w:r w:rsidR="00B168CE">
        <w:rPr>
          <w:rFonts w:ascii="Times New Roman" w:hAnsi="Times New Roman" w:cs="Times New Roman"/>
          <w:lang w:val="en-CA"/>
        </w:rPr>
        <w:t xml:space="preserve">). </w:t>
      </w:r>
      <w:commentRangeStart w:id="340"/>
      <w:r w:rsidR="00873A9D">
        <w:rPr>
          <w:rFonts w:ascii="Times New Roman" w:hAnsi="Times New Roman" w:cs="Times New Roman"/>
        </w:rPr>
        <w:t>Including moderators was significantly better than a null model (</w:t>
      </w:r>
      <w:r w:rsidR="00873A9D" w:rsidRPr="00873A9D">
        <w:rPr>
          <w:rFonts w:ascii="Times New Roman" w:hAnsi="Times New Roman" w:cs="Times New Roman"/>
        </w:rPr>
        <w:t>F</w:t>
      </w:r>
      <w:del w:id="341" w:author="Isabelle Cote" w:date="2023-02-23T18:03:00Z">
        <w:r w:rsidR="00BA7305" w:rsidRPr="00BA7305" w:rsidDel="000C04AF">
          <w:rPr>
            <w:rFonts w:ascii="Times New Roman" w:hAnsi="Times New Roman" w:cs="Times New Roman"/>
            <w:vertAlign w:val="subscript"/>
          </w:rPr>
          <w:delText>(</w:delText>
        </w:r>
      </w:del>
      <w:r w:rsidR="00873A9D">
        <w:rPr>
          <w:rFonts w:ascii="Times New Roman" w:hAnsi="Times New Roman" w:cs="Times New Roman"/>
          <w:vertAlign w:val="subscript"/>
        </w:rPr>
        <w:t>8,163</w:t>
      </w:r>
      <w:del w:id="342" w:author="Isabelle Cote" w:date="2023-02-23T18:03:00Z">
        <w:r w:rsidR="00BA7305" w:rsidDel="000C04AF">
          <w:rPr>
            <w:rFonts w:ascii="Times New Roman" w:hAnsi="Times New Roman" w:cs="Times New Roman"/>
            <w:vertAlign w:val="subscript"/>
          </w:rPr>
          <w:delText>)</w:delText>
        </w:r>
      </w:del>
      <w:r w:rsidR="00BA7305">
        <w:rPr>
          <w:rFonts w:ascii="Times New Roman" w:hAnsi="Times New Roman" w:cs="Times New Roman"/>
          <w:vertAlign w:val="subscript"/>
        </w:rPr>
        <w:t xml:space="preserve"> </w:t>
      </w:r>
      <w:r w:rsidR="00873A9D" w:rsidRPr="00873A9D">
        <w:rPr>
          <w:rFonts w:ascii="Times New Roman" w:hAnsi="Times New Roman" w:cs="Times New Roman"/>
        </w:rPr>
        <w:t>= 2.1</w:t>
      </w:r>
      <w:ins w:id="343" w:author="Isabelle Cote" w:date="2023-02-24T16:06:00Z">
        <w:r w:rsidR="00F944A1">
          <w:rPr>
            <w:rFonts w:ascii="Times New Roman" w:hAnsi="Times New Roman" w:cs="Times New Roman"/>
          </w:rPr>
          <w:t>1</w:t>
        </w:r>
      </w:ins>
      <w:del w:id="344" w:author="Isabelle Cote" w:date="2023-02-24T16:06:00Z">
        <w:r w:rsidR="00873A9D" w:rsidRPr="00873A9D" w:rsidDel="00F944A1">
          <w:rPr>
            <w:rFonts w:ascii="Times New Roman" w:hAnsi="Times New Roman" w:cs="Times New Roman"/>
          </w:rPr>
          <w:delText>056</w:delText>
        </w:r>
      </w:del>
      <w:r w:rsidR="00873A9D" w:rsidRPr="00873A9D">
        <w:rPr>
          <w:rFonts w:ascii="Times New Roman" w:hAnsi="Times New Roman" w:cs="Times New Roman"/>
        </w:rPr>
        <w:t>, p = 0.0</w:t>
      </w:r>
      <w:ins w:id="345" w:author="Isabelle Cote" w:date="2023-02-24T16:06:00Z">
        <w:r w:rsidR="00F944A1">
          <w:rPr>
            <w:rFonts w:ascii="Times New Roman" w:hAnsi="Times New Roman" w:cs="Times New Roman"/>
          </w:rPr>
          <w:t>4</w:t>
        </w:r>
      </w:ins>
      <w:del w:id="346" w:author="Isabelle Cote" w:date="2023-02-24T16:06:00Z">
        <w:r w:rsidR="00873A9D" w:rsidRPr="00873A9D" w:rsidDel="00F944A1">
          <w:rPr>
            <w:rFonts w:ascii="Times New Roman" w:hAnsi="Times New Roman" w:cs="Times New Roman"/>
          </w:rPr>
          <w:delText>380</w:delText>
        </w:r>
      </w:del>
      <w:r w:rsidR="00873A9D">
        <w:rPr>
          <w:rFonts w:ascii="Times New Roman" w:hAnsi="Times New Roman" w:cs="Times New Roman"/>
        </w:rPr>
        <w:t>)</w:t>
      </w:r>
      <w:commentRangeEnd w:id="340"/>
      <w:r w:rsidR="00067FAF">
        <w:rPr>
          <w:rStyle w:val="CommentReference"/>
        </w:rPr>
        <w:commentReference w:id="340"/>
      </w:r>
      <w:r w:rsidR="00873A9D">
        <w:rPr>
          <w:rFonts w:ascii="Times New Roman" w:hAnsi="Times New Roman" w:cs="Times New Roman"/>
        </w:rPr>
        <w:t xml:space="preserve">, although there was still a </w:t>
      </w:r>
      <w:r w:rsidR="00B168CE">
        <w:rPr>
          <w:rFonts w:ascii="Times New Roman" w:hAnsi="Times New Roman" w:cs="Times New Roman"/>
        </w:rPr>
        <w:t>significant</w:t>
      </w:r>
      <w:r w:rsidR="00873A9D">
        <w:rPr>
          <w:rFonts w:ascii="Times New Roman" w:hAnsi="Times New Roman" w:cs="Times New Roman"/>
        </w:rPr>
        <w:t xml:space="preserve"> amount of residual h</w:t>
      </w:r>
      <w:r w:rsidR="00873A9D" w:rsidRPr="00873A9D">
        <w:rPr>
          <w:rFonts w:ascii="Times New Roman" w:hAnsi="Times New Roman" w:cs="Times New Roman"/>
        </w:rPr>
        <w:t>eterogeneity</w:t>
      </w:r>
      <w:r w:rsidR="00873A9D">
        <w:rPr>
          <w:rFonts w:ascii="Times New Roman" w:hAnsi="Times New Roman" w:cs="Times New Roman"/>
        </w:rPr>
        <w:t xml:space="preserve"> unexplained by the model (</w:t>
      </w:r>
      <w:r w:rsidR="00873A9D" w:rsidRPr="00873A9D">
        <w:rPr>
          <w:rFonts w:ascii="Times New Roman" w:hAnsi="Times New Roman" w:cs="Times New Roman"/>
        </w:rPr>
        <w:t>QE</w:t>
      </w:r>
      <w:r w:rsidR="00873A9D">
        <w:rPr>
          <w:rFonts w:ascii="Times New Roman" w:hAnsi="Times New Roman" w:cs="Times New Roman"/>
          <w:vertAlign w:val="subscript"/>
        </w:rPr>
        <w:t>163</w:t>
      </w:r>
      <w:r w:rsidR="00873A9D">
        <w:rPr>
          <w:rFonts w:ascii="Times New Roman" w:hAnsi="Times New Roman" w:cs="Times New Roman"/>
        </w:rPr>
        <w:t xml:space="preserve"> </w:t>
      </w:r>
      <w:r w:rsidR="00873A9D" w:rsidRPr="00873A9D">
        <w:rPr>
          <w:rFonts w:ascii="Times New Roman" w:hAnsi="Times New Roman" w:cs="Times New Roman"/>
        </w:rPr>
        <w:t>= 3083.73</w:t>
      </w:r>
      <w:del w:id="347" w:author="Isabelle Cote" w:date="2023-02-23T17:19:00Z">
        <w:r w:rsidR="00873A9D" w:rsidRPr="00873A9D" w:rsidDel="00067FAF">
          <w:rPr>
            <w:rFonts w:ascii="Times New Roman" w:hAnsi="Times New Roman" w:cs="Times New Roman"/>
          </w:rPr>
          <w:delText>20</w:delText>
        </w:r>
      </w:del>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0001</w:t>
      </w:r>
      <w:r w:rsidR="00873A9D">
        <w:rPr>
          <w:rFonts w:ascii="Times New Roman" w:hAnsi="Times New Roman" w:cs="Times New Roman"/>
        </w:rPr>
        <w:t xml:space="preserve">). </w:t>
      </w:r>
      <w:r w:rsidR="00BA7305">
        <w:rPr>
          <w:rFonts w:ascii="Times New Roman" w:hAnsi="Times New Roman" w:cs="Times New Roman"/>
          <w:lang w:val="en-CA"/>
        </w:rPr>
        <w:t>Algae (</w:t>
      </w:r>
      <w:r w:rsidR="00BA7305" w:rsidRPr="00D504C4">
        <w:rPr>
          <w:rFonts w:ascii="Times New Roman" w:hAnsi="Times New Roman" w:cs="Times New Roman"/>
        </w:rPr>
        <w:t>0.5</w:t>
      </w:r>
      <w:del w:id="348" w:author="Isabelle Cote" w:date="2023-02-23T17:29:00Z">
        <w:r w:rsidR="00BA7305" w:rsidRPr="00D504C4" w:rsidDel="007D588D">
          <w:rPr>
            <w:rFonts w:ascii="Times New Roman" w:hAnsi="Times New Roman" w:cs="Times New Roman"/>
          </w:rPr>
          <w:delText>8</w:delText>
        </w:r>
      </w:del>
      <w:r w:rsidR="00BA7305" w:rsidRPr="00D504C4">
        <w:rPr>
          <w:rFonts w:ascii="Times New Roman" w:hAnsi="Times New Roman" w:cs="Times New Roman"/>
        </w:rPr>
        <w:t>9</w:t>
      </w:r>
      <w:del w:id="349" w:author="Isabelle Cote" w:date="2023-02-23T17:29:00Z">
        <w:r w:rsidR="00BA7305" w:rsidRPr="00D504C4" w:rsidDel="007D588D">
          <w:rPr>
            <w:rFonts w:ascii="Times New Roman" w:hAnsi="Times New Roman" w:cs="Times New Roman"/>
          </w:rPr>
          <w:delText>2</w:delText>
        </w:r>
      </w:del>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ins w:id="350" w:author="Isabelle Cote" w:date="2023-02-23T17:29:00Z">
        <w:r w:rsidR="007D588D">
          <w:rPr>
            <w:rFonts w:ascii="Times New Roman" w:hAnsi="Times New Roman" w:cs="Times New Roman"/>
          </w:rPr>
          <w:t xml:space="preserve">6; </w:t>
        </w:r>
      </w:ins>
      <w:ins w:id="351" w:author="Isabelle Cote" w:date="2023-02-23T17:30:00Z">
        <w:r w:rsidR="00494153">
          <w:rPr>
            <w:rFonts w:ascii="Times New Roman" w:hAnsi="Times New Roman" w:cs="Times New Roman"/>
          </w:rPr>
          <w:t>389% increase</w:t>
        </w:r>
      </w:ins>
      <w:del w:id="352" w:author="Isabelle Cote" w:date="2023-02-23T17:29:00Z">
        <w:r w:rsidR="00BA7305" w:rsidRPr="00D504C4" w:rsidDel="007D588D">
          <w:rPr>
            <w:rFonts w:ascii="Times New Roman" w:hAnsi="Times New Roman" w:cs="Times New Roman"/>
          </w:rPr>
          <w:delText>580</w:delText>
        </w:r>
      </w:del>
      <w:r w:rsidR="00BA7305">
        <w:rPr>
          <w:rFonts w:ascii="Times New Roman" w:hAnsi="Times New Roman" w:cs="Times New Roman"/>
        </w:rPr>
        <w:t xml:space="preserve">) </w:t>
      </w:r>
      <w:ins w:id="353" w:author="Isabelle Cote" w:date="2023-02-23T17:22:00Z">
        <w:r w:rsidR="007D588D">
          <w:rPr>
            <w:rFonts w:ascii="Times New Roman" w:hAnsi="Times New Roman" w:cs="Times New Roman"/>
            <w:lang w:val="en-CA"/>
          </w:rPr>
          <w:t xml:space="preserve">and corals </w:t>
        </w:r>
      </w:ins>
      <w:ins w:id="354" w:author="Isabelle Cote" w:date="2023-02-23T17:29:00Z">
        <w:r w:rsidR="007D588D">
          <w:rPr>
            <w:rFonts w:ascii="Times New Roman" w:hAnsi="Times New Roman" w:cs="Times New Roman"/>
            <w:lang w:val="en-CA"/>
          </w:rPr>
          <w:t>(</w:t>
        </w:r>
        <w:r w:rsidR="007D588D" w:rsidRPr="00BA7305">
          <w:rPr>
            <w:rFonts w:ascii="Times New Roman" w:hAnsi="Times New Roman" w:cs="Times New Roman"/>
            <w:lang w:val="en-CA"/>
          </w:rPr>
          <w:t xml:space="preserve">0.44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0.20</w:t>
        </w:r>
      </w:ins>
      <w:ins w:id="355" w:author="Isabelle Cote" w:date="2023-02-23T17:30:00Z">
        <w:r w:rsidR="00494153">
          <w:rPr>
            <w:rFonts w:ascii="Times New Roman" w:hAnsi="Times New Roman" w:cs="Times New Roman"/>
            <w:lang w:val="en-CA"/>
          </w:rPr>
          <w:t>; 275%</w:t>
        </w:r>
      </w:ins>
      <w:ins w:id="356" w:author="Isabelle Cote" w:date="2023-02-23T17:29:00Z">
        <w:r w:rsidR="007D588D">
          <w:rPr>
            <w:rFonts w:ascii="Times New Roman" w:hAnsi="Times New Roman" w:cs="Times New Roman"/>
            <w:lang w:val="en-CA"/>
          </w:rPr>
          <w:t xml:space="preserve">) </w:t>
        </w:r>
      </w:ins>
      <w:r w:rsidR="00BA7305">
        <w:rPr>
          <w:rFonts w:ascii="Times New Roman" w:hAnsi="Times New Roman" w:cs="Times New Roman"/>
          <w:lang w:val="en-CA"/>
        </w:rPr>
        <w:t xml:space="preserve">showed the largest </w:t>
      </w:r>
      <w:ins w:id="357" w:author="Isabelle Cote" w:date="2023-02-23T17:28:00Z">
        <w:r w:rsidR="007D588D">
          <w:rPr>
            <w:rFonts w:ascii="Times New Roman" w:hAnsi="Times New Roman" w:cs="Times New Roman"/>
            <w:lang w:val="en-CA"/>
          </w:rPr>
          <w:t xml:space="preserve">and consistently positive </w:t>
        </w:r>
      </w:ins>
      <w:r w:rsidR="00BA7305">
        <w:rPr>
          <w:rFonts w:ascii="Times New Roman" w:hAnsi="Times New Roman" w:cs="Times New Roman"/>
          <w:lang w:val="en-CA"/>
        </w:rPr>
        <w:t>response</w:t>
      </w:r>
      <w:ins w:id="358" w:author="Isabelle Cote" w:date="2023-02-23T17:28:00Z">
        <w:r w:rsidR="007D588D">
          <w:rPr>
            <w:rFonts w:ascii="Times New Roman" w:hAnsi="Times New Roman" w:cs="Times New Roman"/>
            <w:lang w:val="en-CA"/>
          </w:rPr>
          <w:t>s</w:t>
        </w:r>
      </w:ins>
      <w:r w:rsidR="00BA7305">
        <w:rPr>
          <w:rFonts w:ascii="Times New Roman" w:hAnsi="Times New Roman" w:cs="Times New Roman"/>
          <w:lang w:val="en-CA"/>
        </w:rPr>
        <w:t xml:space="preserve"> to animal-provisioned nutrients</w:t>
      </w:r>
      <w:ins w:id="359" w:author="Isabelle Cote" w:date="2023-02-23T17:28:00Z">
        <w:r w:rsidR="007D588D">
          <w:rPr>
            <w:rFonts w:ascii="Times New Roman" w:hAnsi="Times New Roman" w:cs="Times New Roman"/>
            <w:lang w:val="en-CA"/>
          </w:rPr>
          <w:t xml:space="preserve"> (</w:t>
        </w:r>
      </w:ins>
      <w:ins w:id="360" w:author="Isabelle Cote" w:date="2023-02-23T17:29:00Z">
        <w:r w:rsidR="007D588D">
          <w:rPr>
            <w:rFonts w:ascii="Times New Roman" w:hAnsi="Times New Roman" w:cs="Times New Roman"/>
            <w:lang w:val="en-CA"/>
          </w:rPr>
          <w:t>Fig. 4)</w:t>
        </w:r>
      </w:ins>
      <w:del w:id="361" w:author="Isabelle Cote" w:date="2023-02-23T17:19:00Z">
        <w:r w:rsidR="00BA7305" w:rsidDel="00067FAF">
          <w:rPr>
            <w:rFonts w:ascii="Times New Roman" w:hAnsi="Times New Roman" w:cs="Times New Roman"/>
            <w:lang w:val="en-CA"/>
          </w:rPr>
          <w:delText>,</w:delText>
        </w:r>
      </w:del>
      <w:del w:id="362" w:author="Isabelle Cote" w:date="2023-02-23T17:29:00Z">
        <w:r w:rsidR="00BA7305" w:rsidDel="007D588D">
          <w:rPr>
            <w:rFonts w:ascii="Times New Roman" w:hAnsi="Times New Roman" w:cs="Times New Roman"/>
            <w:lang w:val="en-CA"/>
          </w:rPr>
          <w:delText xml:space="preserve"> however the effect on corals (</w:delText>
        </w:r>
        <w:r w:rsidR="00BA7305" w:rsidRPr="00BA7305" w:rsidDel="007D588D">
          <w:rPr>
            <w:rFonts w:ascii="Times New Roman" w:hAnsi="Times New Roman" w:cs="Times New Roman"/>
            <w:lang w:val="en-CA"/>
          </w:rPr>
          <w:delText xml:space="preserve">0.4413 </w:delText>
        </w:r>
        <w:r w:rsidR="00BA7305" w:rsidRPr="00D504C4" w:rsidDel="007D588D">
          <w:rPr>
            <w:rFonts w:ascii="Times New Roman" w:hAnsi="Times New Roman" w:cs="Times New Roman"/>
            <w:lang w:val="en-CA"/>
          </w:rPr>
          <w:delText>±</w:delText>
        </w:r>
        <w:r w:rsidR="00BA7305" w:rsidDel="007D588D">
          <w:rPr>
            <w:rFonts w:ascii="Times New Roman" w:hAnsi="Times New Roman" w:cs="Times New Roman"/>
            <w:lang w:val="en-CA"/>
          </w:rPr>
          <w:delText xml:space="preserve"> </w:delText>
        </w:r>
        <w:r w:rsidR="00BA7305" w:rsidRPr="00BA7305" w:rsidDel="007D588D">
          <w:rPr>
            <w:rFonts w:ascii="Times New Roman" w:hAnsi="Times New Roman" w:cs="Times New Roman"/>
            <w:lang w:val="en-CA"/>
          </w:rPr>
          <w:delText>0.20</w:delText>
        </w:r>
        <w:r w:rsidR="00BA7305" w:rsidDel="007D588D">
          <w:rPr>
            <w:rFonts w:ascii="Times New Roman" w:hAnsi="Times New Roman" w:cs="Times New Roman"/>
            <w:lang w:val="en-CA"/>
          </w:rPr>
          <w:delText>30) was not significantly smaller</w:delText>
        </w:r>
      </w:del>
      <w:r w:rsidR="00BA7305">
        <w:rPr>
          <w:rFonts w:ascii="Times New Roman" w:hAnsi="Times New Roman" w:cs="Times New Roman"/>
          <w:lang w:val="en-CA"/>
        </w:rPr>
        <w:t>.</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ins w:id="363" w:author="Isabelle Cote" w:date="2023-02-23T17:31:00Z">
        <w:r w:rsidR="00494153">
          <w:rPr>
            <w:rFonts w:ascii="Times New Roman" w:hAnsi="Times New Roman" w:cs="Times New Roman"/>
            <w:lang w:val="en-CA"/>
          </w:rPr>
          <w:t>9</w:t>
        </w:r>
      </w:ins>
      <w:del w:id="364" w:author="Isabelle Cote" w:date="2023-02-23T17:30:00Z">
        <w:r w:rsidR="00BA7305" w:rsidRPr="00BA7305" w:rsidDel="00494153">
          <w:rPr>
            <w:rFonts w:ascii="Times New Roman" w:hAnsi="Times New Roman" w:cs="Times New Roman"/>
            <w:lang w:val="en-CA"/>
          </w:rPr>
          <w:delText>8</w:delText>
        </w:r>
      </w:del>
      <w:del w:id="365" w:author="Isabelle Cote" w:date="2023-02-23T17:31:00Z">
        <w:r w:rsidR="00BA7305" w:rsidRPr="00BA7305" w:rsidDel="00494153">
          <w:rPr>
            <w:rFonts w:ascii="Times New Roman" w:hAnsi="Times New Roman" w:cs="Times New Roman"/>
            <w:lang w:val="en-CA"/>
          </w:rPr>
          <w:delText>87</w:delText>
        </w:r>
      </w:del>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ins w:id="366" w:author="Isabelle Cote" w:date="2023-02-23T17:31:00Z">
        <w:r w:rsidR="00494153">
          <w:rPr>
            <w:rFonts w:ascii="Times New Roman" w:hAnsi="Times New Roman" w:cs="Times New Roman"/>
            <w:lang w:val="en-CA"/>
          </w:rPr>
          <w:t>4</w:t>
        </w:r>
      </w:ins>
      <w:ins w:id="367" w:author="Isabelle Cote" w:date="2023-02-23T17:33:00Z">
        <w:r w:rsidR="00494153">
          <w:rPr>
            <w:rFonts w:ascii="Times New Roman" w:hAnsi="Times New Roman" w:cs="Times New Roman"/>
            <w:lang w:val="en-CA"/>
          </w:rPr>
          <w:t>; 23%</w:t>
        </w:r>
      </w:ins>
      <w:del w:id="368" w:author="Isabelle Cote" w:date="2023-02-23T17:31:00Z">
        <w:r w:rsidR="00BA7305" w:rsidRPr="00BA7305" w:rsidDel="00494153">
          <w:rPr>
            <w:rFonts w:ascii="Times New Roman" w:hAnsi="Times New Roman" w:cs="Times New Roman"/>
            <w:lang w:val="en-CA"/>
          </w:rPr>
          <w:delText>382</w:delText>
        </w:r>
      </w:del>
      <w:r w:rsidR="00BA7305">
        <w:rPr>
          <w:rFonts w:ascii="Times New Roman" w:hAnsi="Times New Roman" w:cs="Times New Roman"/>
          <w:lang w:val="en-CA"/>
        </w:rPr>
        <w:t>) and vascular plants (</w:t>
      </w:r>
      <w:r w:rsidR="00BA7305" w:rsidRPr="00BA7305">
        <w:rPr>
          <w:rFonts w:ascii="Times New Roman" w:hAnsi="Times New Roman" w:cs="Times New Roman"/>
          <w:lang w:val="en-CA"/>
        </w:rPr>
        <w:t>0.04</w:t>
      </w:r>
      <w:del w:id="369" w:author="Isabelle Cote" w:date="2023-02-23T17:31:00Z">
        <w:r w:rsidR="00BA7305" w:rsidRPr="00BA7305" w:rsidDel="00494153">
          <w:rPr>
            <w:rFonts w:ascii="Times New Roman" w:hAnsi="Times New Roman" w:cs="Times New Roman"/>
            <w:lang w:val="en-CA"/>
          </w:rPr>
          <w:delText>16</w:delText>
        </w:r>
      </w:del>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del w:id="370" w:author="Isabelle Cote" w:date="2023-02-23T17:31:00Z">
        <w:r w:rsidR="00BA7305" w:rsidRPr="00BA7305" w:rsidDel="00494153">
          <w:rPr>
            <w:rFonts w:ascii="Times New Roman" w:hAnsi="Times New Roman" w:cs="Times New Roman"/>
            <w:lang w:val="en-CA"/>
          </w:rPr>
          <w:delText>195</w:delText>
        </w:r>
        <w:r w:rsidR="00BA7305" w:rsidDel="00494153">
          <w:rPr>
            <w:rFonts w:ascii="Times New Roman" w:hAnsi="Times New Roman" w:cs="Times New Roman"/>
            <w:lang w:val="en-CA"/>
          </w:rPr>
          <w:delText>8</w:delText>
        </w:r>
      </w:del>
      <w:ins w:id="371" w:author="Isabelle Cote" w:date="2023-02-23T17:31:00Z">
        <w:r w:rsidR="00494153">
          <w:rPr>
            <w:rFonts w:ascii="Times New Roman" w:hAnsi="Times New Roman" w:cs="Times New Roman"/>
            <w:lang w:val="en-CA"/>
          </w:rPr>
          <w:t>20</w:t>
        </w:r>
      </w:ins>
      <w:ins w:id="372" w:author="Isabelle Cote" w:date="2023-02-23T17:34:00Z">
        <w:r w:rsidR="00494153">
          <w:rPr>
            <w:rFonts w:ascii="Times New Roman" w:hAnsi="Times New Roman" w:cs="Times New Roman"/>
            <w:lang w:val="en-CA"/>
          </w:rPr>
          <w:t>; 9.6%</w:t>
        </w:r>
      </w:ins>
      <w:r w:rsidR="00BA7305">
        <w:rPr>
          <w:rFonts w:ascii="Times New Roman" w:hAnsi="Times New Roman" w:cs="Times New Roman"/>
          <w:lang w:val="en-CA"/>
        </w:rPr>
        <w:t>) showed</w:t>
      </w:r>
      <w:commentRangeStart w:id="373"/>
      <w:r w:rsidR="00BA7305">
        <w:rPr>
          <w:rFonts w:ascii="Times New Roman" w:hAnsi="Times New Roman" w:cs="Times New Roman"/>
          <w:lang w:val="en-CA"/>
        </w:rPr>
        <w:t xml:space="preserve"> significantly </w:t>
      </w:r>
      <w:commentRangeEnd w:id="373"/>
      <w:r w:rsidR="00494153">
        <w:rPr>
          <w:rStyle w:val="CommentReference"/>
        </w:rPr>
        <w:commentReference w:id="373"/>
      </w:r>
      <w:r w:rsidR="00BA7305">
        <w:rPr>
          <w:rFonts w:ascii="Times New Roman" w:hAnsi="Times New Roman" w:cs="Times New Roman"/>
          <w:lang w:val="en-CA"/>
        </w:rPr>
        <w:t>smaller</w:t>
      </w:r>
      <w:ins w:id="374" w:author="Isabelle Cote" w:date="2023-02-23T17:37:00Z">
        <w:r w:rsidR="00494153">
          <w:rPr>
            <w:rFonts w:ascii="Times New Roman" w:hAnsi="Times New Roman" w:cs="Times New Roman"/>
            <w:lang w:val="en-CA"/>
          </w:rPr>
          <w:t xml:space="preserve"> and more uncertain</w:t>
        </w:r>
      </w:ins>
      <w:r w:rsidR="00BA7305">
        <w:rPr>
          <w:rFonts w:ascii="Times New Roman" w:hAnsi="Times New Roman" w:cs="Times New Roman"/>
          <w:lang w:val="en-CA"/>
        </w:rPr>
        <w:t xml:space="preserve"> </w:t>
      </w:r>
      <w:del w:id="375" w:author="Isabelle Cote" w:date="2023-02-23T17:41:00Z">
        <w:r w:rsidR="00BA7305" w:rsidDel="007B5534">
          <w:rPr>
            <w:rFonts w:ascii="Times New Roman" w:hAnsi="Times New Roman" w:cs="Times New Roman"/>
            <w:lang w:val="en-CA"/>
          </w:rPr>
          <w:delText>effect sizes</w:delText>
        </w:r>
      </w:del>
      <w:ins w:id="376" w:author="Isabelle Cote" w:date="2023-02-23T17:41:00Z">
        <w:r w:rsidR="007B5534">
          <w:rPr>
            <w:rFonts w:ascii="Times New Roman" w:hAnsi="Times New Roman" w:cs="Times New Roman"/>
            <w:lang w:val="en-CA"/>
          </w:rPr>
          <w:t>responses to provisioning</w:t>
        </w:r>
      </w:ins>
      <w:r w:rsidR="00B168CE">
        <w:rPr>
          <w:rFonts w:ascii="Times New Roman" w:hAnsi="Times New Roman" w:cs="Times New Roman"/>
          <w:lang w:val="en-CA"/>
        </w:rPr>
        <w:t xml:space="preserve"> (</w:t>
      </w:r>
      <w:r w:rsidR="00B168CE" w:rsidRPr="00B168CE">
        <w:rPr>
          <w:rFonts w:ascii="Times New Roman" w:hAnsi="Times New Roman" w:cs="Times New Roman"/>
          <w:highlight w:val="yellow"/>
          <w:lang w:val="en-CA"/>
        </w:rPr>
        <w:t xml:space="preserve">Fig. </w:t>
      </w:r>
      <w:r w:rsidR="00731DAD">
        <w:rPr>
          <w:rFonts w:ascii="Times New Roman" w:hAnsi="Times New Roman" w:cs="Times New Roman"/>
          <w:highlight w:val="yellow"/>
          <w:lang w:val="en-CA"/>
        </w:rPr>
        <w:t>4</w:t>
      </w:r>
      <w:r w:rsidR="00B168CE">
        <w:rPr>
          <w:rFonts w:ascii="Times New Roman" w:hAnsi="Times New Roman" w:cs="Times New Roman"/>
          <w:lang w:val="en-CA"/>
        </w:rPr>
        <w:t>)</w:t>
      </w:r>
      <w:r w:rsidR="00BA7305">
        <w:rPr>
          <w:rFonts w:ascii="Times New Roman" w:hAnsi="Times New Roman" w:cs="Times New Roman"/>
          <w:lang w:val="en-CA"/>
        </w:rPr>
        <w:t xml:space="preserve">. </w:t>
      </w:r>
      <w:ins w:id="377" w:author="Isabelle Cote" w:date="2023-02-23T17:41:00Z">
        <w:r w:rsidR="007B5534">
          <w:rPr>
            <w:rFonts w:ascii="Times New Roman" w:hAnsi="Times New Roman" w:cs="Times New Roman"/>
            <w:lang w:val="en-CA"/>
          </w:rPr>
          <w:t>The responses of primary producers in u</w:t>
        </w:r>
      </w:ins>
      <w:del w:id="378" w:author="Isabelle Cote" w:date="2023-02-23T17:41:00Z">
        <w:r w:rsidR="00BA7305" w:rsidDel="007B5534">
          <w:rPr>
            <w:rFonts w:ascii="Times New Roman" w:hAnsi="Times New Roman" w:cs="Times New Roman"/>
          </w:rPr>
          <w:delText>U</w:delText>
        </w:r>
      </w:del>
      <w:proofErr w:type="spellStart"/>
      <w:r w:rsidR="00873A9D">
        <w:rPr>
          <w:rFonts w:ascii="Times New Roman" w:hAnsi="Times New Roman" w:cs="Times New Roman"/>
        </w:rPr>
        <w:t>nstocked</w:t>
      </w:r>
      <w:proofErr w:type="spellEnd"/>
      <w:r w:rsidR="00873A9D">
        <w:rPr>
          <w:rFonts w:ascii="Times New Roman" w:hAnsi="Times New Roman" w:cs="Times New Roman"/>
        </w:rPr>
        <w:t xml:space="preserve"> field experiments </w:t>
      </w:r>
      <w:r w:rsidR="00BA7305">
        <w:rPr>
          <w:rFonts w:ascii="Times New Roman" w:hAnsi="Times New Roman" w:cs="Times New Roman"/>
          <w:lang w:val="en-CA"/>
        </w:rPr>
        <w:t>(</w:t>
      </w:r>
      <w:r w:rsidR="00BA7305" w:rsidRPr="00D504C4">
        <w:rPr>
          <w:rFonts w:ascii="Times New Roman" w:hAnsi="Times New Roman" w:cs="Times New Roman"/>
        </w:rPr>
        <w:t>0.5</w:t>
      </w:r>
      <w:del w:id="379" w:author="Isabelle Cote" w:date="2023-02-23T17:37:00Z">
        <w:r w:rsidR="00BA7305" w:rsidRPr="00D504C4" w:rsidDel="00494153">
          <w:rPr>
            <w:rFonts w:ascii="Times New Roman" w:hAnsi="Times New Roman" w:cs="Times New Roman"/>
          </w:rPr>
          <w:delText>8</w:delText>
        </w:r>
      </w:del>
      <w:r w:rsidR="00BA7305" w:rsidRPr="00D504C4">
        <w:rPr>
          <w:rFonts w:ascii="Times New Roman" w:hAnsi="Times New Roman" w:cs="Times New Roman"/>
        </w:rPr>
        <w:t>9</w:t>
      </w:r>
      <w:del w:id="380" w:author="Isabelle Cote" w:date="2023-02-23T17:41:00Z">
        <w:r w:rsidR="00BA7305" w:rsidRPr="00D504C4" w:rsidDel="007B5534">
          <w:rPr>
            <w:rFonts w:ascii="Times New Roman" w:hAnsi="Times New Roman" w:cs="Times New Roman"/>
          </w:rPr>
          <w:delText>2</w:delText>
        </w:r>
      </w:del>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w:t>
      </w:r>
      <w:del w:id="381" w:author="Isabelle Cote" w:date="2023-02-23T17:37:00Z">
        <w:r w:rsidR="00BA7305" w:rsidRPr="00D504C4" w:rsidDel="00494153">
          <w:rPr>
            <w:rFonts w:ascii="Times New Roman" w:hAnsi="Times New Roman" w:cs="Times New Roman"/>
          </w:rPr>
          <w:delText>1580</w:delText>
        </w:r>
      </w:del>
      <w:ins w:id="382" w:author="Isabelle Cote" w:date="2023-02-23T17:37:00Z">
        <w:r w:rsidR="00494153" w:rsidRPr="00D504C4">
          <w:rPr>
            <w:rFonts w:ascii="Times New Roman" w:hAnsi="Times New Roman" w:cs="Times New Roman"/>
          </w:rPr>
          <w:t>1</w:t>
        </w:r>
        <w:r w:rsidR="00494153">
          <w:rPr>
            <w:rFonts w:ascii="Times New Roman" w:hAnsi="Times New Roman" w:cs="Times New Roman"/>
          </w:rPr>
          <w:t>6</w:t>
        </w:r>
      </w:ins>
      <w:ins w:id="383" w:author="Isabelle Cote" w:date="2023-02-23T17:42:00Z">
        <w:r w:rsidR="007B5534">
          <w:rPr>
            <w:rFonts w:ascii="Times New Roman" w:hAnsi="Times New Roman" w:cs="Times New Roman"/>
          </w:rPr>
          <w:t xml:space="preserve">; </w:t>
        </w:r>
        <w:commentRangeStart w:id="384"/>
        <w:r w:rsidR="007B5534">
          <w:rPr>
            <w:rFonts w:ascii="Times New Roman" w:hAnsi="Times New Roman" w:cs="Times New Roman"/>
          </w:rPr>
          <w:t>389</w:t>
        </w:r>
      </w:ins>
      <w:commentRangeEnd w:id="384"/>
      <w:ins w:id="385" w:author="Isabelle Cote" w:date="2023-02-23T17:43:00Z">
        <w:r w:rsidR="007B5534">
          <w:rPr>
            <w:rStyle w:val="CommentReference"/>
          </w:rPr>
          <w:commentReference w:id="384"/>
        </w:r>
      </w:ins>
      <w:ins w:id="386" w:author="Isabelle Cote" w:date="2023-02-23T17:42:00Z">
        <w:r w:rsidR="007B5534">
          <w:rPr>
            <w:rFonts w:ascii="Times New Roman" w:hAnsi="Times New Roman" w:cs="Times New Roman"/>
          </w:rPr>
          <w:t>%</w:t>
        </w:r>
      </w:ins>
      <w:r w:rsidR="00BA7305">
        <w:rPr>
          <w:rFonts w:ascii="Times New Roman" w:hAnsi="Times New Roman" w:cs="Times New Roman"/>
        </w:rPr>
        <w:t xml:space="preserve">) </w:t>
      </w:r>
      <w:r w:rsidR="00873A9D">
        <w:rPr>
          <w:rFonts w:ascii="Times New Roman" w:hAnsi="Times New Roman" w:cs="Times New Roman"/>
        </w:rPr>
        <w:t xml:space="preserve">were not significantly different than </w:t>
      </w:r>
      <w:ins w:id="387" w:author="Isabelle Cote" w:date="2023-02-23T17:48:00Z">
        <w:r w:rsidR="007B5534">
          <w:rPr>
            <w:rFonts w:ascii="Times New Roman" w:hAnsi="Times New Roman" w:cs="Times New Roman"/>
          </w:rPr>
          <w:t xml:space="preserve">those in </w:t>
        </w:r>
      </w:ins>
      <w:r w:rsidR="00873A9D">
        <w:rPr>
          <w:rFonts w:ascii="Times New Roman" w:hAnsi="Times New Roman" w:cs="Times New Roman"/>
        </w:rPr>
        <w:t>field experiments with stocked producers (</w:t>
      </w:r>
      <w:r w:rsidR="00873A9D" w:rsidRPr="00873A9D">
        <w:rPr>
          <w:rFonts w:ascii="Times New Roman" w:hAnsi="Times New Roman" w:cs="Times New Roman"/>
        </w:rPr>
        <w:t>0.36</w:t>
      </w:r>
      <w:del w:id="388" w:author="Isabelle Cote" w:date="2023-02-23T17:38:00Z">
        <w:r w:rsidR="00873A9D" w:rsidRPr="00873A9D" w:rsidDel="00463148">
          <w:rPr>
            <w:rFonts w:ascii="Times New Roman" w:hAnsi="Times New Roman" w:cs="Times New Roman"/>
          </w:rPr>
          <w:delText>4</w:delText>
        </w:r>
        <w:r w:rsidR="00873A9D" w:rsidDel="00463148">
          <w:rPr>
            <w:rFonts w:ascii="Times New Roman" w:hAnsi="Times New Roman" w:cs="Times New Roman"/>
          </w:rPr>
          <w:delText>1</w:delText>
        </w:r>
      </w:del>
      <w:r w:rsidR="00873A9D">
        <w:rPr>
          <w:rFonts w:ascii="Times New Roman" w:hAnsi="Times New Roman" w:cs="Times New Roman"/>
        </w:rPr>
        <w:t xml:space="preserve"> </w:t>
      </w:r>
      <w:r w:rsidR="00873A9D" w:rsidRPr="00D504C4">
        <w:rPr>
          <w:rFonts w:ascii="Times New Roman" w:hAnsi="Times New Roman" w:cs="Times New Roman"/>
          <w:lang w:val="en-CA"/>
        </w:rPr>
        <w:t>±</w:t>
      </w:r>
      <w:r w:rsidR="00873A9D">
        <w:rPr>
          <w:rFonts w:ascii="Times New Roman" w:hAnsi="Times New Roman" w:cs="Times New Roman"/>
          <w:lang w:val="en-CA"/>
        </w:rPr>
        <w:t xml:space="preserve"> </w:t>
      </w:r>
      <w:r w:rsidR="00873A9D" w:rsidRPr="00873A9D">
        <w:rPr>
          <w:rFonts w:ascii="Times New Roman" w:hAnsi="Times New Roman" w:cs="Times New Roman"/>
          <w:lang w:val="en-CA"/>
        </w:rPr>
        <w:t>0.</w:t>
      </w:r>
      <w:del w:id="389" w:author="Isabelle Cote" w:date="2023-02-23T17:38:00Z">
        <w:r w:rsidR="00873A9D" w:rsidRPr="00873A9D" w:rsidDel="00463148">
          <w:rPr>
            <w:rFonts w:ascii="Times New Roman" w:hAnsi="Times New Roman" w:cs="Times New Roman"/>
            <w:lang w:val="en-CA"/>
          </w:rPr>
          <w:delText>2287</w:delText>
        </w:r>
      </w:del>
      <w:ins w:id="390" w:author="Isabelle Cote" w:date="2023-02-23T17:38:00Z">
        <w:r w:rsidR="00463148" w:rsidRPr="00873A9D">
          <w:rPr>
            <w:rFonts w:ascii="Times New Roman" w:hAnsi="Times New Roman" w:cs="Times New Roman"/>
            <w:lang w:val="en-CA"/>
          </w:rPr>
          <w:t>2</w:t>
        </w:r>
        <w:r w:rsidR="00463148">
          <w:rPr>
            <w:rFonts w:ascii="Times New Roman" w:hAnsi="Times New Roman" w:cs="Times New Roman"/>
            <w:lang w:val="en-CA"/>
          </w:rPr>
          <w:t>3</w:t>
        </w:r>
      </w:ins>
      <w:ins w:id="391" w:author="Isabelle Cote" w:date="2023-02-23T17:48:00Z">
        <w:r w:rsidR="007B5534">
          <w:rPr>
            <w:rFonts w:ascii="Times New Roman" w:hAnsi="Times New Roman" w:cs="Times New Roman"/>
            <w:lang w:val="en-CA"/>
          </w:rPr>
          <w:t>; 229%</w:t>
        </w:r>
      </w:ins>
      <w:r w:rsidR="00873A9D">
        <w:rPr>
          <w:rFonts w:ascii="Times New Roman" w:hAnsi="Times New Roman" w:cs="Times New Roman"/>
          <w:lang w:val="en-CA"/>
        </w:rPr>
        <w:t>)</w:t>
      </w:r>
      <w:r w:rsidR="00873A9D">
        <w:rPr>
          <w:rFonts w:ascii="Times New Roman" w:hAnsi="Times New Roman" w:cs="Times New Roman"/>
        </w:rPr>
        <w:t xml:space="preserve"> or mesocosms (</w:t>
      </w:r>
      <w:r w:rsidR="00873A9D" w:rsidRPr="00873A9D">
        <w:rPr>
          <w:rFonts w:ascii="Times New Roman" w:hAnsi="Times New Roman" w:cs="Times New Roman"/>
        </w:rPr>
        <w:t>0.68</w:t>
      </w:r>
      <w:del w:id="392" w:author="Isabelle Cote" w:date="2023-02-23T17:38:00Z">
        <w:r w:rsidR="00873A9D" w:rsidRPr="00873A9D" w:rsidDel="00463148">
          <w:rPr>
            <w:rFonts w:ascii="Times New Roman" w:hAnsi="Times New Roman" w:cs="Times New Roman"/>
          </w:rPr>
          <w:delText>00</w:delText>
        </w:r>
      </w:del>
      <w:r w:rsidR="00873A9D">
        <w:rPr>
          <w:rFonts w:ascii="Times New Roman" w:hAnsi="Times New Roman" w:cs="Times New Roman"/>
        </w:rPr>
        <w:t xml:space="preserve"> </w:t>
      </w:r>
      <w:r w:rsidR="00873A9D" w:rsidRPr="00D504C4">
        <w:rPr>
          <w:rFonts w:ascii="Times New Roman" w:hAnsi="Times New Roman" w:cs="Times New Roman"/>
          <w:lang w:val="en-CA"/>
        </w:rPr>
        <w:t>±</w:t>
      </w:r>
      <w:r w:rsidR="00873A9D">
        <w:rPr>
          <w:rFonts w:ascii="Times New Roman" w:hAnsi="Times New Roman" w:cs="Times New Roman"/>
          <w:lang w:val="en-CA"/>
        </w:rPr>
        <w:t xml:space="preserve"> </w:t>
      </w:r>
      <w:r w:rsidR="00873A9D" w:rsidRPr="00873A9D">
        <w:rPr>
          <w:rFonts w:ascii="Times New Roman" w:hAnsi="Times New Roman" w:cs="Times New Roman"/>
          <w:lang w:val="en-CA"/>
        </w:rPr>
        <w:t>0.</w:t>
      </w:r>
      <w:del w:id="393" w:author="Isabelle Cote" w:date="2023-02-23T17:38:00Z">
        <w:r w:rsidR="00873A9D" w:rsidRPr="00873A9D" w:rsidDel="00463148">
          <w:rPr>
            <w:rFonts w:ascii="Times New Roman" w:hAnsi="Times New Roman" w:cs="Times New Roman"/>
            <w:lang w:val="en-CA"/>
          </w:rPr>
          <w:delText>090</w:delText>
        </w:r>
        <w:r w:rsidR="00873A9D" w:rsidDel="00463148">
          <w:rPr>
            <w:rFonts w:ascii="Times New Roman" w:hAnsi="Times New Roman" w:cs="Times New Roman"/>
            <w:lang w:val="en-CA"/>
          </w:rPr>
          <w:delText>9</w:delText>
        </w:r>
      </w:del>
      <w:ins w:id="394" w:author="Isabelle Cote" w:date="2023-02-23T17:38:00Z">
        <w:r w:rsidR="00463148">
          <w:rPr>
            <w:rFonts w:ascii="Times New Roman" w:hAnsi="Times New Roman" w:cs="Times New Roman"/>
            <w:lang w:val="en-CA"/>
          </w:rPr>
          <w:t>10</w:t>
        </w:r>
      </w:ins>
      <w:ins w:id="395" w:author="Isabelle Cote" w:date="2023-02-23T17:49:00Z">
        <w:r w:rsidR="007B5534">
          <w:rPr>
            <w:rFonts w:ascii="Times New Roman" w:hAnsi="Times New Roman" w:cs="Times New Roman"/>
            <w:lang w:val="en-CA"/>
          </w:rPr>
          <w:t>; 479%</w:t>
        </w:r>
      </w:ins>
      <w:r w:rsidR="00873A9D">
        <w:rPr>
          <w:rFonts w:ascii="Times New Roman" w:hAnsi="Times New Roman" w:cs="Times New Roman"/>
          <w:lang w:val="en-CA"/>
        </w:rPr>
        <w:t>)</w:t>
      </w:r>
      <w:r w:rsidR="00873A9D">
        <w:rPr>
          <w:rFonts w:ascii="Times New Roman" w:hAnsi="Times New Roman" w:cs="Times New Roman"/>
        </w:rPr>
        <w:t>. However, there was a larger effect of provisioning on primary productivity in field experiments with stocked consumers (</w:t>
      </w:r>
      <w:r w:rsidR="00873A9D" w:rsidRPr="00873A9D">
        <w:rPr>
          <w:rFonts w:ascii="Times New Roman" w:hAnsi="Times New Roman" w:cs="Times New Roman"/>
        </w:rPr>
        <w:t>1.01</w:t>
      </w:r>
      <w:del w:id="396" w:author="Isabelle Cote" w:date="2023-02-23T17:38:00Z">
        <w:r w:rsidR="00873A9D" w:rsidRPr="00873A9D" w:rsidDel="00463148">
          <w:rPr>
            <w:rFonts w:ascii="Times New Roman" w:hAnsi="Times New Roman" w:cs="Times New Roman"/>
          </w:rPr>
          <w:delText>4</w:delText>
        </w:r>
        <w:r w:rsidR="00873A9D" w:rsidDel="00463148">
          <w:rPr>
            <w:rFonts w:ascii="Times New Roman" w:hAnsi="Times New Roman" w:cs="Times New Roman"/>
          </w:rPr>
          <w:delText>6</w:delText>
        </w:r>
      </w:del>
      <w:r w:rsidR="00873A9D">
        <w:rPr>
          <w:rFonts w:ascii="Times New Roman" w:hAnsi="Times New Roman" w:cs="Times New Roman"/>
        </w:rPr>
        <w:t xml:space="preserve"> </w:t>
      </w:r>
      <w:r w:rsidR="00873A9D" w:rsidRPr="00D504C4">
        <w:rPr>
          <w:rFonts w:ascii="Times New Roman" w:hAnsi="Times New Roman" w:cs="Times New Roman"/>
          <w:lang w:val="en-CA"/>
        </w:rPr>
        <w:t>±</w:t>
      </w:r>
      <w:r w:rsidR="00873A9D">
        <w:rPr>
          <w:rFonts w:ascii="Times New Roman" w:hAnsi="Times New Roman" w:cs="Times New Roman"/>
        </w:rPr>
        <w:t xml:space="preserve"> </w:t>
      </w:r>
      <w:r w:rsidR="00873A9D" w:rsidRPr="00873A9D">
        <w:rPr>
          <w:rFonts w:ascii="Times New Roman" w:hAnsi="Times New Roman" w:cs="Times New Roman"/>
        </w:rPr>
        <w:t>0.21</w:t>
      </w:r>
      <w:ins w:id="397" w:author="Isabelle Cote" w:date="2023-02-23T17:50:00Z">
        <w:r w:rsidR="00082172">
          <w:rPr>
            <w:rFonts w:ascii="Times New Roman" w:hAnsi="Times New Roman" w:cs="Times New Roman"/>
          </w:rPr>
          <w:t>; 1023%</w:t>
        </w:r>
      </w:ins>
      <w:del w:id="398" w:author="Isabelle Cote" w:date="2023-02-23T17:38:00Z">
        <w:r w:rsidR="00873A9D" w:rsidRPr="00873A9D" w:rsidDel="00463148">
          <w:rPr>
            <w:rFonts w:ascii="Times New Roman" w:hAnsi="Times New Roman" w:cs="Times New Roman"/>
          </w:rPr>
          <w:delText>4</w:delText>
        </w:r>
        <w:r w:rsidR="00873A9D" w:rsidDel="00463148">
          <w:rPr>
            <w:rFonts w:ascii="Times New Roman" w:hAnsi="Times New Roman" w:cs="Times New Roman"/>
          </w:rPr>
          <w:delText>9</w:delText>
        </w:r>
      </w:del>
      <w:r w:rsidR="00873A9D">
        <w:rPr>
          <w:rFonts w:ascii="Times New Roman" w:hAnsi="Times New Roman" w:cs="Times New Roman"/>
        </w:rPr>
        <w:t>) or stocked consumers and producers (</w:t>
      </w:r>
      <w:r w:rsidR="00873A9D" w:rsidRPr="00873A9D">
        <w:rPr>
          <w:rFonts w:ascii="Times New Roman" w:hAnsi="Times New Roman" w:cs="Times New Roman"/>
        </w:rPr>
        <w:t>1.</w:t>
      </w:r>
      <w:del w:id="399" w:author="Isabelle Cote" w:date="2023-02-23T17:38:00Z">
        <w:r w:rsidR="00873A9D" w:rsidRPr="00873A9D" w:rsidDel="00463148">
          <w:rPr>
            <w:rFonts w:ascii="Times New Roman" w:hAnsi="Times New Roman" w:cs="Times New Roman"/>
          </w:rPr>
          <w:delText>2062</w:delText>
        </w:r>
        <w:r w:rsidR="00873A9D" w:rsidDel="00463148">
          <w:rPr>
            <w:rFonts w:ascii="Times New Roman" w:hAnsi="Times New Roman" w:cs="Times New Roman"/>
          </w:rPr>
          <w:delText xml:space="preserve"> </w:delText>
        </w:r>
      </w:del>
      <w:ins w:id="400" w:author="Isabelle Cote" w:date="2023-02-23T17:38:00Z">
        <w:r w:rsidR="00463148" w:rsidRPr="00873A9D">
          <w:rPr>
            <w:rFonts w:ascii="Times New Roman" w:hAnsi="Times New Roman" w:cs="Times New Roman"/>
          </w:rPr>
          <w:t>2</w:t>
        </w:r>
        <w:r w:rsidR="00463148">
          <w:rPr>
            <w:rFonts w:ascii="Times New Roman" w:hAnsi="Times New Roman" w:cs="Times New Roman"/>
          </w:rPr>
          <w:t>1</w:t>
        </w:r>
        <w:r w:rsidR="00463148">
          <w:rPr>
            <w:rFonts w:ascii="Times New Roman" w:hAnsi="Times New Roman" w:cs="Times New Roman"/>
          </w:rPr>
          <w:t xml:space="preserve"> </w:t>
        </w:r>
      </w:ins>
      <w:r w:rsidR="00873A9D" w:rsidRPr="00D504C4">
        <w:rPr>
          <w:rFonts w:ascii="Times New Roman" w:hAnsi="Times New Roman" w:cs="Times New Roman"/>
          <w:lang w:val="en-CA"/>
        </w:rPr>
        <w:t>±</w:t>
      </w:r>
      <w:r w:rsidR="00873A9D">
        <w:rPr>
          <w:rFonts w:ascii="Times New Roman" w:hAnsi="Times New Roman" w:cs="Times New Roman"/>
        </w:rPr>
        <w:t xml:space="preserve"> </w:t>
      </w:r>
      <w:r w:rsidR="00873A9D" w:rsidRPr="00873A9D">
        <w:rPr>
          <w:rFonts w:ascii="Times New Roman" w:hAnsi="Times New Roman" w:cs="Times New Roman"/>
        </w:rPr>
        <w:t>0.31</w:t>
      </w:r>
      <w:del w:id="401" w:author="Isabelle Cote" w:date="2023-02-23T17:38:00Z">
        <w:r w:rsidR="00873A9D" w:rsidRPr="00873A9D" w:rsidDel="00463148">
          <w:rPr>
            <w:rFonts w:ascii="Times New Roman" w:hAnsi="Times New Roman" w:cs="Times New Roman"/>
          </w:rPr>
          <w:delText>19</w:delText>
        </w:r>
      </w:del>
      <w:r w:rsidR="00B168CE">
        <w:rPr>
          <w:rFonts w:ascii="Times New Roman" w:hAnsi="Times New Roman" w:cs="Times New Roman"/>
        </w:rPr>
        <w:t>,</w:t>
      </w:r>
      <w:ins w:id="402" w:author="Isabelle Cote" w:date="2023-02-23T17:50:00Z">
        <w:r w:rsidR="00082172">
          <w:rPr>
            <w:rFonts w:ascii="Times New Roman" w:hAnsi="Times New Roman" w:cs="Times New Roman"/>
          </w:rPr>
          <w:t xml:space="preserve"> 1621%;</w:t>
        </w:r>
      </w:ins>
      <w:r w:rsidR="00B168CE" w:rsidRPr="00B168CE">
        <w:rPr>
          <w:rFonts w:ascii="Times New Roman" w:hAnsi="Times New Roman" w:cs="Times New Roman"/>
          <w:lang w:val="en-CA"/>
        </w:rPr>
        <w:t xml:space="preserve"> </w:t>
      </w:r>
      <w:r w:rsidR="00B168CE" w:rsidRPr="00B168CE">
        <w:rPr>
          <w:rFonts w:ascii="Times New Roman" w:hAnsi="Times New Roman" w:cs="Times New Roman"/>
          <w:highlight w:val="yellow"/>
          <w:lang w:val="en-CA"/>
        </w:rPr>
        <w:t xml:space="preserve">Fig. </w:t>
      </w:r>
      <w:r w:rsidR="00731DAD">
        <w:rPr>
          <w:rFonts w:ascii="Times New Roman" w:hAnsi="Times New Roman" w:cs="Times New Roman"/>
          <w:highlight w:val="yellow"/>
          <w:lang w:val="en-CA"/>
        </w:rPr>
        <w:t>5</w:t>
      </w:r>
      <w:r w:rsidR="00B168CE">
        <w:rPr>
          <w:rFonts w:ascii="Times New Roman" w:hAnsi="Times New Roman" w:cs="Times New Roman"/>
          <w:lang w:val="en-CA"/>
        </w:rPr>
        <w:t>).</w:t>
      </w:r>
      <w:ins w:id="403" w:author="Isabelle Cote" w:date="2023-02-23T17:50:00Z">
        <w:r w:rsidR="00082172">
          <w:rPr>
            <w:rFonts w:ascii="Times New Roman" w:hAnsi="Times New Roman" w:cs="Times New Roman"/>
            <w:lang w:val="en-CA"/>
          </w:rPr>
          <w:t xml:space="preserve"> The response ra</w:t>
        </w:r>
      </w:ins>
      <w:ins w:id="404" w:author="Isabelle Cote" w:date="2023-02-23T17:51:00Z">
        <w:r w:rsidR="00082172">
          <w:rPr>
            <w:rFonts w:ascii="Times New Roman" w:hAnsi="Times New Roman" w:cs="Times New Roman"/>
            <w:lang w:val="en-CA"/>
          </w:rPr>
          <w:t>tios of all experimental designs</w:t>
        </w:r>
      </w:ins>
      <w:ins w:id="405" w:author="Isabelle Cote" w:date="2023-02-23T17:52:00Z">
        <w:r w:rsidR="00082172">
          <w:rPr>
            <w:rFonts w:ascii="Times New Roman" w:hAnsi="Times New Roman" w:cs="Times New Roman"/>
            <w:lang w:val="en-CA"/>
          </w:rPr>
          <w:t>, except field experiments with stocked producers, were consistently positive (Fig. 5).</w:t>
        </w:r>
      </w:ins>
    </w:p>
    <w:p w14:paraId="6768927D" w14:textId="64C46527" w:rsidR="00BA7305" w:rsidRDefault="00BA7305" w:rsidP="00457F19">
      <w:pPr>
        <w:spacing w:line="360" w:lineRule="auto"/>
        <w:rPr>
          <w:rFonts w:ascii="Times New Roman" w:hAnsi="Times New Roman" w:cs="Times New Roman"/>
        </w:rPr>
      </w:pPr>
    </w:p>
    <w:p w14:paraId="1AD65D8B" w14:textId="451842E0" w:rsidR="003A397E" w:rsidRDefault="003A397E" w:rsidP="00B168CE">
      <w:pPr>
        <w:spacing w:line="360" w:lineRule="auto"/>
        <w:rPr>
          <w:rFonts w:ascii="Times New Roman" w:hAnsi="Times New Roman" w:cs="Times New Roman"/>
        </w:rPr>
      </w:pPr>
      <w:del w:id="406" w:author="Isabelle Cote" w:date="2023-02-23T17:53:00Z">
        <w:r w:rsidDel="00082172">
          <w:rPr>
            <w:rFonts w:ascii="Times New Roman" w:hAnsi="Times New Roman" w:cs="Times New Roman"/>
          </w:rPr>
          <w:delText>Alternat</w:delText>
        </w:r>
      </w:del>
      <w:ins w:id="407" w:author="Isabelle Cote" w:date="2023-02-23T17:53:00Z">
        <w:r w:rsidR="00082172">
          <w:rPr>
            <w:rFonts w:ascii="Times New Roman" w:hAnsi="Times New Roman" w:cs="Times New Roman"/>
          </w:rPr>
          <w:t>Latitude and temperature</w:t>
        </w:r>
      </w:ins>
      <w:del w:id="408" w:author="Isabelle Cote" w:date="2023-02-23T15:55:00Z">
        <w:r w:rsidDel="00C269E0">
          <w:rPr>
            <w:rFonts w:ascii="Times New Roman" w:hAnsi="Times New Roman" w:cs="Times New Roman"/>
          </w:rPr>
          <w:delText>e</w:delText>
        </w:r>
      </w:del>
      <w:r>
        <w:rPr>
          <w:rFonts w:ascii="Times New Roman" w:hAnsi="Times New Roman" w:cs="Times New Roman"/>
        </w:rPr>
        <w:t xml:space="preserve"> models</w:t>
      </w:r>
    </w:p>
    <w:p w14:paraId="5FFBC707" w14:textId="14A1F7BA" w:rsidR="000C04AF" w:rsidRDefault="00BA7305" w:rsidP="003A397E">
      <w:pPr>
        <w:spacing w:line="360" w:lineRule="auto"/>
        <w:ind w:firstLine="720"/>
        <w:rPr>
          <w:ins w:id="409" w:author="Isabelle Cote" w:date="2023-02-23T18:01:00Z"/>
          <w:rFonts w:ascii="Times New Roman" w:hAnsi="Times New Roman" w:cs="Times New Roman"/>
        </w:rPr>
      </w:pPr>
      <w:r>
        <w:rPr>
          <w:rFonts w:ascii="Times New Roman" w:hAnsi="Times New Roman" w:cs="Times New Roman"/>
        </w:rPr>
        <w:t>We also found an overall positive effect of nutrient provisioning in the model including absolute latitude (</w:t>
      </w:r>
      <w:r w:rsidRPr="00BA7305">
        <w:rPr>
          <w:rFonts w:ascii="Times New Roman" w:hAnsi="Times New Roman" w:cs="Times New Roman"/>
        </w:rPr>
        <w:t>0.59</w:t>
      </w:r>
      <w:del w:id="410" w:author="Isabelle Cote" w:date="2023-02-23T17:58:00Z">
        <w:r w:rsidRPr="00BA7305" w:rsidDel="001D5196">
          <w:rPr>
            <w:rFonts w:ascii="Times New Roman" w:hAnsi="Times New Roman" w:cs="Times New Roman"/>
          </w:rPr>
          <w:delText>44</w:delText>
        </w:r>
      </w:del>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del w:id="411" w:author="Isabelle Cote" w:date="2023-02-23T17:58:00Z">
        <w:r w:rsidRPr="00BA7305" w:rsidDel="001D5196">
          <w:rPr>
            <w:rFonts w:ascii="Times New Roman" w:hAnsi="Times New Roman" w:cs="Times New Roman"/>
            <w:lang w:val="en-CA"/>
          </w:rPr>
          <w:delText>18</w:delText>
        </w:r>
      </w:del>
      <w:r>
        <w:rPr>
          <w:rFonts w:ascii="Times New Roman" w:hAnsi="Times New Roman" w:cs="Times New Roman"/>
          <w:lang w:val="en-CA"/>
        </w:rPr>
        <w:t xml:space="preserve">, p = </w:t>
      </w:r>
      <w:r w:rsidRPr="00BA7305">
        <w:rPr>
          <w:rFonts w:ascii="Times New Roman" w:hAnsi="Times New Roman" w:cs="Times New Roman"/>
          <w:lang w:val="en-CA"/>
        </w:rPr>
        <w:t>0.0003</w:t>
      </w:r>
      <w:r>
        <w:rPr>
          <w:rFonts w:ascii="Times New Roman" w:hAnsi="Times New Roman" w:cs="Times New Roman"/>
          <w:lang w:val="en-CA"/>
        </w:rPr>
        <w:t>)</w:t>
      </w:r>
      <w:ins w:id="412" w:author="Isabelle Cote" w:date="2023-02-23T18:00:00Z">
        <w:r w:rsidR="001D5196">
          <w:rPr>
            <w:rFonts w:ascii="Times New Roman" w:hAnsi="Times New Roman" w:cs="Times New Roman"/>
            <w:lang w:val="en-CA"/>
          </w:rPr>
          <w:t>. H</w:t>
        </w:r>
      </w:ins>
      <w:del w:id="413" w:author="Isabelle Cote" w:date="2023-02-23T17:58:00Z">
        <w:r w:rsidR="00B168CE" w:rsidDel="001D5196">
          <w:rPr>
            <w:rFonts w:ascii="Times New Roman" w:hAnsi="Times New Roman" w:cs="Times New Roman"/>
            <w:lang w:val="en-CA"/>
          </w:rPr>
          <w:delText>,</w:delText>
        </w:r>
      </w:del>
      <w:del w:id="414" w:author="Isabelle Cote" w:date="2023-02-23T18:00:00Z">
        <w:r w:rsidR="00B168CE" w:rsidDel="001D5196">
          <w:rPr>
            <w:rFonts w:ascii="Times New Roman" w:hAnsi="Times New Roman" w:cs="Times New Roman"/>
            <w:lang w:val="en-CA"/>
          </w:rPr>
          <w:delText xml:space="preserve"> h</w:delText>
        </w:r>
      </w:del>
      <w:r w:rsidR="00B168CE">
        <w:rPr>
          <w:rFonts w:ascii="Times New Roman" w:hAnsi="Times New Roman" w:cs="Times New Roman"/>
          <w:lang w:val="en-CA"/>
        </w:rPr>
        <w:t>owever</w:t>
      </w:r>
      <w:ins w:id="415" w:author="Isabelle Cote" w:date="2023-02-23T18:00:00Z">
        <w:r w:rsidR="001D5196">
          <w:rPr>
            <w:rFonts w:ascii="Times New Roman" w:hAnsi="Times New Roman" w:cs="Times New Roman"/>
            <w:lang w:val="en-CA"/>
          </w:rPr>
          <w:t>,</w:t>
        </w:r>
      </w:ins>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w:t>
      </w:r>
      <w:r w:rsidR="00B168CE">
        <w:rPr>
          <w:rFonts w:ascii="Times New Roman" w:hAnsi="Times New Roman" w:cs="Times New Roman"/>
        </w:rPr>
        <w:lastRenderedPageBreak/>
        <w:t xml:space="preserve">nutrient provisioning varies </w:t>
      </w:r>
      <w:del w:id="416" w:author="Isabelle Cote" w:date="2023-02-23T17:59:00Z">
        <w:r w:rsidR="00B168CE" w:rsidDel="001D5196">
          <w:rPr>
            <w:rFonts w:ascii="Times New Roman" w:hAnsi="Times New Roman" w:cs="Times New Roman"/>
          </w:rPr>
          <w:delText xml:space="preserve">by </w:delText>
        </w:r>
      </w:del>
      <w:ins w:id="417" w:author="Isabelle Cote" w:date="2023-02-23T17:59:00Z">
        <w:r w:rsidR="001D5196">
          <w:rPr>
            <w:rFonts w:ascii="Times New Roman" w:hAnsi="Times New Roman" w:cs="Times New Roman"/>
          </w:rPr>
          <w:t>with</w:t>
        </w:r>
        <w:r w:rsidR="001D5196">
          <w:rPr>
            <w:rFonts w:ascii="Times New Roman" w:hAnsi="Times New Roman" w:cs="Times New Roman"/>
          </w:rPr>
          <w:t xml:space="preserve"> </w:t>
        </w:r>
      </w:ins>
      <w:r w:rsidR="00B168CE">
        <w:rPr>
          <w:rFonts w:ascii="Times New Roman" w:hAnsi="Times New Roman" w:cs="Times New Roman"/>
        </w:rPr>
        <w:t>absolute latitude (</w:t>
      </w:r>
      <w:r w:rsidR="00B168CE" w:rsidRPr="00B168CE">
        <w:rPr>
          <w:rFonts w:ascii="Times New Roman" w:hAnsi="Times New Roman" w:cs="Times New Roman"/>
        </w:rPr>
        <w:t>0.01</w:t>
      </w:r>
      <w:del w:id="418" w:author="Isabelle Cote" w:date="2023-02-23T17:59:00Z">
        <w:r w:rsidR="00B168CE" w:rsidRPr="00B168CE" w:rsidDel="001D5196">
          <w:rPr>
            <w:rFonts w:ascii="Times New Roman" w:hAnsi="Times New Roman" w:cs="Times New Roman"/>
          </w:rPr>
          <w:delText>49</w:delText>
        </w:r>
      </w:del>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del w:id="419" w:author="Isabelle Cote" w:date="2023-02-23T17:59:00Z">
        <w:r w:rsidR="00B168CE" w:rsidRPr="00B168CE" w:rsidDel="001D5196">
          <w:rPr>
            <w:rFonts w:ascii="Times New Roman" w:hAnsi="Times New Roman" w:cs="Times New Roman"/>
          </w:rPr>
          <w:delText>0794</w:delText>
        </w:r>
      </w:del>
      <w:ins w:id="420" w:author="Isabelle Cote" w:date="2023-02-23T17:59:00Z">
        <w:r w:rsidR="001D5196" w:rsidRPr="00B168CE">
          <w:rPr>
            <w:rFonts w:ascii="Times New Roman" w:hAnsi="Times New Roman" w:cs="Times New Roman"/>
          </w:rPr>
          <w:t>0</w:t>
        </w:r>
        <w:r w:rsidR="001D5196">
          <w:rPr>
            <w:rFonts w:ascii="Times New Roman" w:hAnsi="Times New Roman" w:cs="Times New Roman"/>
          </w:rPr>
          <w:t>8</w:t>
        </w:r>
      </w:ins>
      <w:r w:rsidR="00B168CE">
        <w:rPr>
          <w:rFonts w:ascii="Times New Roman" w:hAnsi="Times New Roman" w:cs="Times New Roman"/>
        </w:rPr>
        <w:t xml:space="preserve">, p = </w:t>
      </w:r>
      <w:r w:rsidR="00B168CE" w:rsidRPr="00B168CE">
        <w:rPr>
          <w:rFonts w:ascii="Times New Roman" w:hAnsi="Times New Roman" w:cs="Times New Roman"/>
        </w:rPr>
        <w:t>0.85</w:t>
      </w:r>
      <w:ins w:id="421" w:author="Isabelle Cote" w:date="2023-02-24T16:09:00Z">
        <w:r w:rsidR="00F944A1">
          <w:rPr>
            <w:rFonts w:ascii="Times New Roman" w:hAnsi="Times New Roman" w:cs="Times New Roman"/>
          </w:rPr>
          <w:t>;</w:t>
        </w:r>
      </w:ins>
      <w:del w:id="422" w:author="Isabelle Cote" w:date="2023-02-23T17:59:00Z">
        <w:r w:rsidR="00B168CE" w:rsidRPr="00B168CE" w:rsidDel="001D5196">
          <w:rPr>
            <w:rFonts w:ascii="Times New Roman" w:hAnsi="Times New Roman" w:cs="Times New Roman"/>
          </w:rPr>
          <w:delText>13</w:delText>
        </w:r>
        <w:r w:rsidR="00731DAD" w:rsidDel="001D5196">
          <w:rPr>
            <w:rFonts w:ascii="Times New Roman" w:hAnsi="Times New Roman" w:cs="Times New Roman"/>
          </w:rPr>
          <w:delText>,</w:delText>
        </w:r>
      </w:del>
      <w:r w:rsidR="00731DAD">
        <w:rPr>
          <w:rFonts w:ascii="Times New Roman" w:hAnsi="Times New Roman" w:cs="Times New Roman"/>
        </w:rPr>
        <w:t xml:space="preserve"> </w:t>
      </w:r>
      <w:r w:rsidR="00731DAD" w:rsidRPr="00731DAD">
        <w:rPr>
          <w:rFonts w:ascii="Times New Roman" w:hAnsi="Times New Roman" w:cs="Times New Roman"/>
          <w:highlight w:val="yellow"/>
        </w:rPr>
        <w:t>Fig. 3B</w:t>
      </w:r>
      <w:r w:rsidR="00B168CE">
        <w:rPr>
          <w:rFonts w:ascii="Times New Roman" w:hAnsi="Times New Roman" w:cs="Times New Roman"/>
        </w:rPr>
        <w:t>)</w:t>
      </w:r>
      <w:r>
        <w:rPr>
          <w:rFonts w:ascii="Times New Roman" w:hAnsi="Times New Roman" w:cs="Times New Roman"/>
          <w:lang w:val="en-CA"/>
        </w:rPr>
        <w:t xml:space="preserve">. There was weak support for this model over a null model </w:t>
      </w:r>
      <w:ins w:id="423" w:author="Isabelle Cote" w:date="2023-02-23T18:00:00Z">
        <w:r w:rsidR="001D5196">
          <w:rPr>
            <w:rFonts w:ascii="Times New Roman" w:hAnsi="Times New Roman" w:cs="Times New Roman"/>
            <w:lang w:val="en-CA"/>
          </w:rPr>
          <w:t>(</w:t>
        </w:r>
      </w:ins>
      <w:r w:rsidRPr="00BA7305">
        <w:rPr>
          <w:rFonts w:ascii="Times New Roman" w:hAnsi="Times New Roman" w:cs="Times New Roman"/>
          <w:lang w:val="en-CA"/>
        </w:rPr>
        <w:t>F</w:t>
      </w:r>
      <w:del w:id="424" w:author="Isabelle Cote" w:date="2023-02-23T18:03:00Z">
        <w:r w:rsidRPr="00BA7305" w:rsidDel="000C04AF">
          <w:rPr>
            <w:rFonts w:ascii="Times New Roman" w:hAnsi="Times New Roman" w:cs="Times New Roman"/>
            <w:vertAlign w:val="subscript"/>
            <w:lang w:val="en-CA"/>
          </w:rPr>
          <w:delText>(</w:delText>
        </w:r>
      </w:del>
      <w:r w:rsidRPr="00BA7305">
        <w:rPr>
          <w:rFonts w:ascii="Times New Roman" w:hAnsi="Times New Roman" w:cs="Times New Roman"/>
          <w:vertAlign w:val="subscript"/>
          <w:lang w:val="en-CA"/>
        </w:rPr>
        <w:t>8, 163</w:t>
      </w:r>
      <w:del w:id="425" w:author="Isabelle Cote" w:date="2023-02-23T18:03:00Z">
        <w:r w:rsidRPr="00BA7305" w:rsidDel="000C04AF">
          <w:rPr>
            <w:rFonts w:ascii="Times New Roman" w:hAnsi="Times New Roman" w:cs="Times New Roman"/>
            <w:vertAlign w:val="subscript"/>
            <w:lang w:val="en-CA"/>
          </w:rPr>
          <w:delText>)</w:delText>
        </w:r>
      </w:del>
      <w:r w:rsidRPr="00BA7305">
        <w:rPr>
          <w:rFonts w:ascii="Times New Roman" w:hAnsi="Times New Roman" w:cs="Times New Roman"/>
          <w:lang w:val="en-CA"/>
        </w:rPr>
        <w:t xml:space="preserve"> = 1.70</w:t>
      </w:r>
      <w:del w:id="426" w:author="Isabelle Cote" w:date="2023-02-23T18:01:00Z">
        <w:r w:rsidRPr="00BA7305" w:rsidDel="000C04AF">
          <w:rPr>
            <w:rFonts w:ascii="Times New Roman" w:hAnsi="Times New Roman" w:cs="Times New Roman"/>
            <w:lang w:val="en-CA"/>
          </w:rPr>
          <w:delText>40</w:delText>
        </w:r>
      </w:del>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0.10</w:t>
      </w:r>
      <w:del w:id="427" w:author="Isabelle Cote" w:date="2023-02-23T18:01:00Z">
        <w:r w:rsidRPr="00BA7305" w:rsidDel="000C04AF">
          <w:rPr>
            <w:rFonts w:ascii="Times New Roman" w:hAnsi="Times New Roman" w:cs="Times New Roman"/>
            <w:lang w:val="en-CA"/>
          </w:rPr>
          <w:delText>10</w:delText>
        </w:r>
      </w:del>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163</w:t>
      </w:r>
      <w:r w:rsidRPr="00BA7305">
        <w:rPr>
          <w:rFonts w:ascii="Times New Roman" w:hAnsi="Times New Roman" w:cs="Times New Roman"/>
        </w:rPr>
        <w:t xml:space="preserve"> = 2974.</w:t>
      </w:r>
      <w:del w:id="428" w:author="Isabelle Cote" w:date="2023-02-23T18:01:00Z">
        <w:r w:rsidRPr="00BA7305" w:rsidDel="000C04AF">
          <w:rPr>
            <w:rFonts w:ascii="Times New Roman" w:hAnsi="Times New Roman" w:cs="Times New Roman"/>
          </w:rPr>
          <w:delText>5395</w:delText>
        </w:r>
      </w:del>
      <w:ins w:id="429" w:author="Isabelle Cote" w:date="2023-02-23T18:01:00Z">
        <w:r w:rsidR="000C04AF" w:rsidRPr="00BA7305">
          <w:rPr>
            <w:rFonts w:ascii="Times New Roman" w:hAnsi="Times New Roman" w:cs="Times New Roman"/>
          </w:rPr>
          <w:t>5</w:t>
        </w:r>
        <w:r w:rsidR="000C04AF">
          <w:rPr>
            <w:rFonts w:ascii="Times New Roman" w:hAnsi="Times New Roman" w:cs="Times New Roman"/>
          </w:rPr>
          <w:t>4</w:t>
        </w:r>
      </w:ins>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.0001</w:t>
      </w:r>
      <w:r>
        <w:rPr>
          <w:rFonts w:ascii="Times New Roman" w:hAnsi="Times New Roman" w:cs="Times New Roman"/>
        </w:rPr>
        <w:t xml:space="preserve">). </w:t>
      </w:r>
    </w:p>
    <w:p w14:paraId="62544A1C" w14:textId="21A03954" w:rsidR="000C04AF" w:rsidRDefault="00BA7305" w:rsidP="003A397E">
      <w:pPr>
        <w:spacing w:line="360" w:lineRule="auto"/>
        <w:ind w:firstLine="720"/>
        <w:rPr>
          <w:ins w:id="430" w:author="Isabelle Cote" w:date="2023-02-23T18:03:00Z"/>
          <w:rFonts w:ascii="Times New Roman" w:hAnsi="Times New Roman" w:cs="Times New Roman"/>
        </w:rPr>
      </w:pPr>
      <w:r>
        <w:rPr>
          <w:rFonts w:ascii="Times New Roman" w:hAnsi="Times New Roman" w:cs="Times New Roman"/>
        </w:rPr>
        <w:t xml:space="preserve">The model including temperature also showed a positive effect of nutrient provisioning </w:t>
      </w:r>
      <w:ins w:id="431" w:author="Isabelle Cote" w:date="2023-02-24T16:02:00Z">
        <w:r w:rsidR="00F944A1">
          <w:rPr>
            <w:rFonts w:ascii="Times New Roman" w:hAnsi="Times New Roman" w:cs="Times New Roman"/>
          </w:rPr>
          <w:t xml:space="preserve">overall </w:t>
        </w:r>
      </w:ins>
      <w:r>
        <w:rPr>
          <w:rFonts w:ascii="Times New Roman" w:hAnsi="Times New Roman" w:cs="Times New Roman"/>
        </w:rPr>
        <w:t>(</w:t>
      </w:r>
      <w:r w:rsidRPr="00BA7305">
        <w:rPr>
          <w:rFonts w:ascii="Times New Roman" w:hAnsi="Times New Roman" w:cs="Times New Roman"/>
        </w:rPr>
        <w:t>0.58</w:t>
      </w:r>
      <w:del w:id="432" w:author="Isabelle Cote" w:date="2023-02-23T18:01:00Z">
        <w:r w:rsidRPr="00BA7305" w:rsidDel="000C04AF">
          <w:rPr>
            <w:rFonts w:ascii="Times New Roman" w:hAnsi="Times New Roman" w:cs="Times New Roman"/>
          </w:rPr>
          <w:delText>16</w:delText>
        </w:r>
      </w:del>
      <w:r>
        <w:rPr>
          <w:rFonts w:ascii="Times New Roman" w:hAnsi="Times New Roman" w:cs="Times New Roman"/>
        </w:rPr>
        <w:t xml:space="preserve"> </w:t>
      </w:r>
      <w:r w:rsidR="00B168CE">
        <w:rPr>
          <w:rFonts w:ascii="Times New Roman" w:hAnsi="Times New Roman" w:cs="Times New Roman"/>
        </w:rPr>
        <w:t xml:space="preserve">± </w:t>
      </w:r>
      <w:r w:rsidRPr="00BA7305">
        <w:rPr>
          <w:rFonts w:ascii="Times New Roman" w:hAnsi="Times New Roman" w:cs="Times New Roman"/>
        </w:rPr>
        <w:t>0.16</w:t>
      </w:r>
      <w:del w:id="433" w:author="Isabelle Cote" w:date="2023-02-23T18:01:00Z">
        <w:r w:rsidRPr="00BA7305" w:rsidDel="000C04AF">
          <w:rPr>
            <w:rFonts w:ascii="Times New Roman" w:hAnsi="Times New Roman" w:cs="Times New Roman"/>
          </w:rPr>
          <w:delText>17</w:delText>
        </w:r>
      </w:del>
      <w:r w:rsidR="00B168CE">
        <w:rPr>
          <w:rFonts w:ascii="Times New Roman" w:hAnsi="Times New Roman" w:cs="Times New Roman"/>
        </w:rPr>
        <w:t xml:space="preserve">, p = </w:t>
      </w:r>
      <w:r w:rsidR="00B168CE" w:rsidRPr="00B168CE">
        <w:rPr>
          <w:rFonts w:ascii="Times New Roman" w:hAnsi="Times New Roman" w:cs="Times New Roman"/>
        </w:rPr>
        <w:t>0.0004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del w:id="434" w:author="Isabelle Cote" w:date="2023-02-23T18:02:00Z">
        <w:r w:rsidR="00B168CE" w:rsidRPr="00B168CE" w:rsidDel="000C04AF">
          <w:rPr>
            <w:rFonts w:ascii="Times New Roman" w:hAnsi="Times New Roman" w:cs="Times New Roman"/>
          </w:rPr>
          <w:delText>0551</w:delText>
        </w:r>
        <w:r w:rsidR="00B168CE" w:rsidDel="000C04AF">
          <w:rPr>
            <w:rFonts w:ascii="Times New Roman" w:hAnsi="Times New Roman" w:cs="Times New Roman"/>
          </w:rPr>
          <w:delText xml:space="preserve"> </w:delText>
        </w:r>
      </w:del>
      <w:ins w:id="435" w:author="Isabelle Cote" w:date="2023-02-23T18:02:00Z">
        <w:r w:rsidR="000C04AF" w:rsidRPr="00B168CE">
          <w:rPr>
            <w:rFonts w:ascii="Times New Roman" w:hAnsi="Times New Roman" w:cs="Times New Roman"/>
          </w:rPr>
          <w:t>0</w:t>
        </w:r>
        <w:r w:rsidR="000C04AF">
          <w:rPr>
            <w:rFonts w:ascii="Times New Roman" w:hAnsi="Times New Roman" w:cs="Times New Roman"/>
          </w:rPr>
          <w:t>6</w:t>
        </w:r>
        <w:r w:rsidR="000C04AF">
          <w:rPr>
            <w:rFonts w:ascii="Times New Roman" w:hAnsi="Times New Roman" w:cs="Times New Roman"/>
          </w:rPr>
          <w:t xml:space="preserve"> </w:t>
        </w:r>
      </w:ins>
      <w:r w:rsidR="00B168CE">
        <w:rPr>
          <w:rFonts w:ascii="Times New Roman" w:hAnsi="Times New Roman" w:cs="Times New Roman"/>
        </w:rPr>
        <w:t xml:space="preserve">± </w:t>
      </w:r>
      <w:r w:rsidR="00B168CE" w:rsidRPr="00B168CE">
        <w:rPr>
          <w:rFonts w:ascii="Times New Roman" w:hAnsi="Times New Roman" w:cs="Times New Roman"/>
        </w:rPr>
        <w:t>0.07</w:t>
      </w:r>
      <w:del w:id="436" w:author="Isabelle Cote" w:date="2023-02-23T18:02:00Z">
        <w:r w:rsidR="00B168CE" w:rsidRPr="00B168CE" w:rsidDel="000C04AF">
          <w:rPr>
            <w:rFonts w:ascii="Times New Roman" w:hAnsi="Times New Roman" w:cs="Times New Roman"/>
          </w:rPr>
          <w:delText>29</w:delText>
        </w:r>
      </w:del>
      <w:r w:rsidR="00B168CE">
        <w:rPr>
          <w:rFonts w:ascii="Times New Roman" w:hAnsi="Times New Roman" w:cs="Times New Roman"/>
        </w:rPr>
        <w:t xml:space="preserve">, p = </w:t>
      </w:r>
      <w:r w:rsidR="00B168CE" w:rsidRPr="00B168CE">
        <w:rPr>
          <w:rFonts w:ascii="Times New Roman" w:hAnsi="Times New Roman" w:cs="Times New Roman"/>
        </w:rPr>
        <w:t>0.45</w:t>
      </w:r>
      <w:del w:id="437" w:author="Isabelle Cote" w:date="2023-02-23T18:02:00Z">
        <w:r w:rsidR="00B168CE" w:rsidRPr="00B168CE" w:rsidDel="000C04AF">
          <w:rPr>
            <w:rFonts w:ascii="Times New Roman" w:hAnsi="Times New Roman" w:cs="Times New Roman"/>
          </w:rPr>
          <w:delText>08</w:delText>
        </w:r>
        <w:r w:rsidR="00731DAD" w:rsidDel="000C04AF">
          <w:rPr>
            <w:rFonts w:ascii="Times New Roman" w:hAnsi="Times New Roman" w:cs="Times New Roman"/>
          </w:rPr>
          <w:delText>,</w:delText>
        </w:r>
      </w:del>
      <w:del w:id="438" w:author="Isabelle Cote" w:date="2023-02-24T16:09:00Z">
        <w:r w:rsidR="00731DAD" w:rsidDel="00F944A1">
          <w:rPr>
            <w:rFonts w:ascii="Times New Roman" w:hAnsi="Times New Roman" w:cs="Times New Roman"/>
          </w:rPr>
          <w:delText xml:space="preserve"> </w:delText>
        </w:r>
      </w:del>
      <w:ins w:id="439" w:author="Isabelle Cote" w:date="2023-02-23T18:03:00Z">
        <w:r w:rsidR="000C04AF">
          <w:rPr>
            <w:rFonts w:ascii="Times New Roman" w:hAnsi="Times New Roman" w:cs="Times New Roman"/>
          </w:rPr>
          <w:t xml:space="preserve">; </w:t>
        </w:r>
      </w:ins>
      <w:r w:rsidR="00731DAD" w:rsidRPr="00731DAD">
        <w:rPr>
          <w:rFonts w:ascii="Times New Roman" w:hAnsi="Times New Roman" w:cs="Times New Roman"/>
          <w:highlight w:val="yellow"/>
        </w:rPr>
        <w:t>Fig. 3</w:t>
      </w:r>
      <w:r w:rsidR="00731DAD">
        <w:rPr>
          <w:rFonts w:ascii="Times New Roman" w:hAnsi="Times New Roman" w:cs="Times New Roman"/>
          <w:highlight w:val="yellow"/>
        </w:rPr>
        <w:t>C</w:t>
      </w:r>
      <w:r w:rsidR="00B168CE">
        <w:rPr>
          <w:rFonts w:ascii="Times New Roman" w:hAnsi="Times New Roman" w:cs="Times New Roman"/>
        </w:rPr>
        <w:t xml:space="preserve">). This model was </w:t>
      </w:r>
      <w:commentRangeStart w:id="440"/>
      <w:r w:rsidR="00B168CE">
        <w:rPr>
          <w:rFonts w:ascii="Times New Roman" w:hAnsi="Times New Roman" w:cs="Times New Roman"/>
        </w:rPr>
        <w:t>preferred</w:t>
      </w:r>
      <w:commentRangeEnd w:id="440"/>
      <w:r w:rsidR="00F944A1">
        <w:rPr>
          <w:rStyle w:val="CommentReference"/>
        </w:rPr>
        <w:commentReference w:id="440"/>
      </w:r>
      <w:r w:rsidR="00B168CE">
        <w:rPr>
          <w:rFonts w:ascii="Times New Roman" w:hAnsi="Times New Roman" w:cs="Times New Roman"/>
        </w:rPr>
        <w:t xml:space="preserve"> over a null model (</w:t>
      </w:r>
      <w:r w:rsidR="00B168CE" w:rsidRPr="00B168CE">
        <w:rPr>
          <w:rFonts w:ascii="Times New Roman" w:hAnsi="Times New Roman" w:cs="Times New Roman"/>
        </w:rPr>
        <w:t>F</w:t>
      </w:r>
      <w:del w:id="441" w:author="Isabelle Cote" w:date="2023-02-23T18:03:00Z">
        <w:r w:rsidR="00B168CE" w:rsidRPr="00B168CE" w:rsidDel="000C04AF">
          <w:rPr>
            <w:rFonts w:ascii="Times New Roman" w:hAnsi="Times New Roman" w:cs="Times New Roman"/>
            <w:vertAlign w:val="subscript"/>
          </w:rPr>
          <w:delText>(</w:delText>
        </w:r>
      </w:del>
      <w:r w:rsidR="00B168CE" w:rsidRPr="00B168CE">
        <w:rPr>
          <w:rFonts w:ascii="Times New Roman" w:hAnsi="Times New Roman" w:cs="Times New Roman"/>
          <w:vertAlign w:val="subscript"/>
        </w:rPr>
        <w:t>8,163</w:t>
      </w:r>
      <w:del w:id="442" w:author="Isabelle Cote" w:date="2023-02-23T18:03:00Z">
        <w:r w:rsidR="00B168CE" w:rsidRPr="00B168CE" w:rsidDel="000C04AF">
          <w:rPr>
            <w:rFonts w:ascii="Times New Roman" w:hAnsi="Times New Roman" w:cs="Times New Roman"/>
            <w:vertAlign w:val="subscript"/>
          </w:rPr>
          <w:delText>)</w:delText>
        </w:r>
      </w:del>
      <w:r w:rsidR="00B168CE" w:rsidRPr="00B168CE">
        <w:rPr>
          <w:rFonts w:ascii="Times New Roman" w:hAnsi="Times New Roman" w:cs="Times New Roman"/>
        </w:rPr>
        <w:t xml:space="preserve"> = 1.78</w:t>
      </w:r>
      <w:del w:id="443" w:author="Isabelle Cote" w:date="2023-02-24T16:02:00Z">
        <w:r w:rsidR="00B168CE" w:rsidRPr="00B168CE" w:rsidDel="00F944A1">
          <w:rPr>
            <w:rFonts w:ascii="Times New Roman" w:hAnsi="Times New Roman" w:cs="Times New Roman"/>
          </w:rPr>
          <w:delText>28</w:delText>
        </w:r>
      </w:del>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0.08</w:t>
      </w:r>
      <w:del w:id="444" w:author="Isabelle Cote" w:date="2023-02-24T16:02:00Z">
        <w:r w:rsidR="00B168CE" w:rsidRPr="00B168CE" w:rsidDel="00F944A1">
          <w:rPr>
            <w:rFonts w:ascii="Times New Roman" w:hAnsi="Times New Roman" w:cs="Times New Roman"/>
          </w:rPr>
          <w:delText>38</w:delText>
        </w:r>
      </w:del>
      <w:r w:rsidR="00B168CE">
        <w:rPr>
          <w:rFonts w:ascii="Times New Roman" w:hAnsi="Times New Roman" w:cs="Times New Roman"/>
        </w:rPr>
        <w:t xml:space="preserve">), but 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B168CE" w:rsidRPr="00B168CE">
        <w:rPr>
          <w:rFonts w:ascii="Times New Roman" w:hAnsi="Times New Roman" w:cs="Times New Roman"/>
        </w:rPr>
        <w:t>QE</w:t>
      </w:r>
      <w:r w:rsidR="00B168CE" w:rsidRPr="00B168CE">
        <w:rPr>
          <w:rFonts w:ascii="Times New Roman" w:hAnsi="Times New Roman" w:cs="Times New Roman"/>
          <w:vertAlign w:val="subscript"/>
        </w:rPr>
        <w:t>163</w:t>
      </w:r>
      <w:r w:rsidR="00B168CE" w:rsidRPr="00B168CE">
        <w:rPr>
          <w:rFonts w:ascii="Times New Roman" w:hAnsi="Times New Roman" w:cs="Times New Roman"/>
        </w:rPr>
        <w:t xml:space="preserve"> = 3006.2</w:t>
      </w:r>
      <w:ins w:id="445" w:author="Isabelle Cote" w:date="2023-02-24T16:02:00Z">
        <w:r w:rsidR="00F944A1">
          <w:rPr>
            <w:rFonts w:ascii="Times New Roman" w:hAnsi="Times New Roman" w:cs="Times New Roman"/>
          </w:rPr>
          <w:t>3</w:t>
        </w:r>
      </w:ins>
      <w:del w:id="446" w:author="Isabelle Cote" w:date="2023-02-24T16:02:00Z">
        <w:r w:rsidR="00B168CE" w:rsidRPr="00B168CE" w:rsidDel="00F944A1">
          <w:rPr>
            <w:rFonts w:ascii="Times New Roman" w:hAnsi="Times New Roman" w:cs="Times New Roman"/>
          </w:rPr>
          <w:delText>277</w:delText>
        </w:r>
      </w:del>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.0001</w:t>
      </w:r>
      <w:r w:rsidR="00B168CE">
        <w:rPr>
          <w:rFonts w:ascii="Times New Roman" w:hAnsi="Times New Roman" w:cs="Times New Roman"/>
        </w:rPr>
        <w:t xml:space="preserve">). </w:t>
      </w:r>
    </w:p>
    <w:p w14:paraId="5A06F0A4" w14:textId="49E399DF" w:rsidR="00B168CE" w:rsidRDefault="00B168CE" w:rsidP="003A397E">
      <w:pPr>
        <w:spacing w:line="360" w:lineRule="auto"/>
        <w:ind w:firstLine="720"/>
        <w:rPr>
          <w:rFonts w:ascii="Times New Roman" w:hAnsi="Times New Roman" w:cs="Times New Roman"/>
        </w:rPr>
      </w:pPr>
      <w:r>
        <w:rPr>
          <w:rFonts w:ascii="Times New Roman" w:hAnsi="Times New Roman" w:cs="Times New Roman"/>
        </w:rPr>
        <w:t>For both the</w:t>
      </w:r>
      <w:del w:id="447" w:author="Isabelle Cote" w:date="2023-02-23T18:04:00Z">
        <w:r w:rsidDel="000C04AF">
          <w:rPr>
            <w:rFonts w:ascii="Times New Roman" w:hAnsi="Times New Roman" w:cs="Times New Roman"/>
          </w:rPr>
          <w:delText>se</w:delText>
        </w:r>
      </w:del>
      <w:r>
        <w:rPr>
          <w:rFonts w:ascii="Times New Roman" w:hAnsi="Times New Roman" w:cs="Times New Roman"/>
        </w:rPr>
        <w:t xml:space="preserve"> model</w:t>
      </w:r>
      <w:ins w:id="448" w:author="Isabelle Cote" w:date="2023-02-23T18:04:00Z">
        <w:r w:rsidR="000C04AF">
          <w:rPr>
            <w:rFonts w:ascii="Times New Roman" w:hAnsi="Times New Roman" w:cs="Times New Roman"/>
          </w:rPr>
          <w:t xml:space="preserve"> with latitude and that with temperature,</w:t>
        </w:r>
      </w:ins>
      <w:del w:id="449" w:author="Isabelle Cote" w:date="2023-02-23T18:04:00Z">
        <w:r w:rsidDel="000C04AF">
          <w:rPr>
            <w:rFonts w:ascii="Times New Roman" w:hAnsi="Times New Roman" w:cs="Times New Roman"/>
          </w:rPr>
          <w:delText>s</w:delText>
        </w:r>
      </w:del>
      <w:r>
        <w:rPr>
          <w:rFonts w:ascii="Times New Roman" w:hAnsi="Times New Roman" w:cs="Times New Roman"/>
        </w:rPr>
        <w:t xml:space="preserve"> the differences between levels </w:t>
      </w:r>
      <w:del w:id="450" w:author="Isabelle Cote" w:date="2023-02-23T18:05:00Z">
        <w:r w:rsidDel="000C04AF">
          <w:rPr>
            <w:rFonts w:ascii="Times New Roman" w:hAnsi="Times New Roman" w:cs="Times New Roman"/>
          </w:rPr>
          <w:delText xml:space="preserve">in </w:delText>
        </w:r>
      </w:del>
      <w:ins w:id="451" w:author="Isabelle Cote" w:date="2023-02-23T18:05:00Z">
        <w:r w:rsidR="000C04AF">
          <w:rPr>
            <w:rFonts w:ascii="Times New Roman" w:hAnsi="Times New Roman" w:cs="Times New Roman"/>
          </w:rPr>
          <w:t>of</w:t>
        </w:r>
        <w:r w:rsidR="000C04AF">
          <w:rPr>
            <w:rFonts w:ascii="Times New Roman" w:hAnsi="Times New Roman" w:cs="Times New Roman"/>
          </w:rPr>
          <w:t xml:space="preserve"> </w:t>
        </w:r>
      </w:ins>
      <w:r>
        <w:rPr>
          <w:rFonts w:ascii="Times New Roman" w:hAnsi="Times New Roman" w:cs="Times New Roman"/>
        </w:rPr>
        <w:t>the categorical moderators (</w:t>
      </w:r>
      <w:ins w:id="452" w:author="Isabelle Cote" w:date="2023-02-23T18:05:00Z">
        <w:r w:rsidR="000C04AF">
          <w:rPr>
            <w:rFonts w:ascii="Times New Roman" w:hAnsi="Times New Roman" w:cs="Times New Roman"/>
          </w:rPr>
          <w:t xml:space="preserve">i.e., </w:t>
        </w:r>
      </w:ins>
      <w:r>
        <w:rPr>
          <w:rFonts w:ascii="Times New Roman" w:hAnsi="Times New Roman" w:cs="Times New Roman"/>
        </w:rPr>
        <w:t>experimental design and primary producer</w:t>
      </w:r>
      <w:ins w:id="453" w:author="Isabelle Cote" w:date="2023-02-23T18:05:00Z">
        <w:r w:rsidR="000C04AF">
          <w:rPr>
            <w:rFonts w:ascii="Times New Roman" w:hAnsi="Times New Roman" w:cs="Times New Roman"/>
          </w:rPr>
          <w:t xml:space="preserve"> type</w:t>
        </w:r>
      </w:ins>
      <w:r>
        <w:rPr>
          <w:rFonts w:ascii="Times New Roman" w:hAnsi="Times New Roman" w:cs="Times New Roman"/>
        </w:rPr>
        <w:t xml:space="preserve">) were roughly </w:t>
      </w:r>
      <w:ins w:id="454" w:author="Isabelle Cote" w:date="2023-02-23T18:05:00Z">
        <w:r w:rsidR="000C04AF">
          <w:rPr>
            <w:rFonts w:ascii="Times New Roman" w:hAnsi="Times New Roman" w:cs="Times New Roman"/>
          </w:rPr>
          <w:t xml:space="preserve">of </w:t>
        </w:r>
      </w:ins>
      <w:r>
        <w:rPr>
          <w:rFonts w:ascii="Times New Roman" w:hAnsi="Times New Roman" w:cs="Times New Roman"/>
        </w:rPr>
        <w:t xml:space="preserve">the same in magnitude and significance as in the model </w:t>
      </w:r>
      <w:ins w:id="455" w:author="Isabelle Cote" w:date="2023-02-23T18:05:00Z">
        <w:r w:rsidR="000C04AF">
          <w:rPr>
            <w:rFonts w:ascii="Times New Roman" w:hAnsi="Times New Roman" w:cs="Times New Roman"/>
          </w:rPr>
          <w:t xml:space="preserve">that </w:t>
        </w:r>
      </w:ins>
      <w:del w:id="456" w:author="Isabelle Cote" w:date="2023-02-23T18:05:00Z">
        <w:r w:rsidDel="000C04AF">
          <w:rPr>
            <w:rFonts w:ascii="Times New Roman" w:hAnsi="Times New Roman" w:cs="Times New Roman"/>
          </w:rPr>
          <w:delText xml:space="preserve">including </w:delText>
        </w:r>
      </w:del>
      <w:ins w:id="457" w:author="Isabelle Cote" w:date="2023-02-23T18:05:00Z">
        <w:r w:rsidR="000C04AF">
          <w:rPr>
            <w:rFonts w:ascii="Times New Roman" w:hAnsi="Times New Roman" w:cs="Times New Roman"/>
          </w:rPr>
          <w:t>includ</w:t>
        </w:r>
        <w:r w:rsidR="000C04AF">
          <w:rPr>
            <w:rFonts w:ascii="Times New Roman" w:hAnsi="Times New Roman" w:cs="Times New Roman"/>
          </w:rPr>
          <w:t>ed</w:t>
        </w:r>
        <w:r w:rsidR="000C04AF">
          <w:rPr>
            <w:rFonts w:ascii="Times New Roman" w:hAnsi="Times New Roman" w:cs="Times New Roman"/>
          </w:rPr>
          <w:t xml:space="preserve"> </w:t>
        </w:r>
      </w:ins>
      <w:r>
        <w:rPr>
          <w:rFonts w:ascii="Times New Roman" w:hAnsi="Times New Roman" w:cs="Times New Roman"/>
        </w:rPr>
        <w:t>background nutrients (</w:t>
      </w:r>
      <w:r w:rsidRPr="00B168CE">
        <w:rPr>
          <w:rFonts w:ascii="Times New Roman" w:hAnsi="Times New Roman" w:cs="Times New Roman"/>
          <w:highlight w:val="yellow"/>
        </w:rPr>
        <w:t>Supplemental table X</w:t>
      </w:r>
      <w:r>
        <w:rPr>
          <w:rFonts w:ascii="Times New Roman" w:hAnsi="Times New Roman" w:cs="Times New Roman"/>
        </w:rPr>
        <w:t>).</w:t>
      </w:r>
    </w:p>
    <w:p w14:paraId="1FE54182" w14:textId="390ECE2D" w:rsidR="00731DAD" w:rsidRDefault="00731DAD" w:rsidP="003A397E">
      <w:pPr>
        <w:spacing w:line="360" w:lineRule="auto"/>
        <w:ind w:firstLine="720"/>
        <w:rPr>
          <w:rFonts w:ascii="Times New Roman" w:hAnsi="Times New Roman" w:cs="Times New Roman"/>
        </w:rPr>
      </w:pPr>
    </w:p>
    <w:p w14:paraId="45360798" w14:textId="77777777" w:rsidR="00731DAD" w:rsidRDefault="00731DAD" w:rsidP="00731DAD">
      <w:pPr>
        <w:spacing w:line="360" w:lineRule="auto"/>
        <w:rPr>
          <w:rFonts w:ascii="Times New Roman" w:hAnsi="Times New Roman" w:cs="Times New Roman"/>
        </w:rPr>
      </w:pPr>
      <w:r>
        <w:rPr>
          <w:rFonts w:ascii="Times New Roman" w:hAnsi="Times New Roman" w:cs="Times New Roman"/>
          <w:noProof/>
        </w:rPr>
        <w:drawing>
          <wp:inline distT="0" distB="0" distL="0" distR="0" wp14:anchorId="3499CBD4" wp14:editId="0B2D5A90">
            <wp:extent cx="4526180" cy="2545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_effects.png"/>
                    <pic:cNvPicPr/>
                  </pic:nvPicPr>
                  <pic:blipFill>
                    <a:blip r:embed="rId14">
                      <a:extLst>
                        <a:ext uri="{28A0092B-C50C-407E-A947-70E740481C1C}">
                          <a14:useLocalDpi xmlns:a14="http://schemas.microsoft.com/office/drawing/2010/main" val="0"/>
                        </a:ext>
                      </a:extLst>
                    </a:blip>
                    <a:stretch>
                      <a:fillRect/>
                    </a:stretch>
                  </pic:blipFill>
                  <pic:spPr>
                    <a:xfrm>
                      <a:off x="0" y="0"/>
                      <a:ext cx="4536311" cy="2551675"/>
                    </a:xfrm>
                    <a:prstGeom prst="rect">
                      <a:avLst/>
                    </a:prstGeom>
                  </pic:spPr>
                </pic:pic>
              </a:graphicData>
            </a:graphic>
          </wp:inline>
        </w:drawing>
      </w:r>
    </w:p>
    <w:p w14:paraId="080865CC" w14:textId="4422CEDB" w:rsidR="00731DAD" w:rsidRDefault="00731DAD" w:rsidP="00731DAD">
      <w:pPr>
        <w:spacing w:line="360" w:lineRule="auto"/>
        <w:rPr>
          <w:rFonts w:ascii="Times New Roman" w:hAnsi="Times New Roman" w:cs="Times New Roman"/>
        </w:rPr>
      </w:pPr>
      <w:r w:rsidRPr="0098152A">
        <w:rPr>
          <w:rFonts w:ascii="Times New Roman" w:hAnsi="Times New Roman" w:cs="Times New Roman"/>
          <w:highlight w:val="yellow"/>
        </w:rPr>
        <w:t xml:space="preserve">Fig. </w:t>
      </w:r>
      <w:del w:id="458" w:author="Isabelle Cote" w:date="2023-02-23T17:57:00Z">
        <w:r w:rsidDel="001D5196">
          <w:rPr>
            <w:rFonts w:ascii="Times New Roman" w:hAnsi="Times New Roman" w:cs="Times New Roman"/>
            <w:highlight w:val="yellow"/>
          </w:rPr>
          <w:delText>6</w:delText>
        </w:r>
      </w:del>
      <w:ins w:id="459" w:author="Isabelle Cote" w:date="2023-02-23T17:57:00Z">
        <w:r w:rsidR="001D5196">
          <w:rPr>
            <w:rFonts w:ascii="Times New Roman" w:hAnsi="Times New Roman" w:cs="Times New Roman"/>
            <w:highlight w:val="yellow"/>
          </w:rPr>
          <w:t>3</w:t>
        </w:r>
      </w:ins>
      <w:r w:rsidRPr="0098152A">
        <w:rPr>
          <w:rFonts w:ascii="Times New Roman" w:hAnsi="Times New Roman" w:cs="Times New Roman"/>
          <w:highlight w:val="yellow"/>
        </w:rPr>
        <w:t>.</w:t>
      </w:r>
      <w:r>
        <w:rPr>
          <w:rFonts w:ascii="Times New Roman" w:hAnsi="Times New Roman" w:cs="Times New Roman"/>
        </w:rPr>
        <w:t xml:space="preserve"> </w:t>
      </w:r>
      <w:commentRangeStart w:id="460"/>
      <w:r>
        <w:rPr>
          <w:rFonts w:ascii="Times New Roman" w:hAnsi="Times New Roman" w:cs="Times New Roman"/>
        </w:rPr>
        <w:t>Effect</w:t>
      </w:r>
      <w:commentRangeEnd w:id="460"/>
      <w:r w:rsidR="001D5196">
        <w:rPr>
          <w:rStyle w:val="CommentReference"/>
        </w:rPr>
        <w:commentReference w:id="460"/>
      </w:r>
      <w:r>
        <w:rPr>
          <w:rFonts w:ascii="Times New Roman" w:hAnsi="Times New Roman" w:cs="Times New Roman"/>
        </w:rPr>
        <w:t xml:space="preserve"> of A) background nutrients, B) absolute latitude, and C) temperature. Effect sizes are from three separate models each containing either background nutrients, absolute latitude, or temperature. In each model primary producer group and experimental design are also included as categorical moderators.</w:t>
      </w:r>
    </w:p>
    <w:p w14:paraId="4D9DB51B" w14:textId="50E892D2" w:rsidR="00BA7305" w:rsidRDefault="00027CDE" w:rsidP="00457F19">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20E55D3" wp14:editId="426CEECA">
            <wp:extent cx="4493310" cy="25274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p_effect.png"/>
                    <pic:cNvPicPr/>
                  </pic:nvPicPr>
                  <pic:blipFill>
                    <a:blip r:embed="rId15">
                      <a:extLst>
                        <a:ext uri="{28A0092B-C50C-407E-A947-70E740481C1C}">
                          <a14:useLocalDpi xmlns:a14="http://schemas.microsoft.com/office/drawing/2010/main" val="0"/>
                        </a:ext>
                      </a:extLst>
                    </a:blip>
                    <a:stretch>
                      <a:fillRect/>
                    </a:stretch>
                  </pic:blipFill>
                  <pic:spPr>
                    <a:xfrm>
                      <a:off x="0" y="0"/>
                      <a:ext cx="4498261" cy="2530272"/>
                    </a:xfrm>
                    <a:prstGeom prst="rect">
                      <a:avLst/>
                    </a:prstGeom>
                  </pic:spPr>
                </pic:pic>
              </a:graphicData>
            </a:graphic>
          </wp:inline>
        </w:drawing>
      </w:r>
    </w:p>
    <w:p w14:paraId="05556B1E" w14:textId="1D0416F9" w:rsidR="00027CDE" w:rsidRDefault="00027CDE" w:rsidP="00457F19">
      <w:pPr>
        <w:spacing w:line="360" w:lineRule="auto"/>
        <w:rPr>
          <w:rFonts w:ascii="Times New Roman" w:hAnsi="Times New Roman" w:cs="Times New Roman"/>
        </w:rPr>
      </w:pPr>
      <w:r w:rsidRPr="00027CDE">
        <w:rPr>
          <w:rFonts w:ascii="Times New Roman" w:hAnsi="Times New Roman" w:cs="Times New Roman"/>
          <w:highlight w:val="yellow"/>
        </w:rPr>
        <w:t xml:space="preserve">Fig. </w:t>
      </w:r>
      <w:r w:rsidR="00731DAD">
        <w:rPr>
          <w:rFonts w:ascii="Times New Roman" w:hAnsi="Times New Roman" w:cs="Times New Roman"/>
          <w:highlight w:val="yellow"/>
        </w:rPr>
        <w:t>4</w:t>
      </w:r>
      <w:r>
        <w:rPr>
          <w:rFonts w:ascii="Times New Roman" w:hAnsi="Times New Roman" w:cs="Times New Roman"/>
        </w:rPr>
        <w:t xml:space="preserve">. Effect of animal-provisioned nutrients on different categories of primary producer. Plants include seagrasses and mangroves, phytoplankton include micro algae, coral includes measurements of both corals and coral endosymbionts, and algae includes fleshy and crustose algae. Effect sizes are </w:t>
      </w:r>
      <w:r w:rsidRPr="00D504C4">
        <w:rPr>
          <w:rFonts w:ascii="Times New Roman" w:hAnsi="Times New Roman" w:cs="Times New Roman"/>
          <w:lang w:val="en-CA"/>
        </w:rPr>
        <w:t>log</w:t>
      </w:r>
      <w:ins w:id="461" w:author="Isabelle Cote" w:date="2023-02-24T16:10:00Z">
        <w:r w:rsidR="003008CD">
          <w:rPr>
            <w:rFonts w:ascii="Times New Roman" w:hAnsi="Times New Roman" w:cs="Times New Roman"/>
            <w:lang w:val="en-CA"/>
          </w:rPr>
          <w:t>-</w:t>
        </w:r>
      </w:ins>
      <w:del w:id="462" w:author="Isabelle Cote" w:date="2023-02-24T16:10:00Z">
        <w:r w:rsidRPr="00D504C4" w:rsidDel="003008CD">
          <w:rPr>
            <w:rFonts w:ascii="Times New Roman" w:hAnsi="Times New Roman" w:cs="Times New Roman"/>
            <w:lang w:val="en-CA"/>
          </w:rPr>
          <w:delText xml:space="preserve"> </w:delText>
        </w:r>
      </w:del>
      <w:r w:rsidRPr="00D504C4">
        <w:rPr>
          <w:rFonts w:ascii="Times New Roman" w:hAnsi="Times New Roman" w:cs="Times New Roman"/>
          <w:lang w:val="en-CA"/>
        </w:rPr>
        <w:t>transformed ratio of means</w:t>
      </w:r>
      <w:r>
        <w:rPr>
          <w:rFonts w:ascii="Times New Roman" w:hAnsi="Times New Roman" w:cs="Times New Roman"/>
          <w:lang w:val="en-CA"/>
        </w:rPr>
        <w:t xml:space="preserve"> surrounded by 95% confidence intervals derived from the </w:t>
      </w:r>
      <w:r>
        <w:rPr>
          <w:rFonts w:ascii="Times New Roman" w:hAnsi="Times New Roman" w:cs="Times New Roman"/>
        </w:rPr>
        <w:t>three-level mixed effects model including background nutrients, primary producer, and experimental design as moderators.</w:t>
      </w:r>
      <w:r w:rsidR="003F3EDB" w:rsidRPr="003F3EDB">
        <w:rPr>
          <w:rFonts w:ascii="Times New Roman" w:hAnsi="Times New Roman" w:cs="Times New Roman"/>
        </w:rPr>
        <w:t xml:space="preserve"> </w:t>
      </w:r>
      <w:r w:rsidR="003F3EDB">
        <w:rPr>
          <w:rFonts w:ascii="Times New Roman" w:hAnsi="Times New Roman" w:cs="Times New Roman"/>
        </w:rPr>
        <w:t>Sample sizes within each group are shown to the right of the effect sizes.</w:t>
      </w:r>
    </w:p>
    <w:p w14:paraId="6853CF79" w14:textId="724B45CC" w:rsidR="00027CDE" w:rsidRDefault="00027CDE" w:rsidP="00457F19">
      <w:pPr>
        <w:spacing w:line="360" w:lineRule="auto"/>
        <w:rPr>
          <w:rFonts w:ascii="Times New Roman" w:hAnsi="Times New Roman" w:cs="Times New Roman"/>
        </w:rPr>
      </w:pPr>
    </w:p>
    <w:p w14:paraId="4CC19214" w14:textId="53EAA458" w:rsidR="00027CDE" w:rsidRDefault="00027CDE"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6BAFA11A" wp14:editId="530DDECB">
            <wp:extent cx="4688541" cy="263730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t_effect.png"/>
                    <pic:cNvPicPr/>
                  </pic:nvPicPr>
                  <pic:blipFill>
                    <a:blip r:embed="rId16">
                      <a:extLst>
                        <a:ext uri="{28A0092B-C50C-407E-A947-70E740481C1C}">
                          <a14:useLocalDpi xmlns:a14="http://schemas.microsoft.com/office/drawing/2010/main" val="0"/>
                        </a:ext>
                      </a:extLst>
                    </a:blip>
                    <a:stretch>
                      <a:fillRect/>
                    </a:stretch>
                  </pic:blipFill>
                  <pic:spPr>
                    <a:xfrm>
                      <a:off x="0" y="0"/>
                      <a:ext cx="4723039" cy="2656709"/>
                    </a:xfrm>
                    <a:prstGeom prst="rect">
                      <a:avLst/>
                    </a:prstGeom>
                  </pic:spPr>
                </pic:pic>
              </a:graphicData>
            </a:graphic>
          </wp:inline>
        </w:drawing>
      </w:r>
    </w:p>
    <w:p w14:paraId="5628FACB" w14:textId="3E566449" w:rsidR="00027CDE" w:rsidRDefault="00027CDE" w:rsidP="00027CDE">
      <w:pPr>
        <w:spacing w:line="360" w:lineRule="auto"/>
        <w:rPr>
          <w:rFonts w:ascii="Times New Roman" w:hAnsi="Times New Roman" w:cs="Times New Roman"/>
        </w:rPr>
      </w:pPr>
      <w:r w:rsidRPr="00027CDE">
        <w:rPr>
          <w:rFonts w:ascii="Times New Roman" w:hAnsi="Times New Roman" w:cs="Times New Roman"/>
          <w:highlight w:val="yellow"/>
        </w:rPr>
        <w:t xml:space="preserve">Fig. </w:t>
      </w:r>
      <w:r w:rsidR="00731DAD">
        <w:rPr>
          <w:rFonts w:ascii="Times New Roman" w:hAnsi="Times New Roman" w:cs="Times New Roman"/>
          <w:highlight w:val="yellow"/>
        </w:rPr>
        <w:t>5</w:t>
      </w:r>
      <w:r>
        <w:rPr>
          <w:rFonts w:ascii="Times New Roman" w:hAnsi="Times New Roman" w:cs="Times New Roman"/>
        </w:rPr>
        <w:t xml:space="preserve">. Effect of animal-provisioned nutrients on different categories of experimental design. Field experiments were split based on whether the researchers set the density of the primary producer (PP stocked), consumer (animals stocked), both, or neither (unstocked). Effect sizes are </w:t>
      </w:r>
      <w:r w:rsidRPr="00D504C4">
        <w:rPr>
          <w:rFonts w:ascii="Times New Roman" w:hAnsi="Times New Roman" w:cs="Times New Roman"/>
          <w:lang w:val="en-CA"/>
        </w:rPr>
        <w:lastRenderedPageBreak/>
        <w:t>log transformed ratio of means</w:t>
      </w:r>
      <w:r>
        <w:rPr>
          <w:rFonts w:ascii="Times New Roman" w:hAnsi="Times New Roman" w:cs="Times New Roman"/>
          <w:lang w:val="en-CA"/>
        </w:rPr>
        <w:t xml:space="preserve"> surrounded by 95% confidence intervals derived from the </w:t>
      </w:r>
      <w:r>
        <w:rPr>
          <w:rFonts w:ascii="Times New Roman" w:hAnsi="Times New Roman" w:cs="Times New Roman"/>
        </w:rPr>
        <w:t>three-level mixed effects model including background nutrients, primary producer, and experimental design as moderators.</w:t>
      </w:r>
      <w:r w:rsidR="003F3EDB">
        <w:rPr>
          <w:rFonts w:ascii="Times New Roman" w:hAnsi="Times New Roman" w:cs="Times New Roman"/>
        </w:rPr>
        <w:t xml:space="preserve"> Sample sizes within each group are shown to the right of the effect sizes.</w:t>
      </w:r>
    </w:p>
    <w:p w14:paraId="02DBD895" w14:textId="77777777" w:rsidR="00D941C0" w:rsidRDefault="00D941C0" w:rsidP="00027CDE">
      <w:pPr>
        <w:spacing w:line="360" w:lineRule="auto"/>
        <w:rPr>
          <w:rFonts w:ascii="Times New Roman" w:hAnsi="Times New Roman" w:cs="Times New Roman"/>
        </w:rPr>
      </w:pPr>
    </w:p>
    <w:p w14:paraId="0E874B1E" w14:textId="6EDFE9B9" w:rsidR="0098152A" w:rsidRDefault="00D3597D"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4D553790" wp14:editId="07593EE6">
            <wp:extent cx="4625788" cy="260200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ground_nut_effect.png"/>
                    <pic:cNvPicPr/>
                  </pic:nvPicPr>
                  <pic:blipFill>
                    <a:blip r:embed="rId17">
                      <a:extLst>
                        <a:ext uri="{28A0092B-C50C-407E-A947-70E740481C1C}">
                          <a14:useLocalDpi xmlns:a14="http://schemas.microsoft.com/office/drawing/2010/main" val="0"/>
                        </a:ext>
                      </a:extLst>
                    </a:blip>
                    <a:stretch>
                      <a:fillRect/>
                    </a:stretch>
                  </pic:blipFill>
                  <pic:spPr>
                    <a:xfrm>
                      <a:off x="0" y="0"/>
                      <a:ext cx="4646172" cy="2613471"/>
                    </a:xfrm>
                    <a:prstGeom prst="rect">
                      <a:avLst/>
                    </a:prstGeom>
                  </pic:spPr>
                </pic:pic>
              </a:graphicData>
            </a:graphic>
          </wp:inline>
        </w:drawing>
      </w:r>
    </w:p>
    <w:p w14:paraId="1F1659EA" w14:textId="44E21F1C" w:rsidR="000C383E" w:rsidRDefault="000C383E" w:rsidP="00457F19">
      <w:pPr>
        <w:spacing w:line="360" w:lineRule="auto"/>
        <w:rPr>
          <w:rFonts w:ascii="Times New Roman" w:hAnsi="Times New Roman" w:cs="Times New Roman"/>
        </w:rPr>
      </w:pPr>
      <w:commentRangeStart w:id="463"/>
      <w:commentRangeStart w:id="464"/>
      <w:r>
        <w:rPr>
          <w:rFonts w:ascii="Times New Roman" w:hAnsi="Times New Roman" w:cs="Times New Roman"/>
        </w:rPr>
        <w:t xml:space="preserve">Fig. X. </w:t>
      </w:r>
      <w:commentRangeEnd w:id="463"/>
      <w:r w:rsidR="00731DAD">
        <w:rPr>
          <w:rStyle w:val="CommentReference"/>
        </w:rPr>
        <w:commentReference w:id="463"/>
      </w:r>
      <w:commentRangeEnd w:id="464"/>
      <w:r w:rsidR="001D5196">
        <w:rPr>
          <w:rStyle w:val="CommentReference"/>
        </w:rPr>
        <w:commentReference w:id="464"/>
      </w:r>
      <w:r>
        <w:rPr>
          <w:rFonts w:ascii="Times New Roman" w:hAnsi="Times New Roman" w:cs="Times New Roman"/>
        </w:rPr>
        <w:t>Effect of background nutrients on algae in unstocked field experiments. Dots represent effect sizes from studies. Background nutrients is standardized</w:t>
      </w:r>
    </w:p>
    <w:p w14:paraId="2228A390" w14:textId="0C178A2E" w:rsidR="00955049" w:rsidRDefault="00955049" w:rsidP="00955049">
      <w:pPr>
        <w:spacing w:line="360" w:lineRule="auto"/>
        <w:rPr>
          <w:rFonts w:ascii="Times New Roman" w:hAnsi="Times New Roman" w:cs="Times New Roman"/>
        </w:rPr>
      </w:pPr>
    </w:p>
    <w:p w14:paraId="7E1CC965" w14:textId="624828E2" w:rsidR="00955049" w:rsidRDefault="00955049" w:rsidP="00955049">
      <w:pPr>
        <w:spacing w:line="360" w:lineRule="auto"/>
        <w:rPr>
          <w:rFonts w:ascii="Times New Roman" w:hAnsi="Times New Roman" w:cs="Times New Roman"/>
        </w:rPr>
      </w:pPr>
      <w:r>
        <w:rPr>
          <w:rFonts w:ascii="Times New Roman" w:hAnsi="Times New Roman" w:cs="Times New Roman"/>
        </w:rPr>
        <w:t>SUPPLEMENT</w:t>
      </w:r>
    </w:p>
    <w:p w14:paraId="05555F90" w14:textId="373FDBA6" w:rsidR="00955049" w:rsidRDefault="00955049" w:rsidP="00955049">
      <w:pPr>
        <w:spacing w:line="360" w:lineRule="auto"/>
        <w:rPr>
          <w:rFonts w:ascii="Times New Roman" w:hAnsi="Times New Roman" w:cs="Times New Roman"/>
        </w:rPr>
      </w:pP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7FDA9D5E" w14:textId="3A809831"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w:t>
      </w:r>
      <w:proofErr w:type="spellStart"/>
      <w:r w:rsidRPr="00B748E3">
        <w:rPr>
          <w:rFonts w:ascii="Times New Roman" w:hAnsi="Times New Roman" w:cs="Times New Roman"/>
        </w:rPr>
        <w:t>ammon</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nitrog</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phosph</w:t>
      </w:r>
      <w:proofErr w:type="spellEnd"/>
      <w:r w:rsidRPr="00B748E3">
        <w:rPr>
          <w:rFonts w:ascii="Times New Roman" w:hAnsi="Times New Roman" w:cs="Times New Roman"/>
        </w:rPr>
        <w:t>* OR nutrient</w:t>
      </w:r>
      <w:r>
        <w:rPr>
          <w:rFonts w:ascii="Times New Roman" w:hAnsi="Times New Roman" w:cs="Times New Roman"/>
        </w:rPr>
        <w:t>*</w:t>
      </w:r>
      <w:r w:rsidRPr="00B748E3">
        <w:rPr>
          <w:rFonts w:ascii="Times New Roman" w:hAnsi="Times New Roman" w:cs="Times New Roman"/>
        </w:rPr>
        <w:t>) AND (</w:t>
      </w:r>
      <w:proofErr w:type="spellStart"/>
      <w:r w:rsidRPr="00B748E3">
        <w:rPr>
          <w:rFonts w:ascii="Times New Roman" w:hAnsi="Times New Roman" w:cs="Times New Roman"/>
        </w:rPr>
        <w:t>excret</w:t>
      </w:r>
      <w:proofErr w:type="spellEnd"/>
      <w:r w:rsidRPr="00B748E3">
        <w:rPr>
          <w:rFonts w:ascii="Times New Roman" w:hAnsi="Times New Roman" w:cs="Times New Roman"/>
        </w:rPr>
        <w:t xml:space="preserve">* OR egest* OR mutual* OR </w:t>
      </w:r>
      <w:proofErr w:type="spellStart"/>
      <w:r w:rsidRPr="00B748E3">
        <w:rPr>
          <w:rFonts w:ascii="Times New Roman" w:hAnsi="Times New Roman" w:cs="Times New Roman"/>
        </w:rPr>
        <w:t>symbio</w:t>
      </w:r>
      <w:proofErr w:type="spellEnd"/>
      <w:r w:rsidRPr="00B748E3">
        <w:rPr>
          <w:rFonts w:ascii="Times New Roman" w:hAnsi="Times New Roman" w:cs="Times New Roman"/>
        </w:rPr>
        <w:t>* OR subsid* OR consumer-</w:t>
      </w:r>
      <w:proofErr w:type="spellStart"/>
      <w:r w:rsidRPr="00B748E3">
        <w:rPr>
          <w:rFonts w:ascii="Times New Roman" w:hAnsi="Times New Roman" w:cs="Times New Roman"/>
        </w:rPr>
        <w:t>mediat</w:t>
      </w:r>
      <w:proofErr w:type="spellEnd"/>
      <w:r w:rsidRPr="00B748E3">
        <w:rPr>
          <w:rFonts w:ascii="Times New Roman" w:hAnsi="Times New Roman" w:cs="Times New Roman"/>
        </w:rPr>
        <w:t xml:space="preserve">*) AND (coral* OR kelp* OR alga* OR macroalgae OR microalgae OR phytoplankton OR </w:t>
      </w:r>
      <w:proofErr w:type="spellStart"/>
      <w:r w:rsidRPr="00B748E3">
        <w:rPr>
          <w:rFonts w:ascii="Times New Roman" w:hAnsi="Times New Roman" w:cs="Times New Roman"/>
        </w:rPr>
        <w:t>zooxanthell</w:t>
      </w:r>
      <w:proofErr w:type="spellEnd"/>
      <w:r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Pr>
          <w:rFonts w:ascii="Times New Roman" w:hAnsi="Times New Roman" w:cs="Times New Roman"/>
        </w:rPr>
        <w:t>.</w:t>
      </w:r>
    </w:p>
    <w:p w14:paraId="725B5482" w14:textId="34C5EEB9" w:rsidR="00955049" w:rsidRDefault="00955049" w:rsidP="00955049">
      <w:pPr>
        <w:spacing w:line="360" w:lineRule="auto"/>
        <w:rPr>
          <w:rFonts w:ascii="Times New Roman" w:hAnsi="Times New Roman" w:cs="Times New Roman"/>
        </w:rPr>
      </w:pPr>
    </w:p>
    <w:p w14:paraId="4980879D" w14:textId="195B9611" w:rsidR="00955049" w:rsidRDefault="00955049" w:rsidP="00955049">
      <w:pPr>
        <w:spacing w:line="360" w:lineRule="auto"/>
        <w:rPr>
          <w:rFonts w:ascii="Times New Roman" w:hAnsi="Times New Roman" w:cs="Times New Roman"/>
        </w:rPr>
      </w:pPr>
      <w:r w:rsidRPr="00955049">
        <w:rPr>
          <w:rFonts w:ascii="Times New Roman" w:hAnsi="Times New Roman" w:cs="Times New Roman"/>
          <w:highlight w:val="yellow"/>
        </w:rPr>
        <w:t>Table X</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955049" w14:paraId="77C078A2" w14:textId="77777777" w:rsidTr="00955049">
        <w:tc>
          <w:tcPr>
            <w:tcW w:w="2536" w:type="dxa"/>
          </w:tcPr>
          <w:p w14:paraId="6ED04935" w14:textId="77777777" w:rsidR="00955049" w:rsidRDefault="00955049" w:rsidP="00955049">
            <w:pPr>
              <w:spacing w:line="360" w:lineRule="auto"/>
              <w:rPr>
                <w:rFonts w:ascii="Times New Roman" w:hAnsi="Times New Roman" w:cs="Times New Roman"/>
              </w:rPr>
            </w:pPr>
          </w:p>
        </w:tc>
        <w:tc>
          <w:tcPr>
            <w:tcW w:w="1157" w:type="dxa"/>
          </w:tcPr>
          <w:p w14:paraId="47955E7B" w14:textId="6D2041B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estimate    </w:t>
            </w:r>
          </w:p>
        </w:tc>
        <w:tc>
          <w:tcPr>
            <w:tcW w:w="1150" w:type="dxa"/>
          </w:tcPr>
          <w:p w14:paraId="485661A3" w14:textId="3B6C9718" w:rsidR="00955049" w:rsidRDefault="00955049" w:rsidP="00955049">
            <w:pPr>
              <w:spacing w:line="360" w:lineRule="auto"/>
              <w:rPr>
                <w:rFonts w:ascii="Times New Roman" w:hAnsi="Times New Roman" w:cs="Times New Roman"/>
              </w:rPr>
            </w:pPr>
            <w:r>
              <w:rPr>
                <w:rFonts w:ascii="Times New Roman" w:hAnsi="Times New Roman" w:cs="Times New Roman"/>
              </w:rPr>
              <w:t>SE</w:t>
            </w:r>
          </w:p>
        </w:tc>
        <w:tc>
          <w:tcPr>
            <w:tcW w:w="1150" w:type="dxa"/>
          </w:tcPr>
          <w:p w14:paraId="34EC7299" w14:textId="4D9A591C" w:rsidR="00955049" w:rsidRDefault="00955049" w:rsidP="00955049">
            <w:pPr>
              <w:spacing w:line="360" w:lineRule="auto"/>
              <w:rPr>
                <w:rFonts w:ascii="Times New Roman" w:hAnsi="Times New Roman" w:cs="Times New Roman"/>
              </w:rPr>
            </w:pPr>
            <w:r>
              <w:rPr>
                <w:rFonts w:ascii="Times New Roman" w:hAnsi="Times New Roman" w:cs="Times New Roman"/>
              </w:rPr>
              <w:t>t-value</w:t>
            </w:r>
          </w:p>
        </w:tc>
        <w:tc>
          <w:tcPr>
            <w:tcW w:w="1108" w:type="dxa"/>
          </w:tcPr>
          <w:p w14:paraId="556FBAB8" w14:textId="0FAE82CD"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6DF51CE3" w14:textId="79DAAEC5" w:rsidR="00955049" w:rsidRDefault="00955049" w:rsidP="00955049">
            <w:pPr>
              <w:spacing w:line="360" w:lineRule="auto"/>
              <w:rPr>
                <w:rFonts w:ascii="Times New Roman" w:hAnsi="Times New Roman" w:cs="Times New Roman"/>
              </w:rPr>
            </w:pPr>
            <w:r>
              <w:rPr>
                <w:rFonts w:ascii="Times New Roman" w:hAnsi="Times New Roman" w:cs="Times New Roman"/>
              </w:rPr>
              <w:t>p-value</w:t>
            </w:r>
          </w:p>
        </w:tc>
      </w:tr>
      <w:tr w:rsidR="00955049" w14:paraId="65B64C49" w14:textId="77777777" w:rsidTr="00955049">
        <w:tc>
          <w:tcPr>
            <w:tcW w:w="2536" w:type="dxa"/>
          </w:tcPr>
          <w:p w14:paraId="2DE0D384" w14:textId="21376DE2" w:rsidR="00955049" w:rsidRDefault="00955049" w:rsidP="00955049">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251F41C0" w14:textId="640C3122"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0.5944</w:t>
            </w:r>
          </w:p>
        </w:tc>
        <w:tc>
          <w:tcPr>
            <w:tcW w:w="1150" w:type="dxa"/>
          </w:tcPr>
          <w:p w14:paraId="3B2A3193" w14:textId="0985150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0.1618 </w:t>
            </w:r>
          </w:p>
        </w:tc>
        <w:tc>
          <w:tcPr>
            <w:tcW w:w="1150" w:type="dxa"/>
          </w:tcPr>
          <w:p w14:paraId="5CBCB189" w14:textId="518516A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3.6732</w:t>
            </w:r>
          </w:p>
        </w:tc>
        <w:tc>
          <w:tcPr>
            <w:tcW w:w="1108" w:type="dxa"/>
          </w:tcPr>
          <w:p w14:paraId="0B86D581" w14:textId="0B20AC83" w:rsidR="00955049" w:rsidRDefault="00955049" w:rsidP="00955049">
            <w:pPr>
              <w:spacing w:line="360" w:lineRule="auto"/>
              <w:rPr>
                <w:rFonts w:ascii="Times New Roman" w:hAnsi="Times New Roman" w:cs="Times New Roman"/>
              </w:rPr>
            </w:pPr>
            <w:r>
              <w:rPr>
                <w:rFonts w:ascii="Times New Roman" w:hAnsi="Times New Roman" w:cs="Times New Roman"/>
              </w:rPr>
              <w:t>163</w:t>
            </w:r>
          </w:p>
        </w:tc>
        <w:tc>
          <w:tcPr>
            <w:tcW w:w="1141" w:type="dxa"/>
          </w:tcPr>
          <w:p w14:paraId="4DF3CC81" w14:textId="79C2950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0.0003 </w:t>
            </w:r>
          </w:p>
        </w:tc>
      </w:tr>
      <w:tr w:rsidR="00955049" w14:paraId="6500D649" w14:textId="77777777" w:rsidTr="00955049">
        <w:tc>
          <w:tcPr>
            <w:tcW w:w="2536" w:type="dxa"/>
          </w:tcPr>
          <w:p w14:paraId="1D997319" w14:textId="5D946E9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lastRenderedPageBreak/>
              <w:t>Lat_stand</w:t>
            </w:r>
            <w:proofErr w:type="spellEnd"/>
          </w:p>
        </w:tc>
        <w:tc>
          <w:tcPr>
            <w:tcW w:w="1157" w:type="dxa"/>
          </w:tcPr>
          <w:p w14:paraId="22E1531C" w14:textId="3A6F280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0.0149</w:t>
            </w:r>
          </w:p>
        </w:tc>
        <w:tc>
          <w:tcPr>
            <w:tcW w:w="1150" w:type="dxa"/>
          </w:tcPr>
          <w:p w14:paraId="393E2886" w14:textId="0BF2652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0.0794</w:t>
            </w:r>
          </w:p>
        </w:tc>
        <w:tc>
          <w:tcPr>
            <w:tcW w:w="1150" w:type="dxa"/>
          </w:tcPr>
          <w:p w14:paraId="20A55DDF" w14:textId="38DB11C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0.1878</w:t>
            </w:r>
          </w:p>
        </w:tc>
        <w:tc>
          <w:tcPr>
            <w:tcW w:w="1108" w:type="dxa"/>
          </w:tcPr>
          <w:p w14:paraId="62E92F3A" w14:textId="3F4C817F"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030EE88A" w14:textId="47457447"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0.8513</w:t>
            </w:r>
          </w:p>
        </w:tc>
      </w:tr>
      <w:tr w:rsidR="00955049" w14:paraId="398988C2" w14:textId="77777777" w:rsidTr="00955049">
        <w:tc>
          <w:tcPr>
            <w:tcW w:w="2536" w:type="dxa"/>
          </w:tcPr>
          <w:p w14:paraId="2C10C0B5" w14:textId="76B04105" w:rsidR="00955049" w:rsidRDefault="00955049" w:rsidP="00955049">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9BDA42B" w14:textId="0BC9A4F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-0.2503 </w:t>
            </w:r>
          </w:p>
        </w:tc>
        <w:tc>
          <w:tcPr>
            <w:tcW w:w="1150" w:type="dxa"/>
          </w:tcPr>
          <w:p w14:paraId="1B4FB2E1" w14:textId="2EE5248A"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0.2340</w:t>
            </w:r>
          </w:p>
        </w:tc>
        <w:tc>
          <w:tcPr>
            <w:tcW w:w="1150" w:type="dxa"/>
          </w:tcPr>
          <w:p w14:paraId="5B8E307D" w14:textId="4E8AAD1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-1.0695</w:t>
            </w:r>
          </w:p>
        </w:tc>
        <w:tc>
          <w:tcPr>
            <w:tcW w:w="1108" w:type="dxa"/>
          </w:tcPr>
          <w:p w14:paraId="045935A0" w14:textId="1FCBB65E"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78E70193" w14:textId="391F61B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0.2864</w:t>
            </w:r>
          </w:p>
        </w:tc>
      </w:tr>
      <w:tr w:rsidR="00955049" w14:paraId="4FC6A0F5" w14:textId="77777777" w:rsidTr="00955049">
        <w:tc>
          <w:tcPr>
            <w:tcW w:w="2536" w:type="dxa"/>
          </w:tcPr>
          <w:p w14:paraId="6C50530A" w14:textId="32B7C19F" w:rsidR="00955049" w:rsidRDefault="00955049" w:rsidP="00955049">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08E9B4B" w14:textId="24DB98B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0.3396</w:t>
            </w:r>
          </w:p>
        </w:tc>
        <w:tc>
          <w:tcPr>
            <w:tcW w:w="1150" w:type="dxa"/>
          </w:tcPr>
          <w:p w14:paraId="59E88567" w14:textId="03177D3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0.2210</w:t>
            </w:r>
          </w:p>
        </w:tc>
        <w:tc>
          <w:tcPr>
            <w:tcW w:w="1150" w:type="dxa"/>
          </w:tcPr>
          <w:p w14:paraId="4852B59B" w14:textId="03F5585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1.5363</w:t>
            </w:r>
          </w:p>
        </w:tc>
        <w:tc>
          <w:tcPr>
            <w:tcW w:w="1108" w:type="dxa"/>
          </w:tcPr>
          <w:p w14:paraId="08FB1131" w14:textId="651FEED1"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280DD872" w14:textId="764AE2C9"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0.1264</w:t>
            </w:r>
          </w:p>
        </w:tc>
      </w:tr>
      <w:tr w:rsidR="00955049" w14:paraId="4A5B165E" w14:textId="77777777" w:rsidTr="00955049">
        <w:tc>
          <w:tcPr>
            <w:tcW w:w="2536" w:type="dxa"/>
          </w:tcPr>
          <w:p w14:paraId="1219B125" w14:textId="4733CB23" w:rsidR="00955049" w:rsidRDefault="00955049" w:rsidP="00955049">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7EAD9F9F" w14:textId="31EB296A"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0.5821</w:t>
            </w:r>
          </w:p>
        </w:tc>
        <w:tc>
          <w:tcPr>
            <w:tcW w:w="1150" w:type="dxa"/>
          </w:tcPr>
          <w:p w14:paraId="65D18607" w14:textId="25A08CAB"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0.3154 </w:t>
            </w:r>
          </w:p>
        </w:tc>
        <w:tc>
          <w:tcPr>
            <w:tcW w:w="1150" w:type="dxa"/>
          </w:tcPr>
          <w:p w14:paraId="320FB0B5" w14:textId="1B4148B3"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1.8457</w:t>
            </w:r>
          </w:p>
        </w:tc>
        <w:tc>
          <w:tcPr>
            <w:tcW w:w="1108" w:type="dxa"/>
          </w:tcPr>
          <w:p w14:paraId="71C40398" w14:textId="1519AA62"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1EFAD464" w14:textId="328EC6E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0.0668</w:t>
            </w:r>
          </w:p>
        </w:tc>
      </w:tr>
      <w:tr w:rsidR="00955049" w14:paraId="6839D803" w14:textId="77777777" w:rsidTr="00955049">
        <w:tc>
          <w:tcPr>
            <w:tcW w:w="2536" w:type="dxa"/>
          </w:tcPr>
          <w:p w14:paraId="2375E034" w14:textId="103DBA5D" w:rsidR="00955049" w:rsidRDefault="00955049" w:rsidP="00955049">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C26EC60" w14:textId="2A72726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0.1611</w:t>
            </w:r>
          </w:p>
        </w:tc>
        <w:tc>
          <w:tcPr>
            <w:tcW w:w="1150" w:type="dxa"/>
          </w:tcPr>
          <w:p w14:paraId="7C4715A2" w14:textId="039AA58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0.2054 </w:t>
            </w:r>
          </w:p>
        </w:tc>
        <w:tc>
          <w:tcPr>
            <w:tcW w:w="1150" w:type="dxa"/>
          </w:tcPr>
          <w:p w14:paraId="4E15E44F" w14:textId="5ECC8E3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0.7840</w:t>
            </w:r>
          </w:p>
        </w:tc>
        <w:tc>
          <w:tcPr>
            <w:tcW w:w="1108" w:type="dxa"/>
          </w:tcPr>
          <w:p w14:paraId="353C367F" w14:textId="14AA3F01"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38E4794D" w14:textId="6878EF4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0.4342</w:t>
            </w:r>
          </w:p>
        </w:tc>
      </w:tr>
      <w:tr w:rsidR="00955049" w14:paraId="444B661E" w14:textId="77777777" w:rsidTr="00955049">
        <w:tc>
          <w:tcPr>
            <w:tcW w:w="2536" w:type="dxa"/>
          </w:tcPr>
          <w:p w14:paraId="0E20CCCD" w14:textId="266B2A6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1B5D828E" w14:textId="028171EF"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-0.2116</w:t>
            </w:r>
          </w:p>
        </w:tc>
        <w:tc>
          <w:tcPr>
            <w:tcW w:w="1150" w:type="dxa"/>
          </w:tcPr>
          <w:p w14:paraId="6D665042" w14:textId="3AFC9532"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0.2156</w:t>
            </w:r>
          </w:p>
        </w:tc>
        <w:tc>
          <w:tcPr>
            <w:tcW w:w="1150" w:type="dxa"/>
          </w:tcPr>
          <w:p w14:paraId="0921E98B" w14:textId="06F481E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-0.9812</w:t>
            </w:r>
          </w:p>
        </w:tc>
        <w:tc>
          <w:tcPr>
            <w:tcW w:w="1108" w:type="dxa"/>
          </w:tcPr>
          <w:p w14:paraId="35FA09E9" w14:textId="623FD530"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75092CD2" w14:textId="6D2914A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0.3280</w:t>
            </w:r>
          </w:p>
        </w:tc>
      </w:tr>
      <w:tr w:rsidR="00955049" w14:paraId="75F9DF5C" w14:textId="77777777" w:rsidTr="00955049">
        <w:tc>
          <w:tcPr>
            <w:tcW w:w="2536" w:type="dxa"/>
          </w:tcPr>
          <w:p w14:paraId="1B99579B" w14:textId="5C09FCF2"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64C297EB" w14:textId="0639A543"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-0.5231</w:t>
            </w:r>
          </w:p>
        </w:tc>
        <w:tc>
          <w:tcPr>
            <w:tcW w:w="1150" w:type="dxa"/>
          </w:tcPr>
          <w:p w14:paraId="184AFE92" w14:textId="6C85AA8B"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0.2460</w:t>
            </w:r>
          </w:p>
        </w:tc>
        <w:tc>
          <w:tcPr>
            <w:tcW w:w="1150" w:type="dxa"/>
          </w:tcPr>
          <w:p w14:paraId="1014E59C" w14:textId="5EEC80F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-2.1265</w:t>
            </w:r>
          </w:p>
        </w:tc>
        <w:tc>
          <w:tcPr>
            <w:tcW w:w="1108" w:type="dxa"/>
          </w:tcPr>
          <w:p w14:paraId="68FB64EC" w14:textId="45E28BBF"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0CB9387D" w14:textId="321C884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0.0350</w:t>
            </w:r>
          </w:p>
        </w:tc>
      </w:tr>
      <w:tr w:rsidR="00955049" w14:paraId="25C048B8" w14:textId="77777777" w:rsidTr="00955049">
        <w:tc>
          <w:tcPr>
            <w:tcW w:w="2536" w:type="dxa"/>
          </w:tcPr>
          <w:p w14:paraId="7A3094B7" w14:textId="7542C5D6" w:rsidR="00955049" w:rsidRP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34C61A94" w14:textId="1DACA38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-0.5194</w:t>
            </w:r>
          </w:p>
        </w:tc>
        <w:tc>
          <w:tcPr>
            <w:tcW w:w="1150" w:type="dxa"/>
          </w:tcPr>
          <w:p w14:paraId="2EF68166" w14:textId="030AEEA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0.2006</w:t>
            </w:r>
          </w:p>
        </w:tc>
        <w:tc>
          <w:tcPr>
            <w:tcW w:w="1150" w:type="dxa"/>
          </w:tcPr>
          <w:p w14:paraId="41CEF388" w14:textId="557155E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-2.5889</w:t>
            </w:r>
          </w:p>
        </w:tc>
        <w:tc>
          <w:tcPr>
            <w:tcW w:w="1108" w:type="dxa"/>
          </w:tcPr>
          <w:p w14:paraId="15E1EDC4" w14:textId="1F17FB26"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3B617B34" w14:textId="77F865D7"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0.0105</w:t>
            </w:r>
          </w:p>
        </w:tc>
      </w:tr>
    </w:tbl>
    <w:p w14:paraId="5CD6086F" w14:textId="77777777" w:rsidR="00186F51" w:rsidRDefault="00186F51" w:rsidP="00955049">
      <w:pPr>
        <w:spacing w:line="360" w:lineRule="auto"/>
        <w:rPr>
          <w:rFonts w:ascii="Times New Roman" w:hAnsi="Times New Roman" w:cs="Times New Roman"/>
        </w:rPr>
      </w:pPr>
    </w:p>
    <w:p w14:paraId="37C052ED" w14:textId="3E89F0C9" w:rsidR="00186F51" w:rsidRDefault="00186F51" w:rsidP="00186F51">
      <w:pPr>
        <w:spacing w:line="360" w:lineRule="auto"/>
        <w:rPr>
          <w:rFonts w:ascii="Times New Roman" w:hAnsi="Times New Roman" w:cs="Times New Roman"/>
        </w:rPr>
      </w:pPr>
      <w:r w:rsidRPr="000C383E">
        <w:rPr>
          <w:rFonts w:ascii="Times New Roman" w:hAnsi="Times New Roman" w:cs="Times New Roman"/>
          <w:highlight w:val="yellow"/>
        </w:rPr>
        <w:t>Table</w:t>
      </w:r>
      <w:r w:rsidR="00A16B51" w:rsidRPr="000C383E">
        <w:rPr>
          <w:rFonts w:ascii="Times New Roman" w:hAnsi="Times New Roman" w:cs="Times New Roman"/>
          <w:highlight w:val="yellow"/>
        </w:rPr>
        <w:t xml:space="preserve"> </w:t>
      </w:r>
      <w:r w:rsidRPr="000C383E">
        <w:rPr>
          <w:rFonts w:ascii="Times New Roman" w:hAnsi="Times New Roman" w:cs="Times New Roman"/>
          <w:highlight w:val="yellow"/>
        </w:rPr>
        <w:t>X</w:t>
      </w:r>
      <w:r>
        <w:rPr>
          <w:rFonts w:ascii="Times New Roman" w:hAnsi="Times New Roman" w:cs="Times New Roman"/>
        </w:rPr>
        <w:t>.</w:t>
      </w:r>
      <w:r w:rsidR="00A16B51">
        <w:rPr>
          <w:rFonts w:ascii="Times New Roman" w:hAnsi="Times New Roman" w:cs="Times New Roman"/>
        </w:rPr>
        <w:t xml:space="preserve"> </w:t>
      </w:r>
      <w:r>
        <w:rPr>
          <w:rFonts w:ascii="Times New Roman" w:hAnsi="Times New Roman" w:cs="Times New Roman"/>
        </w:rPr>
        <w:t>Model</w:t>
      </w:r>
      <w:r w:rsidR="00A16B51">
        <w:rPr>
          <w:rFonts w:ascii="Times New Roman" w:hAnsi="Times New Roman" w:cs="Times New Roman"/>
        </w:rPr>
        <w:t xml:space="preserve"> </w:t>
      </w:r>
      <w:r>
        <w:rPr>
          <w:rFonts w:ascii="Times New Roman" w:hAnsi="Times New Roman" w:cs="Times New Roman"/>
        </w:rPr>
        <w:t>output</w:t>
      </w:r>
      <w:r w:rsidR="00A16B51">
        <w:rPr>
          <w:rFonts w:ascii="Times New Roman" w:hAnsi="Times New Roman" w:cs="Times New Roman"/>
        </w:rPr>
        <w:t xml:space="preserve"> </w:t>
      </w:r>
      <w:r>
        <w:rPr>
          <w:rFonts w:ascii="Times New Roman" w:hAnsi="Times New Roman" w:cs="Times New Roman"/>
        </w:rPr>
        <w:t>for</w:t>
      </w:r>
      <w:r w:rsidR="00A16B51">
        <w:rPr>
          <w:rFonts w:ascii="Times New Roman" w:hAnsi="Times New Roman" w:cs="Times New Roman"/>
        </w:rPr>
        <w:t xml:space="preserve"> </w:t>
      </w:r>
      <w:r>
        <w:rPr>
          <w:rFonts w:ascii="Times New Roman" w:hAnsi="Times New Roman" w:cs="Times New Roman"/>
        </w:rPr>
        <w:t>temperature</w:t>
      </w:r>
      <w:r w:rsidR="00A16B51">
        <w:rPr>
          <w:rFonts w:ascii="Times New Roman" w:hAnsi="Times New Roman" w:cs="Times New Roman"/>
        </w:rPr>
        <w:t xml:space="preserve"> </w:t>
      </w:r>
      <w:r>
        <w:rPr>
          <w:rFonts w:ascii="Times New Roman" w:hAnsi="Times New Roman" w:cs="Times New Roman"/>
        </w:rPr>
        <w:t>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186F51" w14:paraId="7C892B38" w14:textId="77777777" w:rsidTr="009A4930">
        <w:tc>
          <w:tcPr>
            <w:tcW w:w="2536" w:type="dxa"/>
          </w:tcPr>
          <w:p w14:paraId="42259032" w14:textId="77777777" w:rsidR="00186F51" w:rsidRDefault="00186F51" w:rsidP="009A4930">
            <w:pPr>
              <w:spacing w:line="360" w:lineRule="auto"/>
              <w:rPr>
                <w:rFonts w:ascii="Times New Roman" w:hAnsi="Times New Roman" w:cs="Times New Roman"/>
              </w:rPr>
            </w:pPr>
          </w:p>
        </w:tc>
        <w:tc>
          <w:tcPr>
            <w:tcW w:w="1157" w:type="dxa"/>
          </w:tcPr>
          <w:p w14:paraId="3619AC93" w14:textId="296D1B62" w:rsidR="00186F51" w:rsidRDefault="00186F51" w:rsidP="009A4930">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1FE582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SE</w:t>
            </w:r>
          </w:p>
        </w:tc>
        <w:tc>
          <w:tcPr>
            <w:tcW w:w="1150" w:type="dxa"/>
          </w:tcPr>
          <w:p w14:paraId="65886DFD"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t-value</w:t>
            </w:r>
          </w:p>
        </w:tc>
        <w:tc>
          <w:tcPr>
            <w:tcW w:w="1108" w:type="dxa"/>
          </w:tcPr>
          <w:p w14:paraId="3DF067FD" w14:textId="77777777" w:rsidR="00186F51" w:rsidRDefault="00186F51" w:rsidP="009A4930">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4AD2300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p-value</w:t>
            </w:r>
          </w:p>
        </w:tc>
      </w:tr>
      <w:tr w:rsidR="00186F51" w14:paraId="71AA5D70" w14:textId="77777777" w:rsidTr="009A4930">
        <w:tc>
          <w:tcPr>
            <w:tcW w:w="2536" w:type="dxa"/>
          </w:tcPr>
          <w:p w14:paraId="354C09C4"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411F78F3" w14:textId="5AD7F822"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0.5816</w:t>
            </w:r>
          </w:p>
        </w:tc>
        <w:tc>
          <w:tcPr>
            <w:tcW w:w="1150" w:type="dxa"/>
          </w:tcPr>
          <w:p w14:paraId="6F6FC676" w14:textId="2A571B4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0.1617</w:t>
            </w:r>
          </w:p>
        </w:tc>
        <w:tc>
          <w:tcPr>
            <w:tcW w:w="1150" w:type="dxa"/>
          </w:tcPr>
          <w:p w14:paraId="2E1D81F2" w14:textId="4C3124C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3.5976</w:t>
            </w:r>
          </w:p>
        </w:tc>
        <w:tc>
          <w:tcPr>
            <w:tcW w:w="1108" w:type="dxa"/>
          </w:tcPr>
          <w:p w14:paraId="3D0EFC1A" w14:textId="145D27D6" w:rsidR="00186F51" w:rsidRDefault="00186F51" w:rsidP="00186F51">
            <w:pPr>
              <w:spacing w:line="360" w:lineRule="auto"/>
              <w:rPr>
                <w:rFonts w:ascii="Times New Roman" w:hAnsi="Times New Roman" w:cs="Times New Roman"/>
              </w:rPr>
            </w:pPr>
            <w:r>
              <w:rPr>
                <w:rFonts w:ascii="Times New Roman" w:hAnsi="Times New Roman" w:cs="Times New Roman"/>
              </w:rPr>
              <w:t>163</w:t>
            </w:r>
          </w:p>
        </w:tc>
        <w:tc>
          <w:tcPr>
            <w:tcW w:w="1141" w:type="dxa"/>
          </w:tcPr>
          <w:p w14:paraId="02EA4D76" w14:textId="59C0378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0.0004</w:t>
            </w:r>
          </w:p>
        </w:tc>
      </w:tr>
      <w:tr w:rsidR="00186F51" w14:paraId="421FA68C" w14:textId="77777777" w:rsidTr="009A4930">
        <w:tc>
          <w:tcPr>
            <w:tcW w:w="2536" w:type="dxa"/>
          </w:tcPr>
          <w:p w14:paraId="2FCF8D06" w14:textId="42E4E798"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temp_stand</w:t>
            </w:r>
            <w:proofErr w:type="spellEnd"/>
          </w:p>
        </w:tc>
        <w:tc>
          <w:tcPr>
            <w:tcW w:w="1157" w:type="dxa"/>
          </w:tcPr>
          <w:p w14:paraId="4861E8FC" w14:textId="3E1FD17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-0.0551</w:t>
            </w:r>
          </w:p>
        </w:tc>
        <w:tc>
          <w:tcPr>
            <w:tcW w:w="1150" w:type="dxa"/>
          </w:tcPr>
          <w:p w14:paraId="6F33E229" w14:textId="65B4D49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0.0729</w:t>
            </w:r>
          </w:p>
        </w:tc>
        <w:tc>
          <w:tcPr>
            <w:tcW w:w="1150" w:type="dxa"/>
          </w:tcPr>
          <w:p w14:paraId="34783E33" w14:textId="654CB4C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-0.7558</w:t>
            </w:r>
          </w:p>
        </w:tc>
        <w:tc>
          <w:tcPr>
            <w:tcW w:w="1108" w:type="dxa"/>
          </w:tcPr>
          <w:p w14:paraId="03F6F562" w14:textId="6C9189BF"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343075B0" w14:textId="4AC0A6F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0.4508</w:t>
            </w:r>
          </w:p>
        </w:tc>
      </w:tr>
      <w:tr w:rsidR="00186F51" w14:paraId="2925877F" w14:textId="77777777" w:rsidTr="009A4930">
        <w:tc>
          <w:tcPr>
            <w:tcW w:w="2536" w:type="dxa"/>
          </w:tcPr>
          <w:p w14:paraId="534518E2"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CD86FA5" w14:textId="5BD215B0"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-0.2326</w:t>
            </w:r>
          </w:p>
        </w:tc>
        <w:tc>
          <w:tcPr>
            <w:tcW w:w="1150" w:type="dxa"/>
          </w:tcPr>
          <w:p w14:paraId="363FC2BE" w14:textId="2596F77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0.2317</w:t>
            </w:r>
          </w:p>
        </w:tc>
        <w:tc>
          <w:tcPr>
            <w:tcW w:w="1150" w:type="dxa"/>
          </w:tcPr>
          <w:p w14:paraId="471EB689" w14:textId="2BA0C46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-1.0038</w:t>
            </w:r>
          </w:p>
        </w:tc>
        <w:tc>
          <w:tcPr>
            <w:tcW w:w="1108" w:type="dxa"/>
          </w:tcPr>
          <w:p w14:paraId="004D7280" w14:textId="0A3AF52A"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362E4BFA" w14:textId="519CAA3E"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0.3170</w:t>
            </w:r>
          </w:p>
        </w:tc>
      </w:tr>
      <w:tr w:rsidR="00186F51" w14:paraId="10BD9A4F" w14:textId="77777777" w:rsidTr="009A4930">
        <w:tc>
          <w:tcPr>
            <w:tcW w:w="2536" w:type="dxa"/>
          </w:tcPr>
          <w:p w14:paraId="1FCBD48D"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9A5EEA6" w14:textId="023BF72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0.3627</w:t>
            </w:r>
          </w:p>
        </w:tc>
        <w:tc>
          <w:tcPr>
            <w:tcW w:w="1150" w:type="dxa"/>
          </w:tcPr>
          <w:p w14:paraId="1DC156CF" w14:textId="7DEEBC6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0.2163</w:t>
            </w:r>
          </w:p>
        </w:tc>
        <w:tc>
          <w:tcPr>
            <w:tcW w:w="1150" w:type="dxa"/>
          </w:tcPr>
          <w:p w14:paraId="1D2C0A62" w14:textId="4ABEA7D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1.6765</w:t>
            </w:r>
          </w:p>
        </w:tc>
        <w:tc>
          <w:tcPr>
            <w:tcW w:w="1108" w:type="dxa"/>
          </w:tcPr>
          <w:p w14:paraId="3D971A82" w14:textId="1C05CB72"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68E0BCF3" w14:textId="0F39B6A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0.0956</w:t>
            </w:r>
          </w:p>
        </w:tc>
      </w:tr>
      <w:tr w:rsidR="00186F51" w14:paraId="764FDF26" w14:textId="77777777" w:rsidTr="009A4930">
        <w:tc>
          <w:tcPr>
            <w:tcW w:w="2536" w:type="dxa"/>
          </w:tcPr>
          <w:p w14:paraId="54D58EFB"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FDB1B90" w14:textId="3420EC73"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0.6027</w:t>
            </w:r>
          </w:p>
        </w:tc>
        <w:tc>
          <w:tcPr>
            <w:tcW w:w="1150" w:type="dxa"/>
          </w:tcPr>
          <w:p w14:paraId="33BD17C3" w14:textId="3C56AB4B"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0.3151</w:t>
            </w:r>
          </w:p>
        </w:tc>
        <w:tc>
          <w:tcPr>
            <w:tcW w:w="1150" w:type="dxa"/>
          </w:tcPr>
          <w:p w14:paraId="7845735F" w14:textId="63F64345"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1.9130</w:t>
            </w:r>
          </w:p>
        </w:tc>
        <w:tc>
          <w:tcPr>
            <w:tcW w:w="1108" w:type="dxa"/>
          </w:tcPr>
          <w:p w14:paraId="1B67F40E" w14:textId="2112B9DA"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7E0A9054" w14:textId="797FA4E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0.0575</w:t>
            </w:r>
          </w:p>
        </w:tc>
      </w:tr>
      <w:tr w:rsidR="00186F51" w14:paraId="2444FDF2" w14:textId="77777777" w:rsidTr="009A4930">
        <w:tc>
          <w:tcPr>
            <w:tcW w:w="2536" w:type="dxa"/>
          </w:tcPr>
          <w:p w14:paraId="71309FBA"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16C8433" w14:textId="30E60EE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0.1551</w:t>
            </w:r>
          </w:p>
        </w:tc>
        <w:tc>
          <w:tcPr>
            <w:tcW w:w="1150" w:type="dxa"/>
          </w:tcPr>
          <w:p w14:paraId="6B188C70" w14:textId="3870417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0.2038</w:t>
            </w:r>
          </w:p>
        </w:tc>
        <w:tc>
          <w:tcPr>
            <w:tcW w:w="1150" w:type="dxa"/>
          </w:tcPr>
          <w:p w14:paraId="27D0A4E4" w14:textId="458C98C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0.7613</w:t>
            </w:r>
          </w:p>
        </w:tc>
        <w:tc>
          <w:tcPr>
            <w:tcW w:w="1108" w:type="dxa"/>
          </w:tcPr>
          <w:p w14:paraId="0A529094" w14:textId="08429AA2"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1C8137C3" w14:textId="3DCE9BC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0.4476</w:t>
            </w:r>
          </w:p>
        </w:tc>
      </w:tr>
      <w:tr w:rsidR="00186F51" w14:paraId="4B9584F9" w14:textId="77777777" w:rsidTr="009A4930">
        <w:tc>
          <w:tcPr>
            <w:tcW w:w="2536" w:type="dxa"/>
          </w:tcPr>
          <w:p w14:paraId="05CEF90C" w14:textId="77777777"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7034E373" w14:textId="3A3B210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-0.1770</w:t>
            </w:r>
          </w:p>
        </w:tc>
        <w:tc>
          <w:tcPr>
            <w:tcW w:w="1150" w:type="dxa"/>
          </w:tcPr>
          <w:p w14:paraId="3806A56B" w14:textId="096F979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0.2111</w:t>
            </w:r>
          </w:p>
        </w:tc>
        <w:tc>
          <w:tcPr>
            <w:tcW w:w="1150" w:type="dxa"/>
          </w:tcPr>
          <w:p w14:paraId="7204D069" w14:textId="1917213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-0.8385</w:t>
            </w:r>
          </w:p>
        </w:tc>
        <w:tc>
          <w:tcPr>
            <w:tcW w:w="1108" w:type="dxa"/>
          </w:tcPr>
          <w:p w14:paraId="3DBC447B" w14:textId="03F1750F"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7A9BF1BB" w14:textId="276339DE"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0.4030</w:t>
            </w:r>
          </w:p>
        </w:tc>
      </w:tr>
      <w:tr w:rsidR="00186F51" w14:paraId="71265A6A" w14:textId="77777777" w:rsidTr="009A4930">
        <w:tc>
          <w:tcPr>
            <w:tcW w:w="2536" w:type="dxa"/>
          </w:tcPr>
          <w:p w14:paraId="421B2FFB" w14:textId="24AFB42B"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p>
        </w:tc>
        <w:tc>
          <w:tcPr>
            <w:tcW w:w="1157" w:type="dxa"/>
          </w:tcPr>
          <w:p w14:paraId="280C7CC3" w14:textId="039FAA25"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-0.5210</w:t>
            </w:r>
          </w:p>
        </w:tc>
        <w:tc>
          <w:tcPr>
            <w:tcW w:w="1150" w:type="dxa"/>
          </w:tcPr>
          <w:p w14:paraId="021B10BF" w14:textId="1F4EFCB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0.2417</w:t>
            </w:r>
          </w:p>
        </w:tc>
        <w:tc>
          <w:tcPr>
            <w:tcW w:w="1150" w:type="dxa"/>
          </w:tcPr>
          <w:p w14:paraId="635E22F0" w14:textId="3442104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-2.1554</w:t>
            </w:r>
          </w:p>
        </w:tc>
        <w:tc>
          <w:tcPr>
            <w:tcW w:w="1108" w:type="dxa"/>
          </w:tcPr>
          <w:p w14:paraId="2D6F29D5" w14:textId="50ED00D6"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1CA4964A" w14:textId="65779A82"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0.0326</w:t>
            </w:r>
          </w:p>
        </w:tc>
      </w:tr>
      <w:tr w:rsidR="00186F51" w14:paraId="5205E692" w14:textId="77777777" w:rsidTr="009A4930">
        <w:tc>
          <w:tcPr>
            <w:tcW w:w="2536" w:type="dxa"/>
          </w:tcPr>
          <w:p w14:paraId="676783ED" w14:textId="52EC745C" w:rsidR="00186F51" w:rsidRPr="00955049"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093CF8D6" w14:textId="386F4CD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-0.5190</w:t>
            </w:r>
          </w:p>
        </w:tc>
        <w:tc>
          <w:tcPr>
            <w:tcW w:w="1150" w:type="dxa"/>
          </w:tcPr>
          <w:p w14:paraId="0322E623" w14:textId="20E37EE4"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0.1976</w:t>
            </w:r>
          </w:p>
        </w:tc>
        <w:tc>
          <w:tcPr>
            <w:tcW w:w="1150" w:type="dxa"/>
          </w:tcPr>
          <w:p w14:paraId="6CE38FA0" w14:textId="5287BFCD" w:rsidR="00186F51" w:rsidRDefault="00186F51" w:rsidP="00186F51">
            <w:pPr>
              <w:spacing w:line="360" w:lineRule="auto"/>
              <w:rPr>
                <w:rFonts w:ascii="Times New Roman" w:hAnsi="Times New Roman" w:cs="Times New Roman"/>
              </w:rPr>
            </w:pPr>
            <w:r w:rsidRPr="00186F51">
              <w:rPr>
                <w:rFonts w:ascii="Times New Roman" w:hAnsi="Times New Roman" w:cs="Times New Roman"/>
              </w:rPr>
              <w:t>-2.6265</w:t>
            </w:r>
          </w:p>
        </w:tc>
        <w:tc>
          <w:tcPr>
            <w:tcW w:w="1108" w:type="dxa"/>
          </w:tcPr>
          <w:p w14:paraId="7109CED5" w14:textId="272F5307"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2050ACE7" w14:textId="3CD6068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0.0094</w:t>
            </w:r>
          </w:p>
        </w:tc>
      </w:tr>
    </w:tbl>
    <w:p w14:paraId="753BF844" w14:textId="18B02F48" w:rsidR="00186F51" w:rsidRDefault="00186F51" w:rsidP="00955049">
      <w:pPr>
        <w:spacing w:line="360" w:lineRule="auto"/>
        <w:rPr>
          <w:rFonts w:ascii="Times New Roman" w:hAnsi="Times New Roman" w:cs="Times New Roman"/>
        </w:rPr>
      </w:pPr>
    </w:p>
    <w:p w14:paraId="3A12AA42" w14:textId="77777777" w:rsidR="00186F51" w:rsidRDefault="00186F51" w:rsidP="00955049">
      <w:pPr>
        <w:spacing w:line="360" w:lineRule="auto"/>
        <w:rPr>
          <w:rFonts w:ascii="Times New Roman" w:hAnsi="Times New Roman" w:cs="Times New Roman"/>
        </w:rPr>
      </w:pPr>
    </w:p>
    <w:p w14:paraId="0A4A810B" w14:textId="77777777" w:rsidR="00955049" w:rsidRDefault="00955049" w:rsidP="00955049">
      <w:pPr>
        <w:spacing w:line="360" w:lineRule="auto"/>
        <w:rPr>
          <w:rFonts w:ascii="Times New Roman" w:hAnsi="Times New Roman" w:cs="Times New Roman"/>
        </w:rPr>
      </w:pP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7F14ADA9" w14:textId="77777777" w:rsidR="00E00154" w:rsidRPr="00E00154" w:rsidRDefault="00954E9C" w:rsidP="00E00154">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r w:rsidR="00E00154" w:rsidRPr="00E00154">
        <w:rPr>
          <w:rFonts w:ascii="Calibri"/>
        </w:rPr>
        <w:t>Allgeier, J.E., Burkepile, D.E., Layman, C.A., 2017. Animal pee in the sea: consumer-mediated nutrient dynamics in the world’s changing oceans. Global Change Biology 23, 2166–2178. https://doi.org/10.1111/gcb.13625</w:t>
      </w:r>
    </w:p>
    <w:p w14:paraId="575735E3" w14:textId="77777777" w:rsidR="00E00154" w:rsidRPr="00E00154" w:rsidRDefault="00E00154" w:rsidP="00E00154">
      <w:pPr>
        <w:pStyle w:val="Bibliography"/>
        <w:rPr>
          <w:rFonts w:ascii="Calibri"/>
        </w:rPr>
      </w:pPr>
      <w:r w:rsidRPr="00E00154">
        <w:rPr>
          <w:rFonts w:ascii="Calibri"/>
        </w:rPr>
        <w:t>Allgeier, J.E., Rosemond, A.D., Layman, C.A., 2011. The frequency and magnitude of non-additive responses to multiple nutrient enrichment. Journal of Applied Ecology 48, 96–101. https://doi.org/10.1111/j.1365-2664.2010.01894.x</w:t>
      </w:r>
    </w:p>
    <w:p w14:paraId="47BB2B4B" w14:textId="77777777" w:rsidR="00E00154" w:rsidRPr="00E00154" w:rsidRDefault="00E00154" w:rsidP="00E00154">
      <w:pPr>
        <w:pStyle w:val="Bibliography"/>
        <w:rPr>
          <w:rFonts w:ascii="Calibri"/>
        </w:rPr>
      </w:pPr>
      <w:r w:rsidRPr="00E00154">
        <w:rPr>
          <w:rFonts w:ascii="Calibri"/>
        </w:rPr>
        <w:lastRenderedPageBreak/>
        <w:t>Atkinson, C.L., Capps, K.A., Rugenski, A.T., Vanni, M.J., 2017. Consumer-driven nutrient dynamics in freshwater ecosystems: from individuals to ecosystems. Biological Reviews 92, 2003–2023. https://doi.org/10.1111/brv.12318</w:t>
      </w:r>
    </w:p>
    <w:p w14:paraId="7278B050" w14:textId="77777777" w:rsidR="00E00154" w:rsidRPr="00E00154" w:rsidRDefault="00E00154" w:rsidP="00E00154">
      <w:pPr>
        <w:pStyle w:val="Bibliography"/>
        <w:rPr>
          <w:rFonts w:ascii="Calibri"/>
        </w:rPr>
      </w:pPr>
      <w:r w:rsidRPr="00E00154">
        <w:rPr>
          <w:rFonts w:ascii="Calibri"/>
        </w:rPr>
        <w:t>Bracken, M.E.S., 2004. Invertebrate-Mediated Nutrient Loading Increases Growth of an Intertidal Macroalga1. Journal of Phycology 40, 1032–1041. https://doi.org/10.1111/j.1529-8817.2004.03106.x</w:t>
      </w:r>
    </w:p>
    <w:p w14:paraId="1B10E5A0" w14:textId="77777777" w:rsidR="00E00154" w:rsidRPr="00E00154" w:rsidRDefault="00E00154" w:rsidP="00E00154">
      <w:pPr>
        <w:pStyle w:val="Bibliography"/>
        <w:rPr>
          <w:rFonts w:ascii="Calibri"/>
        </w:rPr>
      </w:pPr>
      <w:r w:rsidRPr="00E00154">
        <w:rPr>
          <w:rFonts w:ascii="Calibri"/>
        </w:rPr>
        <w:t>Bracken, M.E.S., Gonzalez-Dorantes, C.A., Stachowicz, J.J., 2007. Whole-community mutualism: Associated invertebrates facilitate a dominant habitat-forming seaweed. Ecology 88, 2211–2219. https://doi.org/10.1890/06-0881.1</w:t>
      </w:r>
    </w:p>
    <w:p w14:paraId="7245E8A3" w14:textId="77777777" w:rsidR="00E00154" w:rsidRPr="00E00154" w:rsidRDefault="00E00154" w:rsidP="00E00154">
      <w:pPr>
        <w:pStyle w:val="Bibliography"/>
        <w:rPr>
          <w:rFonts w:ascii="Calibri"/>
        </w:rPr>
      </w:pPr>
      <w:r w:rsidRPr="00E00154">
        <w:rPr>
          <w:rFonts w:ascii="Calibri"/>
        </w:rPr>
        <w:t>Brzezinksi, M., Reed, D., Harrer, S., Rassweiler, A., Melack, J., Goodridge, B., Dugan, J., 2013. Multiple sources and forms of nitrogen sustain year-round kelp growth on the inner continental shelf of the Santa Barbara Channel. oceanog 26, 114–123. https://doi.org/10.5670/oceanog.2013.53</w:t>
      </w:r>
    </w:p>
    <w:p w14:paraId="7EFABA49" w14:textId="77777777" w:rsidR="00E00154" w:rsidRPr="00E00154" w:rsidRDefault="00E00154" w:rsidP="00E00154">
      <w:pPr>
        <w:pStyle w:val="Bibliography"/>
        <w:rPr>
          <w:rFonts w:ascii="Calibri"/>
        </w:rPr>
      </w:pPr>
      <w:r w:rsidRPr="00E00154">
        <w:rPr>
          <w:rFonts w:ascii="Calibri"/>
        </w:rPr>
        <w:t>Burkepile, D.E., Hay, M.E., 2006. Herbivore Vs. Nutrient Control of Marine Primary Producers: Context-Dependent Effects. Ecology 87, 3128–3139. https://doi.org/10.1890/0012-9658(2006)87[3128:HVNCOM]2.0.CO;2</w:t>
      </w:r>
    </w:p>
    <w:p w14:paraId="73C97322" w14:textId="77777777" w:rsidR="00E00154" w:rsidRPr="00E00154" w:rsidRDefault="00E00154" w:rsidP="00E00154">
      <w:pPr>
        <w:pStyle w:val="Bibliography"/>
        <w:rPr>
          <w:rFonts w:ascii="Calibri"/>
        </w:rPr>
      </w:pPr>
      <w:r w:rsidRPr="00E00154">
        <w:rPr>
          <w:rFonts w:ascii="Calibri"/>
        </w:rPr>
        <w:t>Elser, J.J., Bracken, M.E.S., Cleland, E.E., Gruner, D.S., Harpole, W.S., Hillebrand, H., Ngai, J.T., Seabloom, E.W., Shurin, J.B., Smith, J.E., 2007. Global analysis of nitrogen and phosphorus limitation of primary producers in freshwater, marine and terrestrial ecosystems. Ecology Letters 10, 1135–1142. https://doi.org/10.1111/j.1461-0248.2007.01113.x</w:t>
      </w:r>
    </w:p>
    <w:p w14:paraId="1252DFDB" w14:textId="77777777" w:rsidR="00E00154" w:rsidRPr="00E00154" w:rsidRDefault="00E00154" w:rsidP="00E00154">
      <w:pPr>
        <w:pStyle w:val="Bibliography"/>
        <w:rPr>
          <w:rFonts w:ascii="Calibri"/>
        </w:rPr>
      </w:pPr>
      <w:r w:rsidRPr="00E00154">
        <w:rPr>
          <w:rFonts w:ascii="Calibri"/>
        </w:rPr>
        <w:t>Elser, J.J., Urabe, J., 1999. The Stoichiometry of Consumer-Driven Nutrient Recycling: Theory, Observations, and Consequences. Ecology 80, 735–751. https://doi.org/10.1890/0012-9658(1999)080[0735:TSOCDN]2.0.CO;2</w:t>
      </w:r>
    </w:p>
    <w:p w14:paraId="10629BD2" w14:textId="77777777" w:rsidR="00E00154" w:rsidRPr="00E00154" w:rsidRDefault="00E00154" w:rsidP="00E00154">
      <w:pPr>
        <w:pStyle w:val="Bibliography"/>
        <w:rPr>
          <w:rFonts w:ascii="Calibri"/>
        </w:rPr>
      </w:pPr>
      <w:r w:rsidRPr="00E00154">
        <w:rPr>
          <w:rFonts w:ascii="Calibri"/>
        </w:rPr>
        <w:t>Gruner, D.S., Smith, J.E., Seabloom, E.W., Sandin, S.A., Ngai, J.T., Hillebrand, H., Harpole, W.S., Elser, J.J., Cleland, E.E., Bracken, M.E.S., Borer, E.T., Bolker, B.M., 2008. A cross-system synthesis of consumer and nutrient resource control on producer biomass. Ecology Letters 11, 740–755. https://doi.org/10.1111/j.1461-0248.2008.01192.x</w:t>
      </w:r>
    </w:p>
    <w:p w14:paraId="320070CD" w14:textId="77777777" w:rsidR="00E00154" w:rsidRPr="00E00154" w:rsidRDefault="00E00154" w:rsidP="00E00154">
      <w:pPr>
        <w:pStyle w:val="Bibliography"/>
        <w:rPr>
          <w:rFonts w:ascii="Calibri"/>
        </w:rPr>
      </w:pPr>
      <w:r w:rsidRPr="00E00154">
        <w:rPr>
          <w:rFonts w:ascii="Calibri"/>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55F43413" w14:textId="77777777" w:rsidR="00E00154" w:rsidRPr="00E00154" w:rsidRDefault="00E00154" w:rsidP="00E00154">
      <w:pPr>
        <w:pStyle w:val="Bibliography"/>
        <w:rPr>
          <w:rFonts w:ascii="Calibri"/>
        </w:rPr>
      </w:pPr>
      <w:r w:rsidRPr="00E00154">
        <w:rPr>
          <w:rFonts w:ascii="Calibri"/>
        </w:rPr>
        <w:t>Jackson, G.A., 1977. Nutrients and Production of Giant Kelp, Macrocystis pyrifera, Off Southern California. Limnology and Oceanography 22, 979–995.</w:t>
      </w:r>
    </w:p>
    <w:p w14:paraId="147EA14F" w14:textId="77777777" w:rsidR="00E00154" w:rsidRPr="00E00154" w:rsidRDefault="00E00154" w:rsidP="00E00154">
      <w:pPr>
        <w:pStyle w:val="Bibliography"/>
        <w:rPr>
          <w:rFonts w:ascii="Calibri"/>
        </w:rPr>
      </w:pPr>
      <w:r w:rsidRPr="00E00154">
        <w:rPr>
          <w:rFonts w:ascii="Calibri"/>
        </w:rPr>
        <w:t>McNaughton, S.J., Ruess, R.W., Seagle, S.W., 1988. Large mammals and process dynamics in African ecosystems. BioScience 38, 794–800. https://doi.org/10.2307/1310789</w:t>
      </w:r>
    </w:p>
    <w:p w14:paraId="58FF1676" w14:textId="77777777" w:rsidR="00E00154" w:rsidRPr="00E00154" w:rsidRDefault="00E00154" w:rsidP="00E00154">
      <w:pPr>
        <w:pStyle w:val="Bibliography"/>
        <w:rPr>
          <w:rFonts w:ascii="Calibri"/>
        </w:rPr>
      </w:pPr>
      <w:r w:rsidRPr="00E00154">
        <w:rPr>
          <w:rFonts w:ascii="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4D0D80A3" w14:textId="77777777" w:rsidR="00E00154" w:rsidRPr="00E00154" w:rsidRDefault="00E00154" w:rsidP="00E00154">
      <w:pPr>
        <w:pStyle w:val="Bibliography"/>
        <w:rPr>
          <w:rFonts w:ascii="Calibri"/>
        </w:rPr>
      </w:pPr>
      <w:r w:rsidRPr="00E00154">
        <w:rPr>
          <w:rFonts w:ascii="Calibri"/>
        </w:rPr>
        <w:t>Meyer, J.L., Schultz, E.T., Helfman, G.S., 1983. Fish schools: An asset to corals. Science 220, 1047–1049. https://doi.org/10.1126/science.220.4601.1047</w:t>
      </w:r>
    </w:p>
    <w:p w14:paraId="1A0CC9E7" w14:textId="77777777" w:rsidR="00E00154" w:rsidRPr="00E00154" w:rsidRDefault="00E00154" w:rsidP="00E00154">
      <w:pPr>
        <w:pStyle w:val="Bibliography"/>
        <w:rPr>
          <w:rFonts w:ascii="Calibri"/>
        </w:rPr>
      </w:pPr>
      <w:r w:rsidRPr="00E00154">
        <w:rPr>
          <w:rFonts w:ascii="Calibri"/>
        </w:rPr>
        <w:t xml:space="preserve">Moore, C.M., Mills, M.M., Arrigo, K.R., Berman-Frank, I., Bopp, L., Boyd, P.W., Galbraith, E.D., Geider, R.J., Guieu, C., Jaccard, S.L., Jickells, T.D., La Roche, J., Lenton, T.M., Mahowald, </w:t>
      </w:r>
      <w:r w:rsidRPr="00E00154">
        <w:rPr>
          <w:rFonts w:ascii="Calibri"/>
        </w:rPr>
        <w:lastRenderedPageBreak/>
        <w:t>N.M., Marañón, E., Marinov, I., Moore, J.K., Nakatsuka, T., Oschlies, A., Saito, M.A., Thingstad, T.F., Tsuda, A., Ulloa, O., 2013. Processes and patterns of oceanic nutrient limitation. Nature Geoscience 6, 701–710. https://doi.org/10.1038/ngeo1765</w:t>
      </w:r>
    </w:p>
    <w:p w14:paraId="77AA70D7" w14:textId="77777777" w:rsidR="00E00154" w:rsidRPr="00E00154" w:rsidRDefault="00E00154" w:rsidP="00E00154">
      <w:pPr>
        <w:pStyle w:val="Bibliography"/>
        <w:rPr>
          <w:rFonts w:ascii="Calibri"/>
        </w:rPr>
      </w:pPr>
      <w:r w:rsidRPr="00E00154">
        <w:rPr>
          <w:rFonts w:ascii="Calibri"/>
        </w:rPr>
        <w:t>Peterson, B., Heck, K., 2001. Positive interactions between suspension-feeding bivalves and seagrass-a facultative mutualism. Mar. Ecol. Prog. Ser. 213, 143–155. https://doi.org/10.3354/meps213143</w:t>
      </w:r>
    </w:p>
    <w:p w14:paraId="60B7E4B6" w14:textId="77777777" w:rsidR="00E00154" w:rsidRPr="00E00154" w:rsidRDefault="00E00154" w:rsidP="00E00154">
      <w:pPr>
        <w:pStyle w:val="Bibliography"/>
        <w:rPr>
          <w:rFonts w:ascii="Calibri"/>
        </w:rPr>
      </w:pPr>
      <w:r w:rsidRPr="00E00154">
        <w:rPr>
          <w:rFonts w:ascii="Calibri"/>
        </w:rPr>
        <w:t>Pfister, C.A., Altabet, M.A., Post, D., 2014. Animal regeneration and microbial retention of nitrogen along coastal rocky shores. Ecology 95, 2803–2814. https://doi.org/10.1890/13-1825.1</w:t>
      </w:r>
    </w:p>
    <w:p w14:paraId="09CDF6A8" w14:textId="77777777" w:rsidR="00E00154" w:rsidRPr="00E00154" w:rsidRDefault="00E00154" w:rsidP="00E00154">
      <w:pPr>
        <w:pStyle w:val="Bibliography"/>
        <w:rPr>
          <w:rFonts w:ascii="Calibri"/>
        </w:rPr>
      </w:pPr>
      <w:r w:rsidRPr="00E00154">
        <w:rPr>
          <w:rFonts w:ascii="Calibri"/>
        </w:rPr>
        <w:t>Phillips, J.C., Hurd, C.L., 2004. Kinetics of nitrate, ammonium, and urea uptake by four intertidal seaweeds from New Zealand. Journal of Phycology 40, 534–545. https://doi.org/10.1111/j.1529-8817.2004.03157.x</w:t>
      </w:r>
    </w:p>
    <w:p w14:paraId="3D7C4B05" w14:textId="77777777" w:rsidR="00E00154" w:rsidRPr="00E00154" w:rsidRDefault="00E00154" w:rsidP="00E00154">
      <w:pPr>
        <w:pStyle w:val="Bibliography"/>
        <w:rPr>
          <w:rFonts w:ascii="Calibri"/>
        </w:rPr>
      </w:pPr>
      <w:r w:rsidRPr="00E00154">
        <w:rPr>
          <w:rFonts w:ascii="Calibri"/>
        </w:rPr>
        <w:t>Probyn, T.A., McQuaid, C.D., 1985. In-situ measurements of nitrogenous nutrient uptake by kelp (Ecklonia maxima) and phytoplankton in a nitrate-rich upwelling environment. Mar. Biol. 88, 149–154. https://doi.org/10.1007/BF00397162</w:t>
      </w:r>
    </w:p>
    <w:p w14:paraId="6456DD4D" w14:textId="77777777" w:rsidR="00E00154" w:rsidRPr="00E00154" w:rsidRDefault="00E00154" w:rsidP="00E00154">
      <w:pPr>
        <w:pStyle w:val="Bibliography"/>
        <w:rPr>
          <w:rFonts w:ascii="Calibri"/>
        </w:rPr>
      </w:pPr>
      <w:r w:rsidRPr="00E00154">
        <w:rPr>
          <w:rFonts w:ascii="Calibri"/>
        </w:rPr>
        <w:t>Ryther, J.H., Dunstan, W.M., 1971. Nitrogen, phosphorus, and eutrophication in the coastal marine environment. Science 171, 1008–1013. https://doi.org/10.1126/science.171.3975.1008</w:t>
      </w:r>
    </w:p>
    <w:p w14:paraId="7374AEAF" w14:textId="77777777" w:rsidR="00E00154" w:rsidRPr="00E00154" w:rsidRDefault="00E00154" w:rsidP="00E00154">
      <w:pPr>
        <w:pStyle w:val="Bibliography"/>
        <w:rPr>
          <w:rFonts w:ascii="Calibri"/>
        </w:rPr>
      </w:pPr>
      <w:r w:rsidRPr="00E00154">
        <w:rPr>
          <w:rFonts w:ascii="Calibri"/>
        </w:rPr>
        <w:t>Schindler, D.W., 1974. Eutrophication and Recovery in Experimental Lakes: Implications for Lake Management. Science 184, 897–899. https://doi.org/10.1126/science.184.4139.897</w:t>
      </w:r>
    </w:p>
    <w:p w14:paraId="5E5E5600" w14:textId="77777777" w:rsidR="00E00154" w:rsidRPr="00E00154" w:rsidRDefault="00E00154" w:rsidP="00E00154">
      <w:pPr>
        <w:pStyle w:val="Bibliography"/>
        <w:rPr>
          <w:rFonts w:ascii="Calibri"/>
        </w:rPr>
      </w:pPr>
      <w:r w:rsidRPr="00E00154">
        <w:rPr>
          <w:rFonts w:ascii="Calibri"/>
        </w:rPr>
        <w:t>Sitters, J., Bakker, E.S., Veldhuis, M.P., Veen, G.F., Olde Venterink, H., Vanni, M.J., 2017. The stoichiometry of nutrient release by terrestrial herbivores and its ecosystem consequences. Front. Earth Sci. 5. https://doi.org/10.3389/feart.2017.00032</w:t>
      </w:r>
    </w:p>
    <w:p w14:paraId="64162387" w14:textId="77777777" w:rsidR="00E00154" w:rsidRPr="00E00154" w:rsidRDefault="00E00154" w:rsidP="00E00154">
      <w:pPr>
        <w:pStyle w:val="Bibliography"/>
        <w:rPr>
          <w:rFonts w:ascii="Calibri"/>
        </w:rPr>
      </w:pPr>
      <w:r w:rsidRPr="00E00154">
        <w:rPr>
          <w:rFonts w:ascii="Calibri"/>
        </w:rPr>
        <w:t>Smith, V.H., Tilman, G.D., Nekola, J.C., 1999. Eutrophication: impacts of excess nutrient inputs on freshwater, marine, and terrestrial ecosystems. Environmental Pollution 100, 179–196. https://doi.org/10.1016/S0269-7491(99)00091-3</w:t>
      </w:r>
    </w:p>
    <w:p w14:paraId="405DD09A" w14:textId="77777777" w:rsidR="00E00154" w:rsidRPr="00E00154" w:rsidRDefault="00E00154" w:rsidP="00E00154">
      <w:pPr>
        <w:pStyle w:val="Bibliography"/>
        <w:rPr>
          <w:rFonts w:ascii="Calibri"/>
        </w:rPr>
      </w:pPr>
      <w:r w:rsidRPr="00E00154">
        <w:rPr>
          <w:rFonts w:ascii="Calibri"/>
        </w:rPr>
        <w:t>Vanni, M.J., 2002. Nutrient cycling by animals in freshwater ecosystems. Annual Review of Ecology and Systematics 33, 341–370. https://doi.org/10.1146/annurev.ecolsys.33.010802.150519</w:t>
      </w:r>
    </w:p>
    <w:p w14:paraId="6A1886A0" w14:textId="77777777" w:rsidR="00E00154" w:rsidRPr="00E00154" w:rsidRDefault="00E00154" w:rsidP="00E00154">
      <w:pPr>
        <w:pStyle w:val="Bibliography"/>
        <w:rPr>
          <w:rFonts w:ascii="Calibri"/>
        </w:rPr>
      </w:pPr>
      <w:r w:rsidRPr="00E00154">
        <w:rPr>
          <w:rFonts w:ascii="Calibri"/>
        </w:rPr>
        <w:t xml:space="preserve">Viechtbauer, W., 2010. Conducting Meta-Analyses in </w:t>
      </w:r>
      <w:r w:rsidRPr="00E00154">
        <w:rPr>
          <w:rFonts w:ascii="Calibri"/>
          <w:i/>
          <w:iCs/>
        </w:rPr>
        <w:t>R</w:t>
      </w:r>
      <w:r w:rsidRPr="00E00154">
        <w:rPr>
          <w:rFonts w:ascii="Calibri"/>
        </w:rPr>
        <w:t xml:space="preserve"> with the </w:t>
      </w:r>
      <w:r w:rsidRPr="00E00154">
        <w:rPr>
          <w:rFonts w:ascii="Calibri"/>
          <w:b/>
          <w:bCs/>
        </w:rPr>
        <w:t>metafor</w:t>
      </w:r>
      <w:r w:rsidRPr="00E00154">
        <w:rPr>
          <w:rFonts w:ascii="Calibri"/>
        </w:rPr>
        <w:t xml:space="preserve"> Package. J. Stat. Soft. 36. https://doi.org/10.18637/jss.v036.i03</w:t>
      </w:r>
    </w:p>
    <w:p w14:paraId="3B4937E9" w14:textId="7928DB0B"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Isabelle Cote" w:date="2023-02-23T13:11:00Z" w:initials="IC">
    <w:p w14:paraId="4E75C7A5" w14:textId="77777777" w:rsidR="003307B0" w:rsidRDefault="003307B0">
      <w:pPr>
        <w:pStyle w:val="CommentText"/>
      </w:pPr>
      <w:r>
        <w:rPr>
          <w:rStyle w:val="CommentReference"/>
        </w:rPr>
        <w:annotationRef/>
      </w:r>
      <w:r>
        <w:t xml:space="preserve">Consider: </w:t>
      </w:r>
    </w:p>
    <w:p w14:paraId="2C2EE511" w14:textId="77777777" w:rsidR="003307B0" w:rsidRDefault="003307B0" w:rsidP="00E52D88">
      <w:pPr>
        <w:pStyle w:val="CommentText"/>
      </w:pPr>
      <w:r>
        <w:t>Gough et al 2016 Oecologia (review of effects on 3 ecosystems: tundra, lakes and streams)</w:t>
      </w:r>
    </w:p>
  </w:comment>
  <w:comment w:id="15" w:author="Em Lim" w:date="2022-12-09T14:21:00Z" w:initials="EL">
    <w:p w14:paraId="3F76A242" w14:textId="13F045DB" w:rsidR="00CA339B" w:rsidRDefault="00CA339B">
      <w:pPr>
        <w:pStyle w:val="CommentText"/>
      </w:pPr>
      <w:r>
        <w:rPr>
          <w:rStyle w:val="CommentReference"/>
        </w:rPr>
        <w:annotationRef/>
      </w:r>
      <w:r w:rsidR="00476697">
        <w:t>There might be a better ref for this</w:t>
      </w:r>
    </w:p>
  </w:comment>
  <w:comment w:id="17" w:author="Em Lim" w:date="2023-02-15T17:08:00Z" w:initials="EL">
    <w:p w14:paraId="4D9639FF" w14:textId="111DFEF7" w:rsidR="00E00154" w:rsidRDefault="00E00154">
      <w:pPr>
        <w:pStyle w:val="CommentText"/>
      </w:pPr>
      <w:r>
        <w:rPr>
          <w:rStyle w:val="CommentReference"/>
        </w:rPr>
        <w:annotationRef/>
      </w:r>
      <w:r>
        <w:t>I was going to use iron limitation in phytoplankton vs algae, but there’s a handful of studies that show kelp gametophytes make more eggs with more iron so I might need a different example.</w:t>
      </w:r>
    </w:p>
  </w:comment>
  <w:comment w:id="18" w:author="Isabelle Cote" w:date="2023-02-23T13:31:00Z" w:initials="IC">
    <w:p w14:paraId="201943C2" w14:textId="77777777" w:rsidR="007508A3" w:rsidRDefault="007508A3" w:rsidP="00A0664A">
      <w:pPr>
        <w:pStyle w:val="CommentText"/>
      </w:pPr>
      <w:r>
        <w:rPr>
          <w:rStyle w:val="CommentReference"/>
        </w:rPr>
        <w:annotationRef/>
      </w:r>
      <w:r>
        <w:t>Could use paper by Fortier and Wright 2021 in Ecology that shows variable responses of different tree species to N long-term additions but consistent responses to P additions across all species. It depends on whether you want to narrow the scope to aquatic/marine right from the onset</w:t>
      </w:r>
    </w:p>
  </w:comment>
  <w:comment w:id="19" w:author="Isabelle Cote" w:date="2023-02-23T13:32:00Z" w:initials="IC">
    <w:p w14:paraId="01190800" w14:textId="77777777" w:rsidR="007508A3" w:rsidRDefault="007508A3" w:rsidP="00BB343D">
      <w:pPr>
        <w:pStyle w:val="CommentText"/>
      </w:pPr>
      <w:r>
        <w:rPr>
          <w:rStyle w:val="CommentReference"/>
        </w:rPr>
        <w:annotationRef/>
      </w:r>
      <w:r>
        <w:t xml:space="preserve">Terrestrial eg: Turner et al 2019 Nature </w:t>
      </w:r>
      <w:r>
        <w:rPr>
          <w:b/>
          <w:bCs/>
          <w:color w:val="424242"/>
          <w:highlight w:val="white"/>
        </w:rPr>
        <w:t>Pervasive phosphorus limitation of tree species but not communities in tropical forests</w:t>
      </w:r>
    </w:p>
  </w:comment>
  <w:comment w:id="22" w:author="Isabelle Cote" w:date="2023-02-23T13:32:00Z" w:initials="IC">
    <w:p w14:paraId="04DDEEF7" w14:textId="77777777" w:rsidR="007508A3" w:rsidRDefault="007508A3" w:rsidP="00520D1C">
      <w:pPr>
        <w:pStyle w:val="CommentText"/>
      </w:pPr>
      <w:r>
        <w:rPr>
          <w:rStyle w:val="CommentReference"/>
        </w:rPr>
        <w:annotationRef/>
      </w:r>
      <w:r>
        <w:t>Or relative amounts?</w:t>
      </w:r>
    </w:p>
  </w:comment>
  <w:comment w:id="42" w:author="Isabelle Cote" w:date="2023-02-23T13:44:00Z" w:initials="IC">
    <w:p w14:paraId="51F4CB26" w14:textId="77777777" w:rsidR="00B00892" w:rsidRDefault="009C450B" w:rsidP="00ED4546">
      <w:pPr>
        <w:pStyle w:val="CommentText"/>
      </w:pPr>
      <w:r>
        <w:rPr>
          <w:rStyle w:val="CommentReference"/>
        </w:rPr>
        <w:annotationRef/>
      </w:r>
      <w:r w:rsidR="00B00892">
        <w:t>Or external and internal? Or abiotic and biotic?</w:t>
      </w:r>
    </w:p>
  </w:comment>
  <w:comment w:id="48" w:author="Em Lim" w:date="2022-12-07T09:53:00Z" w:initials="EL">
    <w:p w14:paraId="5FBB00DD" w14:textId="10D6F2E7" w:rsidR="00B7738A" w:rsidRDefault="00B7738A">
      <w:pPr>
        <w:pStyle w:val="CommentText"/>
      </w:pPr>
      <w:r>
        <w:rPr>
          <w:rStyle w:val="CommentReference"/>
        </w:rPr>
        <w:annotationRef/>
      </w:r>
      <w:r>
        <w:t>Mention nitrogen fixation</w:t>
      </w:r>
      <w:r w:rsidR="00C454BB">
        <w:t xml:space="preserve"> too?</w:t>
      </w:r>
    </w:p>
  </w:comment>
  <w:comment w:id="57" w:author="Isabelle Cote" w:date="2023-02-23T14:11:00Z" w:initials="IC">
    <w:p w14:paraId="7AFEE86C" w14:textId="77777777" w:rsidR="000547F8" w:rsidRDefault="000547F8" w:rsidP="00C73ACB">
      <w:pPr>
        <w:pStyle w:val="CommentText"/>
      </w:pPr>
      <w:r>
        <w:rPr>
          <w:rStyle w:val="CommentReference"/>
        </w:rPr>
        <w:annotationRef/>
      </w:r>
      <w:r>
        <w:t>Mirrors the same assumption in terrestrial ecosystems - tested by Turner et al in Nature</w:t>
      </w:r>
    </w:p>
  </w:comment>
  <w:comment w:id="59" w:author="Isabelle Cote" w:date="2023-02-23T13:47:00Z" w:initials="IC">
    <w:p w14:paraId="46A61F1C" w14:textId="08DA6EE5" w:rsidR="00B00892" w:rsidRDefault="00B00892" w:rsidP="005C2854">
      <w:pPr>
        <w:pStyle w:val="CommentText"/>
      </w:pPr>
      <w:r>
        <w:rPr>
          <w:rStyle w:val="CommentReference"/>
        </w:rPr>
        <w:annotationRef/>
      </w:r>
      <w:r>
        <w:t>Mirrors the same assumption in terrestrial ecosystems - tested by Turner et al in Nature</w:t>
      </w:r>
    </w:p>
  </w:comment>
  <w:comment w:id="79" w:author="Isabelle Cote" w:date="2023-02-23T14:10:00Z" w:initials="IC">
    <w:p w14:paraId="58DCBF1A" w14:textId="77777777" w:rsidR="000547F8" w:rsidRDefault="000547F8" w:rsidP="00F35AF3">
      <w:pPr>
        <w:pStyle w:val="CommentText"/>
      </w:pPr>
      <w:r>
        <w:rPr>
          <w:rStyle w:val="CommentReference"/>
        </w:rPr>
        <w:annotationRef/>
      </w:r>
      <w:r>
        <w:t>Just changing the wording since you've already said this in the previous paragraph</w:t>
      </w:r>
    </w:p>
  </w:comment>
  <w:comment w:id="89" w:author="Isabelle Cote" w:date="2023-02-23T14:16:00Z" w:initials="IC">
    <w:p w14:paraId="7BDEE6DB" w14:textId="77777777" w:rsidR="006052A2" w:rsidRDefault="006052A2" w:rsidP="00660158">
      <w:pPr>
        <w:pStyle w:val="CommentText"/>
      </w:pPr>
      <w:r>
        <w:rPr>
          <w:rStyle w:val="CommentReference"/>
        </w:rPr>
        <w:annotationRef/>
      </w:r>
      <w:r>
        <w:t>Need to come back to this to check that we actually do this</w:t>
      </w:r>
    </w:p>
  </w:comment>
  <w:comment w:id="147" w:author="Em Lim" w:date="2023-01-20T10:43:00Z" w:initials="EL">
    <w:p w14:paraId="13A7D497" w14:textId="466AF119" w:rsidR="00D504C4" w:rsidRDefault="00D504C4">
      <w:pPr>
        <w:pStyle w:val="CommentText"/>
      </w:pPr>
      <w:r>
        <w:rPr>
          <w:rStyle w:val="CommentReference"/>
        </w:rPr>
        <w:annotationRef/>
      </w:r>
      <w:r>
        <w:t xml:space="preserve">37 </w:t>
      </w:r>
      <w:r w:rsidR="00731DAD">
        <w:t>in analysis but</w:t>
      </w:r>
      <w:r>
        <w:t xml:space="preserve"> 38</w:t>
      </w:r>
      <w:r w:rsidR="00731DAD">
        <w:t xml:space="preserve"> in Prisma, figure out why one more study was excluded. Zero or negative means</w:t>
      </w:r>
      <w:r>
        <w:t>?</w:t>
      </w:r>
    </w:p>
  </w:comment>
  <w:comment w:id="148" w:author="Isabelle Cote" w:date="2023-02-23T14:25:00Z" w:initials="IC">
    <w:p w14:paraId="2B58A41C" w14:textId="77777777" w:rsidR="006052A2" w:rsidRDefault="006052A2" w:rsidP="00F55389">
      <w:pPr>
        <w:pStyle w:val="CommentText"/>
      </w:pPr>
      <w:r>
        <w:rPr>
          <w:rStyle w:val="CommentReference"/>
        </w:rPr>
        <w:annotationRef/>
      </w:r>
      <w:r>
        <w:t>Meta-data?</w:t>
      </w:r>
    </w:p>
  </w:comment>
  <w:comment w:id="188" w:author="Isabelle Cote" w:date="2023-02-23T15:18:00Z" w:initials="IC">
    <w:p w14:paraId="2F3FC506" w14:textId="77777777" w:rsidR="006F56DA" w:rsidRDefault="006F56DA" w:rsidP="00B10800">
      <w:pPr>
        <w:pStyle w:val="CommentText"/>
      </w:pPr>
      <w:r>
        <w:rPr>
          <w:rStyle w:val="CommentReference"/>
        </w:rPr>
        <w:annotationRef/>
      </w:r>
      <w:r>
        <w:t>Here and above, reviewers will likely wonder how close (space and time) these nearby sites/regions are</w:t>
      </w:r>
    </w:p>
  </w:comment>
  <w:comment w:id="191" w:author="Isabelle Cote" w:date="2023-02-23T17:52:00Z" w:initials="IC">
    <w:p w14:paraId="43A66EFE" w14:textId="77777777" w:rsidR="00082172" w:rsidRDefault="00082172" w:rsidP="007C5940">
      <w:pPr>
        <w:pStyle w:val="CommentText"/>
      </w:pPr>
      <w:r>
        <w:rPr>
          <w:rStyle w:val="CommentReference"/>
        </w:rPr>
        <w:annotationRef/>
      </w:r>
      <w:r>
        <w:t>Maybe call this experimental design or something more intuitive than openness</w:t>
      </w:r>
    </w:p>
  </w:comment>
  <w:comment w:id="193" w:author="Em Lim" w:date="2023-01-18T10:00:00Z" w:initials="EL">
    <w:p w14:paraId="18FFDB0E" w14:textId="0E94E280" w:rsidR="00A6305A" w:rsidRDefault="00A6305A">
      <w:pPr>
        <w:pStyle w:val="CommentText"/>
      </w:pPr>
      <w:r>
        <w:rPr>
          <w:rStyle w:val="CommentReference"/>
        </w:rPr>
        <w:annotationRef/>
      </w:r>
      <w:r>
        <w:t>Provide justification for this and an explanation of what species were included in each!</w:t>
      </w:r>
    </w:p>
  </w:comment>
  <w:comment w:id="229" w:author="Isabelle Cote" w:date="2023-02-23T17:11:00Z" w:initials="IC">
    <w:p w14:paraId="7039186B" w14:textId="77777777" w:rsidR="00067FAF" w:rsidRDefault="00067FAF" w:rsidP="00697B04">
      <w:pPr>
        <w:pStyle w:val="CommentText"/>
      </w:pPr>
      <w:r>
        <w:rPr>
          <w:rStyle w:val="CommentReference"/>
        </w:rPr>
        <w:annotationRef/>
      </w:r>
      <w:r>
        <w:t>But you don't report the full model with the three correlated variables, so don't mention here?</w:t>
      </w:r>
    </w:p>
  </w:comment>
  <w:comment w:id="238" w:author="Em Lim" w:date="2023-01-18T11:19:00Z" w:initials="EL">
    <w:p w14:paraId="56C7399E" w14:textId="1FC5987D" w:rsidR="000C25BF" w:rsidRDefault="000C25BF">
      <w:pPr>
        <w:pStyle w:val="CommentText"/>
      </w:pPr>
      <w:r>
        <w:rPr>
          <w:rStyle w:val="CommentReference"/>
        </w:rPr>
        <w:annotationRef/>
      </w:r>
      <w:r w:rsidRPr="00157593">
        <w:t>The null hypothesis H0 : τ 2 = 0 in random- and mixed-effects models can be tested with Cochran’s Q-test</w:t>
      </w:r>
    </w:p>
  </w:comment>
  <w:comment w:id="241" w:author="Isabelle Cote" w:date="2023-02-23T17:11:00Z" w:initials="IC">
    <w:p w14:paraId="7A39D16C" w14:textId="77777777" w:rsidR="00067FAF" w:rsidRDefault="00067FAF" w:rsidP="009817EB">
      <w:pPr>
        <w:pStyle w:val="CommentText"/>
      </w:pPr>
      <w:r>
        <w:rPr>
          <w:rStyle w:val="CommentReference"/>
        </w:rPr>
        <w:annotationRef/>
      </w:r>
      <w:r>
        <w:t>Report the VIF values</w:t>
      </w:r>
    </w:p>
  </w:comment>
  <w:comment w:id="243" w:author="Isabelle Cote" w:date="2023-02-23T15:51:00Z" w:initials="IC">
    <w:p w14:paraId="22910B89" w14:textId="1A8F4382" w:rsidR="00C269E0" w:rsidRDefault="00C269E0" w:rsidP="004E08DB">
      <w:pPr>
        <w:pStyle w:val="CommentText"/>
      </w:pPr>
      <w:r>
        <w:rPr>
          <w:rStyle w:val="CommentReference"/>
        </w:rPr>
        <w:annotationRef/>
      </w:r>
      <w:r>
        <w:t>Correct?</w:t>
      </w:r>
    </w:p>
  </w:comment>
  <w:comment w:id="277" w:author="Isabelle Cote" w:date="2023-02-23T15:33:00Z" w:initials="IC">
    <w:p w14:paraId="158F6C14" w14:textId="6CCA345E" w:rsidR="00677A02" w:rsidRDefault="00677A02" w:rsidP="004F505B">
      <w:pPr>
        <w:pStyle w:val="CommentText"/>
      </w:pPr>
      <w:r>
        <w:rPr>
          <w:rStyle w:val="CommentReference"/>
        </w:rPr>
        <w:annotationRef/>
      </w:r>
      <w:r>
        <w:t>I would put this in the supplement</w:t>
      </w:r>
    </w:p>
  </w:comment>
  <w:comment w:id="301" w:author="Isabelle Cote" w:date="2023-02-23T15:51:00Z" w:initials="IC">
    <w:p w14:paraId="4E9EFE04" w14:textId="77777777" w:rsidR="00067FAF" w:rsidRDefault="00067FAF" w:rsidP="00067FAF">
      <w:pPr>
        <w:pStyle w:val="CommentText"/>
      </w:pPr>
      <w:r>
        <w:rPr>
          <w:rStyle w:val="CommentReference"/>
        </w:rPr>
        <w:annotationRef/>
      </w:r>
      <w:r>
        <w:t>Correct?</w:t>
      </w:r>
    </w:p>
  </w:comment>
  <w:comment w:id="305" w:author="Isabelle Cote" w:date="2023-02-23T15:47:00Z" w:initials="IC">
    <w:p w14:paraId="2ADA65DD" w14:textId="77777777" w:rsidR="008B3552" w:rsidRDefault="008B3552" w:rsidP="003B0A35">
      <w:pPr>
        <w:pStyle w:val="CommentText"/>
      </w:pPr>
      <w:r>
        <w:rPr>
          <w:rStyle w:val="CommentReference"/>
        </w:rPr>
        <w:annotationRef/>
      </w:r>
      <w:r>
        <w:t>Each model had just one of the three variables, right?</w:t>
      </w:r>
    </w:p>
  </w:comment>
  <w:comment w:id="318" w:author="Isabelle Cote" w:date="2023-02-23T17:14:00Z" w:initials="IC">
    <w:p w14:paraId="6697F596" w14:textId="77777777" w:rsidR="00067FAF" w:rsidRDefault="00067FAF" w:rsidP="00623D04">
      <w:pPr>
        <w:pStyle w:val="CommentText"/>
      </w:pPr>
      <w:r>
        <w:rPr>
          <w:rStyle w:val="CommentReference"/>
        </w:rPr>
        <w:annotationRef/>
      </w:r>
      <w:r>
        <w:t>The cur-off is often 2. State in the methods what your cut-off for strong support is.</w:t>
      </w:r>
    </w:p>
  </w:comment>
  <w:comment w:id="321" w:author="Isabelle Cote" w:date="2023-02-23T17:38:00Z" w:initials="IC">
    <w:p w14:paraId="4A042E4F" w14:textId="77777777" w:rsidR="00494153" w:rsidRDefault="00494153" w:rsidP="00907771">
      <w:pPr>
        <w:pStyle w:val="CommentText"/>
      </w:pPr>
      <w:r>
        <w:rPr>
          <w:rStyle w:val="CommentReference"/>
        </w:rPr>
        <w:annotationRef/>
      </w:r>
      <w:r>
        <w:t>It would be good to have a table for this model</w:t>
      </w:r>
    </w:p>
  </w:comment>
  <w:comment w:id="327" w:author="Isabelle Cote" w:date="2023-02-23T17:16:00Z" w:initials="IC">
    <w:p w14:paraId="50CF43A5" w14:textId="5B57BCDF" w:rsidR="00067FAF" w:rsidRDefault="00067FAF" w:rsidP="00171A51">
      <w:pPr>
        <w:pStyle w:val="CommentText"/>
      </w:pPr>
      <w:r>
        <w:rPr>
          <w:rStyle w:val="CommentReference"/>
        </w:rPr>
        <w:annotationRef/>
      </w:r>
      <w:r>
        <w:t>Can you backtransform them so they can be interpreted more easily?</w:t>
      </w:r>
    </w:p>
  </w:comment>
  <w:comment w:id="340" w:author="Isabelle Cote" w:date="2023-02-23T17:18:00Z" w:initials="IC">
    <w:p w14:paraId="435F9363" w14:textId="77777777" w:rsidR="00067FAF" w:rsidRDefault="00067FAF" w:rsidP="007E41EE">
      <w:pPr>
        <w:pStyle w:val="CommentText"/>
      </w:pPr>
      <w:r>
        <w:rPr>
          <w:rStyle w:val="CommentReference"/>
        </w:rPr>
        <w:annotationRef/>
      </w:r>
      <w:r>
        <w:t xml:space="preserve"> I don't understand why there's an F value here for what seemed to be an AIC test?</w:t>
      </w:r>
    </w:p>
  </w:comment>
  <w:comment w:id="373" w:author="Isabelle Cote" w:date="2023-02-23T17:36:00Z" w:initials="IC">
    <w:p w14:paraId="78C13614" w14:textId="77777777" w:rsidR="00F944A1" w:rsidRDefault="00494153" w:rsidP="00AF7F51">
      <w:pPr>
        <w:pStyle w:val="CommentText"/>
      </w:pPr>
      <w:r>
        <w:rPr>
          <w:rStyle w:val="CommentReference"/>
        </w:rPr>
        <w:annotationRef/>
      </w:r>
      <w:r w:rsidR="00F944A1">
        <w:t>How do you know? That's not obvious from the overlap of CIs in Fig 4, and in the tables included, the significance is related to comparison to a baseline (e.g. algae for primary producer type)</w:t>
      </w:r>
    </w:p>
  </w:comment>
  <w:comment w:id="384" w:author="Isabelle Cote" w:date="2023-02-23T17:43:00Z" w:initials="IC">
    <w:p w14:paraId="430ACA58" w14:textId="09A46DA4" w:rsidR="007B5534" w:rsidRDefault="007B5534" w:rsidP="006C10EC">
      <w:pPr>
        <w:pStyle w:val="CommentText"/>
      </w:pPr>
      <w:r>
        <w:rPr>
          <w:rStyle w:val="CommentReference"/>
        </w:rPr>
        <w:annotationRef/>
      </w:r>
      <w:r>
        <w:t>It's weird that this exact value is observed three times!</w:t>
      </w:r>
    </w:p>
  </w:comment>
  <w:comment w:id="440" w:author="Isabelle Cote" w:date="2023-02-24T16:02:00Z" w:initials="IC">
    <w:p w14:paraId="21DFDEE4" w14:textId="77777777" w:rsidR="00F944A1" w:rsidRDefault="00F944A1" w:rsidP="00BB7ED1">
      <w:pPr>
        <w:pStyle w:val="CommentText"/>
      </w:pPr>
      <w:r>
        <w:rPr>
          <w:rStyle w:val="CommentReference"/>
        </w:rPr>
        <w:annotationRef/>
      </w:r>
      <w:r>
        <w:t>Preferred? 0.08</w:t>
      </w:r>
    </w:p>
  </w:comment>
  <w:comment w:id="460" w:author="Isabelle Cote" w:date="2023-02-23T17:58:00Z" w:initials="IC">
    <w:p w14:paraId="6E2F7331" w14:textId="247DDF64" w:rsidR="001D5196" w:rsidRDefault="001D5196" w:rsidP="000504E1">
      <w:pPr>
        <w:pStyle w:val="CommentText"/>
      </w:pPr>
      <w:r>
        <w:rPr>
          <w:rStyle w:val="CommentReference"/>
        </w:rPr>
        <w:annotationRef/>
      </w:r>
      <w:r>
        <w:t>I think that you could combine 3, 4, and 5. Let's discuss</w:t>
      </w:r>
    </w:p>
  </w:comment>
  <w:comment w:id="463" w:author="Em Lim" w:date="2023-02-15T17:24:00Z" w:initials="EL">
    <w:p w14:paraId="0DC65FF6" w14:textId="4C7483A6" w:rsidR="00731DAD" w:rsidRDefault="00731DAD">
      <w:pPr>
        <w:pStyle w:val="CommentText"/>
      </w:pPr>
      <w:r>
        <w:rPr>
          <w:rStyle w:val="CommentReference"/>
        </w:rPr>
        <w:annotationRef/>
      </w:r>
      <w:r>
        <w:t>Not sure I want to include something like this??? Discuss further</w:t>
      </w:r>
    </w:p>
  </w:comment>
  <w:comment w:id="464" w:author="Isabelle Cote" w:date="2023-02-23T17:54:00Z" w:initials="IC">
    <w:p w14:paraId="26DC2B68" w14:textId="77777777" w:rsidR="001D5196" w:rsidRDefault="001D5196" w:rsidP="008E7C1F">
      <w:pPr>
        <w:pStyle w:val="CommentText"/>
      </w:pPr>
      <w:r>
        <w:rPr>
          <w:rStyle w:val="CommentReference"/>
        </w:rPr>
        <w:annotationRef/>
      </w:r>
      <w:r>
        <w:t>Yes, it would be good to show the relationship (and the scatter)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2EE511" w15:done="0"/>
  <w15:commentEx w15:paraId="3F76A242" w15:done="0"/>
  <w15:commentEx w15:paraId="4D9639FF" w15:done="0"/>
  <w15:commentEx w15:paraId="201943C2" w15:paraIdParent="4D9639FF" w15:done="0"/>
  <w15:commentEx w15:paraId="01190800" w15:done="0"/>
  <w15:commentEx w15:paraId="04DDEEF7" w15:done="0"/>
  <w15:commentEx w15:paraId="51F4CB26" w15:done="0"/>
  <w15:commentEx w15:paraId="5FBB00DD" w15:done="0"/>
  <w15:commentEx w15:paraId="7AFEE86C" w15:done="0"/>
  <w15:commentEx w15:paraId="46A61F1C" w15:done="0"/>
  <w15:commentEx w15:paraId="58DCBF1A" w15:done="0"/>
  <w15:commentEx w15:paraId="7BDEE6DB" w15:done="0"/>
  <w15:commentEx w15:paraId="13A7D497" w15:done="0"/>
  <w15:commentEx w15:paraId="2B58A41C" w15:done="0"/>
  <w15:commentEx w15:paraId="2F3FC506" w15:done="0"/>
  <w15:commentEx w15:paraId="43A66EFE" w15:done="0"/>
  <w15:commentEx w15:paraId="18FFDB0E" w15:done="0"/>
  <w15:commentEx w15:paraId="7039186B" w15:done="0"/>
  <w15:commentEx w15:paraId="56C7399E" w15:done="0"/>
  <w15:commentEx w15:paraId="7A39D16C" w15:done="0"/>
  <w15:commentEx w15:paraId="22910B89" w15:done="0"/>
  <w15:commentEx w15:paraId="158F6C14" w15:done="0"/>
  <w15:commentEx w15:paraId="4E9EFE04" w15:done="0"/>
  <w15:commentEx w15:paraId="2ADA65DD" w15:done="0"/>
  <w15:commentEx w15:paraId="6697F596" w15:done="0"/>
  <w15:commentEx w15:paraId="4A042E4F" w15:done="0"/>
  <w15:commentEx w15:paraId="50CF43A5" w15:done="0"/>
  <w15:commentEx w15:paraId="435F9363" w15:done="0"/>
  <w15:commentEx w15:paraId="78C13614" w15:done="0"/>
  <w15:commentEx w15:paraId="430ACA58" w15:done="0"/>
  <w15:commentEx w15:paraId="21DFDEE4" w15:done="0"/>
  <w15:commentEx w15:paraId="6E2F7331" w15:done="0"/>
  <w15:commentEx w15:paraId="0DC65FF6" w15:done="0"/>
  <w15:commentEx w15:paraId="26DC2B68" w15:paraIdParent="0DC65F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1E490" w16cex:dateUtc="2023-02-23T21:11:00Z"/>
  <w16cex:commentExtensible w16cex:durableId="27A1E93E" w16cex:dateUtc="2023-02-23T21:31:00Z"/>
  <w16cex:commentExtensible w16cex:durableId="27A1E965" w16cex:dateUtc="2023-02-23T21:32:00Z"/>
  <w16cex:commentExtensible w16cex:durableId="27A1E97F" w16cex:dateUtc="2023-02-23T21:32:00Z"/>
  <w16cex:commentExtensible w16cex:durableId="27A1EC3D" w16cex:dateUtc="2023-02-23T21:44:00Z"/>
  <w16cex:commentExtensible w16cex:durableId="27A1F27B" w16cex:dateUtc="2023-02-23T22:11:00Z"/>
  <w16cex:commentExtensible w16cex:durableId="27A1ED00" w16cex:dateUtc="2023-02-23T21:47:00Z"/>
  <w16cex:commentExtensible w16cex:durableId="27A1F23A" w16cex:dateUtc="2023-02-23T22:10:00Z"/>
  <w16cex:commentExtensible w16cex:durableId="27A1F3A5" w16cex:dateUtc="2023-02-23T22:16:00Z"/>
  <w16cex:commentExtensible w16cex:durableId="27A1F5BF" w16cex:dateUtc="2023-02-23T22:25:00Z"/>
  <w16cex:commentExtensible w16cex:durableId="27A2023C" w16cex:dateUtc="2023-02-23T23:18:00Z"/>
  <w16cex:commentExtensible w16cex:durableId="27A22640" w16cex:dateUtc="2023-02-24T01:52:00Z"/>
  <w16cex:commentExtensible w16cex:durableId="27A21CB2" w16cex:dateUtc="2023-02-24T01:11:00Z"/>
  <w16cex:commentExtensible w16cex:durableId="27A21CC6" w16cex:dateUtc="2023-02-24T01:11:00Z"/>
  <w16cex:commentExtensible w16cex:durableId="27A20A05" w16cex:dateUtc="2023-02-23T23:51:00Z"/>
  <w16cex:commentExtensible w16cex:durableId="27A205E6" w16cex:dateUtc="2023-02-23T23:33:00Z"/>
  <w16cex:commentExtensible w16cex:durableId="27A21C59" w16cex:dateUtc="2023-02-23T23:51:00Z"/>
  <w16cex:commentExtensible w16cex:durableId="27A2092F" w16cex:dateUtc="2023-02-23T23:47:00Z"/>
  <w16cex:commentExtensible w16cex:durableId="27A21D68" w16cex:dateUtc="2023-02-24T01:14:00Z"/>
  <w16cex:commentExtensible w16cex:durableId="27A22304" w16cex:dateUtc="2023-02-24T01:38:00Z"/>
  <w16cex:commentExtensible w16cex:durableId="27A21E08" w16cex:dateUtc="2023-02-24T01:16:00Z"/>
  <w16cex:commentExtensible w16cex:durableId="27A21E79" w16cex:dateUtc="2023-02-24T01:18:00Z"/>
  <w16cex:commentExtensible w16cex:durableId="27A2228B" w16cex:dateUtc="2023-02-24T01:36:00Z"/>
  <w16cex:commentExtensible w16cex:durableId="27A22435" w16cex:dateUtc="2023-02-24T01:43:00Z"/>
  <w16cex:commentExtensible w16cex:durableId="27A35E2C" w16cex:dateUtc="2023-02-25T00:02:00Z"/>
  <w16cex:commentExtensible w16cex:durableId="27A227AB" w16cex:dateUtc="2023-02-24T01:58:00Z"/>
  <w16cex:commentExtensible w16cex:durableId="27A226DA" w16cex:dateUtc="2023-02-24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2EE511" w16cid:durableId="27A1E490"/>
  <w16cid:commentId w16cid:paraId="3F76A242" w16cid:durableId="273DC2E7"/>
  <w16cid:commentId w16cid:paraId="4D9639FF" w16cid:durableId="27979004"/>
  <w16cid:commentId w16cid:paraId="201943C2" w16cid:durableId="27A1E93E"/>
  <w16cid:commentId w16cid:paraId="01190800" w16cid:durableId="27A1E965"/>
  <w16cid:commentId w16cid:paraId="04DDEEF7" w16cid:durableId="27A1E97F"/>
  <w16cid:commentId w16cid:paraId="51F4CB26" w16cid:durableId="27A1EC3D"/>
  <w16cid:commentId w16cid:paraId="5FBB00DD" w16cid:durableId="273AE123"/>
  <w16cid:commentId w16cid:paraId="7AFEE86C" w16cid:durableId="27A1F27B"/>
  <w16cid:commentId w16cid:paraId="46A61F1C" w16cid:durableId="27A1ED00"/>
  <w16cid:commentId w16cid:paraId="58DCBF1A" w16cid:durableId="27A1F23A"/>
  <w16cid:commentId w16cid:paraId="7BDEE6DB" w16cid:durableId="27A1F3A5"/>
  <w16cid:commentId w16cid:paraId="13A7D497" w16cid:durableId="2774EEBE"/>
  <w16cid:commentId w16cid:paraId="2B58A41C" w16cid:durableId="27A1F5BF"/>
  <w16cid:commentId w16cid:paraId="2F3FC506" w16cid:durableId="27A2023C"/>
  <w16cid:commentId w16cid:paraId="43A66EFE" w16cid:durableId="27A22640"/>
  <w16cid:commentId w16cid:paraId="18FFDB0E" w16cid:durableId="277241D1"/>
  <w16cid:commentId w16cid:paraId="7039186B" w16cid:durableId="27A21CB2"/>
  <w16cid:commentId w16cid:paraId="56C7399E" w16cid:durableId="27725442"/>
  <w16cid:commentId w16cid:paraId="7A39D16C" w16cid:durableId="27A21CC6"/>
  <w16cid:commentId w16cid:paraId="22910B89" w16cid:durableId="27A20A05"/>
  <w16cid:commentId w16cid:paraId="158F6C14" w16cid:durableId="27A205E6"/>
  <w16cid:commentId w16cid:paraId="4E9EFE04" w16cid:durableId="27A21C59"/>
  <w16cid:commentId w16cid:paraId="2ADA65DD" w16cid:durableId="27A2092F"/>
  <w16cid:commentId w16cid:paraId="6697F596" w16cid:durableId="27A21D68"/>
  <w16cid:commentId w16cid:paraId="4A042E4F" w16cid:durableId="27A22304"/>
  <w16cid:commentId w16cid:paraId="50CF43A5" w16cid:durableId="27A21E08"/>
  <w16cid:commentId w16cid:paraId="435F9363" w16cid:durableId="27A21E79"/>
  <w16cid:commentId w16cid:paraId="78C13614" w16cid:durableId="27A2228B"/>
  <w16cid:commentId w16cid:paraId="430ACA58" w16cid:durableId="27A22435"/>
  <w16cid:commentId w16cid:paraId="21DFDEE4" w16cid:durableId="27A35E2C"/>
  <w16cid:commentId w16cid:paraId="6E2F7331" w16cid:durableId="27A227AB"/>
  <w16cid:commentId w16cid:paraId="0DC65FF6" w16cid:durableId="279793C0"/>
  <w16cid:commentId w16cid:paraId="26DC2B68" w16cid:durableId="27A226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22BC" w14:textId="77777777" w:rsidR="006E51F1" w:rsidRDefault="006E51F1" w:rsidP="00C5123B">
      <w:r>
        <w:separator/>
      </w:r>
    </w:p>
  </w:endnote>
  <w:endnote w:type="continuationSeparator" w:id="0">
    <w:p w14:paraId="15335814" w14:textId="77777777" w:rsidR="006E51F1" w:rsidRDefault="006E51F1"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BCBE8" w14:textId="77777777" w:rsidR="006E51F1" w:rsidRDefault="006E51F1" w:rsidP="00C5123B">
      <w:r>
        <w:separator/>
      </w:r>
    </w:p>
  </w:footnote>
  <w:footnote w:type="continuationSeparator" w:id="0">
    <w:p w14:paraId="68702E66" w14:textId="77777777" w:rsidR="006E51F1" w:rsidRDefault="006E51F1"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018042">
    <w:abstractNumId w:val="2"/>
  </w:num>
  <w:num w:numId="2" w16cid:durableId="940838275">
    <w:abstractNumId w:val="1"/>
  </w:num>
  <w:num w:numId="3" w16cid:durableId="56755367">
    <w:abstractNumId w:val="3"/>
  </w:num>
  <w:num w:numId="4" w16cid:durableId="19781416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51670"/>
    <w:rsid w:val="000547F8"/>
    <w:rsid w:val="0005645D"/>
    <w:rsid w:val="00057311"/>
    <w:rsid w:val="000655AA"/>
    <w:rsid w:val="00067124"/>
    <w:rsid w:val="00067A90"/>
    <w:rsid w:val="00067FAF"/>
    <w:rsid w:val="00082172"/>
    <w:rsid w:val="00090008"/>
    <w:rsid w:val="000A592D"/>
    <w:rsid w:val="000B5543"/>
    <w:rsid w:val="000C04AF"/>
    <w:rsid w:val="000C25BF"/>
    <w:rsid w:val="000C383E"/>
    <w:rsid w:val="000D389D"/>
    <w:rsid w:val="000D3F79"/>
    <w:rsid w:val="001039E0"/>
    <w:rsid w:val="00116CE7"/>
    <w:rsid w:val="00140638"/>
    <w:rsid w:val="00140DEA"/>
    <w:rsid w:val="001430E3"/>
    <w:rsid w:val="001438DD"/>
    <w:rsid w:val="001509B4"/>
    <w:rsid w:val="00157593"/>
    <w:rsid w:val="001632AC"/>
    <w:rsid w:val="00163860"/>
    <w:rsid w:val="00173C10"/>
    <w:rsid w:val="00173CF1"/>
    <w:rsid w:val="001868B3"/>
    <w:rsid w:val="00186F51"/>
    <w:rsid w:val="0019506B"/>
    <w:rsid w:val="0019580B"/>
    <w:rsid w:val="001B7617"/>
    <w:rsid w:val="001C0E84"/>
    <w:rsid w:val="001C1331"/>
    <w:rsid w:val="001C473C"/>
    <w:rsid w:val="001C546F"/>
    <w:rsid w:val="001D5196"/>
    <w:rsid w:val="001F3C92"/>
    <w:rsid w:val="001F514B"/>
    <w:rsid w:val="00200640"/>
    <w:rsid w:val="0020538A"/>
    <w:rsid w:val="002054EC"/>
    <w:rsid w:val="00212B39"/>
    <w:rsid w:val="00214C00"/>
    <w:rsid w:val="00215397"/>
    <w:rsid w:val="00216FF3"/>
    <w:rsid w:val="00220EF3"/>
    <w:rsid w:val="00244413"/>
    <w:rsid w:val="00250755"/>
    <w:rsid w:val="00262F87"/>
    <w:rsid w:val="00272EE3"/>
    <w:rsid w:val="002813C3"/>
    <w:rsid w:val="00284616"/>
    <w:rsid w:val="0028519A"/>
    <w:rsid w:val="002A0B74"/>
    <w:rsid w:val="002A1009"/>
    <w:rsid w:val="002A3568"/>
    <w:rsid w:val="002A3E77"/>
    <w:rsid w:val="002D012F"/>
    <w:rsid w:val="002D3816"/>
    <w:rsid w:val="002F72F3"/>
    <w:rsid w:val="003008CD"/>
    <w:rsid w:val="00302D7A"/>
    <w:rsid w:val="00312ACB"/>
    <w:rsid w:val="003307B0"/>
    <w:rsid w:val="00364D60"/>
    <w:rsid w:val="00394894"/>
    <w:rsid w:val="003A29CA"/>
    <w:rsid w:val="003A397E"/>
    <w:rsid w:val="003C61F7"/>
    <w:rsid w:val="003D7403"/>
    <w:rsid w:val="003F3EDB"/>
    <w:rsid w:val="003F5B30"/>
    <w:rsid w:val="00411B55"/>
    <w:rsid w:val="004306A8"/>
    <w:rsid w:val="00432A88"/>
    <w:rsid w:val="00457F19"/>
    <w:rsid w:val="00463148"/>
    <w:rsid w:val="00463839"/>
    <w:rsid w:val="00470685"/>
    <w:rsid w:val="00472977"/>
    <w:rsid w:val="00476697"/>
    <w:rsid w:val="004811EE"/>
    <w:rsid w:val="00494153"/>
    <w:rsid w:val="004A7E98"/>
    <w:rsid w:val="004B3EA0"/>
    <w:rsid w:val="004C5E95"/>
    <w:rsid w:val="004D773F"/>
    <w:rsid w:val="004E55D0"/>
    <w:rsid w:val="004E69C8"/>
    <w:rsid w:val="004F7961"/>
    <w:rsid w:val="00501D7F"/>
    <w:rsid w:val="00523D2E"/>
    <w:rsid w:val="0052618F"/>
    <w:rsid w:val="00531EA4"/>
    <w:rsid w:val="00533DDC"/>
    <w:rsid w:val="005414FA"/>
    <w:rsid w:val="00546199"/>
    <w:rsid w:val="00563494"/>
    <w:rsid w:val="00563F28"/>
    <w:rsid w:val="005814BD"/>
    <w:rsid w:val="00583782"/>
    <w:rsid w:val="0058791B"/>
    <w:rsid w:val="005B6F9A"/>
    <w:rsid w:val="005C2111"/>
    <w:rsid w:val="005C7A67"/>
    <w:rsid w:val="005D2978"/>
    <w:rsid w:val="005F380A"/>
    <w:rsid w:val="006052A2"/>
    <w:rsid w:val="0060588D"/>
    <w:rsid w:val="0061497D"/>
    <w:rsid w:val="00626F90"/>
    <w:rsid w:val="00647BC6"/>
    <w:rsid w:val="00661C52"/>
    <w:rsid w:val="00663F94"/>
    <w:rsid w:val="0067606A"/>
    <w:rsid w:val="00677A02"/>
    <w:rsid w:val="006964FC"/>
    <w:rsid w:val="00696A7B"/>
    <w:rsid w:val="006A03DF"/>
    <w:rsid w:val="006A2C8D"/>
    <w:rsid w:val="006B0E75"/>
    <w:rsid w:val="006B38ED"/>
    <w:rsid w:val="006C6357"/>
    <w:rsid w:val="006E0866"/>
    <w:rsid w:val="006E1049"/>
    <w:rsid w:val="006E1FC0"/>
    <w:rsid w:val="006E412C"/>
    <w:rsid w:val="006E51F1"/>
    <w:rsid w:val="006F56DA"/>
    <w:rsid w:val="00702830"/>
    <w:rsid w:val="00706957"/>
    <w:rsid w:val="00731DAD"/>
    <w:rsid w:val="007508A3"/>
    <w:rsid w:val="007516B1"/>
    <w:rsid w:val="007614B2"/>
    <w:rsid w:val="00783960"/>
    <w:rsid w:val="00790CC8"/>
    <w:rsid w:val="00792989"/>
    <w:rsid w:val="00792DA2"/>
    <w:rsid w:val="00795714"/>
    <w:rsid w:val="007A0E67"/>
    <w:rsid w:val="007A4988"/>
    <w:rsid w:val="007B4D9D"/>
    <w:rsid w:val="007B5534"/>
    <w:rsid w:val="007B55F1"/>
    <w:rsid w:val="007C73CA"/>
    <w:rsid w:val="007D1CA4"/>
    <w:rsid w:val="007D588D"/>
    <w:rsid w:val="007E5B7B"/>
    <w:rsid w:val="00812293"/>
    <w:rsid w:val="00817E60"/>
    <w:rsid w:val="00833915"/>
    <w:rsid w:val="00834168"/>
    <w:rsid w:val="0084590D"/>
    <w:rsid w:val="00856E67"/>
    <w:rsid w:val="00857597"/>
    <w:rsid w:val="00864B7E"/>
    <w:rsid w:val="00873A9D"/>
    <w:rsid w:val="00883B94"/>
    <w:rsid w:val="008863BF"/>
    <w:rsid w:val="008A0337"/>
    <w:rsid w:val="008A70CE"/>
    <w:rsid w:val="008B1FCB"/>
    <w:rsid w:val="008B3552"/>
    <w:rsid w:val="008B5AEA"/>
    <w:rsid w:val="008B6630"/>
    <w:rsid w:val="008F7310"/>
    <w:rsid w:val="00907A82"/>
    <w:rsid w:val="00917464"/>
    <w:rsid w:val="00922C2B"/>
    <w:rsid w:val="00927DC1"/>
    <w:rsid w:val="00932DB1"/>
    <w:rsid w:val="009366CC"/>
    <w:rsid w:val="00954E9C"/>
    <w:rsid w:val="00955049"/>
    <w:rsid w:val="009562A3"/>
    <w:rsid w:val="00960C3D"/>
    <w:rsid w:val="009648FA"/>
    <w:rsid w:val="00977A10"/>
    <w:rsid w:val="0098152A"/>
    <w:rsid w:val="00982C03"/>
    <w:rsid w:val="00991DD5"/>
    <w:rsid w:val="009B12A9"/>
    <w:rsid w:val="009B23D7"/>
    <w:rsid w:val="009B5BF5"/>
    <w:rsid w:val="009C2911"/>
    <w:rsid w:val="009C2971"/>
    <w:rsid w:val="009C2EB0"/>
    <w:rsid w:val="009C450B"/>
    <w:rsid w:val="009E0E5E"/>
    <w:rsid w:val="009F68C5"/>
    <w:rsid w:val="00A10494"/>
    <w:rsid w:val="00A16B51"/>
    <w:rsid w:val="00A51B2F"/>
    <w:rsid w:val="00A5281B"/>
    <w:rsid w:val="00A55D03"/>
    <w:rsid w:val="00A60B0D"/>
    <w:rsid w:val="00A6305A"/>
    <w:rsid w:val="00A669EA"/>
    <w:rsid w:val="00A717B2"/>
    <w:rsid w:val="00A913E6"/>
    <w:rsid w:val="00A93E63"/>
    <w:rsid w:val="00A95724"/>
    <w:rsid w:val="00AA0D89"/>
    <w:rsid w:val="00AC1CBE"/>
    <w:rsid w:val="00AC46C7"/>
    <w:rsid w:val="00AC6C89"/>
    <w:rsid w:val="00AD4BFC"/>
    <w:rsid w:val="00AD66D9"/>
    <w:rsid w:val="00AE2CF0"/>
    <w:rsid w:val="00AE6659"/>
    <w:rsid w:val="00AF3F14"/>
    <w:rsid w:val="00AF5B20"/>
    <w:rsid w:val="00B00892"/>
    <w:rsid w:val="00B01179"/>
    <w:rsid w:val="00B13C80"/>
    <w:rsid w:val="00B168CE"/>
    <w:rsid w:val="00B17C37"/>
    <w:rsid w:val="00B354F3"/>
    <w:rsid w:val="00B44ACC"/>
    <w:rsid w:val="00B47A3A"/>
    <w:rsid w:val="00B67702"/>
    <w:rsid w:val="00B748E3"/>
    <w:rsid w:val="00B7738A"/>
    <w:rsid w:val="00B864CF"/>
    <w:rsid w:val="00B87DAB"/>
    <w:rsid w:val="00B944A0"/>
    <w:rsid w:val="00B95320"/>
    <w:rsid w:val="00BA7305"/>
    <w:rsid w:val="00BB2433"/>
    <w:rsid w:val="00BC0A04"/>
    <w:rsid w:val="00BC2A13"/>
    <w:rsid w:val="00BC7145"/>
    <w:rsid w:val="00BD0ABE"/>
    <w:rsid w:val="00BE5778"/>
    <w:rsid w:val="00BF51E8"/>
    <w:rsid w:val="00BF5B35"/>
    <w:rsid w:val="00C2024C"/>
    <w:rsid w:val="00C23AF9"/>
    <w:rsid w:val="00C249B5"/>
    <w:rsid w:val="00C269E0"/>
    <w:rsid w:val="00C300D4"/>
    <w:rsid w:val="00C36E88"/>
    <w:rsid w:val="00C42EAF"/>
    <w:rsid w:val="00C454BB"/>
    <w:rsid w:val="00C5123B"/>
    <w:rsid w:val="00C53934"/>
    <w:rsid w:val="00C753F0"/>
    <w:rsid w:val="00C91408"/>
    <w:rsid w:val="00C9234D"/>
    <w:rsid w:val="00C97FEF"/>
    <w:rsid w:val="00CA339B"/>
    <w:rsid w:val="00CB375F"/>
    <w:rsid w:val="00CB69EC"/>
    <w:rsid w:val="00CD60B3"/>
    <w:rsid w:val="00CE5E3D"/>
    <w:rsid w:val="00CF1968"/>
    <w:rsid w:val="00CF6976"/>
    <w:rsid w:val="00D11F14"/>
    <w:rsid w:val="00D1627A"/>
    <w:rsid w:val="00D21C19"/>
    <w:rsid w:val="00D31EAA"/>
    <w:rsid w:val="00D3597D"/>
    <w:rsid w:val="00D35FDD"/>
    <w:rsid w:val="00D37B45"/>
    <w:rsid w:val="00D40225"/>
    <w:rsid w:val="00D504C4"/>
    <w:rsid w:val="00D61619"/>
    <w:rsid w:val="00D622A8"/>
    <w:rsid w:val="00D6355E"/>
    <w:rsid w:val="00D84524"/>
    <w:rsid w:val="00D941C0"/>
    <w:rsid w:val="00DA5219"/>
    <w:rsid w:val="00DB065D"/>
    <w:rsid w:val="00DB4B1C"/>
    <w:rsid w:val="00DE150E"/>
    <w:rsid w:val="00DE23FA"/>
    <w:rsid w:val="00DE737E"/>
    <w:rsid w:val="00DF1A9E"/>
    <w:rsid w:val="00E00154"/>
    <w:rsid w:val="00E004CF"/>
    <w:rsid w:val="00E01152"/>
    <w:rsid w:val="00E0624E"/>
    <w:rsid w:val="00E2377D"/>
    <w:rsid w:val="00E34177"/>
    <w:rsid w:val="00E37943"/>
    <w:rsid w:val="00E42532"/>
    <w:rsid w:val="00E448D3"/>
    <w:rsid w:val="00E468C1"/>
    <w:rsid w:val="00E622C0"/>
    <w:rsid w:val="00E80FB1"/>
    <w:rsid w:val="00E963B5"/>
    <w:rsid w:val="00EA5986"/>
    <w:rsid w:val="00EA792A"/>
    <w:rsid w:val="00EB30F5"/>
    <w:rsid w:val="00EC105C"/>
    <w:rsid w:val="00ED4745"/>
    <w:rsid w:val="00F00740"/>
    <w:rsid w:val="00F02A2B"/>
    <w:rsid w:val="00F041E7"/>
    <w:rsid w:val="00F20017"/>
    <w:rsid w:val="00F340C3"/>
    <w:rsid w:val="00F40344"/>
    <w:rsid w:val="00F43DC3"/>
    <w:rsid w:val="00F4780B"/>
    <w:rsid w:val="00F5124D"/>
    <w:rsid w:val="00F51928"/>
    <w:rsid w:val="00F71C05"/>
    <w:rsid w:val="00F76D46"/>
    <w:rsid w:val="00F83D2C"/>
    <w:rsid w:val="00F86E69"/>
    <w:rsid w:val="00F944A1"/>
    <w:rsid w:val="00FA60EA"/>
    <w:rsid w:val="00FB3754"/>
    <w:rsid w:val="00FB427C"/>
    <w:rsid w:val="00FB7F83"/>
    <w:rsid w:val="00FD3CA8"/>
    <w:rsid w:val="00FE57E7"/>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F3EC-A605-4DCE-9EE0-76E28D78B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15</Pages>
  <Words>15924</Words>
  <Characters>90772</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Isabelle Cote</cp:lastModifiedBy>
  <cp:revision>11</cp:revision>
  <dcterms:created xsi:type="dcterms:W3CDTF">2023-02-23T21:33:00Z</dcterms:created>
  <dcterms:modified xsi:type="dcterms:W3CDTF">2023-02-25T00:10:00Z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id="SoGOfDb5"/&gt;&lt;style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