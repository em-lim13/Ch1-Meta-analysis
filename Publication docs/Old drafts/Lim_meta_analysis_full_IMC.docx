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EC473" w14:textId="77777777" w:rsidR="00E80FB1" w:rsidRPr="00B748E3" w:rsidRDefault="00E80FB1" w:rsidP="00E80FB1">
      <w:pPr>
        <w:spacing w:line="360" w:lineRule="auto"/>
        <w:rPr>
          <w:rFonts w:ascii="Times New Roman" w:hAnsi="Times New Roman" w:cs="Times New Roman"/>
          <w:lang w:val="en-CA"/>
        </w:rPr>
      </w:pPr>
    </w:p>
    <w:p w14:paraId="74EE8816" w14:textId="018F9899" w:rsidR="00B864CF" w:rsidRDefault="00B864CF"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r>
        <w:rPr>
          <w:rFonts w:ascii="Times New Roman" w:hAnsi="Times New Roman" w:cs="Times New Roman"/>
        </w:rPr>
        <w:t>Em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Em Lim (ORCiD: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unprovisioned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Pr="00980ECC" w:rsidRDefault="0058791B" w:rsidP="000D389D">
      <w:pPr>
        <w:spacing w:line="360" w:lineRule="auto"/>
        <w:rPr>
          <w:rFonts w:ascii="Times New Roman" w:hAnsi="Times New Roman" w:cs="Times New Roman"/>
          <w:b/>
          <w:bCs/>
          <w:lang w:val="en-CA"/>
          <w:rPrChange w:id="0" w:author="Isabelle Cote" w:date="2023-04-24T13:58:00Z">
            <w:rPr>
              <w:rFonts w:ascii="Times New Roman" w:hAnsi="Times New Roman" w:cs="Times New Roman"/>
              <w:u w:val="single"/>
              <w:lang w:val="en-CA"/>
            </w:rPr>
          </w:rPrChange>
        </w:rPr>
      </w:pPr>
      <w:r w:rsidRPr="00980ECC">
        <w:rPr>
          <w:rFonts w:ascii="Times New Roman" w:hAnsi="Times New Roman" w:cs="Times New Roman"/>
          <w:b/>
          <w:bCs/>
          <w:lang w:val="en-CA"/>
          <w:rPrChange w:id="1" w:author="Isabelle Cote" w:date="2023-04-24T13:58:00Z">
            <w:rPr>
              <w:rFonts w:ascii="Times New Roman" w:hAnsi="Times New Roman" w:cs="Times New Roman"/>
              <w:u w:val="single"/>
              <w:lang w:val="en-CA"/>
            </w:rPr>
          </w:rPrChange>
        </w:rPr>
        <w:t>Introduction</w:t>
      </w:r>
    </w:p>
    <w:p w14:paraId="17D5ED13" w14:textId="35B7063B"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w:t>
      </w:r>
      <w:ins w:id="2" w:author="Isabelle Cote" w:date="2023-04-24T11:09:00Z">
        <w:r w:rsidR="00183A8B">
          <w:rPr>
            <w:rFonts w:ascii="Times New Roman" w:hAnsi="Times New Roman" w:cs="Times New Roman"/>
            <w:lang w:val="en-CA"/>
          </w:rPr>
          <w:t xml:space="preserve">natural </w:t>
        </w:r>
      </w:ins>
      <w:r>
        <w:rPr>
          <w:rFonts w:ascii="Times New Roman" w:hAnsi="Times New Roman" w:cs="Times New Roman"/>
          <w:lang w:val="en-CA"/>
        </w:rPr>
        <w:t xml:space="preserve">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w:t>
      </w:r>
      <w:r w:rsidR="005D641B">
        <w:rPr>
          <w:rFonts w:ascii="Times New Roman" w:hAnsi="Times New Roman" w:cs="Times New Roman"/>
          <w:lang w:val="en-CA"/>
        </w:rPr>
        <w:t xml:space="preserve">y </w:t>
      </w:r>
      <w:commentRangeStart w:id="3"/>
      <w:r w:rsidR="005D641B">
        <w:rPr>
          <w:rFonts w:ascii="Times New Roman" w:hAnsi="Times New Roman" w:cs="Times New Roman"/>
          <w:lang w:val="en-CA"/>
        </w:rPr>
        <w:t xml:space="preserve">beyond Net Primary Productivity </w:t>
      </w:r>
      <w:commentRangeEnd w:id="3"/>
      <w:r w:rsidR="00762B07">
        <w:rPr>
          <w:rStyle w:val="CommentReference"/>
        </w:rPr>
        <w:commentReference w:id="3"/>
      </w:r>
      <w:r w:rsidR="005D641B">
        <w:rPr>
          <w:rFonts w:ascii="Times New Roman" w:hAnsi="Times New Roman" w:cs="Times New Roman"/>
          <w:lang w:val="en-CA"/>
        </w:rPr>
        <w:t xml:space="preserve">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2C050C">
        <w:rPr>
          <w:rFonts w:ascii="Times New Roman" w:hAnsi="Times New Roman" w:cs="Times New Roman"/>
          <w:lang w:val="en-CA"/>
        </w:rPr>
        <w:t>However, 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For example,</w:t>
      </w:r>
      <w:r w:rsidR="008A22DE">
        <w:rPr>
          <w:rFonts w:ascii="Times New Roman" w:hAnsi="Times New Roman" w:cs="Times New Roman"/>
          <w:lang w:val="en-CA"/>
        </w:rPr>
        <w:t xml:space="preserve"> tropical tree species show variable responses to nitrogen enrichment, but consistently positive responses to phosphorus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{"citationID":"9IlO9HCI","properties":{"formattedCitation":"(Fortier and Wright, 2021)","plainCitation":"(Fortier and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(Fortier and Wright, 2021)</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phosphorus enrichment famously causes alga</w:t>
      </w:r>
      <w:ins w:id="4" w:author="Isabelle Cote" w:date="2023-04-13T08:03:00Z">
        <w:r w:rsidR="00762B07">
          <w:rPr>
            <w:rFonts w:ascii="Times New Roman" w:hAnsi="Times New Roman" w:cs="Times New Roman"/>
            <w:lang w:val="en-CA"/>
          </w:rPr>
          <w:t>l</w:t>
        </w:r>
      </w:ins>
      <w:del w:id="5" w:author="Isabelle Cote" w:date="2023-04-13T08:03:00Z">
        <w:r w:rsidR="00E00154" w:rsidDel="00762B07">
          <w:rPr>
            <w:rFonts w:ascii="Times New Roman" w:hAnsi="Times New Roman" w:cs="Times New Roman"/>
            <w:lang w:val="en-CA"/>
          </w:rPr>
          <w:delText>e</w:delText>
        </w:r>
      </w:del>
      <w:r w:rsidR="00E00154">
        <w:rPr>
          <w:rFonts w:ascii="Times New Roman" w:hAnsi="Times New Roman" w:cs="Times New Roman"/>
          <w:lang w:val="en-CA"/>
        </w:rPr>
        <w:t xml:space="preserve"> blooms in lakes, while nitrogen fails to produce a similar </w:t>
      </w:r>
      <w:del w:id="6" w:author="Isabelle Cote" w:date="2023-04-13T08:03:00Z">
        <w:r w:rsidR="00E00154" w:rsidDel="00762B07">
          <w:rPr>
            <w:rFonts w:ascii="Times New Roman" w:hAnsi="Times New Roman" w:cs="Times New Roman"/>
            <w:lang w:val="en-CA"/>
          </w:rPr>
          <w:delText xml:space="preserve">bloom </w:delText>
        </w:r>
      </w:del>
      <w:ins w:id="7" w:author="Isabelle Cote" w:date="2023-04-13T08:03:00Z">
        <w:r w:rsidR="00762B07">
          <w:rPr>
            <w:rFonts w:ascii="Times New Roman" w:hAnsi="Times New Roman" w:cs="Times New Roman"/>
            <w:lang w:val="en-CA"/>
          </w:rPr>
          <w:t xml:space="preserve">effect </w:t>
        </w:r>
      </w:ins>
      <w:r w:rsidR="00E00154">
        <w:rPr>
          <w:rFonts w:ascii="Times New Roman" w:hAnsi="Times New Roman" w:cs="Times New Roman"/>
          <w:lang w:val="en-CA"/>
        </w:rPr>
        <w:t xml:space="preserve">when added in isolation </w:t>
      </w:r>
      <w:commentRangeStart w:id="8"/>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8"/>
      <w:r w:rsidR="007508A3">
        <w:rPr>
          <w:rStyle w:val="CommentReference"/>
        </w:rPr>
        <w:commentReference w:id="8"/>
      </w:r>
      <w:r w:rsidR="00E00154">
        <w:rPr>
          <w:rFonts w:ascii="Times New Roman" w:hAnsi="Times New Roman" w:cs="Times New Roman"/>
          <w:lang w:val="en-CA"/>
        </w:rPr>
        <w:t xml:space="preserve">. </w:t>
      </w:r>
      <w:r w:rsidR="008A22DE">
        <w:rPr>
          <w:rFonts w:ascii="Times New Roman" w:hAnsi="Times New Roman" w:cs="Times New Roman"/>
          <w:lang w:val="en-CA"/>
        </w:rPr>
        <w:t xml:space="preserve">In rainforests, seedlings adapted to nutrient-poor soil are limited in their response to </w:t>
      </w:r>
      <w:ins w:id="9" w:author="Isabelle Cote" w:date="2023-04-13T08:04:00Z">
        <w:r w:rsidR="00762B07">
          <w:rPr>
            <w:rFonts w:ascii="Times New Roman" w:hAnsi="Times New Roman" w:cs="Times New Roman"/>
            <w:lang w:val="en-CA"/>
          </w:rPr>
          <w:t>nutrient addition</w:t>
        </w:r>
      </w:ins>
      <w:del w:id="10" w:author="Isabelle Cote" w:date="2023-04-13T08:04:00Z">
        <w:r w:rsidR="008A22DE" w:rsidDel="00762B07">
          <w:rPr>
            <w:rFonts w:ascii="Times New Roman" w:hAnsi="Times New Roman" w:cs="Times New Roman"/>
            <w:lang w:val="en-CA"/>
          </w:rPr>
          <w:delText>fertilization</w:delText>
        </w:r>
      </w:del>
      <w:r w:rsidR="008A22DE">
        <w:rPr>
          <w:rFonts w:ascii="Times New Roman" w:hAnsi="Times New Roman" w:cs="Times New Roman"/>
          <w:lang w:val="en-CA"/>
        </w:rPr>
        <w:t xml:space="preserve">, but seedlings from nutrient-rich soil </w:t>
      </w:r>
      <w:del w:id="11" w:author="Isabelle Cote" w:date="2023-04-13T08:04:00Z">
        <w:r w:rsidR="008A22DE" w:rsidDel="00762B07">
          <w:rPr>
            <w:rFonts w:ascii="Times New Roman" w:hAnsi="Times New Roman" w:cs="Times New Roman"/>
            <w:lang w:val="en-CA"/>
          </w:rPr>
          <w:delText xml:space="preserve">which </w:delText>
        </w:r>
      </w:del>
      <w:r w:rsidR="008A22DE">
        <w:rPr>
          <w:rFonts w:ascii="Times New Roman" w:hAnsi="Times New Roman" w:cs="Times New Roman"/>
          <w:lang w:val="en-CA"/>
        </w:rPr>
        <w:t xml:space="preserve">respond strongly to fertilization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{"citationID":"szeqAURR","properties":{"formattedCitation":"(Zalamea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(Zalamea et al., 2016)</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form </w:t>
      </w:r>
      <w:r w:rsidR="002C050C">
        <w:rPr>
          <w:rFonts w:ascii="Times New Roman" w:hAnsi="Times New Roman" w:cs="Times New Roman"/>
          <w:lang w:val="en-CA"/>
        </w:rPr>
        <w:t xml:space="preserve">and relative amounts </w:t>
      </w:r>
      <w:r w:rsidR="00E00154">
        <w:rPr>
          <w:rFonts w:ascii="Times New Roman" w:hAnsi="Times New Roman" w:cs="Times New Roman"/>
          <w:lang w:val="en-CA"/>
        </w:rPr>
        <w:t>of the supplied nutrient</w:t>
      </w:r>
      <w:r w:rsidR="007508A3">
        <w:rPr>
          <w:rFonts w:ascii="Times New Roman" w:hAnsi="Times New Roman" w:cs="Times New Roman"/>
          <w:lang w:val="en-CA"/>
        </w:rPr>
        <w:t xml:space="preserve">s </w:t>
      </w:r>
      <w:del w:id="12" w:author="Isabelle Cote" w:date="2023-04-13T08:04:00Z">
        <w:r w:rsidR="007508A3" w:rsidDel="00762B07">
          <w:rPr>
            <w:rFonts w:ascii="Times New Roman" w:hAnsi="Times New Roman" w:cs="Times New Roman"/>
            <w:lang w:val="en-CA"/>
          </w:rPr>
          <w:delText xml:space="preserve">is </w:delText>
        </w:r>
      </w:del>
      <w:ins w:id="13" w:author="Isabelle Cote" w:date="2023-04-13T08:04:00Z">
        <w:r w:rsidR="00762B07">
          <w:rPr>
            <w:rFonts w:ascii="Times New Roman" w:hAnsi="Times New Roman" w:cs="Times New Roman"/>
            <w:lang w:val="en-CA"/>
          </w:rPr>
          <w:t xml:space="preserve">are </w:t>
        </w:r>
      </w:ins>
      <w:r w:rsidR="007508A3">
        <w:rPr>
          <w:rFonts w:ascii="Times New Roman" w:hAnsi="Times New Roman" w:cs="Times New Roman"/>
          <w:lang w:val="en-CA"/>
        </w:rPr>
        <w:t>important</w:t>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4291039"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CND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127BA752"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r w:rsidR="009C450B">
        <w:rPr>
          <w:rFonts w:ascii="Times New Roman" w:hAnsi="Times New Roman" w:cs="Times New Roman"/>
          <w:lang w:val="en-CA"/>
        </w:rPr>
        <w:t>, both exogenous and endogenous</w:t>
      </w:r>
      <w:ins w:id="14" w:author="Isabelle Cote" w:date="2023-04-24T11:12:00Z">
        <w:r w:rsidR="00183A8B">
          <w:rPr>
            <w:rFonts w:ascii="Times New Roman" w:hAnsi="Times New Roman" w:cs="Times New Roman"/>
            <w:lang w:val="en-CA"/>
          </w:rPr>
          <w:t xml:space="preserve"> to the system</w:t>
        </w:r>
      </w:ins>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w:t>
      </w:r>
      <w:ins w:id="15" w:author="Isabelle Cote" w:date="2023-04-24T11:13:00Z">
        <w:r w:rsidR="00183A8B">
          <w:rPr>
            <w:rFonts w:ascii="Times New Roman" w:hAnsi="Times New Roman" w:cs="Times New Roman"/>
            <w:lang w:val="en-CA"/>
          </w:rPr>
          <w:t>In particular, c</w:t>
        </w:r>
      </w:ins>
      <w:del w:id="16" w:author="Isabelle Cote" w:date="2023-04-24T11:13:00Z">
        <w:r w:rsidR="00B354F3" w:rsidDel="00183A8B">
          <w:rPr>
            <w:rFonts w:ascii="Times New Roman" w:hAnsi="Times New Roman" w:cs="Times New Roman"/>
            <w:lang w:val="en-CA"/>
          </w:rPr>
          <w:delText>C</w:delText>
        </w:r>
      </w:del>
      <w:r w:rsidR="00B354F3">
        <w:rPr>
          <w:rFonts w:ascii="Times New Roman" w:hAnsi="Times New Roman" w:cs="Times New Roman"/>
          <w:lang w:val="en-CA"/>
        </w:rPr>
        <w:t xml:space="preserve">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w:t>
      </w:r>
      <w:ins w:id="17" w:author="Isabelle Cote" w:date="2023-04-24T11:13:00Z">
        <w:r w:rsidR="00183A8B">
          <w:rPr>
            <w:rFonts w:ascii="Times New Roman" w:hAnsi="Times New Roman" w:cs="Times New Roman"/>
            <w:bCs/>
            <w:lang w:val="en-CA"/>
          </w:rPr>
          <w:t>,</w:t>
        </w:r>
      </w:ins>
      <w:r w:rsidR="0019506B" w:rsidRPr="002A0B74">
        <w:rPr>
          <w:rFonts w:ascii="Times New Roman" w:hAnsi="Times New Roman" w:cs="Times New Roman"/>
          <w:bCs/>
          <w:lang w:val="en-CA"/>
        </w:rPr>
        <w:t xml:space="preserve"> nutrient-rich waters via offshore winds</w:t>
      </w:r>
      <w:ins w:id="18" w:author="Isabelle Cote" w:date="2023-04-24T11:13:00Z">
        <w:r w:rsidR="00183A8B">
          <w:rPr>
            <w:rFonts w:ascii="Times New Roman" w:hAnsi="Times New Roman" w:cs="Times New Roman"/>
            <w:bCs/>
            <w:lang w:val="en-CA"/>
          </w:rPr>
          <w:t xml:space="preserve"> </w:t>
        </w:r>
      </w:ins>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w:t>
      </w:r>
      <w:ins w:id="19" w:author="Isabelle Cote" w:date="2023-04-24T11:13:00Z">
        <w:r w:rsidR="00183A8B">
          <w:rPr>
            <w:rFonts w:ascii="Times New Roman" w:hAnsi="Times New Roman" w:cs="Times New Roman"/>
            <w:lang w:val="en-CA"/>
          </w:rPr>
          <w:t xml:space="preserve">additional </w:t>
        </w:r>
      </w:ins>
      <w:r w:rsidR="00051670">
        <w:rPr>
          <w:rFonts w:ascii="Times New Roman" w:hAnsi="Times New Roman" w:cs="Times New Roman"/>
          <w:lang w:val="en-CA"/>
        </w:rPr>
        <w:t>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w:t>
      </w:r>
      <w:del w:id="20" w:author="Isabelle Cote" w:date="2023-04-24T11:13:00Z">
        <w:r w:rsidR="00D84524" w:rsidDel="00183A8B">
          <w:rPr>
            <w:rFonts w:ascii="Times New Roman" w:hAnsi="Times New Roman" w:cs="Times New Roman"/>
            <w:lang w:val="en-CA"/>
          </w:rPr>
          <w:delText>upwelling, terrestrial input, and agricultural run-off</w:delText>
        </w:r>
      </w:del>
      <w:ins w:id="21" w:author="Isabelle Cote" w:date="2023-04-24T11:13:00Z">
        <w:r w:rsidR="00183A8B">
          <w:rPr>
            <w:rFonts w:ascii="Times New Roman" w:hAnsi="Times New Roman" w:cs="Times New Roman"/>
            <w:lang w:val="en-CA"/>
          </w:rPr>
          <w:t>all three</w:t>
        </w:r>
      </w:ins>
      <w:ins w:id="22" w:author="Isabelle Cote" w:date="2023-04-24T11:14:00Z">
        <w:r w:rsidR="00183A8B">
          <w:rPr>
            <w:rFonts w:ascii="Times New Roman" w:hAnsi="Times New Roman" w:cs="Times New Roman"/>
            <w:lang w:val="en-CA"/>
          </w:rPr>
          <w:t xml:space="preserve"> sources</w:t>
        </w:r>
      </w:ins>
      <w:r w:rsidR="00D84524">
        <w:rPr>
          <w:rFonts w:ascii="Times New Roman" w:hAnsi="Times New Roman" w:cs="Times New Roman"/>
          <w:lang w:val="en-CA"/>
        </w:rPr>
        <w:t xml:space="preserve">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ins w:id="23" w:author="Isabelle Cote" w:date="2023-04-24T11:14:00Z">
        <w:r w:rsidR="00183A8B">
          <w:rPr>
            <w:rFonts w:ascii="Times New Roman" w:hAnsi="Times New Roman" w:cs="Times New Roman"/>
            <w:lang w:val="en-CA"/>
          </w:rPr>
          <w:t>,</w:t>
        </w:r>
      </w:ins>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commentRangeStart w:id="24"/>
      <w:del w:id="25" w:author="Isabelle Cote" w:date="2023-04-24T11:14:00Z">
        <w:r w:rsidR="009C450B" w:rsidDel="00183A8B">
          <w:rPr>
            <w:rFonts w:ascii="Times New Roman" w:hAnsi="Times New Roman" w:cs="Times New Roman"/>
            <w:color w:val="000000"/>
            <w:lang w:val="en-CA"/>
          </w:rPr>
          <w:delText>s</w:delText>
        </w:r>
        <w:commentRangeStart w:id="26"/>
        <w:r w:rsidR="00917464" w:rsidRPr="00F05738" w:rsidDel="00183A8B">
          <w:rPr>
            <w:rFonts w:ascii="Times New Roman" w:hAnsi="Times New Roman" w:cs="Times New Roman"/>
            <w:color w:val="000000"/>
            <w:lang w:val="en-CA"/>
          </w:rPr>
          <w:delText xml:space="preserve">ome </w:delText>
        </w:r>
      </w:del>
      <w:commentRangeEnd w:id="26"/>
      <w:ins w:id="27" w:author="Isabelle Cote" w:date="2023-04-24T11:14:00Z">
        <w:r w:rsidR="00183A8B">
          <w:rPr>
            <w:rFonts w:ascii="Times New Roman" w:hAnsi="Times New Roman" w:cs="Times New Roman"/>
            <w:color w:val="000000"/>
            <w:lang w:val="en-CA"/>
          </w:rPr>
          <w:t>many</w:t>
        </w:r>
      </w:ins>
      <w:commentRangeEnd w:id="24"/>
      <w:ins w:id="28" w:author="Isabelle Cote" w:date="2023-04-24T11:24:00Z">
        <w:r w:rsidR="000F7B55">
          <w:rPr>
            <w:rStyle w:val="CommentReference"/>
          </w:rPr>
          <w:commentReference w:id="24"/>
        </w:r>
      </w:ins>
      <w:ins w:id="29" w:author="Isabelle Cote" w:date="2023-04-24T11:14:00Z">
        <w:r w:rsidR="00183A8B" w:rsidRPr="00F05738">
          <w:rPr>
            <w:rFonts w:ascii="Times New Roman" w:hAnsi="Times New Roman" w:cs="Times New Roman"/>
            <w:color w:val="000000"/>
            <w:lang w:val="en-CA"/>
          </w:rPr>
          <w:t xml:space="preserve"> </w:t>
        </w:r>
      </w:ins>
      <w:r w:rsidR="00B7738A">
        <w:rPr>
          <w:rStyle w:val="CommentReference"/>
        </w:rPr>
        <w:commentReference w:id="26"/>
      </w:r>
      <w:ins w:id="30" w:author="Isabelle Cote" w:date="2023-04-24T11:14:00Z">
        <w:r w:rsidR="00183A8B">
          <w:rPr>
            <w:rFonts w:ascii="Times New Roman" w:hAnsi="Times New Roman" w:cs="Times New Roman"/>
            <w:color w:val="000000"/>
            <w:lang w:val="en-CA"/>
          </w:rPr>
          <w:t xml:space="preserve">marine </w:t>
        </w:r>
      </w:ins>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w:t>
      </w:r>
      <w:del w:id="31" w:author="Isabelle Cote" w:date="2023-04-24T11:14:00Z">
        <w:r w:rsidR="00917464" w:rsidDel="00183A8B">
          <w:rPr>
            <w:rFonts w:ascii="Times New Roman" w:hAnsi="Times New Roman" w:cs="Times New Roman"/>
            <w:color w:val="000000"/>
            <w:lang w:val="en-CA"/>
          </w:rPr>
          <w:delText xml:space="preserve">also </w:delText>
        </w:r>
      </w:del>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Further</w:t>
      </w:r>
      <w:ins w:id="32" w:author="Isabelle Cote" w:date="2023-04-24T11:26:00Z">
        <w:r w:rsidR="000F7B55">
          <w:rPr>
            <w:rFonts w:ascii="Times New Roman" w:hAnsi="Times New Roman" w:cs="Times New Roman"/>
            <w:color w:val="000000"/>
            <w:lang w:val="en-CA"/>
          </w:rPr>
          <w:t>more</w:t>
        </w:r>
      </w:ins>
      <w:r w:rsidR="0019506B">
        <w:rPr>
          <w:rFonts w:ascii="Times New Roman" w:hAnsi="Times New Roman" w:cs="Times New Roman"/>
          <w:color w:val="000000"/>
          <w:lang w:val="en-CA"/>
        </w:rPr>
        <w:t xml:space="preserve">,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 xml:space="preserve">standing biomass, so their processes dictate the rate of internal </w:t>
      </w:r>
      <w:r w:rsidR="00883B94">
        <w:rPr>
          <w:rFonts w:ascii="Times New Roman" w:hAnsi="Times New Roman" w:cs="Times New Roman"/>
          <w:lang w:val="en-CA"/>
        </w:rPr>
        <w:lastRenderedPageBreak/>
        <w:t>nutrient cycling</w:t>
      </w:r>
      <w:ins w:id="33" w:author="Isabelle Cote" w:date="2023-04-24T11:24:00Z">
        <w:r w:rsidR="000F7B55">
          <w:rPr>
            <w:rFonts w:ascii="Times New Roman" w:hAnsi="Times New Roman" w:cs="Times New Roman"/>
            <w:lang w:val="en-CA"/>
          </w:rPr>
          <w:t xml:space="preserve"> </w:t>
        </w:r>
      </w:ins>
      <w:ins w:id="34" w:author="Isabelle Cote" w:date="2023-04-24T11:25:00Z">
        <w:r w:rsidR="000F7B55">
          <w:rPr>
            <w:rFonts w:ascii="Times New Roman" w:hAnsi="Times New Roman" w:cs="Times New Roman"/>
            <w:lang w:val="en-CA"/>
          </w:rPr>
          <w:t>(</w:t>
        </w:r>
      </w:ins>
      <w:ins w:id="35" w:author="Isabelle Cote" w:date="2023-04-24T11:24:00Z">
        <w:r w:rsidR="000F7B55">
          <w:rPr>
            <w:rFonts w:ascii="Times New Roman" w:hAnsi="Times New Roman" w:cs="Times New Roman"/>
            <w:lang w:val="en-CA"/>
          </w:rPr>
          <w:t>ref?)</w:t>
        </w:r>
      </w:ins>
      <w:r w:rsidR="00883B94">
        <w:rPr>
          <w:rFonts w:ascii="Times New Roman" w:hAnsi="Times New Roman" w:cs="Times New Roman"/>
          <w:lang w:val="en-CA"/>
        </w:rPr>
        <w:t xml:space="preserve">. </w:t>
      </w:r>
      <w:r w:rsidR="005B6F9A">
        <w:rPr>
          <w:rFonts w:ascii="Times New Roman" w:hAnsi="Times New Roman" w:cs="Times New Roman"/>
          <w:lang w:val="en-CA"/>
        </w:rPr>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 xml:space="preserve">systems can </w:t>
      </w:r>
      <w:del w:id="36" w:author="Isabelle Cote" w:date="2023-04-24T11:25:00Z">
        <w:r w:rsidR="005B6F9A" w:rsidDel="000F7B55">
          <w:rPr>
            <w:rFonts w:ascii="Times New Roman" w:hAnsi="Times New Roman" w:cs="Times New Roman"/>
          </w:rPr>
          <w:delText xml:space="preserve">dictate </w:delText>
        </w:r>
      </w:del>
      <w:ins w:id="37" w:author="Isabelle Cote" w:date="2023-04-24T11:25:00Z">
        <w:r w:rsidR="000F7B55">
          <w:rPr>
            <w:rFonts w:ascii="Times New Roman" w:hAnsi="Times New Roman" w:cs="Times New Roman"/>
          </w:rPr>
          <w:t xml:space="preserve">determine </w:t>
        </w:r>
      </w:ins>
      <w:r w:rsidR="005B6F9A">
        <w:rPr>
          <w:rFonts w:ascii="Times New Roman" w:hAnsi="Times New Roman" w:cs="Times New Roman"/>
        </w:rPr>
        <w:t>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22F21B0E"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38"/>
      <w:r w:rsidR="00051670" w:rsidRPr="00F51928">
        <w:rPr>
          <w:rFonts w:ascii="Times New Roman" w:hAnsi="Times New Roman" w:cs="Times New Roman"/>
          <w:lang w:val="en-CA"/>
        </w:rPr>
        <w:t>input</w:t>
      </w:r>
      <w:commentRangeEnd w:id="38"/>
      <w:r w:rsidR="000547F8">
        <w:rPr>
          <w:rStyle w:val="CommentReference"/>
        </w:rPr>
        <w:commentReference w:id="38"/>
      </w:r>
      <w:r w:rsidR="00051670" w:rsidRPr="00F51928">
        <w:rPr>
          <w:rFonts w:ascii="Times New Roman" w:hAnsi="Times New Roman" w:cs="Times New Roman"/>
          <w:lang w:val="en-CA"/>
        </w:rPr>
        <w:t xml:space="preserve">, such as </w:t>
      </w:r>
      <w:del w:id="39" w:author="Isabelle Cote" w:date="2023-04-24T11:25:00Z">
        <w:r w:rsidRPr="00F51928" w:rsidDel="000F7B55">
          <w:rPr>
            <w:rFonts w:ascii="Times New Roman" w:hAnsi="Times New Roman" w:cs="Times New Roman"/>
            <w:lang w:val="en-CA"/>
          </w:rPr>
          <w:delText>on</w:delText>
        </w:r>
        <w:r w:rsidR="00051670" w:rsidRPr="00F51928" w:rsidDel="000F7B55">
          <w:rPr>
            <w:rFonts w:ascii="Times New Roman" w:hAnsi="Times New Roman" w:cs="Times New Roman"/>
            <w:lang w:val="en-CA"/>
          </w:rPr>
          <w:delText xml:space="preserve"> </w:delText>
        </w:r>
      </w:del>
      <w:r w:rsidR="00051670" w:rsidRPr="00F51928">
        <w:rPr>
          <w:rFonts w:ascii="Times New Roman" w:hAnsi="Times New Roman" w:cs="Times New Roman"/>
          <w:lang w:val="en-CA"/>
        </w:rPr>
        <w:t>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w:t>
      </w:r>
      <w:del w:id="40" w:author="Isabelle Cote" w:date="2023-04-24T11:25:00Z">
        <w:r w:rsidR="000547F8" w:rsidDel="000F7B55">
          <w:rPr>
            <w:rFonts w:ascii="Times New Roman" w:hAnsi="Times New Roman" w:cs="Times New Roman"/>
            <w:color w:val="000000"/>
            <w:lang w:val="en-CA"/>
          </w:rPr>
          <w:delText>do not support</w:delText>
        </w:r>
      </w:del>
      <w:ins w:id="41" w:author="Isabelle Cote" w:date="2023-04-24T11:25:00Z">
        <w:r w:rsidR="000F7B55">
          <w:rPr>
            <w:rFonts w:ascii="Times New Roman" w:hAnsi="Times New Roman" w:cs="Times New Roman"/>
            <w:color w:val="000000"/>
            <w:lang w:val="en-CA"/>
          </w:rPr>
          <w:t>contrad</w:t>
        </w:r>
      </w:ins>
      <w:ins w:id="42" w:author="Isabelle Cote" w:date="2023-04-24T11:26:00Z">
        <w:r w:rsidR="000F7B55">
          <w:rPr>
            <w:rFonts w:ascii="Times New Roman" w:hAnsi="Times New Roman" w:cs="Times New Roman"/>
            <w:color w:val="000000"/>
            <w:lang w:val="en-CA"/>
          </w:rPr>
          <w:t>ict</w:t>
        </w:r>
      </w:ins>
      <w:r w:rsidR="000547F8">
        <w:rPr>
          <w:rFonts w:ascii="Times New Roman" w:hAnsi="Times New Roman" w:cs="Times New Roman"/>
          <w:color w:val="000000"/>
          <w:lang w:val="en-CA"/>
        </w:rPr>
        <w:t xml:space="preserve"> this assumption.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w:t>
      </w:r>
      <w:ins w:id="43" w:author="Isabelle Cote" w:date="2023-04-24T11:26:00Z">
        <w:r w:rsidR="000F7B55">
          <w:rPr>
            <w:rFonts w:ascii="Times New Roman" w:hAnsi="Times New Roman" w:cs="Times New Roman"/>
            <w:lang w:val="en-CA"/>
          </w:rPr>
          <w:t>more</w:t>
        </w:r>
      </w:ins>
      <w:r w:rsidR="00F51928">
        <w:rPr>
          <w:rFonts w:ascii="Times New Roman" w:hAnsi="Times New Roman" w:cs="Times New Roman"/>
          <w:lang w:val="en-CA"/>
        </w:rPr>
        <w:t>,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2ECFB2A0"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w:t>
      </w:r>
      <w:ins w:id="44" w:author="Isabelle Cote" w:date="2023-04-24T11:27:00Z">
        <w:r w:rsidR="000F7B55">
          <w:rPr>
            <w:rFonts w:ascii="Times New Roman" w:hAnsi="Times New Roman" w:cs="Times New Roman"/>
            <w:lang w:val="en-CA"/>
          </w:rPr>
          <w:t>ed</w:t>
        </w:r>
      </w:ins>
      <w:r w:rsidR="00F83D2C">
        <w:rPr>
          <w:rFonts w:ascii="Times New Roman" w:hAnsi="Times New Roman" w:cs="Times New Roman"/>
          <w:lang w:val="en-CA"/>
        </w:rPr>
        <w:t xml:space="preserve">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r w:rsidR="00FF055F" w:rsidRPr="00B748E3">
        <w:rPr>
          <w:rFonts w:ascii="Times New Roman" w:hAnsi="Times New Roman" w:cs="Times New Roman"/>
          <w:lang w:val="en-CA"/>
        </w:rPr>
        <w:t>animal</w:t>
      </w:r>
      <w:r w:rsidR="002C050C">
        <w:rPr>
          <w:rFonts w:ascii="Times New Roman" w:hAnsi="Times New Roman" w:cs="Times New Roman"/>
          <w:lang w:val="en-CA"/>
        </w:rPr>
        <w:t>-mediated nutrient provisioning bolsters primary productivity in</w:t>
      </w:r>
      <w:r w:rsidR="00212B39" w:rsidRPr="00B748E3">
        <w:rPr>
          <w:rFonts w:ascii="Times New Roman" w:hAnsi="Times New Roman" w:cs="Times New Roman"/>
          <w:lang w:val="en-CA"/>
        </w:rPr>
        <w:t xml:space="preserve">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ins w:id="45" w:author="Isabelle Cote" w:date="2023-04-24T11:27:00Z">
        <w:r w:rsidR="000F7B55">
          <w:rPr>
            <w:rFonts w:ascii="Times New Roman" w:hAnsi="Times New Roman" w:cs="Times New Roman"/>
            <w:lang w:val="en-CA"/>
          </w:rPr>
          <w:t>more</w:t>
        </w:r>
      </w:ins>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041C58CF" w14:textId="5CB6B619" w:rsidR="00AD76D4" w:rsidRPr="00980ECC" w:rsidRDefault="00696A7B" w:rsidP="000D389D">
      <w:pPr>
        <w:spacing w:line="360" w:lineRule="auto"/>
        <w:rPr>
          <w:rFonts w:ascii="Times New Roman" w:hAnsi="Times New Roman" w:cs="Times New Roman"/>
          <w:b/>
          <w:bCs/>
          <w:lang w:val="en-CA"/>
          <w:rPrChange w:id="46" w:author="Isabelle Cote" w:date="2023-04-24T13:58:00Z">
            <w:rPr>
              <w:rFonts w:ascii="Times New Roman" w:hAnsi="Times New Roman" w:cs="Times New Roman"/>
              <w:u w:val="single"/>
              <w:lang w:val="en-CA"/>
            </w:rPr>
          </w:rPrChange>
        </w:rPr>
      </w:pPr>
      <w:r w:rsidRPr="00980ECC">
        <w:rPr>
          <w:rFonts w:ascii="Times New Roman" w:hAnsi="Times New Roman" w:cs="Times New Roman"/>
          <w:b/>
          <w:bCs/>
          <w:lang w:val="en-CA"/>
          <w:rPrChange w:id="47" w:author="Isabelle Cote" w:date="2023-04-24T13:58:00Z">
            <w:rPr>
              <w:rFonts w:ascii="Times New Roman" w:hAnsi="Times New Roman" w:cs="Times New Roman"/>
              <w:u w:val="single"/>
              <w:lang w:val="en-CA"/>
            </w:rPr>
          </w:rPrChange>
        </w:rPr>
        <w:t>Methods</w:t>
      </w:r>
    </w:p>
    <w:p w14:paraId="478D3761" w14:textId="7D58A4D0" w:rsidR="00173B11" w:rsidRPr="00DF3C0B" w:rsidRDefault="00173B11" w:rsidP="00DF3C0B">
      <w:pPr>
        <w:spacing w:line="360" w:lineRule="auto"/>
        <w:rPr>
          <w:rFonts w:ascii="Times New Roman" w:hAnsi="Times New Roman" w:cs="Times New Roman"/>
          <w:i/>
          <w:lang w:val="en-CA"/>
        </w:rPr>
      </w:pPr>
      <w:r w:rsidRPr="00C65166">
        <w:rPr>
          <w:rFonts w:ascii="Times New Roman" w:hAnsi="Times New Roman" w:cs="Times New Roman"/>
          <w:i/>
          <w:lang w:val="en-CA"/>
        </w:rPr>
        <w:t>Literature search</w:t>
      </w:r>
      <w:r>
        <w:rPr>
          <w:rFonts w:ascii="Times New Roman" w:hAnsi="Times New Roman" w:cs="Times New Roman"/>
          <w:i/>
          <w:lang w:val="en-CA"/>
        </w:rPr>
        <w:t xml:space="preserve"> and article screening</w:t>
      </w:r>
    </w:p>
    <w:p w14:paraId="19467FEF" w14:textId="4F5F9E9C" w:rsidR="006E1049" w:rsidRPr="00955049" w:rsidRDefault="00D622A8">
      <w:pPr>
        <w:spacing w:line="360" w:lineRule="auto"/>
        <w:rPr>
          <w:rFonts w:ascii="Times New Roman" w:hAnsi="Times New Roman" w:cs="Times New Roman"/>
          <w:lang w:val="en-CA"/>
        </w:rPr>
        <w:pPrChange w:id="48" w:author="Isabelle Cote" w:date="2023-04-24T12:05:00Z">
          <w:pPr>
            <w:spacing w:line="360" w:lineRule="auto"/>
            <w:ind w:firstLine="720"/>
          </w:pPr>
        </w:pPrChange>
      </w:pPr>
      <w:r w:rsidRPr="00B748E3">
        <w:rPr>
          <w:rFonts w:ascii="Times New Roman" w:hAnsi="Times New Roman" w:cs="Times New Roman"/>
          <w:lang w:val="en-CA"/>
        </w:rPr>
        <w:lastRenderedPageBreak/>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del w:id="49" w:author="Isabelle Cote" w:date="2023-04-24T11:28:00Z">
        <w:r w:rsidR="00AD76D4" w:rsidDel="000F7B55">
          <w:rPr>
            <w:rFonts w:ascii="Times New Roman" w:hAnsi="Times New Roman" w:cs="Times New Roman"/>
            <w:lang w:val="en-CA"/>
          </w:rPr>
          <w:delText>We identified</w:delText>
        </w:r>
      </w:del>
      <w:ins w:id="50" w:author="Isabelle Cote" w:date="2023-04-24T11:28:00Z">
        <w:r w:rsidR="000F7B55">
          <w:rPr>
            <w:rFonts w:ascii="Times New Roman" w:hAnsi="Times New Roman" w:cs="Times New Roman"/>
            <w:lang w:val="en-CA"/>
          </w:rPr>
          <w:t xml:space="preserve">Our literature search </w:t>
        </w:r>
      </w:ins>
      <w:ins w:id="51" w:author="Isabelle Cote" w:date="2023-04-24T11:29:00Z">
        <w:r w:rsidR="000F7B55">
          <w:rPr>
            <w:rFonts w:ascii="Times New Roman" w:hAnsi="Times New Roman" w:cs="Times New Roman"/>
            <w:lang w:val="en-CA"/>
          </w:rPr>
          <w:t>targeted</w:t>
        </w:r>
      </w:ins>
      <w:r w:rsidR="00AD76D4">
        <w:rPr>
          <w:rFonts w:ascii="Times New Roman" w:hAnsi="Times New Roman" w:cs="Times New Roman"/>
          <w:lang w:val="en-CA"/>
        </w:rPr>
        <w:t xml:space="preserve"> five key elements </w:t>
      </w:r>
      <w:del w:id="52" w:author="Isabelle Cote" w:date="2023-04-24T11:28:00Z">
        <w:r w:rsidR="00AD76D4" w:rsidDel="000F7B55">
          <w:rPr>
            <w:rFonts w:ascii="Times New Roman" w:hAnsi="Times New Roman" w:cs="Times New Roman"/>
            <w:lang w:val="en-CA"/>
          </w:rPr>
          <w:delText xml:space="preserve">that </w:delText>
        </w:r>
      </w:del>
      <w:del w:id="53" w:author="Isabelle Cote" w:date="2023-04-24T11:29:00Z">
        <w:r w:rsidR="00AD76D4" w:rsidDel="000F7B55">
          <w:rPr>
            <w:rFonts w:ascii="Times New Roman" w:hAnsi="Times New Roman" w:cs="Times New Roman"/>
            <w:lang w:val="en-CA"/>
          </w:rPr>
          <w:delText xml:space="preserve">needed </w:delText>
        </w:r>
      </w:del>
      <w:del w:id="54" w:author="Isabelle Cote" w:date="2023-04-24T11:28:00Z">
        <w:r w:rsidR="00AD76D4" w:rsidDel="000F7B55">
          <w:rPr>
            <w:rFonts w:ascii="Times New Roman" w:hAnsi="Times New Roman" w:cs="Times New Roman"/>
            <w:lang w:val="en-CA"/>
          </w:rPr>
          <w:delText>to appear in a</w:delText>
        </w:r>
      </w:del>
      <w:ins w:id="55" w:author="Isabelle Cote" w:date="2023-04-24T11:28:00Z">
        <w:r w:rsidR="000F7B55">
          <w:rPr>
            <w:rFonts w:ascii="Times New Roman" w:hAnsi="Times New Roman" w:cs="Times New Roman"/>
            <w:lang w:val="en-CA"/>
          </w:rPr>
          <w:t>for</w:t>
        </w:r>
      </w:ins>
      <w:r w:rsidR="00AD76D4">
        <w:rPr>
          <w:rFonts w:ascii="Times New Roman" w:hAnsi="Times New Roman" w:cs="Times New Roman"/>
          <w:lang w:val="en-CA"/>
        </w:rPr>
        <w:t xml:space="preserve"> </w:t>
      </w:r>
      <w:del w:id="56" w:author="Isabelle Cote" w:date="2023-04-24T11:29:00Z">
        <w:r w:rsidR="00AD76D4" w:rsidDel="000F7B55">
          <w:rPr>
            <w:rFonts w:ascii="Times New Roman" w:hAnsi="Times New Roman" w:cs="Times New Roman"/>
            <w:lang w:val="en-CA"/>
          </w:rPr>
          <w:delText xml:space="preserve">paper </w:delText>
        </w:r>
      </w:del>
      <w:ins w:id="57" w:author="Isabelle Cote" w:date="2023-04-24T11:29:00Z">
        <w:r w:rsidR="000F7B55">
          <w:rPr>
            <w:rFonts w:ascii="Times New Roman" w:hAnsi="Times New Roman" w:cs="Times New Roman"/>
            <w:lang w:val="en-CA"/>
          </w:rPr>
          <w:t>articles to be</w:t>
        </w:r>
      </w:ins>
      <w:del w:id="58" w:author="Isabelle Cote" w:date="2023-04-24T11:29:00Z">
        <w:r w:rsidR="00AD76D4" w:rsidDel="000F7B55">
          <w:rPr>
            <w:rFonts w:ascii="Times New Roman" w:hAnsi="Times New Roman" w:cs="Times New Roman"/>
            <w:lang w:val="en-CA"/>
          </w:rPr>
          <w:delText>for</w:delText>
        </w:r>
      </w:del>
      <w:r w:rsidR="00AD76D4">
        <w:rPr>
          <w:rFonts w:ascii="Times New Roman" w:hAnsi="Times New Roman" w:cs="Times New Roman"/>
          <w:lang w:val="en-CA"/>
        </w:rPr>
        <w:t xml:space="preserve"> consider</w:t>
      </w:r>
      <w:ins w:id="59" w:author="Isabelle Cote" w:date="2023-04-24T11:29:00Z">
        <w:r w:rsidR="000F7B55">
          <w:rPr>
            <w:rFonts w:ascii="Times New Roman" w:hAnsi="Times New Roman" w:cs="Times New Roman"/>
            <w:lang w:val="en-CA"/>
          </w:rPr>
          <w:t>ed</w:t>
        </w:r>
      </w:ins>
      <w:del w:id="60" w:author="Isabelle Cote" w:date="2023-04-24T11:29:00Z">
        <w:r w:rsidR="00AD76D4" w:rsidDel="000F7B55">
          <w:rPr>
            <w:rFonts w:ascii="Times New Roman" w:hAnsi="Times New Roman" w:cs="Times New Roman"/>
            <w:lang w:val="en-CA"/>
          </w:rPr>
          <w:delText>ation</w:delText>
        </w:r>
      </w:del>
      <w:r w:rsidR="00AD76D4">
        <w:rPr>
          <w:rFonts w:ascii="Times New Roman" w:hAnsi="Times New Roman" w:cs="Times New Roman"/>
          <w:lang w:val="en-CA"/>
        </w:rPr>
        <w:t xml:space="preserve">: (1) marine habitat, (2) nutrients, (3) excretion or egestion (4) primary producers, and (5) a measured response. For each element we generated search terms of analogous and </w:t>
      </w:r>
      <w:r w:rsidR="00FA6ACC">
        <w:rPr>
          <w:rFonts w:ascii="Times New Roman" w:hAnsi="Times New Roman" w:cs="Times New Roman"/>
          <w:lang w:val="en-CA"/>
        </w:rPr>
        <w:t>synonymous</w:t>
      </w:r>
      <w:r w:rsidR="00AD76D4">
        <w:rPr>
          <w:rFonts w:ascii="Times New Roman" w:hAnsi="Times New Roman" w:cs="Times New Roman"/>
          <w:lang w:val="en-CA"/>
        </w:rPr>
        <w:t xml:space="preserve"> words (</w:t>
      </w:r>
      <w:ins w:id="61" w:author="Isabelle Cote" w:date="2023-04-24T11:32:00Z">
        <w:r w:rsidR="00A96CF1">
          <w:rPr>
            <w:rFonts w:ascii="Times New Roman" w:hAnsi="Times New Roman" w:cs="Times New Roman"/>
            <w:lang w:val="en-CA"/>
          </w:rPr>
          <w:t xml:space="preserve">see </w:t>
        </w:r>
      </w:ins>
      <w:ins w:id="62" w:author="Isabelle Cote" w:date="2023-04-24T11:33:00Z">
        <w:r w:rsidR="00A96CF1">
          <w:rPr>
            <w:rFonts w:ascii="Times New Roman" w:hAnsi="Times New Roman" w:cs="Times New Roman"/>
            <w:lang w:val="en-CA"/>
          </w:rPr>
          <w:t xml:space="preserve">Appendix </w:t>
        </w:r>
      </w:ins>
      <w:r w:rsidR="00AD76D4">
        <w:rPr>
          <w:rFonts w:ascii="Times New Roman" w:hAnsi="Times New Roman" w:cs="Times New Roman"/>
          <w:lang w:val="en-CA"/>
        </w:rPr>
        <w:t xml:space="preserve">S1 for full search string).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t>
      </w:r>
      <w:r w:rsidR="00AD76D4">
        <w:rPr>
          <w:rFonts w:ascii="Times New Roman" w:hAnsi="Times New Roman" w:cs="Times New Roman"/>
          <w:lang w:val="en-CA"/>
        </w:rPr>
        <w:t>our</w:t>
      </w:r>
      <w:r w:rsidR="004F7961">
        <w:rPr>
          <w:rFonts w:ascii="Times New Roman" w:hAnsi="Times New Roman" w:cs="Times New Roman"/>
        </w:rPr>
        <w:t xml:space="preserve">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t>
      </w:r>
      <w:ins w:id="63" w:author="Isabelle Cote" w:date="2023-04-24T11:33:00Z">
        <w:r w:rsidR="00A96CF1">
          <w:rPr>
            <w:rFonts w:ascii="Times New Roman" w:hAnsi="Times New Roman" w:cs="Times New Roman"/>
          </w:rPr>
          <w:t xml:space="preserve">following </w:t>
        </w:r>
      </w:ins>
      <w:r w:rsidRPr="00B748E3">
        <w:rPr>
          <w:rFonts w:ascii="Times New Roman" w:hAnsi="Times New Roman" w:cs="Times New Roman"/>
        </w:rPr>
        <w:t>Web of Science categories: Marine Freshwater Biology, 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revtools::find_duplicates()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ins w:id="64" w:author="Isabelle Cote" w:date="2023-04-24T14:03:00Z">
        <w:r w:rsidR="00980ECC">
          <w:rPr>
            <w:rFonts w:ascii="Times New Roman" w:hAnsi="Times New Roman" w:cs="Times New Roman"/>
          </w:rPr>
          <w:t xml:space="preserve"> (Fig. S1)</w:t>
        </w:r>
      </w:ins>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1B76832A" w14:textId="04AB25A7" w:rsidR="00173B11"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w:t>
      </w:r>
      <w:ins w:id="65" w:author="Isabelle Cote" w:date="2023-04-24T12:03:00Z">
        <w:r w:rsidR="003A4C3D">
          <w:rPr>
            <w:rFonts w:ascii="Times New Roman" w:hAnsi="Times New Roman" w:cs="Times New Roman"/>
          </w:rPr>
          <w:t>quantitively</w:t>
        </w:r>
      </w:ins>
      <w:ins w:id="66" w:author="Isabelle Cote" w:date="2023-04-24T12:04:00Z">
        <w:r w:rsidR="003A4C3D">
          <w:rPr>
            <w:rFonts w:ascii="Times New Roman" w:hAnsi="Times New Roman" w:cs="Times New Roman"/>
          </w:rPr>
          <w:t>,</w:t>
        </w:r>
      </w:ins>
      <w:del w:id="67" w:author="Isabelle Cote" w:date="2023-04-24T12:04:00Z">
        <w:r w:rsidR="007D588D" w:rsidDel="003A4C3D">
          <w:rPr>
            <w:rFonts w:ascii="Times New Roman" w:hAnsi="Times New Roman" w:cs="Times New Roman"/>
          </w:rPr>
          <w:delText xml:space="preserve">in terms of </w:delText>
        </w:r>
        <w:commentRangeStart w:id="68"/>
        <w:r w:rsidR="007D588D" w:rsidRPr="00D47552" w:rsidDel="003A4C3D">
          <w:rPr>
            <w:rFonts w:ascii="Times New Roman" w:hAnsi="Times New Roman" w:cs="Times New Roman"/>
            <w:highlight w:val="yellow"/>
          </w:rPr>
          <w:delText>gr</w:delText>
        </w:r>
      </w:del>
      <w:del w:id="69" w:author="Isabelle Cote" w:date="2023-04-24T12:03:00Z">
        <w:r w:rsidR="007D588D" w:rsidRPr="00D47552" w:rsidDel="003A4C3D">
          <w:rPr>
            <w:rFonts w:ascii="Times New Roman" w:hAnsi="Times New Roman" w:cs="Times New Roman"/>
            <w:highlight w:val="yellow"/>
          </w:rPr>
          <w:delText>owth, abundance, weight</w:delText>
        </w:r>
        <w:r w:rsidR="005E4743" w:rsidDel="003A4C3D">
          <w:rPr>
            <w:rFonts w:ascii="Times New Roman" w:hAnsi="Times New Roman" w:cs="Times New Roman"/>
            <w:highlight w:val="yellow"/>
          </w:rPr>
          <w:delText>, etc</w:delText>
        </w:r>
        <w:r w:rsidR="007D588D" w:rsidRPr="00D47552" w:rsidDel="003A4C3D">
          <w:rPr>
            <w:rFonts w:ascii="Times New Roman" w:hAnsi="Times New Roman" w:cs="Times New Roman"/>
            <w:highlight w:val="yellow"/>
          </w:rPr>
          <w:delText xml:space="preserve"> </w:delText>
        </w:r>
        <w:commentRangeEnd w:id="68"/>
        <w:r w:rsidR="005E4743" w:rsidDel="003A4C3D">
          <w:rPr>
            <w:rStyle w:val="CommentReference"/>
          </w:rPr>
          <w:commentReference w:id="68"/>
        </w:r>
        <w:r w:rsidDel="003A4C3D">
          <w:rPr>
            <w:rFonts w:ascii="Times New Roman" w:hAnsi="Times New Roman" w:cs="Times New Roman"/>
          </w:rPr>
          <w:delText>,</w:delText>
        </w:r>
      </w:del>
      <w:r>
        <w:rPr>
          <w:rFonts w:ascii="Times New Roman" w:hAnsi="Times New Roman" w:cs="Times New Roman"/>
        </w:rPr>
        <w:t xml:space="preserve"> and 4) the study reported all necessary information required to calculate an effect size of animal-provisioned nutrients on primary productivity</w:t>
      </w:r>
      <w:r w:rsidR="00D622A8" w:rsidRPr="00B748E3">
        <w:rPr>
          <w:rFonts w:ascii="Times New Roman" w:hAnsi="Times New Roman" w:cs="Times New Roman"/>
        </w:rPr>
        <w:t>.</w:t>
      </w:r>
      <w:r w:rsidR="00AD76D4">
        <w:rPr>
          <w:rFonts w:ascii="Times New Roman" w:hAnsi="Times New Roman" w:cs="Times New Roman"/>
        </w:rPr>
        <w:t xml:space="preserve"> We first scanned all titles and abstracts of publications to determine if the articles met our criteria. Next, we combined the </w:t>
      </w:r>
      <w:r w:rsidR="00AD76D4">
        <w:rPr>
          <w:rFonts w:ascii="Times New Roman" w:hAnsi="Times New Roman" w:cs="Times New Roman"/>
        </w:rPr>
        <w:lastRenderedPageBreak/>
        <w:t xml:space="preserve">screening of the full texts with data extraction. If the publication met all criteria we </w:t>
      </w:r>
      <w:r w:rsidR="00FB3754">
        <w:rPr>
          <w:rFonts w:ascii="Times New Roman" w:hAnsi="Times New Roman" w:cs="Times New Roman"/>
        </w:rPr>
        <w:t>extracted meta</w:t>
      </w:r>
      <w:r w:rsidR="002C050C">
        <w:rPr>
          <w:rFonts w:ascii="Times New Roman" w:hAnsi="Times New Roman" w:cs="Times New Roman"/>
        </w:rPr>
        <w:t>-</w:t>
      </w:r>
      <w:r w:rsidR="00FB3754">
        <w:rPr>
          <w:rFonts w:ascii="Times New Roman" w:hAnsi="Times New Roman" w:cs="Times New Roman"/>
        </w:rPr>
        <w:t xml:space="preserve">data </w:t>
      </w:r>
      <w:r w:rsidR="00173B11">
        <w:rPr>
          <w:rFonts w:ascii="Times New Roman" w:hAnsi="Times New Roman" w:cs="Times New Roman"/>
        </w:rPr>
        <w:t xml:space="preserve">and calculated effect sizes </w:t>
      </w:r>
      <w:r w:rsidR="00FB3754">
        <w:rPr>
          <w:rFonts w:ascii="Times New Roman" w:hAnsi="Times New Roman" w:cs="Times New Roman"/>
        </w:rPr>
        <w:t xml:space="preserve">from these </w:t>
      </w:r>
      <w:r w:rsidR="006052A2">
        <w:rPr>
          <w:rFonts w:ascii="Times New Roman" w:hAnsi="Times New Roman" w:cs="Times New Roman"/>
        </w:rPr>
        <w:t>publications</w:t>
      </w:r>
      <w:r w:rsidR="00173B11">
        <w:rPr>
          <w:rFonts w:ascii="Times New Roman" w:hAnsi="Times New Roman" w:cs="Times New Roman"/>
        </w:rPr>
        <w:t>.</w:t>
      </w:r>
    </w:p>
    <w:p w14:paraId="107B4878" w14:textId="6497E275" w:rsidR="00173B11" w:rsidRDefault="00173B11" w:rsidP="00173B11">
      <w:pPr>
        <w:spacing w:line="360" w:lineRule="auto"/>
        <w:rPr>
          <w:rFonts w:ascii="Times New Roman" w:hAnsi="Times New Roman" w:cs="Times New Roman"/>
        </w:rPr>
      </w:pPr>
    </w:p>
    <w:p w14:paraId="31D78B8E" w14:textId="4B6FF476" w:rsidR="00173B11" w:rsidRPr="00DF3C0B" w:rsidRDefault="00173B11" w:rsidP="002C050C">
      <w:pPr>
        <w:spacing w:line="360" w:lineRule="auto"/>
        <w:rPr>
          <w:rFonts w:ascii="Times New Roman" w:hAnsi="Times New Roman" w:cs="Times New Roman"/>
          <w:i/>
        </w:rPr>
      </w:pPr>
      <w:r w:rsidRPr="00DF3C0B">
        <w:rPr>
          <w:rFonts w:ascii="Times New Roman" w:hAnsi="Times New Roman" w:cs="Times New Roman"/>
          <w:i/>
        </w:rPr>
        <w:t>Data extraction</w:t>
      </w:r>
    </w:p>
    <w:p w14:paraId="040A1E96" w14:textId="2887601C" w:rsidR="00AF3F14" w:rsidRDefault="003A4C3D">
      <w:pPr>
        <w:spacing w:line="360" w:lineRule="auto"/>
        <w:rPr>
          <w:rFonts w:ascii="Times New Roman" w:hAnsi="Times New Roman" w:cs="Times New Roman"/>
        </w:rPr>
        <w:pPrChange w:id="70" w:author="Isabelle Cote" w:date="2023-04-24T12:04:00Z">
          <w:pPr>
            <w:spacing w:line="360" w:lineRule="auto"/>
            <w:ind w:firstLine="720"/>
          </w:pPr>
        </w:pPrChange>
      </w:pPr>
      <w:ins w:id="71" w:author="Isabelle Cote" w:date="2023-04-24T12:05:00Z">
        <w:r>
          <w:rPr>
            <w:rFonts w:ascii="Times New Roman" w:hAnsi="Times New Roman" w:cs="Times New Roman"/>
          </w:rPr>
          <w:t>Responses of primary produc</w:t>
        </w:r>
      </w:ins>
      <w:ins w:id="72" w:author="Isabelle Cote" w:date="2023-04-24T12:06:00Z">
        <w:r>
          <w:rPr>
            <w:rFonts w:ascii="Times New Roman" w:hAnsi="Times New Roman" w:cs="Times New Roman"/>
          </w:rPr>
          <w:t xml:space="preserve">ers </w:t>
        </w:r>
      </w:ins>
      <w:ins w:id="73" w:author="Isabelle Cote" w:date="2023-04-24T12:05:00Z">
        <w:r>
          <w:rPr>
            <w:rFonts w:ascii="Times New Roman" w:hAnsi="Times New Roman" w:cs="Times New Roman"/>
          </w:rPr>
          <w:t>to</w:t>
        </w:r>
      </w:ins>
      <w:ins w:id="74" w:author="Isabelle Cote" w:date="2023-04-24T12:06:00Z">
        <w:r>
          <w:rPr>
            <w:rFonts w:ascii="Times New Roman" w:hAnsi="Times New Roman" w:cs="Times New Roman"/>
          </w:rPr>
          <w:t xml:space="preserve"> changes in</w:t>
        </w:r>
      </w:ins>
      <w:ins w:id="75" w:author="Isabelle Cote" w:date="2023-04-24T12:05:00Z">
        <w:r>
          <w:rPr>
            <w:rFonts w:ascii="Times New Roman" w:hAnsi="Times New Roman" w:cs="Times New Roman"/>
          </w:rPr>
          <w:t xml:space="preserve"> nutrient </w:t>
        </w:r>
      </w:ins>
      <w:ins w:id="76" w:author="Isabelle Cote" w:date="2023-04-24T12:06:00Z">
        <w:r>
          <w:rPr>
            <w:rFonts w:ascii="Times New Roman" w:hAnsi="Times New Roman" w:cs="Times New Roman"/>
          </w:rPr>
          <w:t xml:space="preserve">levels were </w:t>
        </w:r>
      </w:ins>
      <w:ins w:id="77" w:author="Isabelle Cote" w:date="2023-04-24T12:11:00Z">
        <w:r>
          <w:rPr>
            <w:rFonts w:ascii="Times New Roman" w:hAnsi="Times New Roman" w:cs="Times New Roman"/>
          </w:rPr>
          <w:t>reported</w:t>
        </w:r>
      </w:ins>
      <w:ins w:id="78" w:author="Isabelle Cote" w:date="2023-04-24T12:06:00Z">
        <w:r>
          <w:rPr>
            <w:rFonts w:ascii="Times New Roman" w:hAnsi="Times New Roman" w:cs="Times New Roman"/>
          </w:rPr>
          <w:t xml:space="preserve"> as </w:t>
        </w:r>
      </w:ins>
      <w:ins w:id="79" w:author="Isabelle Cote" w:date="2023-04-24T12:12:00Z">
        <w:r>
          <w:rPr>
            <w:rFonts w:ascii="Times New Roman" w:hAnsi="Times New Roman" w:cs="Times New Roman"/>
          </w:rPr>
          <w:t>static</w:t>
        </w:r>
      </w:ins>
      <w:ins w:id="80" w:author="Isabelle Cote" w:date="2023-04-24T12:07:00Z">
        <w:r>
          <w:rPr>
            <w:rFonts w:ascii="Times New Roman" w:hAnsi="Times New Roman" w:cs="Times New Roman"/>
          </w:rPr>
          <w:t xml:space="preserve"> </w:t>
        </w:r>
      </w:ins>
      <w:ins w:id="81" w:author="Isabelle Cote" w:date="2023-04-24T12:11:00Z">
        <w:r>
          <w:rPr>
            <w:rFonts w:ascii="Times New Roman" w:hAnsi="Times New Roman" w:cs="Times New Roman"/>
          </w:rPr>
          <w:t>measurements</w:t>
        </w:r>
      </w:ins>
      <w:ins w:id="82" w:author="Isabelle Cote" w:date="2023-04-24T12:07:00Z">
        <w:r>
          <w:rPr>
            <w:rFonts w:ascii="Times New Roman" w:hAnsi="Times New Roman" w:cs="Times New Roman"/>
          </w:rPr>
          <w:t xml:space="preserve"> </w:t>
        </w:r>
      </w:ins>
      <w:ins w:id="83" w:author="Isabelle Cote" w:date="2023-04-24T12:08:00Z">
        <w:r>
          <w:rPr>
            <w:rFonts w:ascii="Times New Roman" w:hAnsi="Times New Roman" w:cs="Times New Roman"/>
          </w:rPr>
          <w:t xml:space="preserve">pertaining to individuals </w:t>
        </w:r>
      </w:ins>
      <w:ins w:id="84" w:author="Isabelle Cote" w:date="2023-04-24T12:09:00Z">
        <w:r>
          <w:rPr>
            <w:rFonts w:ascii="Times New Roman" w:hAnsi="Times New Roman" w:cs="Times New Roman"/>
          </w:rPr>
          <w:t xml:space="preserve">(i.e., </w:t>
        </w:r>
        <w:r w:rsidRPr="003A4C3D">
          <w:rPr>
            <w:rFonts w:ascii="Times New Roman" w:hAnsi="Times New Roman" w:cs="Times New Roman"/>
          </w:rPr>
          <w:t>length, tissue protein, area, dry weight, and width</w:t>
        </w:r>
        <w:r>
          <w:rPr>
            <w:rFonts w:ascii="Times New Roman" w:hAnsi="Times New Roman" w:cs="Times New Roman"/>
          </w:rPr>
          <w:t xml:space="preserve">) </w:t>
        </w:r>
      </w:ins>
      <w:ins w:id="85" w:author="Isabelle Cote" w:date="2023-04-24T12:08:00Z">
        <w:r>
          <w:rPr>
            <w:rFonts w:ascii="Times New Roman" w:hAnsi="Times New Roman" w:cs="Times New Roman"/>
          </w:rPr>
          <w:t xml:space="preserve">or populations </w:t>
        </w:r>
      </w:ins>
      <w:ins w:id="86" w:author="Isabelle Cote" w:date="2023-04-24T12:07:00Z">
        <w:r>
          <w:rPr>
            <w:rFonts w:ascii="Times New Roman" w:hAnsi="Times New Roman" w:cs="Times New Roman"/>
          </w:rPr>
          <w:t>(</w:t>
        </w:r>
      </w:ins>
      <w:ins w:id="87" w:author="Isabelle Cote" w:date="2023-04-24T12:08:00Z">
        <w:r>
          <w:rPr>
            <w:rFonts w:ascii="Times New Roman" w:hAnsi="Times New Roman" w:cs="Times New Roman"/>
          </w:rPr>
          <w:t xml:space="preserve">i.e., </w:t>
        </w:r>
      </w:ins>
      <w:ins w:id="88" w:author="Isabelle Cote" w:date="2023-04-24T12:06:00Z">
        <w:r w:rsidRPr="003A4C3D">
          <w:rPr>
            <w:rFonts w:ascii="Times New Roman" w:hAnsi="Times New Roman" w:cs="Times New Roman"/>
          </w:rPr>
          <w:t>percent cover, density, biomass, chl</w:t>
        </w:r>
      </w:ins>
      <w:ins w:id="89" w:author="Isabelle Cote" w:date="2023-04-24T12:08:00Z">
        <w:r>
          <w:rPr>
            <w:rFonts w:ascii="Times New Roman" w:hAnsi="Times New Roman" w:cs="Times New Roman"/>
          </w:rPr>
          <w:t>orophyll</w:t>
        </w:r>
      </w:ins>
      <w:ins w:id="90" w:author="Isabelle Cote" w:date="2023-04-24T12:06:00Z">
        <w:r w:rsidRPr="003A4C3D">
          <w:rPr>
            <w:rFonts w:ascii="Times New Roman" w:hAnsi="Times New Roman" w:cs="Times New Roman"/>
          </w:rPr>
          <w:t xml:space="preserve"> a, </w:t>
        </w:r>
        <w:commentRangeStart w:id="91"/>
        <w:r w:rsidRPr="003A4C3D">
          <w:rPr>
            <w:rFonts w:ascii="Times New Roman" w:hAnsi="Times New Roman" w:cs="Times New Roman"/>
          </w:rPr>
          <w:t>abundance</w:t>
        </w:r>
      </w:ins>
      <w:commentRangeEnd w:id="91"/>
      <w:ins w:id="92" w:author="Isabelle Cote" w:date="2023-04-24T12:09:00Z">
        <w:r>
          <w:rPr>
            <w:rStyle w:val="CommentReference"/>
          </w:rPr>
          <w:commentReference w:id="91"/>
        </w:r>
        <w:r>
          <w:rPr>
            <w:rFonts w:ascii="Times New Roman" w:hAnsi="Times New Roman" w:cs="Times New Roman"/>
          </w:rPr>
          <w:t>)</w:t>
        </w:r>
      </w:ins>
      <w:ins w:id="93" w:author="Isabelle Cote" w:date="2023-04-24T12:10:00Z">
        <w:r w:rsidRPr="003A4C3D">
          <w:rPr>
            <w:rFonts w:ascii="Times New Roman" w:hAnsi="Times New Roman" w:cs="Times New Roman"/>
          </w:rPr>
          <w:t xml:space="preserve"> </w:t>
        </w:r>
        <w:r>
          <w:rPr>
            <w:rFonts w:ascii="Times New Roman" w:hAnsi="Times New Roman" w:cs="Times New Roman"/>
          </w:rPr>
          <w:t xml:space="preserve">or as rates (e.g., </w:t>
        </w:r>
        <w:r w:rsidRPr="003A4C3D">
          <w:rPr>
            <w:rFonts w:ascii="Times New Roman" w:hAnsi="Times New Roman" w:cs="Times New Roman"/>
          </w:rPr>
          <w:t>growth, photosynthesis</w:t>
        </w:r>
        <w:r>
          <w:rPr>
            <w:rFonts w:ascii="Times New Roman" w:hAnsi="Times New Roman" w:cs="Times New Roman"/>
          </w:rPr>
          <w:t>)</w:t>
        </w:r>
      </w:ins>
      <w:ins w:id="94" w:author="Isabelle Cote" w:date="2023-04-24T12:06:00Z">
        <w:r w:rsidRPr="003A4C3D">
          <w:rPr>
            <w:rFonts w:ascii="Times New Roman" w:hAnsi="Times New Roman" w:cs="Times New Roman"/>
          </w:rPr>
          <w:t>.</w:t>
        </w:r>
      </w:ins>
      <w:ins w:id="95" w:author="Isabelle Cote" w:date="2023-04-24T12:05:00Z">
        <w:r>
          <w:rPr>
            <w:rFonts w:ascii="Times New Roman" w:hAnsi="Times New Roman" w:cs="Times New Roman"/>
          </w:rPr>
          <w:t xml:space="preserve"> </w:t>
        </w:r>
      </w:ins>
      <w:r w:rsidR="00173B11">
        <w:rPr>
          <w:rFonts w:ascii="Times New Roman" w:hAnsi="Times New Roman" w:cs="Times New Roman"/>
        </w:rPr>
        <w:t>We extracted the</w:t>
      </w:r>
      <w:r w:rsidR="00AF3F14">
        <w:rPr>
          <w:rFonts w:ascii="Times New Roman" w:hAnsi="Times New Roman" w:cs="Times New Roman"/>
        </w:rPr>
        <w:t xml:space="preserve"> mean, standard deviation, and sample size for both the unprovisioned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sidR="002813C3">
        <w:rPr>
          <w:rFonts w:ascii="Times New Roman" w:hAnsi="Times New Roman" w:cs="Times New Roman"/>
        </w:rPr>
        <w:t xml:space="preserve"> </w:t>
      </w:r>
      <w:r w:rsidR="00E448D3">
        <w:rPr>
          <w:rFonts w:ascii="Times New Roman" w:hAnsi="Times New Roman" w:cs="Times New Roman"/>
        </w:rPr>
        <w:t>When studies included multiple treatment levels, we only compared control and maximum treatment levels. For time</w:t>
      </w:r>
      <w:ins w:id="96" w:author="Isabelle Cote" w:date="2023-04-24T12:10:00Z">
        <w:r>
          <w:rPr>
            <w:rFonts w:ascii="Times New Roman" w:hAnsi="Times New Roman" w:cs="Times New Roman"/>
          </w:rPr>
          <w:t>-</w:t>
        </w:r>
      </w:ins>
      <w:del w:id="97" w:author="Isabelle Cote" w:date="2023-04-24T12:10:00Z">
        <w:r w:rsidR="00E448D3" w:rsidDel="003A4C3D">
          <w:rPr>
            <w:rFonts w:ascii="Times New Roman" w:hAnsi="Times New Roman" w:cs="Times New Roman"/>
          </w:rPr>
          <w:delText xml:space="preserve"> </w:delText>
        </w:r>
      </w:del>
      <w:r w:rsidR="00E448D3">
        <w:rPr>
          <w:rFonts w:ascii="Times New Roman" w:hAnsi="Times New Roman" w:cs="Times New Roman"/>
        </w:rPr>
        <w:t xml:space="preserve">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between the first and last measurements</w:t>
      </w:r>
      <w:r w:rsidR="00BF51E8">
        <w:rPr>
          <w:rFonts w:ascii="Times New Roman" w:hAnsi="Times New Roman" w:cs="Times New Roman"/>
        </w:rPr>
        <w:t xml:space="preserve">. </w:t>
      </w:r>
      <w:r w:rsidR="002C050C">
        <w:rPr>
          <w:rFonts w:ascii="Times New Roman" w:hAnsi="Times New Roman" w:cs="Times New Roman"/>
        </w:rPr>
        <w:t>When instantaneous measurements (e.g.</w:t>
      </w:r>
      <w:ins w:id="98" w:author="Isabelle Cote" w:date="2023-04-24T12:10:00Z">
        <w:r>
          <w:rPr>
            <w:rFonts w:ascii="Times New Roman" w:hAnsi="Times New Roman" w:cs="Times New Roman"/>
          </w:rPr>
          <w:t>,</w:t>
        </w:r>
      </w:ins>
      <w:r w:rsidR="002C050C">
        <w:rPr>
          <w:rFonts w:ascii="Times New Roman" w:hAnsi="Times New Roman" w:cs="Times New Roman"/>
        </w:rPr>
        <w:t xml:space="preserve"> </w:t>
      </w:r>
      <w:commentRangeStart w:id="99"/>
      <w:r w:rsidR="002C050C">
        <w:rPr>
          <w:rFonts w:ascii="Times New Roman" w:hAnsi="Times New Roman" w:cs="Times New Roman"/>
        </w:rPr>
        <w:t>oxygen production</w:t>
      </w:r>
      <w:commentRangeEnd w:id="99"/>
      <w:r>
        <w:rPr>
          <w:rStyle w:val="CommentReference"/>
        </w:rPr>
        <w:commentReference w:id="99"/>
      </w:r>
      <w:r w:rsidR="002C050C">
        <w:rPr>
          <w:rFonts w:ascii="Times New Roman" w:hAnsi="Times New Roman" w:cs="Times New Roman"/>
        </w:rPr>
        <w:t xml:space="preserve">) were made at multiple time points we included all time points. When data were only available in graph form, we used the program WebPlotDigitizer </w:t>
      </w:r>
      <w:r w:rsidR="002C050C" w:rsidRPr="002813C3">
        <w:rPr>
          <w:rFonts w:ascii="Times New Roman" w:hAnsi="Times New Roman" w:cs="Times New Roman"/>
        </w:rPr>
        <w:t>(https://automeris.io/WebPlotDigitizer/)</w:t>
      </w:r>
      <w:r w:rsidR="002C050C">
        <w:rPr>
          <w:rFonts w:ascii="Times New Roman" w:hAnsi="Times New Roman" w:cs="Times New Roman"/>
        </w:rPr>
        <w:t xml:space="preserve"> to extract the means and standard deviations.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sidR="00173B11">
        <w:rPr>
          <w:rFonts w:ascii="Times New Roman" w:hAnsi="Times New Roman" w:cs="Times New Roman"/>
        </w:rPr>
        <w:t>In some cases, we were unable to extract the mean and standard deviation from the publication and used the provided raw data to compute these values ourselves.</w:t>
      </w:r>
      <w:r w:rsidR="006964FC">
        <w:rPr>
          <w:rFonts w:ascii="Times New Roman" w:hAnsi="Times New Roman" w:cs="Times New Roman"/>
        </w:rPr>
        <w:t xml:space="preserve"> </w:t>
      </w:r>
    </w:p>
    <w:p w14:paraId="3C909B38" w14:textId="77777777" w:rsidR="00B47A3A" w:rsidRDefault="00B47A3A" w:rsidP="00DF3C0B">
      <w:pPr>
        <w:spacing w:line="360" w:lineRule="auto"/>
        <w:rPr>
          <w:rFonts w:ascii="Times New Roman" w:hAnsi="Times New Roman" w:cs="Times New Roman"/>
        </w:rPr>
      </w:pPr>
    </w:p>
    <w:p w14:paraId="07C64F54" w14:textId="4427E068" w:rsidR="00DA5219"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also extracted information on the study location (latitude, longitude, water temperature, background nutrient availability), the experimental design, animal species or groups that provided the nutrients, the primary producer species or groups measured and the types of responses measured, and when the study occurred. We used the latitude and longitude provided by the authors to identify the study location and took the </w:t>
      </w:r>
      <w:r w:rsidR="00DA5219">
        <w:rPr>
          <w:rFonts w:ascii="Times New Roman" w:hAnsi="Times New Roman" w:cs="Times New Roman"/>
        </w:rPr>
        <w:t xml:space="preserve">absolute </w:t>
      </w:r>
      <w:r w:rsidR="00CD60B3">
        <w:rPr>
          <w:rFonts w:ascii="Times New Roman" w:hAnsi="Times New Roman" w:cs="Times New Roman"/>
        </w:rPr>
        <w:t>latitude to reflect the distance of each study site from the equator</w:t>
      </w:r>
      <w:r w:rsidR="002C050C">
        <w:rPr>
          <w:rFonts w:ascii="Times New Roman" w:hAnsi="Times New Roman" w:cs="Times New Roman"/>
        </w:rPr>
        <w:t xml:space="preserve">. </w:t>
      </w:r>
      <w:r w:rsidR="00C65166">
        <w:rPr>
          <w:rFonts w:ascii="Times New Roman" w:hAnsi="Times New Roman" w:cs="Times New Roman"/>
        </w:rPr>
        <w:t>W</w:t>
      </w:r>
      <w:r w:rsidR="001003E5">
        <w:rPr>
          <w:rFonts w:ascii="Times New Roman" w:hAnsi="Times New Roman" w:cs="Times New Roman"/>
        </w:rPr>
        <w:t xml:space="preserve">hen coordinates </w:t>
      </w:r>
      <w:del w:id="100" w:author="Isabelle Cote" w:date="2023-04-24T12:13:00Z">
        <w:r w:rsidR="001003E5" w:rsidDel="00DE5F92">
          <w:rPr>
            <w:rFonts w:ascii="Times New Roman" w:hAnsi="Times New Roman" w:cs="Times New Roman"/>
          </w:rPr>
          <w:delText xml:space="preserve">weren’t </w:delText>
        </w:r>
      </w:del>
      <w:ins w:id="101" w:author="Isabelle Cote" w:date="2023-04-24T12:13:00Z">
        <w:r w:rsidR="00DE5F92">
          <w:rPr>
            <w:rFonts w:ascii="Times New Roman" w:hAnsi="Times New Roman" w:cs="Times New Roman"/>
          </w:rPr>
          <w:t xml:space="preserve">were not </w:t>
        </w:r>
      </w:ins>
      <w:r w:rsidR="001003E5">
        <w:rPr>
          <w:rFonts w:ascii="Times New Roman" w:hAnsi="Times New Roman" w:cs="Times New Roman"/>
        </w:rPr>
        <w:t>provided we extrapolated them from named study locations, and w</w:t>
      </w:r>
      <w:r w:rsidR="00C65166">
        <w:rPr>
          <w:rFonts w:ascii="Times New Roman" w:hAnsi="Times New Roman" w:cs="Times New Roman"/>
        </w:rPr>
        <w:t xml:space="preserve">hen multiple </w:t>
      </w:r>
      <w:r w:rsidR="002C050C">
        <w:rPr>
          <w:rFonts w:ascii="Times New Roman" w:hAnsi="Times New Roman" w:cs="Times New Roman"/>
        </w:rPr>
        <w:t>study coordinates</w:t>
      </w:r>
      <w:r w:rsidR="00C65166">
        <w:rPr>
          <w:rFonts w:ascii="Times New Roman" w:hAnsi="Times New Roman" w:cs="Times New Roman"/>
        </w:rPr>
        <w:t xml:space="preserve"> were provided, </w:t>
      </w:r>
      <w:r w:rsidR="002C050C">
        <w:rPr>
          <w:rFonts w:ascii="Times New Roman" w:hAnsi="Times New Roman" w:cs="Times New Roman"/>
        </w:rPr>
        <w:t>we used the latitude and longitude of the study site nearest to the cent</w:t>
      </w:r>
      <w:ins w:id="102" w:author="Isabelle Cote" w:date="2023-04-24T12:13:00Z">
        <w:r w:rsidR="00DE5F92">
          <w:rPr>
            <w:rFonts w:ascii="Times New Roman" w:hAnsi="Times New Roman" w:cs="Times New Roman"/>
          </w:rPr>
          <w:t>re</w:t>
        </w:r>
      </w:ins>
      <w:del w:id="103" w:author="Isabelle Cote" w:date="2023-04-24T12:13:00Z">
        <w:r w:rsidR="002C050C" w:rsidDel="00DE5F92">
          <w:rPr>
            <w:rFonts w:ascii="Times New Roman" w:hAnsi="Times New Roman" w:cs="Times New Roman"/>
          </w:rPr>
          <w:delText>er</w:delText>
        </w:r>
      </w:del>
      <w:r w:rsidR="002C050C">
        <w:rPr>
          <w:rFonts w:ascii="Times New Roman" w:hAnsi="Times New Roman" w:cs="Times New Roman"/>
        </w:rPr>
        <w:t xml:space="preserve"> of the rest</w:t>
      </w:r>
      <w:r w:rsidR="00C65166">
        <w:rPr>
          <w:rFonts w:ascii="Times New Roman" w:hAnsi="Times New Roman" w:cs="Times New Roman"/>
        </w:rPr>
        <w:t xml:space="preserve">. </w:t>
      </w:r>
      <w:r w:rsidR="007B4D9D">
        <w:rPr>
          <w:rFonts w:ascii="Times New Roman" w:hAnsi="Times New Roman" w:cs="Times New Roman"/>
        </w:rPr>
        <w:t>We estimated mean water temperature during the experiments from data reported in the publications, and</w:t>
      </w:r>
      <w:r w:rsidR="00CD60B3">
        <w:rPr>
          <w:rFonts w:ascii="Times New Roman" w:hAnsi="Times New Roman" w:cs="Times New Roman"/>
        </w:rPr>
        <w:t xml:space="preserve"> extrapolated temperature from </w:t>
      </w:r>
      <w:r w:rsidR="00BD3F95">
        <w:rPr>
          <w:rFonts w:ascii="Times New Roman" w:hAnsi="Times New Roman" w:cs="Times New Roman"/>
        </w:rPr>
        <w:t>published values at the same study site</w:t>
      </w:r>
      <w:r w:rsidR="00CD60B3">
        <w:rPr>
          <w:rFonts w:ascii="Times New Roman" w:hAnsi="Times New Roman" w:cs="Times New Roman"/>
        </w:rPr>
        <w:t xml:space="preserve"> when the data </w:t>
      </w:r>
      <w:del w:id="104" w:author="Isabelle Cote" w:date="2023-04-24T12:13:00Z">
        <w:r w:rsidR="00CD60B3" w:rsidDel="00DE5F92">
          <w:rPr>
            <w:rFonts w:ascii="Times New Roman" w:hAnsi="Times New Roman" w:cs="Times New Roman"/>
          </w:rPr>
          <w:delText xml:space="preserve">was </w:delText>
        </w:r>
      </w:del>
      <w:ins w:id="105" w:author="Isabelle Cote" w:date="2023-04-24T12:13:00Z">
        <w:r w:rsidR="00DE5F92">
          <w:rPr>
            <w:rFonts w:ascii="Times New Roman" w:hAnsi="Times New Roman" w:cs="Times New Roman"/>
          </w:rPr>
          <w:t xml:space="preserve">were </w:t>
        </w:r>
      </w:ins>
      <w:r w:rsidR="00CD60B3">
        <w:rPr>
          <w:rFonts w:ascii="Times New Roman" w:hAnsi="Times New Roman" w:cs="Times New Roman"/>
        </w:rPr>
        <w:t>not presented in the original text</w:t>
      </w:r>
      <w:r>
        <w:rPr>
          <w:rFonts w:ascii="Times New Roman" w:hAnsi="Times New Roman" w:cs="Times New Roman"/>
        </w:rPr>
        <w:t xml:space="preserve"> </w:t>
      </w:r>
      <w:r w:rsidRPr="00BD3F95">
        <w:rPr>
          <w:rFonts w:ascii="Times New Roman" w:hAnsi="Times New Roman" w:cs="Times New Roman"/>
        </w:rPr>
        <w:t>(</w:t>
      </w:r>
      <w:r w:rsidR="00806F12" w:rsidRPr="00BD3F95">
        <w:rPr>
          <w:rFonts w:ascii="Times New Roman" w:hAnsi="Times New Roman" w:cs="Times New Roman"/>
        </w:rPr>
        <w:t xml:space="preserve">n = </w:t>
      </w:r>
      <w:r w:rsidR="002C050C" w:rsidRPr="00BD3F95">
        <w:rPr>
          <w:rFonts w:ascii="Times New Roman" w:hAnsi="Times New Roman" w:cs="Times New Roman"/>
        </w:rPr>
        <w:t>20</w:t>
      </w:r>
      <w:ins w:id="106" w:author="Isabelle Cote" w:date="2023-04-24T13:35:00Z">
        <w:r w:rsidR="009B07DB">
          <w:rPr>
            <w:rFonts w:ascii="Times New Roman" w:hAnsi="Times New Roman" w:cs="Times New Roman"/>
          </w:rPr>
          <w:t xml:space="preserve"> </w:t>
        </w:r>
        <w:commentRangeStart w:id="107"/>
        <w:r w:rsidR="009B07DB">
          <w:rPr>
            <w:rFonts w:ascii="Times New Roman" w:hAnsi="Times New Roman" w:cs="Times New Roman"/>
          </w:rPr>
          <w:t>cases</w:t>
        </w:r>
        <w:commentRangeEnd w:id="107"/>
        <w:r w:rsidR="009B07DB">
          <w:rPr>
            <w:rStyle w:val="CommentReference"/>
          </w:rPr>
          <w:commentReference w:id="107"/>
        </w:r>
      </w:ins>
      <w:r w:rsidR="00806F12" w:rsidRPr="00BD3F95">
        <w:rPr>
          <w:rFonts w:ascii="Times New Roman" w:hAnsi="Times New Roman" w:cs="Times New Roman"/>
        </w:rPr>
        <w:t xml:space="preserve">, </w:t>
      </w:r>
      <w:r w:rsidRPr="00BD3F95">
        <w:rPr>
          <w:rFonts w:ascii="Times New Roman" w:hAnsi="Times New Roman" w:cs="Times New Roman"/>
          <w:highlight w:val="yellow"/>
        </w:rPr>
        <w:t xml:space="preserve">TABLE </w:t>
      </w:r>
      <w:r w:rsidR="00750A08">
        <w:rPr>
          <w:rFonts w:ascii="Times New Roman" w:hAnsi="Times New Roman" w:cs="Times New Roman"/>
          <w:highlight w:val="yellow"/>
        </w:rPr>
        <w:t>S1</w:t>
      </w:r>
      <w:r w:rsidRPr="00BD3F95">
        <w:rPr>
          <w:rFonts w:ascii="Times New Roman" w:hAnsi="Times New Roman" w:cs="Times New Roman"/>
          <w:highlight w:val="yellow"/>
        </w:rPr>
        <w:t>)</w:t>
      </w:r>
      <w:r w:rsidR="00CD60B3">
        <w:rPr>
          <w:rFonts w:ascii="Times New Roman" w:hAnsi="Times New Roman" w:cs="Times New Roman"/>
        </w:rPr>
        <w:t xml:space="preserve">. </w:t>
      </w:r>
      <w:r w:rsidR="007B4D9D">
        <w:rPr>
          <w:rFonts w:ascii="Times New Roman" w:hAnsi="Times New Roman" w:cs="Times New Roman"/>
        </w:rPr>
        <w:t xml:space="preserve">We classified background nutrient levels as the total </w:t>
      </w:r>
      <w:ins w:id="108" w:author="Isabelle Cote" w:date="2023-04-24T12:14:00Z">
        <w:r w:rsidR="00DE5F92">
          <w:rPr>
            <w:rFonts w:ascii="Times New Roman" w:hAnsi="Times New Roman" w:cs="Times New Roman"/>
          </w:rPr>
          <w:t xml:space="preserve">concentration? of </w:t>
        </w:r>
      </w:ins>
      <w:r w:rsidR="007B4D9D">
        <w:rPr>
          <w:rFonts w:ascii="Times New Roman" w:hAnsi="Times New Roman" w:cs="Times New Roman"/>
        </w:rPr>
        <w:t xml:space="preserve">nitrogen present in the ambient or control treatment, which could include any </w:t>
      </w:r>
      <w:r w:rsidR="007B4D9D">
        <w:rPr>
          <w:rFonts w:ascii="Times New Roman" w:hAnsi="Times New Roman" w:cs="Times New Roman"/>
        </w:rPr>
        <w:lastRenderedPageBreak/>
        <w:t xml:space="preserve">combination of nitrate, nitrite and ammonium. When </w:t>
      </w:r>
      <w:del w:id="109" w:author="Isabelle Cote" w:date="2023-04-24T12:14:00Z">
        <w:r w:rsidR="007B4D9D" w:rsidDel="00DE5F92">
          <w:rPr>
            <w:rFonts w:ascii="Times New Roman" w:hAnsi="Times New Roman" w:cs="Times New Roman"/>
          </w:rPr>
          <w:delText xml:space="preserve">this </w:delText>
        </w:r>
      </w:del>
      <w:ins w:id="110" w:author="Isabelle Cote" w:date="2023-04-24T12:14:00Z">
        <w:r w:rsidR="00DE5F92">
          <w:rPr>
            <w:rFonts w:ascii="Times New Roman" w:hAnsi="Times New Roman" w:cs="Times New Roman"/>
          </w:rPr>
          <w:t xml:space="preserve">these </w:t>
        </w:r>
      </w:ins>
      <w:r w:rsidR="007B4D9D">
        <w:rPr>
          <w:rFonts w:ascii="Times New Roman" w:hAnsi="Times New Roman" w:cs="Times New Roman"/>
        </w:rPr>
        <w:t xml:space="preserve">data </w:t>
      </w:r>
      <w:del w:id="111" w:author="Isabelle Cote" w:date="2023-04-24T12:14:00Z">
        <w:r w:rsidR="007B4D9D" w:rsidDel="00DE5F92">
          <w:rPr>
            <w:rFonts w:ascii="Times New Roman" w:hAnsi="Times New Roman" w:cs="Times New Roman"/>
          </w:rPr>
          <w:delText>was</w:delText>
        </w:r>
        <w:r w:rsidR="006F56DA" w:rsidDel="00DE5F92">
          <w:rPr>
            <w:rFonts w:ascii="Times New Roman" w:hAnsi="Times New Roman" w:cs="Times New Roman"/>
          </w:rPr>
          <w:delText xml:space="preserve"> </w:delText>
        </w:r>
      </w:del>
      <w:ins w:id="112" w:author="Isabelle Cote" w:date="2023-04-24T12:14:00Z">
        <w:r w:rsidR="00DE5F92">
          <w:rPr>
            <w:rFonts w:ascii="Times New Roman" w:hAnsi="Times New Roman" w:cs="Times New Roman"/>
          </w:rPr>
          <w:t xml:space="preserve">were </w:t>
        </w:r>
      </w:ins>
      <w:r w:rsidR="006F56DA">
        <w:rPr>
          <w:rFonts w:ascii="Times New Roman" w:hAnsi="Times New Roman" w:cs="Times New Roman"/>
        </w:rPr>
        <w:t>not</w:t>
      </w:r>
      <w:r w:rsidR="007B4D9D">
        <w:rPr>
          <w:rFonts w:ascii="Times New Roman" w:hAnsi="Times New Roman" w:cs="Times New Roman"/>
        </w:rPr>
        <w:t xml:space="preserve"> </w:t>
      </w:r>
      <w:r w:rsidR="006F56DA">
        <w:rPr>
          <w:rFonts w:ascii="Times New Roman" w:hAnsi="Times New Roman" w:cs="Times New Roman"/>
        </w:rPr>
        <w:t>reported</w:t>
      </w:r>
      <w:r w:rsidR="00806F12">
        <w:rPr>
          <w:rFonts w:ascii="Times New Roman" w:hAnsi="Times New Roman" w:cs="Times New Roman"/>
        </w:rPr>
        <w:t xml:space="preserve"> (n = </w:t>
      </w:r>
      <w:r w:rsidR="002C050C">
        <w:rPr>
          <w:rFonts w:ascii="Times New Roman" w:hAnsi="Times New Roman" w:cs="Times New Roman"/>
        </w:rPr>
        <w:t>1</w:t>
      </w:r>
      <w:ins w:id="113" w:author="Isabelle Cote" w:date="2023-04-24T13:34:00Z">
        <w:r w:rsidR="009B07DB">
          <w:rPr>
            <w:rFonts w:ascii="Times New Roman" w:hAnsi="Times New Roman" w:cs="Times New Roman"/>
          </w:rPr>
          <w:t xml:space="preserve"> c</w:t>
        </w:r>
      </w:ins>
      <w:ins w:id="114" w:author="Isabelle Cote" w:date="2023-04-24T13:35:00Z">
        <w:r w:rsidR="009B07DB">
          <w:rPr>
            <w:rFonts w:ascii="Times New Roman" w:hAnsi="Times New Roman" w:cs="Times New Roman"/>
          </w:rPr>
          <w:t>ases</w:t>
        </w:r>
      </w:ins>
      <w:del w:id="115" w:author="Isabelle Cote" w:date="2023-04-24T13:34:00Z">
        <w:r w:rsidR="002C050C" w:rsidDel="009B07DB">
          <w:rPr>
            <w:rFonts w:ascii="Times New Roman" w:hAnsi="Times New Roman" w:cs="Times New Roman"/>
          </w:rPr>
          <w:delText>9</w:delText>
        </w:r>
      </w:del>
      <w:r w:rsidR="00806F12">
        <w:rPr>
          <w:rFonts w:ascii="Times New Roman" w:hAnsi="Times New Roman" w:cs="Times New Roman"/>
        </w:rPr>
        <w:t>)</w:t>
      </w:r>
      <w:r w:rsidR="007B4D9D">
        <w:rPr>
          <w:rFonts w:ascii="Times New Roman" w:hAnsi="Times New Roman" w:cs="Times New Roman"/>
        </w:rPr>
        <w:t xml:space="preserve">, we </w:t>
      </w:r>
      <w:r w:rsidR="00BD3F95">
        <w:rPr>
          <w:rFonts w:ascii="Times New Roman" w:hAnsi="Times New Roman" w:cs="Times New Roman"/>
        </w:rPr>
        <w:t>found published values of</w:t>
      </w:r>
      <w:r w:rsidR="007B4D9D">
        <w:rPr>
          <w:rFonts w:ascii="Times New Roman" w:hAnsi="Times New Roman" w:cs="Times New Roman"/>
        </w:rPr>
        <w:t xml:space="preserve"> background nutrient levels </w:t>
      </w:r>
      <w:r w:rsidR="006F56DA">
        <w:rPr>
          <w:rFonts w:ascii="Times New Roman" w:hAnsi="Times New Roman" w:cs="Times New Roman"/>
        </w:rPr>
        <w:t xml:space="preserve">recorded </w:t>
      </w:r>
      <w:r w:rsidR="002C050C">
        <w:rPr>
          <w:rFonts w:ascii="Times New Roman" w:hAnsi="Times New Roman" w:cs="Times New Roman"/>
        </w:rPr>
        <w:t xml:space="preserve">at </w:t>
      </w:r>
      <w:ins w:id="116" w:author="Isabelle Cote" w:date="2023-04-24T12:15:00Z">
        <w:r w:rsidR="00DE5F92">
          <w:rPr>
            <w:rFonts w:ascii="Times New Roman" w:hAnsi="Times New Roman" w:cs="Times New Roman"/>
          </w:rPr>
          <w:t xml:space="preserve">or near </w:t>
        </w:r>
      </w:ins>
      <w:r w:rsidR="002C050C">
        <w:rPr>
          <w:rFonts w:ascii="Times New Roman" w:hAnsi="Times New Roman" w:cs="Times New Roman"/>
        </w:rPr>
        <w:t>the same location</w:t>
      </w:r>
      <w:ins w:id="117" w:author="Isabelle Cote" w:date="2023-04-24T12:14:00Z">
        <w:r w:rsidR="00DE5F92">
          <w:rPr>
            <w:rFonts w:ascii="Times New Roman" w:hAnsi="Times New Roman" w:cs="Times New Roman"/>
          </w:rPr>
          <w:t xml:space="preserve"> and (time/season)</w:t>
        </w:r>
      </w:ins>
      <w:r w:rsidR="002C050C">
        <w:rPr>
          <w:rFonts w:ascii="Times New Roman" w:hAnsi="Times New Roman" w:cs="Times New Roman"/>
        </w:rPr>
        <w:t xml:space="preserve"> </w:t>
      </w:r>
      <w:r w:rsidR="00806F12">
        <w:rPr>
          <w:rFonts w:ascii="Times New Roman" w:hAnsi="Times New Roman" w:cs="Times New Roman"/>
        </w:rPr>
        <w:t>(</w:t>
      </w:r>
      <w:r w:rsidR="00806F12" w:rsidRPr="00BD3F95">
        <w:rPr>
          <w:rFonts w:ascii="Times New Roman" w:hAnsi="Times New Roman" w:cs="Times New Roman"/>
          <w:highlight w:val="yellow"/>
        </w:rPr>
        <w:t xml:space="preserve">TABLE </w:t>
      </w:r>
      <w:r w:rsidR="00750A08">
        <w:rPr>
          <w:rFonts w:ascii="Times New Roman" w:hAnsi="Times New Roman" w:cs="Times New Roman"/>
          <w:highlight w:val="yellow"/>
        </w:rPr>
        <w:t>S2</w:t>
      </w:r>
      <w:r w:rsidR="00806F12">
        <w:rPr>
          <w:rFonts w:ascii="Times New Roman" w:hAnsi="Times New Roman" w:cs="Times New Roman"/>
        </w:rPr>
        <w:t>)</w:t>
      </w:r>
      <w:r w:rsidR="007B4D9D">
        <w:rPr>
          <w:rFonts w:ascii="Times New Roman" w:hAnsi="Times New Roman" w:cs="Times New Roman"/>
        </w:rPr>
        <w:t xml:space="preserve">. </w:t>
      </w:r>
      <w:r>
        <w:rPr>
          <w:rFonts w:ascii="Times New Roman" w:hAnsi="Times New Roman" w:cs="Times New Roman"/>
        </w:rPr>
        <w:t xml:space="preserve">We also recorded the author’s characterization of the nutrient availability at their study site and ensured </w:t>
      </w:r>
      <w:commentRangeStart w:id="118"/>
      <w:r>
        <w:rPr>
          <w:rFonts w:ascii="Times New Roman" w:hAnsi="Times New Roman" w:cs="Times New Roman"/>
        </w:rPr>
        <w:t>the proxy sites</w:t>
      </w:r>
      <w:commentRangeEnd w:id="118"/>
      <w:r w:rsidR="00DE5F92">
        <w:rPr>
          <w:rStyle w:val="CommentReference"/>
        </w:rPr>
        <w:commentReference w:id="118"/>
      </w:r>
      <w:r>
        <w:rPr>
          <w:rFonts w:ascii="Times New Roman" w:hAnsi="Times New Roman" w:cs="Times New Roman"/>
        </w:rPr>
        <w:t xml:space="preserve"> chosen matched these descriptions. </w:t>
      </w:r>
      <w:r w:rsidR="00CD60B3">
        <w:rPr>
          <w:rFonts w:ascii="Times New Roman" w:hAnsi="Times New Roman" w:cs="Times New Roman"/>
        </w:rPr>
        <w:t xml:space="preserve">We </w:t>
      </w:r>
      <w:r w:rsidR="00F02A2B">
        <w:rPr>
          <w:rFonts w:ascii="Times New Roman" w:hAnsi="Times New Roman" w:cs="Times New Roman"/>
        </w:rPr>
        <w:t>scored each experiment</w:t>
      </w:r>
      <w:r w:rsidR="00140497">
        <w:rPr>
          <w:rFonts w:ascii="Times New Roman" w:hAnsi="Times New Roman" w:cs="Times New Roman"/>
        </w:rPr>
        <w:t>’s</w:t>
      </w:r>
      <w:r w:rsidR="00F02A2B">
        <w:rPr>
          <w:rFonts w:ascii="Times New Roman" w:hAnsi="Times New Roman" w:cs="Times New Roman"/>
        </w:rPr>
        <w:t xml:space="preserve"> </w:t>
      </w:r>
      <w:r w:rsidR="00140497">
        <w:rPr>
          <w:rFonts w:ascii="Times New Roman" w:hAnsi="Times New Roman" w:cs="Times New Roman"/>
        </w:rPr>
        <w:t xml:space="preserve">experimental design </w:t>
      </w:r>
      <w:r w:rsidR="00F02A2B">
        <w:rPr>
          <w:rFonts w:ascii="Times New Roman" w:hAnsi="Times New Roman" w:cs="Times New Roman"/>
        </w:rPr>
        <w:t xml:space="preserve">on a scale of 1-5; (1) Field: natural experiment, (2) Field: primary producer </w:t>
      </w:r>
      <w:r w:rsidR="00BD3F95">
        <w:rPr>
          <w:rFonts w:ascii="Times New Roman" w:hAnsi="Times New Roman" w:cs="Times New Roman"/>
        </w:rPr>
        <w:t>stocked</w:t>
      </w:r>
      <w:r w:rsidR="00F02A2B">
        <w:rPr>
          <w:rFonts w:ascii="Times New Roman" w:hAnsi="Times New Roman" w:cs="Times New Roman"/>
        </w:rPr>
        <w:t xml:space="preserve">, (3) Field: </w:t>
      </w:r>
      <w:ins w:id="119" w:author="Isabelle Cote" w:date="2023-04-24T12:17:00Z">
        <w:r w:rsidR="00DE5F92">
          <w:rPr>
            <w:rFonts w:ascii="Times New Roman" w:hAnsi="Times New Roman" w:cs="Times New Roman"/>
          </w:rPr>
          <w:t xml:space="preserve">provisioning </w:t>
        </w:r>
      </w:ins>
      <w:r w:rsidR="00F02A2B">
        <w:rPr>
          <w:rFonts w:ascii="Times New Roman" w:hAnsi="Times New Roman" w:cs="Times New Roman"/>
        </w:rPr>
        <w:t xml:space="preserve">animal stocked, (4) Field: both primary producer and animals stocked, and (5) </w:t>
      </w:r>
      <w:r w:rsidR="00BD3F95">
        <w:rPr>
          <w:rFonts w:ascii="Times New Roman" w:hAnsi="Times New Roman" w:cs="Times New Roman"/>
        </w:rPr>
        <w:t>Mesocosm: l</w:t>
      </w:r>
      <w:r w:rsidR="00F02A2B">
        <w:rPr>
          <w:rFonts w:ascii="Times New Roman" w:hAnsi="Times New Roman" w:cs="Times New Roman"/>
        </w:rPr>
        <w:t>ab</w:t>
      </w:r>
      <w:r w:rsidR="00BD3F95">
        <w:rPr>
          <w:rFonts w:ascii="Times New Roman" w:hAnsi="Times New Roman" w:cs="Times New Roman"/>
        </w:rPr>
        <w:t xml:space="preserve"> </w:t>
      </w:r>
      <w:r w:rsidR="00F02A2B">
        <w:rPr>
          <w:rFonts w:ascii="Times New Roman" w:hAnsi="Times New Roman" w:cs="Times New Roman"/>
        </w:rPr>
        <w:t xml:space="preserve">experiment. </w:t>
      </w:r>
      <w:r w:rsidR="00CD60B3">
        <w:rPr>
          <w:rFonts w:ascii="Times New Roman" w:hAnsi="Times New Roman" w:cs="Times New Roman"/>
        </w:rPr>
        <w:t xml:space="preserve">Primary producers were grouped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r w:rsidR="00CD60B3" w:rsidRPr="008D34A4">
        <w:rPr>
          <w:rFonts w:ascii="Times New Roman" w:hAnsi="Times New Roman" w:cs="Times New Roman"/>
        </w:rPr>
        <w:t>.</w:t>
      </w:r>
      <w:r w:rsidR="00CD60B3">
        <w:rPr>
          <w:rFonts w:ascii="Times New Roman" w:hAnsi="Times New Roman" w:cs="Times New Roman"/>
        </w:rPr>
        <w:t xml:space="preserve"> </w:t>
      </w:r>
      <w:r w:rsidR="00AA0FD9">
        <w:rPr>
          <w:rFonts w:ascii="Times New Roman" w:hAnsi="Times New Roman" w:cs="Times New Roman"/>
        </w:rPr>
        <w:t>Animals were grouped into (1) vertebrates, (2) mobile invertebrates, or (3) sessile invertebrates.</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8FA4F5F" w14:textId="5F156934" w:rsidR="00E772EE" w:rsidRDefault="00173B11">
      <w:pPr>
        <w:spacing w:line="360" w:lineRule="auto"/>
        <w:rPr>
          <w:rFonts w:ascii="Times New Roman" w:hAnsi="Times New Roman" w:cs="Times New Roman"/>
        </w:rPr>
        <w:pPrChange w:id="120" w:author="Isabelle Cote" w:date="2023-04-24T12:17:00Z">
          <w:pPr>
            <w:spacing w:line="360" w:lineRule="auto"/>
            <w:ind w:firstLine="720"/>
          </w:pPr>
        </w:pPrChange>
      </w:pPr>
      <w:r>
        <w:rPr>
          <w:rFonts w:ascii="Times New Roman" w:hAnsi="Times New Roman" w:cs="Times New Roman"/>
        </w:rPr>
        <w:t>We examined latitude, temperature, background nutrient concentration, experimental design, and primary producer taxa as potential moderators of the effect of animal-mediated nutrient provisioning</w:t>
      </w:r>
      <w:ins w:id="121" w:author="Isabelle Cote" w:date="2023-04-24T12:58:00Z">
        <w:r w:rsidR="00E340AB">
          <w:rPr>
            <w:rFonts w:ascii="Times New Roman" w:hAnsi="Times New Roman" w:cs="Times New Roman"/>
          </w:rPr>
          <w:t xml:space="preserve"> on primary producers</w:t>
        </w:r>
      </w:ins>
      <w:r>
        <w:rPr>
          <w:rFonts w:ascii="Times New Roman" w:hAnsi="Times New Roman" w:cs="Times New Roman"/>
        </w:rPr>
        <w:t xml:space="preserve">. </w:t>
      </w:r>
      <w:r w:rsidR="00FA6ACC">
        <w:rPr>
          <w:rFonts w:ascii="Times New Roman" w:hAnsi="Times New Roman" w:cs="Times New Roman"/>
        </w:rPr>
        <w:t xml:space="preserve">We considered grouping primary producers into finer taxonomic levels (e.g., splitting </w:t>
      </w:r>
      <w:ins w:id="122" w:author="Isabelle Cote" w:date="2023-04-24T12:59:00Z">
        <w:r w:rsidR="00E340AB">
          <w:rPr>
            <w:rFonts w:ascii="Times New Roman" w:hAnsi="Times New Roman" w:cs="Times New Roman"/>
          </w:rPr>
          <w:t xml:space="preserve">macroalgae into </w:t>
        </w:r>
      </w:ins>
      <w:r w:rsidR="00FA6ACC">
        <w:rPr>
          <w:rFonts w:ascii="Times New Roman" w:hAnsi="Times New Roman" w:cs="Times New Roman"/>
        </w:rPr>
        <w:t xml:space="preserve">fleshy and crustose algae, or </w:t>
      </w:r>
      <w:ins w:id="123" w:author="Isabelle Cote" w:date="2023-04-24T12:59:00Z">
        <w:r w:rsidR="00E340AB">
          <w:rPr>
            <w:rFonts w:ascii="Times New Roman" w:hAnsi="Times New Roman" w:cs="Times New Roman"/>
          </w:rPr>
          <w:t xml:space="preserve">vascular plants into </w:t>
        </w:r>
      </w:ins>
      <w:r w:rsidR="00FA6ACC">
        <w:rPr>
          <w:rFonts w:ascii="Times New Roman" w:hAnsi="Times New Roman" w:cs="Times New Roman"/>
        </w:rPr>
        <w:t xml:space="preserve">seagrass and mangroves) but preliminary models with these finer groupings did not improve model fit, and we did not detect significant differences </w:t>
      </w:r>
      <w:del w:id="124" w:author="Isabelle Cote" w:date="2023-04-24T12:58:00Z">
        <w:r w:rsidR="00FA6ACC" w:rsidDel="00E340AB">
          <w:rPr>
            <w:rFonts w:ascii="Times New Roman" w:hAnsi="Times New Roman" w:cs="Times New Roman"/>
          </w:rPr>
          <w:delText xml:space="preserve">between </w:delText>
        </w:r>
      </w:del>
      <w:ins w:id="125" w:author="Isabelle Cote" w:date="2023-04-24T12:58:00Z">
        <w:r w:rsidR="00E340AB">
          <w:rPr>
            <w:rFonts w:ascii="Times New Roman" w:hAnsi="Times New Roman" w:cs="Times New Roman"/>
          </w:rPr>
          <w:t xml:space="preserve">among </w:t>
        </w:r>
      </w:ins>
      <w:r w:rsidR="00FA6ACC">
        <w:rPr>
          <w:rFonts w:ascii="Times New Roman" w:hAnsi="Times New Roman" w:cs="Times New Roman"/>
        </w:rPr>
        <w:t xml:space="preserve">finer groups within </w:t>
      </w:r>
      <w:del w:id="126" w:author="Isabelle Cote" w:date="2023-04-24T12:59:00Z">
        <w:r w:rsidR="00FA6ACC" w:rsidDel="00E340AB">
          <w:rPr>
            <w:rFonts w:ascii="Times New Roman" w:hAnsi="Times New Roman" w:cs="Times New Roman"/>
          </w:rPr>
          <w:delText>our chosen</w:delText>
        </w:r>
      </w:del>
      <w:ins w:id="127" w:author="Isabelle Cote" w:date="2023-04-24T12:59:00Z">
        <w:r w:rsidR="00E340AB">
          <w:rPr>
            <w:rFonts w:ascii="Times New Roman" w:hAnsi="Times New Roman" w:cs="Times New Roman"/>
          </w:rPr>
          <w:t>their</w:t>
        </w:r>
      </w:ins>
      <w:r w:rsidR="00FA6ACC">
        <w:rPr>
          <w:rFonts w:ascii="Times New Roman" w:hAnsi="Times New Roman" w:cs="Times New Roman"/>
        </w:rPr>
        <w:t xml:space="preserve"> broader categories. We also investigated the effect of </w:t>
      </w:r>
      <w:del w:id="128" w:author="Isabelle Cote" w:date="2023-04-24T13:00:00Z">
        <w:r w:rsidR="00FA6ACC" w:rsidDel="00E340AB">
          <w:rPr>
            <w:rFonts w:ascii="Times New Roman" w:hAnsi="Times New Roman" w:cs="Times New Roman"/>
          </w:rPr>
          <w:delText xml:space="preserve">the </w:delText>
        </w:r>
      </w:del>
      <w:r w:rsidR="00FA6ACC">
        <w:rPr>
          <w:rFonts w:ascii="Times New Roman" w:hAnsi="Times New Roman" w:cs="Times New Roman"/>
        </w:rPr>
        <w:t>consumer</w:t>
      </w:r>
      <w:del w:id="129" w:author="Isabelle Cote" w:date="2023-04-24T13:00:00Z">
        <w:r w:rsidR="00FA6ACC" w:rsidDel="00E340AB">
          <w:rPr>
            <w:rFonts w:ascii="Times New Roman" w:hAnsi="Times New Roman" w:cs="Times New Roman"/>
          </w:rPr>
          <w:delText>’s</w:delText>
        </w:r>
      </w:del>
      <w:r w:rsidR="00FA6ACC">
        <w:rPr>
          <w:rFonts w:ascii="Times New Roman" w:hAnsi="Times New Roman" w:cs="Times New Roman"/>
        </w:rPr>
        <w:t xml:space="preserve"> tax</w:t>
      </w:r>
      <w:ins w:id="130" w:author="Isabelle Cote" w:date="2023-04-24T13:00:00Z">
        <w:r w:rsidR="00E340AB">
          <w:rPr>
            <w:rFonts w:ascii="Times New Roman" w:hAnsi="Times New Roman" w:cs="Times New Roman"/>
          </w:rPr>
          <w:t>on</w:t>
        </w:r>
      </w:ins>
      <w:del w:id="131" w:author="Isabelle Cote" w:date="2023-04-24T13:00:00Z">
        <w:r w:rsidR="00FA6ACC" w:rsidDel="00E340AB">
          <w:rPr>
            <w:rFonts w:ascii="Times New Roman" w:hAnsi="Times New Roman" w:cs="Times New Roman"/>
          </w:rPr>
          <w:delText>a</w:delText>
        </w:r>
      </w:del>
      <w:r w:rsidR="00FA6ACC">
        <w:rPr>
          <w:rFonts w:ascii="Times New Roman" w:hAnsi="Times New Roman" w:cs="Times New Roman"/>
        </w:rPr>
        <w:t xml:space="preserve"> or activity level but there were no subgroup differences and inclusion of </w:t>
      </w:r>
      <w:del w:id="132" w:author="Isabelle Cote" w:date="2023-04-24T13:00:00Z">
        <w:r w:rsidR="00FA6ACC" w:rsidDel="00E340AB">
          <w:rPr>
            <w:rFonts w:ascii="Times New Roman" w:hAnsi="Times New Roman" w:cs="Times New Roman"/>
          </w:rPr>
          <w:delText xml:space="preserve">this </w:delText>
        </w:r>
      </w:del>
      <w:ins w:id="133" w:author="Isabelle Cote" w:date="2023-04-24T13:00:00Z">
        <w:r w:rsidR="00E340AB">
          <w:rPr>
            <w:rFonts w:ascii="Times New Roman" w:hAnsi="Times New Roman" w:cs="Times New Roman"/>
          </w:rPr>
          <w:t xml:space="preserve">these factors </w:t>
        </w:r>
      </w:ins>
      <w:r w:rsidR="00FA6ACC">
        <w:rPr>
          <w:rFonts w:ascii="Times New Roman" w:hAnsi="Times New Roman" w:cs="Times New Roman"/>
        </w:rPr>
        <w:t xml:space="preserve">did not improve the model. We </w:t>
      </w:r>
      <w:del w:id="134" w:author="Isabelle Cote" w:date="2023-04-24T13:00:00Z">
        <w:r w:rsidR="00FA6ACC" w:rsidDel="00E340AB">
          <w:rPr>
            <w:rFonts w:ascii="Times New Roman" w:hAnsi="Times New Roman" w:cs="Times New Roman"/>
          </w:rPr>
          <w:delText xml:space="preserve">also </w:delText>
        </w:r>
      </w:del>
      <w:r w:rsidR="00FA6ACC">
        <w:rPr>
          <w:rFonts w:ascii="Times New Roman" w:hAnsi="Times New Roman" w:cs="Times New Roman"/>
        </w:rPr>
        <w:t xml:space="preserve">collected data quantifying the level (i.e., nitrogen concentration) of provisioning by animals to primary producers, but this information was unavailable for most studies and inclusion did not improve model fit, so we did not consider this factor in final models. </w:t>
      </w:r>
    </w:p>
    <w:p w14:paraId="15BAAE82" w14:textId="4583A462" w:rsidR="00173B11" w:rsidRDefault="00BD3F95" w:rsidP="00173B11">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Pr="007D1CA4">
        <w:rPr>
          <w:rFonts w:ascii="Times New Roman" w:hAnsi="Times New Roman" w:cs="Times New Roman"/>
        </w:rPr>
        <w:t>log</w:t>
      </w:r>
      <w:r>
        <w:rPr>
          <w:rFonts w:ascii="Times New Roman" w:hAnsi="Times New Roman" w:cs="Times New Roman"/>
        </w:rPr>
        <w:t>-</w:t>
      </w:r>
      <w:r w:rsidRPr="007D1CA4">
        <w:rPr>
          <w:rFonts w:ascii="Times New Roman" w:hAnsi="Times New Roman" w:cs="Times New Roman"/>
        </w:rPr>
        <w:t xml:space="preserve">transformed </w:t>
      </w:r>
      <w:r>
        <w:rPr>
          <w:rFonts w:ascii="Times New Roman" w:hAnsi="Times New Roman" w:cs="Times New Roman"/>
        </w:rPr>
        <w:t xml:space="preserve">response </w:t>
      </w:r>
      <w:r w:rsidRPr="007D1CA4">
        <w:rPr>
          <w:rFonts w:ascii="Times New Roman" w:hAnsi="Times New Roman" w:cs="Times New Roman"/>
        </w:rPr>
        <w:t>ratio</w:t>
      </w:r>
      <w:r>
        <w:rPr>
          <w:rFonts w:ascii="Times New Roman" w:hAnsi="Times New Roman" w:cs="Times New Roman"/>
        </w:rPr>
        <w:t>s</w:t>
      </w:r>
      <w:r w:rsidRPr="007D1CA4">
        <w:rPr>
          <w:rFonts w:ascii="Times New Roman" w:hAnsi="Times New Roman" w:cs="Times New Roman"/>
        </w:rPr>
        <w:t xml:space="preserve"> </w:t>
      </w:r>
      <w:r>
        <w:rPr>
          <w:rFonts w:ascii="Times New Roman" w:hAnsi="Times New Roman" w:cs="Times New Roman"/>
        </w:rPr>
        <w:t>using the R function metafor::escalc, which computes effect size as the log of the treatment</w:t>
      </w:r>
      <w:r w:rsidRPr="00067124">
        <w:rPr>
          <w:rFonts w:ascii="Times New Roman" w:hAnsi="Times New Roman" w:cs="Times New Roman"/>
        </w:rPr>
        <w:t xml:space="preserve"> </w:t>
      </w:r>
      <w:r>
        <w:rPr>
          <w:rFonts w:ascii="Times New Roman" w:hAnsi="Times New Roman" w:cs="Times New Roman"/>
        </w:rPr>
        <w:t>mean divided by the control</w:t>
      </w:r>
      <w:r w:rsidRPr="00067124">
        <w:rPr>
          <w:rFonts w:ascii="Times New Roman" w:hAnsi="Times New Roman" w:cs="Times New Roman"/>
        </w:rPr>
        <w:t xml:space="preserve"> </w:t>
      </w:r>
      <w:r>
        <w:rPr>
          <w:rFonts w:ascii="Times New Roman" w:hAnsi="Times New Roman" w:cs="Times New Roman"/>
        </w:rPr>
        <w:t>mean. Effect sizes cannot be calculated for mean values less than or equal to zero (n = 9</w:t>
      </w:r>
      <w:ins w:id="135" w:author="Isabelle Cote" w:date="2023-04-24T13:34:00Z">
        <w:r w:rsidR="009B07DB">
          <w:rPr>
            <w:rFonts w:ascii="Times New Roman" w:hAnsi="Times New Roman" w:cs="Times New Roman"/>
          </w:rPr>
          <w:t xml:space="preserve"> cases</w:t>
        </w:r>
      </w:ins>
      <w:r>
        <w:rPr>
          <w:rFonts w:ascii="Times New Roman" w:hAnsi="Times New Roman" w:cs="Times New Roman"/>
        </w:rPr>
        <w:t xml:space="preserve">), so these were excluded. </w:t>
      </w:r>
      <w:r w:rsidR="00E772EE">
        <w:rPr>
          <w:rFonts w:ascii="Times New Roman" w:hAnsi="Times New Roman" w:cs="Times New Roman"/>
        </w:rPr>
        <w:t xml:space="preserve">We standardized the continuous moderators (absolute latitude, temperature, and background nutrients) in the models to make the parameter estimates comparable. </w:t>
      </w:r>
      <w:ins w:id="136" w:author="Isabelle Cote" w:date="2023-04-24T13:02:00Z">
        <w:r w:rsidR="00E340AB">
          <w:rPr>
            <w:rFonts w:ascii="Times New Roman" w:hAnsi="Times New Roman" w:cs="Times New Roman"/>
          </w:rPr>
          <w:t>Using a correlation matrix (metaphor::vif), w</w:t>
        </w:r>
      </w:ins>
      <w:del w:id="137" w:author="Isabelle Cote" w:date="2023-04-24T13:02:00Z">
        <w:r w:rsidR="00145342" w:rsidDel="00E340AB">
          <w:rPr>
            <w:rFonts w:ascii="Times New Roman" w:hAnsi="Times New Roman" w:cs="Times New Roman"/>
          </w:rPr>
          <w:delText>W</w:delText>
        </w:r>
      </w:del>
      <w:r w:rsidR="00145342">
        <w:rPr>
          <w:rFonts w:ascii="Times New Roman" w:hAnsi="Times New Roman" w:cs="Times New Roman"/>
        </w:rPr>
        <w:t>e determined that absolute latitude, temperature, and background nutrients were correlated</w:t>
      </w:r>
      <w:del w:id="138" w:author="Isabelle Cote" w:date="2023-04-24T13:02:00Z">
        <w:r w:rsidR="00145342" w:rsidDel="00E340AB">
          <w:rPr>
            <w:rFonts w:ascii="Times New Roman" w:hAnsi="Times New Roman" w:cs="Times New Roman"/>
          </w:rPr>
          <w:delText xml:space="preserve"> using a correlation matrix (metaphor::vif)</w:delText>
        </w:r>
      </w:del>
      <w:r w:rsidR="00145342">
        <w:rPr>
          <w:rFonts w:ascii="Times New Roman" w:hAnsi="Times New Roman" w:cs="Times New Roman"/>
        </w:rPr>
        <w:t xml:space="preserve">, with VIF values of </w:t>
      </w:r>
      <w:r w:rsidR="00145342" w:rsidRPr="005317EB">
        <w:rPr>
          <w:rFonts w:ascii="Times New Roman" w:hAnsi="Times New Roman" w:cs="Times New Roman"/>
        </w:rPr>
        <w:t>6.</w:t>
      </w:r>
      <w:r w:rsidR="00DF3C0B">
        <w:rPr>
          <w:rFonts w:ascii="Times New Roman" w:hAnsi="Times New Roman" w:cs="Times New Roman"/>
        </w:rPr>
        <w:t>0</w:t>
      </w:r>
      <w:r w:rsidR="005E10B0">
        <w:rPr>
          <w:rFonts w:ascii="Times New Roman" w:hAnsi="Times New Roman" w:cs="Times New Roman"/>
        </w:rPr>
        <w:t>4</w:t>
      </w:r>
      <w:r w:rsidR="00145342">
        <w:rPr>
          <w:rFonts w:ascii="Times New Roman" w:hAnsi="Times New Roman" w:cs="Times New Roman"/>
        </w:rPr>
        <w:t xml:space="preserve">, </w:t>
      </w:r>
      <w:r w:rsidR="00DF3C0B" w:rsidRPr="00DF3C0B">
        <w:rPr>
          <w:rFonts w:ascii="Times New Roman" w:hAnsi="Times New Roman" w:cs="Times New Roman"/>
        </w:rPr>
        <w:t>4.8</w:t>
      </w:r>
      <w:r w:rsidR="00504E41">
        <w:rPr>
          <w:rFonts w:ascii="Times New Roman" w:hAnsi="Times New Roman" w:cs="Times New Roman"/>
        </w:rPr>
        <w:t>0</w:t>
      </w:r>
      <w:r w:rsidR="00145342">
        <w:rPr>
          <w:rFonts w:ascii="Times New Roman" w:hAnsi="Times New Roman" w:cs="Times New Roman"/>
        </w:rPr>
        <w:t xml:space="preserve">, and </w:t>
      </w:r>
      <w:r w:rsidR="00DF3C0B">
        <w:rPr>
          <w:rFonts w:ascii="Times New Roman" w:hAnsi="Times New Roman" w:cs="Times New Roman"/>
        </w:rPr>
        <w:t>3.</w:t>
      </w:r>
      <w:r w:rsidR="00504E41">
        <w:rPr>
          <w:rFonts w:ascii="Times New Roman" w:hAnsi="Times New Roman" w:cs="Times New Roman"/>
        </w:rPr>
        <w:t>7</w:t>
      </w:r>
      <w:r w:rsidR="000674DD">
        <w:rPr>
          <w:rFonts w:ascii="Times New Roman" w:hAnsi="Times New Roman" w:cs="Times New Roman"/>
        </w:rPr>
        <w:t>3</w:t>
      </w:r>
      <w:r w:rsidR="00145342">
        <w:rPr>
          <w:rFonts w:ascii="Times New Roman" w:hAnsi="Times New Roman" w:cs="Times New Roman"/>
        </w:rPr>
        <w:t xml:space="preserve"> respectively.</w:t>
      </w:r>
      <w:del w:id="139" w:author="Isabelle Cote" w:date="2023-04-24T13:04:00Z">
        <w:r w:rsidR="006149A7" w:rsidDel="00E340AB">
          <w:rPr>
            <w:rFonts w:ascii="Times New Roman" w:hAnsi="Times New Roman" w:cs="Times New Roman"/>
          </w:rPr>
          <w:delText xml:space="preserve"> Therefore</w:delText>
        </w:r>
        <w:r w:rsidR="00DF3C0B" w:rsidDel="00E340AB">
          <w:rPr>
            <w:rFonts w:ascii="Times New Roman" w:hAnsi="Times New Roman" w:cs="Times New Roman"/>
          </w:rPr>
          <w:delText>,</w:delText>
        </w:r>
      </w:del>
      <w:r w:rsidR="006149A7">
        <w:rPr>
          <w:rFonts w:ascii="Times New Roman" w:hAnsi="Times New Roman" w:cs="Times New Roman"/>
        </w:rPr>
        <w:t xml:space="preserve"> </w:t>
      </w:r>
      <w:ins w:id="140" w:author="Isabelle Cote" w:date="2023-04-24T13:04:00Z">
        <w:r w:rsidR="00E340AB">
          <w:rPr>
            <w:rFonts w:ascii="Times New Roman" w:hAnsi="Times New Roman" w:cs="Times New Roman"/>
          </w:rPr>
          <w:t>W</w:t>
        </w:r>
      </w:ins>
      <w:del w:id="141" w:author="Isabelle Cote" w:date="2023-04-24T13:04:00Z">
        <w:r w:rsidR="006149A7" w:rsidDel="00E340AB">
          <w:rPr>
            <w:rFonts w:ascii="Times New Roman" w:hAnsi="Times New Roman" w:cs="Times New Roman"/>
          </w:rPr>
          <w:delText>w</w:delText>
        </w:r>
      </w:del>
      <w:r w:rsidR="006149A7">
        <w:rPr>
          <w:rFonts w:ascii="Times New Roman" w:hAnsi="Times New Roman" w:cs="Times New Roman"/>
        </w:rPr>
        <w:t xml:space="preserve">e were </w:t>
      </w:r>
      <w:ins w:id="142" w:author="Isabelle Cote" w:date="2023-04-24T13:04:00Z">
        <w:r w:rsidR="00E340AB">
          <w:rPr>
            <w:rFonts w:ascii="Times New Roman" w:hAnsi="Times New Roman" w:cs="Times New Roman"/>
          </w:rPr>
          <w:t xml:space="preserve">therefore </w:t>
        </w:r>
      </w:ins>
      <w:r w:rsidR="006149A7">
        <w:rPr>
          <w:rFonts w:ascii="Times New Roman" w:hAnsi="Times New Roman" w:cs="Times New Roman"/>
        </w:rPr>
        <w:t>unable to include all three moderators in the same model</w:t>
      </w:r>
      <w:r w:rsidR="00173B11">
        <w:rPr>
          <w:rFonts w:ascii="Times New Roman" w:hAnsi="Times New Roman" w:cs="Times New Roman"/>
        </w:rPr>
        <w:t>.</w:t>
      </w:r>
    </w:p>
    <w:p w14:paraId="3D4BD3F6" w14:textId="77777777" w:rsidR="00173B11" w:rsidRDefault="00173B11" w:rsidP="00173B11">
      <w:pPr>
        <w:spacing w:line="360" w:lineRule="auto"/>
        <w:ind w:firstLine="720"/>
        <w:rPr>
          <w:rFonts w:ascii="Times New Roman" w:hAnsi="Times New Roman" w:cs="Times New Roman"/>
        </w:rPr>
      </w:pPr>
    </w:p>
    <w:p w14:paraId="59840816" w14:textId="675DC72E" w:rsidR="00960C3D" w:rsidRDefault="00173B11" w:rsidP="0051546B">
      <w:pPr>
        <w:spacing w:line="360" w:lineRule="auto"/>
        <w:ind w:firstLine="720"/>
        <w:rPr>
          <w:rFonts w:ascii="Times New Roman" w:hAnsi="Times New Roman" w:cs="Times New Roman"/>
        </w:rPr>
      </w:pPr>
      <w:r>
        <w:rPr>
          <w:rFonts w:ascii="Times New Roman" w:hAnsi="Times New Roman" w:cs="Times New Roman"/>
        </w:rPr>
        <w:lastRenderedPageBreak/>
        <w:t xml:space="preserve">We </w:t>
      </w:r>
      <w:r w:rsidR="00E01152">
        <w:rPr>
          <w:rFonts w:ascii="Times New Roman" w:hAnsi="Times New Roman" w:cs="Times New Roman"/>
        </w:rPr>
        <w:t xml:space="preserve">constructed </w:t>
      </w:r>
      <w:r w:rsidR="006149A7">
        <w:rPr>
          <w:rFonts w:ascii="Times New Roman" w:hAnsi="Times New Roman" w:cs="Times New Roman"/>
        </w:rPr>
        <w:t xml:space="preserve">three </w:t>
      </w:r>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r w:rsidR="006149A7">
        <w:rPr>
          <w:rFonts w:ascii="Times New Roman" w:hAnsi="Times New Roman" w:cs="Times New Roman"/>
        </w:rPr>
        <w:t>s</w:t>
      </w:r>
      <w:r w:rsidR="00E01152">
        <w:rPr>
          <w:rFonts w:ascii="Times New Roman" w:hAnsi="Times New Roman" w:cs="Times New Roman"/>
        </w:rPr>
        <w:t xml:space="preserve"> (metafor::rma.mv) </w:t>
      </w:r>
      <w:r w:rsidR="00D21C19">
        <w:rPr>
          <w:rFonts w:ascii="Times New Roman" w:hAnsi="Times New Roman" w:cs="Times New Roman"/>
        </w:rPr>
        <w:t xml:space="preserve">including </w:t>
      </w:r>
      <w:ins w:id="143" w:author="Isabelle Cote" w:date="2023-04-24T13:05:00Z">
        <w:r w:rsidR="00E340AB">
          <w:rPr>
            <w:rFonts w:ascii="Times New Roman" w:hAnsi="Times New Roman" w:cs="Times New Roman"/>
          </w:rPr>
          <w:t xml:space="preserve">in each </w:t>
        </w:r>
      </w:ins>
      <w:r w:rsidR="006149A7">
        <w:rPr>
          <w:rFonts w:ascii="Times New Roman" w:hAnsi="Times New Roman" w:cs="Times New Roman"/>
        </w:rPr>
        <w:t xml:space="preserve">only one of the correlated moderators </w:t>
      </w:r>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r w:rsidR="006149A7">
        <w:rPr>
          <w:rFonts w:ascii="Times New Roman" w:hAnsi="Times New Roman" w:cs="Times New Roman"/>
        </w:rPr>
        <w:t xml:space="preserve">or </w:t>
      </w:r>
      <w:r w:rsidR="00D21C19">
        <w:rPr>
          <w:rFonts w:ascii="Times New Roman" w:hAnsi="Times New Roman" w:cs="Times New Roman"/>
        </w:rPr>
        <w:t>background nutrients</w:t>
      </w:r>
      <w:r w:rsidR="006149A7">
        <w:rPr>
          <w:rFonts w:ascii="Times New Roman" w:hAnsi="Times New Roman" w:cs="Times New Roman"/>
        </w:rPr>
        <w:t>)</w:t>
      </w:r>
      <w:del w:id="144" w:author="Isabelle Cote" w:date="2023-04-24T13:06:00Z">
        <w:r w:rsidR="006149A7" w:rsidDel="00E340AB">
          <w:rPr>
            <w:rFonts w:ascii="Times New Roman" w:hAnsi="Times New Roman" w:cs="Times New Roman"/>
          </w:rPr>
          <w:delText xml:space="preserve"> and </w:delText>
        </w:r>
      </w:del>
      <w:ins w:id="145" w:author="Isabelle Cote" w:date="2023-04-24T13:06:00Z">
        <w:r w:rsidR="00E340AB">
          <w:rPr>
            <w:rFonts w:ascii="Times New Roman" w:hAnsi="Times New Roman" w:cs="Times New Roman"/>
          </w:rPr>
          <w:t xml:space="preserve">, </w:t>
        </w:r>
      </w:ins>
      <w:r w:rsidR="006149A7">
        <w:rPr>
          <w:rFonts w:ascii="Times New Roman" w:hAnsi="Times New Roman" w:cs="Times New Roman"/>
        </w:rPr>
        <w:t>both categorical moderators (</w:t>
      </w:r>
      <w:r w:rsidR="005317EB">
        <w:rPr>
          <w:rFonts w:ascii="Times New Roman" w:hAnsi="Times New Roman" w:cs="Times New Roman"/>
        </w:rPr>
        <w:t>experimental design</w:t>
      </w:r>
      <w:r w:rsidR="006149A7">
        <w:rPr>
          <w:rFonts w:ascii="Times New Roman" w:hAnsi="Times New Roman" w:cs="Times New Roman"/>
        </w:rPr>
        <w:t xml:space="preserve"> and</w:t>
      </w:r>
      <w:r w:rsidR="00E01152">
        <w:rPr>
          <w:rFonts w:ascii="Times New Roman" w:hAnsi="Times New Roman" w:cs="Times New Roman"/>
        </w:rPr>
        <w:t xml:space="preserve"> </w:t>
      </w:r>
      <w:r w:rsidR="00D21C19">
        <w:rPr>
          <w:rFonts w:ascii="Times New Roman" w:hAnsi="Times New Roman" w:cs="Times New Roman"/>
        </w:rPr>
        <w:t xml:space="preserve">primary producer </w:t>
      </w:r>
      <w:del w:id="146" w:author="Isabelle Cote" w:date="2023-04-24T13:05:00Z">
        <w:r w:rsidR="005317EB" w:rsidDel="00E340AB">
          <w:rPr>
            <w:rFonts w:ascii="Times New Roman" w:hAnsi="Times New Roman" w:cs="Times New Roman"/>
          </w:rPr>
          <w:delText>taxa</w:delText>
        </w:r>
      </w:del>
      <w:ins w:id="147" w:author="Isabelle Cote" w:date="2023-04-24T13:05:00Z">
        <w:r w:rsidR="00E340AB">
          <w:rPr>
            <w:rFonts w:ascii="Times New Roman" w:hAnsi="Times New Roman" w:cs="Times New Roman"/>
          </w:rPr>
          <w:t>group</w:t>
        </w:r>
      </w:ins>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random = ~ 1 | paper /</w:t>
      </w:r>
      <w:r w:rsidR="00067124">
        <w:rPr>
          <w:rFonts w:ascii="Times New Roman" w:hAnsi="Times New Roman" w:cs="Times New Roman"/>
        </w:rPr>
        <w:t>individual_effect_size)</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del w:id="148" w:author="Isabelle Cote" w:date="2023-04-24T13:06:00Z">
        <w:r w:rsidR="00A6305A" w:rsidDel="00E340AB">
          <w:rPr>
            <w:rFonts w:ascii="Times New Roman" w:hAnsi="Times New Roman" w:cs="Times New Roman"/>
          </w:rPr>
          <w:delText xml:space="preserve">our </w:delText>
        </w:r>
      </w:del>
      <w:r w:rsidR="00A6305A">
        <w:rPr>
          <w:rFonts w:ascii="Times New Roman" w:hAnsi="Times New Roman" w:cs="Times New Roman"/>
        </w:rPr>
        <w:t xml:space="preserve">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w:t>
      </w:r>
      <w:r>
        <w:rPr>
          <w:rFonts w:ascii="Times New Roman" w:hAnsi="Times New Roman" w:cs="Times New Roman"/>
        </w:rPr>
        <w:t xml:space="preserve"> </w:t>
      </w:r>
      <w:r w:rsidR="0051546B">
        <w:rPr>
          <w:rFonts w:ascii="Times New Roman" w:hAnsi="Times New Roman" w:cs="Times New Roman"/>
        </w:rPr>
        <w:t xml:space="preserve">We compared the three models </w:t>
      </w:r>
      <w:commentRangeStart w:id="149"/>
      <w:ins w:id="150" w:author="Isabelle Cote" w:date="2023-04-24T13:07:00Z">
        <w:r w:rsidR="00A0260E">
          <w:rPr>
            <w:rFonts w:ascii="Times New Roman" w:hAnsi="Times New Roman" w:cs="Times New Roman"/>
          </w:rPr>
          <w:t>to each other and</w:t>
        </w:r>
      </w:ins>
      <w:commentRangeEnd w:id="149"/>
      <w:ins w:id="151" w:author="Isabelle Cote" w:date="2023-04-24T14:19:00Z">
        <w:r w:rsidR="00E82519">
          <w:rPr>
            <w:rStyle w:val="CommentReference"/>
          </w:rPr>
          <w:commentReference w:id="149"/>
        </w:r>
      </w:ins>
      <w:ins w:id="152" w:author="Isabelle Cote" w:date="2023-04-24T13:07:00Z">
        <w:r w:rsidR="00A0260E">
          <w:rPr>
            <w:rFonts w:ascii="Times New Roman" w:hAnsi="Times New Roman" w:cs="Times New Roman"/>
          </w:rPr>
          <w:t xml:space="preserve"> </w:t>
        </w:r>
      </w:ins>
      <w:r w:rsidR="0051546B">
        <w:rPr>
          <w:rFonts w:ascii="Times New Roman" w:hAnsi="Times New Roman" w:cs="Times New Roman"/>
        </w:rPr>
        <w:t xml:space="preserve">against a null model </w:t>
      </w:r>
      <w:ins w:id="153" w:author="Isabelle Cote" w:date="2023-04-24T13:07:00Z">
        <w:r w:rsidR="00E340AB">
          <w:rPr>
            <w:rFonts w:ascii="Times New Roman" w:hAnsi="Times New Roman" w:cs="Times New Roman"/>
          </w:rPr>
          <w:t xml:space="preserve">(i.e., intercept only) </w:t>
        </w:r>
      </w:ins>
      <w:r w:rsidR="0051546B">
        <w:rPr>
          <w:rFonts w:ascii="Times New Roman" w:hAnsi="Times New Roman" w:cs="Times New Roman"/>
        </w:rPr>
        <w:t xml:space="preserve">using Akaike’s Information Criterion (AIC). We considered delta AIC values </w:t>
      </w:r>
      <w:r w:rsidR="00E772EE">
        <w:rPr>
          <w:rFonts w:ascii="Times New Roman" w:hAnsi="Times New Roman" w:cs="Times New Roman"/>
        </w:rPr>
        <w:t>&lt;</w:t>
      </w:r>
      <w:r w:rsidR="00BD3F95">
        <w:rPr>
          <w:rFonts w:ascii="Times New Roman" w:hAnsi="Times New Roman" w:cs="Times New Roman"/>
        </w:rPr>
        <w:t xml:space="preserve"> </w:t>
      </w:r>
      <w:r w:rsidR="0051546B">
        <w:rPr>
          <w:rFonts w:ascii="Times New Roman" w:hAnsi="Times New Roman" w:cs="Times New Roman"/>
        </w:rPr>
        <w:t xml:space="preserve">2 as lending substantial support for the model, and </w:t>
      </w:r>
      <w:r w:rsidR="0051546B" w:rsidRPr="00D504C4">
        <w:rPr>
          <w:rFonts w:ascii="Times New Roman" w:hAnsi="Times New Roman" w:cs="Times New Roman"/>
        </w:rPr>
        <w:t>2</w:t>
      </w:r>
      <w:r w:rsidR="0051546B">
        <w:rPr>
          <w:rFonts w:ascii="Times New Roman" w:hAnsi="Times New Roman" w:cs="Times New Roman"/>
        </w:rPr>
        <w:t xml:space="preserve"> </w:t>
      </w:r>
      <w:r w:rsidR="0051546B" w:rsidRPr="00D504C4">
        <w:rPr>
          <w:rFonts w:ascii="Times New Roman" w:hAnsi="Times New Roman" w:cs="Times New Roman"/>
        </w:rPr>
        <w:t>&lt;</w:t>
      </w:r>
      <w:r w:rsidR="0051546B">
        <w:rPr>
          <w:rFonts w:ascii="Times New Roman" w:hAnsi="Times New Roman" w:cs="Times New Roman"/>
        </w:rPr>
        <w:t xml:space="preserve"> </w:t>
      </w:r>
      <w:r w:rsidR="0051546B" w:rsidRPr="00D504C4">
        <w:rPr>
          <w:rFonts w:ascii="Times New Roman" w:hAnsi="Times New Roman" w:cs="Times New Roman"/>
        </w:rPr>
        <w:t>Δ</w:t>
      </w:r>
      <w:r w:rsidR="0051546B" w:rsidRPr="00D504C4">
        <w:rPr>
          <w:rFonts w:ascii="Cambria Math" w:hAnsi="Cambria Math" w:cs="Cambria Math"/>
        </w:rPr>
        <w:t>𝑖</w:t>
      </w:r>
      <w:r w:rsidR="0051546B">
        <w:rPr>
          <w:rFonts w:ascii="Cambria Math" w:hAnsi="Cambria Math" w:cs="Cambria Math"/>
        </w:rPr>
        <w:t xml:space="preserve"> </w:t>
      </w:r>
      <w:r w:rsidR="0051546B" w:rsidRPr="00D504C4">
        <w:rPr>
          <w:rFonts w:ascii="Times New Roman" w:hAnsi="Times New Roman" w:cs="Times New Roman"/>
        </w:rPr>
        <w:t>&lt;</w:t>
      </w:r>
      <w:r w:rsidR="0051546B">
        <w:rPr>
          <w:rFonts w:ascii="Times New Roman" w:hAnsi="Times New Roman" w:cs="Times New Roman"/>
        </w:rPr>
        <w:t xml:space="preserve"> 7 as having some support </w:t>
      </w:r>
      <w:r w:rsidR="0051546B">
        <w:rPr>
          <w:rFonts w:ascii="Times New Roman" w:hAnsi="Times New Roman" w:cs="Times New Roman"/>
        </w:rPr>
        <w:fldChar w:fldCharType="begin"/>
      </w:r>
      <w:r w:rsidR="0051546B">
        <w:rPr>
          <w:rFonts w:ascii="Times New Roman" w:hAnsi="Times New Roman" w:cs="Times New Roman"/>
        </w:rPr>
        <w:instrText xml:space="preserve"> ADDIN ZOTERO_ITEM CSL_CITATION {"citationID":"9QeLlxiS","properties":{"formattedCitation":"(Burnham et al., 2011)","plainCitation":"(Burnham et al., 2011)","noteIndex":0},"citationItems":[{"id":3224,"uris":["http://zotero.org/users/local/idKDtb7T/items/5VD7ZD9F"],"itemData":{"id":3224,"type":"article-journal","abstract":"We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51546B">
        <w:rPr>
          <w:rFonts w:ascii="Times New Roman" w:hAnsi="Times New Roman" w:cs="Times New Roman"/>
        </w:rPr>
        <w:fldChar w:fldCharType="separate"/>
      </w:r>
      <w:r w:rsidR="0051546B">
        <w:rPr>
          <w:rFonts w:ascii="Times New Roman" w:hAnsi="Times New Roman" w:cs="Times New Roman"/>
          <w:noProof/>
        </w:rPr>
        <w:t>(Burnham et al., 2011)</w:t>
      </w:r>
      <w:r w:rsidR="0051546B">
        <w:rPr>
          <w:rFonts w:ascii="Times New Roman" w:hAnsi="Times New Roman" w:cs="Times New Roman"/>
        </w:rPr>
        <w:fldChar w:fldCharType="end"/>
      </w:r>
      <w:r w:rsidR="0051546B">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r w:rsidR="00157593" w:rsidRPr="00157593">
        <w:rPr>
          <w:rFonts w:ascii="Times New Roman" w:hAnsi="Times New Roman" w:cs="Times New Roman"/>
        </w:rPr>
        <w:t>Cochran’s Q-test</w:t>
      </w:r>
      <w:r w:rsidR="00157593">
        <w:rPr>
          <w:rFonts w:ascii="Times New Roman" w:hAnsi="Times New Roman" w:cs="Times New Roman"/>
        </w:rPr>
        <w:t xml:space="preserve"> </w:t>
      </w:r>
      <w:r w:rsidR="004A7E98">
        <w:rPr>
          <w:rFonts w:ascii="Times New Roman" w:hAnsi="Times New Roman" w:cs="Times New Roman"/>
        </w:rPr>
        <w:t xml:space="preserve">to test </w:t>
      </w:r>
      <w:del w:id="154" w:author="Isabelle Cote" w:date="2023-04-24T13:08:00Z">
        <w:r w:rsidR="004A7E98" w:rsidDel="00A0260E">
          <w:rPr>
            <w:rFonts w:ascii="Times New Roman" w:hAnsi="Times New Roman" w:cs="Times New Roman"/>
          </w:rPr>
          <w:delText xml:space="preserve">for </w:delText>
        </w:r>
      </w:del>
      <w:ins w:id="155" w:author="Isabelle Cote" w:date="2023-04-24T13:08:00Z">
        <w:r w:rsidR="00A0260E">
          <w:rPr>
            <w:rFonts w:ascii="Times New Roman" w:hAnsi="Times New Roman" w:cs="Times New Roman"/>
          </w:rPr>
          <w:t xml:space="preserve">the </w:t>
        </w:r>
      </w:ins>
      <w:r w:rsidR="004A7E98">
        <w:rPr>
          <w:rFonts w:ascii="Times New Roman" w:hAnsi="Times New Roman" w:cs="Times New Roman"/>
        </w:rPr>
        <w:t xml:space="preserve">significance </w:t>
      </w:r>
      <w:del w:id="156" w:author="Isabelle Cote" w:date="2023-04-24T13:08:00Z">
        <w:r w:rsidR="004A7E98" w:rsidDel="00A0260E">
          <w:rPr>
            <w:rFonts w:ascii="Times New Roman" w:hAnsi="Times New Roman" w:cs="Times New Roman"/>
          </w:rPr>
          <w:delText xml:space="preserve">for </w:delText>
        </w:r>
      </w:del>
      <w:ins w:id="157" w:author="Isabelle Cote" w:date="2023-04-24T13:08:00Z">
        <w:r w:rsidR="00A0260E">
          <w:rPr>
            <w:rFonts w:ascii="Times New Roman" w:hAnsi="Times New Roman" w:cs="Times New Roman"/>
          </w:rPr>
          <w:t xml:space="preserve">of </w:t>
        </w:r>
      </w:ins>
      <w:r w:rsidR="004A7E98">
        <w:rPr>
          <w:rFonts w:ascii="Times New Roman" w:hAnsi="Times New Roman" w:cs="Times New Roman"/>
        </w:rPr>
        <w:t xml:space="preserve">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3EBD6F43" w:rsidR="00960C3D" w:rsidRPr="00960C3D" w:rsidRDefault="00960C3D" w:rsidP="00960C3D">
      <w:pPr>
        <w:spacing w:line="360" w:lineRule="auto"/>
        <w:rPr>
          <w:rFonts w:ascii="Times New Roman" w:hAnsi="Times New Roman" w:cs="Times New Roman"/>
          <w:i/>
        </w:rPr>
      </w:pPr>
      <w:del w:id="158" w:author="Isabelle Cote" w:date="2023-04-24T13:33:00Z">
        <w:r w:rsidRPr="00960C3D" w:rsidDel="009B07DB">
          <w:rPr>
            <w:rFonts w:ascii="Times New Roman" w:hAnsi="Times New Roman" w:cs="Times New Roman"/>
            <w:i/>
          </w:rPr>
          <w:delText>Assumption t</w:delText>
        </w:r>
      </w:del>
      <w:ins w:id="159" w:author="Isabelle Cote" w:date="2023-04-24T13:33:00Z">
        <w:r w:rsidR="009B07DB">
          <w:rPr>
            <w:rFonts w:ascii="Times New Roman" w:hAnsi="Times New Roman" w:cs="Times New Roman"/>
            <w:i/>
          </w:rPr>
          <w:t>T</w:t>
        </w:r>
      </w:ins>
      <w:r w:rsidRPr="00960C3D">
        <w:rPr>
          <w:rFonts w:ascii="Times New Roman" w:hAnsi="Times New Roman" w:cs="Times New Roman"/>
          <w:i/>
        </w:rPr>
        <w:t>esting</w:t>
      </w:r>
      <w:ins w:id="160" w:author="Isabelle Cote" w:date="2023-04-24T13:33:00Z">
        <w:r w:rsidR="009B07DB">
          <w:rPr>
            <w:rFonts w:ascii="Times New Roman" w:hAnsi="Times New Roman" w:cs="Times New Roman"/>
            <w:i/>
          </w:rPr>
          <w:t xml:space="preserve"> for biases and non-independence</w:t>
        </w:r>
      </w:ins>
    </w:p>
    <w:p w14:paraId="0A82BD95" w14:textId="2B25F0F6" w:rsidR="00B47A3A" w:rsidRDefault="00457F19" w:rsidP="00457F19">
      <w:pPr>
        <w:spacing w:line="360" w:lineRule="auto"/>
        <w:rPr>
          <w:ins w:id="161" w:author="Em Lim" w:date="2023-03-23T11:22:00Z"/>
          <w:rFonts w:ascii="Times New Roman" w:hAnsi="Times New Roman" w:cs="Times New Roman"/>
        </w:rPr>
      </w:pPr>
      <w:del w:id="162" w:author="Isabelle Cote" w:date="2023-04-24T13:08:00Z">
        <w:r w:rsidDel="00A0260E">
          <w:rPr>
            <w:rFonts w:ascii="Times New Roman" w:hAnsi="Times New Roman" w:cs="Times New Roman"/>
          </w:rPr>
          <w:tab/>
        </w:r>
      </w:del>
      <w:r w:rsidR="00960C3D">
        <w:rPr>
          <w:rFonts w:ascii="Times New Roman" w:hAnsi="Times New Roman" w:cs="Times New Roman"/>
        </w:rPr>
        <w:t>Meta-analyses can be vulnerable to</w:t>
      </w:r>
      <w:ins w:id="163" w:author="Isabelle Cote" w:date="2023-04-24T13:24:00Z">
        <w:r w:rsidR="009B07DB">
          <w:rPr>
            <w:rFonts w:ascii="Times New Roman" w:hAnsi="Times New Roman" w:cs="Times New Roman"/>
          </w:rPr>
          <w:t xml:space="preserve"> p</w:t>
        </w:r>
      </w:ins>
      <w:del w:id="164" w:author="Isabelle Cote" w:date="2023-04-24T13:25:00Z">
        <w:r w:rsidR="00960C3D" w:rsidDel="009B07DB">
          <w:rPr>
            <w:rFonts w:ascii="Times New Roman" w:hAnsi="Times New Roman" w:cs="Times New Roman"/>
          </w:rPr>
          <w:delText xml:space="preserve"> </w:delText>
        </w:r>
      </w:del>
      <w:del w:id="165" w:author="Isabelle Cote" w:date="2023-04-24T13:24:00Z">
        <w:r w:rsidR="00960C3D" w:rsidDel="009B07DB">
          <w:rPr>
            <w:rFonts w:ascii="Times New Roman" w:hAnsi="Times New Roman" w:cs="Times New Roman"/>
          </w:rPr>
          <w:delText>p-value</w:delText>
        </w:r>
      </w:del>
      <w:ins w:id="166" w:author="Isabelle Cote" w:date="2023-04-24T13:24:00Z">
        <w:r w:rsidR="009B07DB">
          <w:rPr>
            <w:rFonts w:ascii="Times New Roman" w:hAnsi="Times New Roman" w:cs="Times New Roman"/>
          </w:rPr>
          <w:t>ublication</w:t>
        </w:r>
      </w:ins>
      <w:r w:rsidR="00960C3D">
        <w:rPr>
          <w:rFonts w:ascii="Times New Roman" w:hAnsi="Times New Roman" w:cs="Times New Roman"/>
        </w:rPr>
        <w:t xml:space="preserve"> bias</w:t>
      </w:r>
      <w:del w:id="167" w:author="Isabelle Cote" w:date="2023-04-24T13:25:00Z">
        <w:r w:rsidR="00960C3D" w:rsidDel="009B07DB">
          <w:rPr>
            <w:rFonts w:ascii="Times New Roman" w:hAnsi="Times New Roman" w:cs="Times New Roman"/>
          </w:rPr>
          <w:delText>es</w:delText>
        </w:r>
      </w:del>
      <w:r w:rsidR="00960C3D">
        <w:rPr>
          <w:rFonts w:ascii="Times New Roman" w:hAnsi="Times New Roman" w:cs="Times New Roman"/>
        </w:rPr>
        <w:t>,</w:t>
      </w:r>
      <w:ins w:id="168" w:author="Isabelle Cote" w:date="2023-04-24T13:25:00Z">
        <w:r w:rsidR="009B07DB">
          <w:rPr>
            <w:rFonts w:ascii="Times New Roman" w:hAnsi="Times New Roman" w:cs="Times New Roman"/>
          </w:rPr>
          <w:t xml:space="preserve"> i.e. the higher likelihood of submitting or publishing significant than non-significant results, </w:t>
        </w:r>
      </w:ins>
      <w:del w:id="169" w:author="Isabelle Cote" w:date="2023-04-24T13:25:00Z">
        <w:r w:rsidR="00960C3D" w:rsidDel="009B07DB">
          <w:rPr>
            <w:rFonts w:ascii="Times New Roman" w:hAnsi="Times New Roman" w:cs="Times New Roman"/>
          </w:rPr>
          <w:delText xml:space="preserve"> </w:delText>
        </w:r>
      </w:del>
      <w:r w:rsidR="00960C3D">
        <w:rPr>
          <w:rFonts w:ascii="Times New Roman" w:hAnsi="Times New Roman" w:cs="Times New Roman"/>
        </w:rPr>
        <w:t>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r w:rsidR="00067124">
        <w:rPr>
          <w:rFonts w:ascii="Times New Roman" w:hAnsi="Times New Roman" w:cs="Times New Roman"/>
        </w:rPr>
        <w:t xml:space="preserve">i.e., </w:t>
      </w:r>
      <w:r w:rsidR="00960C3D">
        <w:rPr>
          <w:rFonts w:ascii="Times New Roman" w:hAnsi="Times New Roman" w:cs="Times New Roman"/>
        </w:rPr>
        <w:t xml:space="preserve">the number of non-significant studies we would have to include to overturn our </w:t>
      </w:r>
      <w:ins w:id="170" w:author="Isabelle Cote" w:date="2023-04-24T13:26:00Z">
        <w:r w:rsidR="009B07DB">
          <w:rPr>
            <w:rFonts w:ascii="Times New Roman" w:hAnsi="Times New Roman" w:cs="Times New Roman"/>
          </w:rPr>
          <w:t xml:space="preserve">significant </w:t>
        </w:r>
      </w:ins>
      <w:r w:rsidR="00960C3D">
        <w:rPr>
          <w:rFonts w:ascii="Times New Roman" w:hAnsi="Times New Roman" w:cs="Times New Roman"/>
        </w:rPr>
        <w:t>results)</w:t>
      </w:r>
      <w:r w:rsidR="00677A02">
        <w:rPr>
          <w:rFonts w:ascii="Times New Roman" w:hAnsi="Times New Roman" w:cs="Times New Roman"/>
        </w:rPr>
        <w:t>; the high f</w:t>
      </w:r>
      <w:r w:rsidR="00677A02" w:rsidRPr="00677A02">
        <w:rPr>
          <w:rFonts w:ascii="Times New Roman" w:hAnsi="Times New Roman" w:cs="Times New Roman"/>
        </w:rPr>
        <w:t>ailsafe-N</w:t>
      </w:r>
      <w:r w:rsidR="00960C3D">
        <w:rPr>
          <w:rFonts w:ascii="Times New Roman" w:hAnsi="Times New Roman" w:cs="Times New Roman"/>
        </w:rPr>
        <w:t xml:space="preserve"> </w:t>
      </w:r>
      <w:del w:id="171" w:author="Isabelle Cote" w:date="2023-04-24T13:32:00Z">
        <w:r w:rsidR="00677A02" w:rsidDel="009B07DB">
          <w:rPr>
            <w:rFonts w:ascii="Times New Roman" w:hAnsi="Times New Roman" w:cs="Times New Roman"/>
          </w:rPr>
          <w:delText xml:space="preserve">= </w:delText>
        </w:r>
      </w:del>
      <w:ins w:id="172" w:author="Isabelle Cote" w:date="2023-04-24T13:32:00Z">
        <w:r w:rsidR="009B07DB">
          <w:rPr>
            <w:rFonts w:ascii="Times New Roman" w:hAnsi="Times New Roman" w:cs="Times New Roman"/>
          </w:rPr>
          <w:t>(</w:t>
        </w:r>
      </w:ins>
      <w:r w:rsidR="00626266" w:rsidRPr="00626266">
        <w:rPr>
          <w:rFonts w:ascii="Times New Roman" w:hAnsi="Times New Roman" w:cs="Times New Roman"/>
        </w:rPr>
        <w:t>50,340</w:t>
      </w:r>
      <w:ins w:id="173" w:author="Isabelle Cote" w:date="2023-04-24T13:32:00Z">
        <w:r w:rsidR="009B07DB">
          <w:rPr>
            <w:rFonts w:ascii="Times New Roman" w:hAnsi="Times New Roman" w:cs="Times New Roman"/>
          </w:rPr>
          <w:t>)</w:t>
        </w:r>
      </w:ins>
      <w:r w:rsidR="00626266" w:rsidRPr="00626266" w:rsidDel="00626266">
        <w:rPr>
          <w:rFonts w:ascii="Times New Roman" w:hAnsi="Times New Roman" w:cs="Times New Roman"/>
        </w:rPr>
        <w:t xml:space="preserve"> </w:t>
      </w:r>
      <w:r w:rsidR="00677A02">
        <w:rPr>
          <w:rFonts w:ascii="Times New Roman" w:hAnsi="Times New Roman" w:cs="Times New Roman"/>
        </w:rPr>
        <w:t xml:space="preserve">relative to our sample size </w:t>
      </w:r>
      <w:ins w:id="174" w:author="Isabelle Cote" w:date="2023-04-24T13:32:00Z">
        <w:r w:rsidR="009B07DB">
          <w:rPr>
            <w:rFonts w:ascii="Times New Roman" w:hAnsi="Times New Roman" w:cs="Times New Roman"/>
          </w:rPr>
          <w:t xml:space="preserve">(give N here) </w:t>
        </w:r>
      </w:ins>
      <w:r w:rsidR="00677A02">
        <w:rPr>
          <w:rFonts w:ascii="Times New Roman" w:hAnsi="Times New Roman" w:cs="Times New Roman"/>
        </w:rPr>
        <w:t>suggests that our results are robust to publication bias</w:t>
      </w:r>
      <w:r w:rsidR="00960C3D">
        <w:rPr>
          <w:rFonts w:ascii="Times New Roman" w:hAnsi="Times New Roman" w:cs="Times New Roman"/>
        </w:rPr>
        <w:t xml:space="preserve">. </w:t>
      </w:r>
      <w:ins w:id="175" w:author="Isabelle Cote" w:date="2023-04-24T13:37:00Z">
        <w:r w:rsidR="00122A2B">
          <w:rPr>
            <w:rFonts w:ascii="Times New Roman" w:hAnsi="Times New Roman" w:cs="Times New Roman"/>
          </w:rPr>
          <w:t xml:space="preserve">We also created funnel plots and visually inspected them for evidence of </w:t>
        </w:r>
      </w:ins>
      <w:ins w:id="176" w:author="Isabelle Cote" w:date="2023-04-24T13:50:00Z">
        <w:r w:rsidR="005D1F7B">
          <w:rPr>
            <w:rFonts w:ascii="Times New Roman" w:hAnsi="Times New Roman" w:cs="Times New Roman"/>
          </w:rPr>
          <w:t xml:space="preserve">small-study </w:t>
        </w:r>
      </w:ins>
      <w:commentRangeStart w:id="177"/>
      <w:ins w:id="178" w:author="Isabelle Cote" w:date="2023-04-24T13:37:00Z">
        <w:r w:rsidR="00122A2B">
          <w:rPr>
            <w:rFonts w:ascii="Times New Roman" w:hAnsi="Times New Roman" w:cs="Times New Roman"/>
          </w:rPr>
          <w:t>bias</w:t>
        </w:r>
      </w:ins>
      <w:commentRangeEnd w:id="177"/>
      <w:ins w:id="179" w:author="Isabelle Cote" w:date="2023-04-24T13:50:00Z">
        <w:r w:rsidR="005D1F7B">
          <w:rPr>
            <w:rStyle w:val="CommentReference"/>
          </w:rPr>
          <w:commentReference w:id="177"/>
        </w:r>
        <w:r w:rsidR="005D1F7B">
          <w:rPr>
            <w:rFonts w:ascii="Times New Roman" w:hAnsi="Times New Roman" w:cs="Times New Roman"/>
          </w:rPr>
          <w:t>.</w:t>
        </w:r>
      </w:ins>
      <w:ins w:id="180" w:author="Isabelle Cote" w:date="2023-04-24T13:37:00Z">
        <w:r w:rsidR="00122A2B">
          <w:rPr>
            <w:rFonts w:ascii="Times New Roman" w:hAnsi="Times New Roman" w:cs="Times New Roman"/>
          </w:rPr>
          <w:t xml:space="preserve"> </w:t>
        </w:r>
      </w:ins>
      <w:ins w:id="181" w:author="Isabelle Cote" w:date="2023-04-24T13:45:00Z">
        <w:r w:rsidR="00122A2B">
          <w:rPr>
            <w:rFonts w:ascii="Times New Roman" w:hAnsi="Times New Roman" w:cs="Times New Roman"/>
          </w:rPr>
          <w:t>The</w:t>
        </w:r>
      </w:ins>
      <w:ins w:id="182" w:author="Isabelle Cote" w:date="2023-04-24T13:55:00Z">
        <w:r w:rsidR="005D1F7B">
          <w:rPr>
            <w:rFonts w:ascii="Times New Roman" w:hAnsi="Times New Roman" w:cs="Times New Roman"/>
          </w:rPr>
          <w:t xml:space="preserve"> pattern</w:t>
        </w:r>
      </w:ins>
      <w:ins w:id="183" w:author="Isabelle Cote" w:date="2023-04-24T13:45:00Z">
        <w:r w:rsidR="00122A2B">
          <w:rPr>
            <w:rFonts w:ascii="Times New Roman" w:hAnsi="Times New Roman" w:cs="Times New Roman"/>
          </w:rPr>
          <w:t xml:space="preserve"> was </w:t>
        </w:r>
      </w:ins>
      <w:ins w:id="184" w:author="Isabelle Cote" w:date="2023-04-24T13:51:00Z">
        <w:r w:rsidR="005D1F7B">
          <w:rPr>
            <w:rFonts w:ascii="Times New Roman" w:hAnsi="Times New Roman" w:cs="Times New Roman"/>
          </w:rPr>
          <w:t xml:space="preserve">unusual </w:t>
        </w:r>
      </w:ins>
      <w:ins w:id="185" w:author="Isabelle Cote" w:date="2023-04-24T13:56:00Z">
        <w:r w:rsidR="005D1F7B">
          <w:rPr>
            <w:rFonts w:ascii="Times New Roman" w:hAnsi="Times New Roman" w:cs="Times New Roman"/>
          </w:rPr>
          <w:t xml:space="preserve">with </w:t>
        </w:r>
      </w:ins>
      <w:ins w:id="186" w:author="Isabelle Cote" w:date="2023-04-24T13:51:00Z">
        <w:r w:rsidR="005D1F7B">
          <w:rPr>
            <w:rFonts w:ascii="Times New Roman" w:hAnsi="Times New Roman" w:cs="Times New Roman"/>
          </w:rPr>
          <w:t>many studies with high precision</w:t>
        </w:r>
      </w:ins>
      <w:ins w:id="187" w:author="Isabelle Cote" w:date="2023-04-24T13:56:00Z">
        <w:r w:rsidR="005D1F7B">
          <w:rPr>
            <w:rFonts w:ascii="Times New Roman" w:hAnsi="Times New Roman" w:cs="Times New Roman"/>
          </w:rPr>
          <w:t xml:space="preserve"> but variable effect sizes</w:t>
        </w:r>
      </w:ins>
      <w:ins w:id="188" w:author="Isabelle Cote" w:date="2023-04-24T13:51:00Z">
        <w:r w:rsidR="005D1F7B">
          <w:rPr>
            <w:rFonts w:ascii="Times New Roman" w:hAnsi="Times New Roman" w:cs="Times New Roman"/>
          </w:rPr>
          <w:t xml:space="preserve"> and few </w:t>
        </w:r>
      </w:ins>
      <w:ins w:id="189" w:author="Isabelle Cote" w:date="2023-04-24T13:56:00Z">
        <w:r w:rsidR="005D1F7B">
          <w:rPr>
            <w:rFonts w:ascii="Times New Roman" w:hAnsi="Times New Roman" w:cs="Times New Roman"/>
          </w:rPr>
          <w:t xml:space="preserve">studies </w:t>
        </w:r>
      </w:ins>
      <w:ins w:id="190" w:author="Isabelle Cote" w:date="2023-04-24T13:51:00Z">
        <w:r w:rsidR="005D1F7B">
          <w:rPr>
            <w:rFonts w:ascii="Times New Roman" w:hAnsi="Times New Roman" w:cs="Times New Roman"/>
          </w:rPr>
          <w:t>with low precision</w:t>
        </w:r>
      </w:ins>
      <w:ins w:id="191" w:author="Isabelle Cote" w:date="2023-04-24T13:56:00Z">
        <w:r w:rsidR="005D1F7B">
          <w:rPr>
            <w:rFonts w:ascii="Times New Roman" w:hAnsi="Times New Roman" w:cs="Times New Roman"/>
          </w:rPr>
          <w:t xml:space="preserve"> and</w:t>
        </w:r>
      </w:ins>
      <w:ins w:id="192" w:author="Isabelle Cote" w:date="2023-04-24T13:52:00Z">
        <w:r w:rsidR="005D1F7B">
          <w:rPr>
            <w:rFonts w:ascii="Times New Roman" w:hAnsi="Times New Roman" w:cs="Times New Roman"/>
          </w:rPr>
          <w:t xml:space="preserve"> near-average effect sizes (</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ins>
      <w:ins w:id="193" w:author="Isabelle Cote" w:date="2023-04-24T14:03:00Z">
        <w:r w:rsidR="00980ECC">
          <w:rPr>
            <w:rFonts w:ascii="Times New Roman" w:hAnsi="Times New Roman" w:cs="Times New Roman"/>
          </w:rPr>
          <w:t>2</w:t>
        </w:r>
      </w:ins>
      <w:ins w:id="194" w:author="Isabelle Cote" w:date="2023-04-24T13:52:00Z">
        <w:r w:rsidR="005D1F7B">
          <w:rPr>
            <w:rFonts w:ascii="Times New Roman" w:hAnsi="Times New Roman" w:cs="Times New Roman"/>
          </w:rPr>
          <w:t xml:space="preserve">). </w:t>
        </w:r>
      </w:ins>
      <w:ins w:id="195" w:author="Isabelle Cote" w:date="2023-04-24T13:56:00Z">
        <w:r w:rsidR="005D1F7B">
          <w:rPr>
            <w:rFonts w:ascii="Times New Roman" w:hAnsi="Times New Roman" w:cs="Times New Roman"/>
          </w:rPr>
          <w:t>As t</w:t>
        </w:r>
      </w:ins>
      <w:ins w:id="196" w:author="Isabelle Cote" w:date="2023-04-24T13:53:00Z">
        <w:r w:rsidR="005D1F7B">
          <w:rPr>
            <w:rFonts w:ascii="Times New Roman" w:hAnsi="Times New Roman" w:cs="Times New Roman"/>
          </w:rPr>
          <w:t xml:space="preserve">he pattern was relatively symmetric about the </w:t>
        </w:r>
      </w:ins>
      <w:ins w:id="197" w:author="Isabelle Cote" w:date="2023-04-24T13:54:00Z">
        <w:r w:rsidR="005D1F7B">
          <w:rPr>
            <w:rFonts w:ascii="Times New Roman" w:hAnsi="Times New Roman" w:cs="Times New Roman"/>
          </w:rPr>
          <w:t>mean (</w:t>
        </w:r>
        <w:r w:rsidR="005D1F7B" w:rsidRPr="00E00154">
          <w:rPr>
            <w:rFonts w:ascii="Times New Roman" w:hAnsi="Times New Roman" w:cs="Times New Roman"/>
            <w:highlight w:val="yellow"/>
          </w:rPr>
          <w:t xml:space="preserve">Fig. </w:t>
        </w:r>
        <w:r w:rsidR="005D1F7B">
          <w:rPr>
            <w:rFonts w:ascii="Times New Roman" w:hAnsi="Times New Roman" w:cs="Times New Roman"/>
            <w:highlight w:val="yellow"/>
          </w:rPr>
          <w:t>S</w:t>
        </w:r>
      </w:ins>
      <w:ins w:id="198" w:author="Isabelle Cote" w:date="2023-04-24T14:03:00Z">
        <w:r w:rsidR="00980ECC">
          <w:rPr>
            <w:rFonts w:ascii="Times New Roman" w:hAnsi="Times New Roman" w:cs="Times New Roman"/>
          </w:rPr>
          <w:t>2</w:t>
        </w:r>
      </w:ins>
      <w:ins w:id="199" w:author="Isabelle Cote" w:date="2023-04-24T13:54:00Z">
        <w:r w:rsidR="005D1F7B">
          <w:rPr>
            <w:rFonts w:ascii="Times New Roman" w:hAnsi="Times New Roman" w:cs="Times New Roman"/>
          </w:rPr>
          <w:t>)</w:t>
        </w:r>
      </w:ins>
      <w:ins w:id="200" w:author="Isabelle Cote" w:date="2023-04-24T13:56:00Z">
        <w:r w:rsidR="005D1F7B">
          <w:rPr>
            <w:rFonts w:ascii="Times New Roman" w:hAnsi="Times New Roman" w:cs="Times New Roman"/>
          </w:rPr>
          <w:t>, w</w:t>
        </w:r>
      </w:ins>
      <w:ins w:id="201" w:author="Isabelle Cote" w:date="2023-04-24T13:54:00Z">
        <w:r w:rsidR="005D1F7B">
          <w:rPr>
            <w:rFonts w:ascii="Times New Roman" w:hAnsi="Times New Roman" w:cs="Times New Roman"/>
          </w:rPr>
          <w:t xml:space="preserve">e interpret </w:t>
        </w:r>
      </w:ins>
      <w:ins w:id="202" w:author="Isabelle Cote" w:date="2023-04-24T13:56:00Z">
        <w:r w:rsidR="005D1F7B">
          <w:rPr>
            <w:rFonts w:ascii="Times New Roman" w:hAnsi="Times New Roman" w:cs="Times New Roman"/>
          </w:rPr>
          <w:t>it</w:t>
        </w:r>
      </w:ins>
      <w:ins w:id="203" w:author="Isabelle Cote" w:date="2023-04-24T13:54:00Z">
        <w:r w:rsidR="005D1F7B">
          <w:rPr>
            <w:rFonts w:ascii="Times New Roman" w:hAnsi="Times New Roman" w:cs="Times New Roman"/>
          </w:rPr>
          <w:t xml:space="preserve"> cautiously as reflecting</w:t>
        </w:r>
      </w:ins>
      <w:ins w:id="204" w:author="Isabelle Cote" w:date="2023-04-24T13:55:00Z">
        <w:r w:rsidR="005D1F7B">
          <w:rPr>
            <w:rFonts w:ascii="Times New Roman" w:hAnsi="Times New Roman" w:cs="Times New Roman"/>
          </w:rPr>
          <w:t xml:space="preserve"> limited publication bias</w:t>
        </w:r>
      </w:ins>
      <w:ins w:id="205" w:author="Isabelle Cote" w:date="2023-04-24T13:56:00Z">
        <w:r w:rsidR="005D1F7B" w:rsidRPr="005D1F7B">
          <w:rPr>
            <w:rFonts w:ascii="Times New Roman" w:hAnsi="Times New Roman" w:cs="Times New Roman"/>
          </w:rPr>
          <w:t xml:space="preserve"> </w:t>
        </w:r>
        <w:r w:rsidR="005D1F7B">
          <w:rPr>
            <w:rFonts w:ascii="Times New Roman" w:hAnsi="Times New Roman" w:cs="Times New Roman"/>
          </w:rPr>
          <w:t>but high heterogeneity</w:t>
        </w:r>
      </w:ins>
      <w:ins w:id="206" w:author="Isabelle Cote" w:date="2023-04-24T13:55:00Z">
        <w:r w:rsidR="005D1F7B">
          <w:rPr>
            <w:rFonts w:ascii="Times New Roman" w:hAnsi="Times New Roman" w:cs="Times New Roman"/>
          </w:rPr>
          <w:t xml:space="preserve">. </w:t>
        </w:r>
      </w:ins>
      <w:ins w:id="207" w:author="Isabelle Cote" w:date="2023-04-24T13:36:00Z">
        <w:r w:rsidR="00122A2B">
          <w:rPr>
            <w:rFonts w:ascii="Times New Roman" w:hAnsi="Times New Roman" w:cs="Times New Roman"/>
          </w:rPr>
          <w:t>Finally, a</w:t>
        </w:r>
      </w:ins>
      <w:del w:id="208" w:author="Isabelle Cote" w:date="2023-04-24T13:36:00Z">
        <w:r w:rsidR="00960C3D" w:rsidDel="00122A2B">
          <w:rPr>
            <w:rFonts w:ascii="Times New Roman" w:hAnsi="Times New Roman" w:cs="Times New Roman"/>
          </w:rPr>
          <w:delText>A</w:delText>
        </w:r>
      </w:del>
      <w:r w:rsidR="00960C3D">
        <w:rPr>
          <w:rFonts w:ascii="Times New Roman" w:hAnsi="Times New Roman" w:cs="Times New Roman"/>
        </w:rPr>
        <w:t xml:space="preserve">s some </w:t>
      </w:r>
      <w:r w:rsidR="00677A02">
        <w:rPr>
          <w:rFonts w:ascii="Times New Roman" w:hAnsi="Times New Roman" w:cs="Times New Roman"/>
        </w:rPr>
        <w:t xml:space="preserve">papers </w:t>
      </w:r>
      <w:r w:rsidR="00960C3D">
        <w:rPr>
          <w:rFonts w:ascii="Times New Roman" w:hAnsi="Times New Roman" w:cs="Times New Roman"/>
        </w:rPr>
        <w:t xml:space="preserve">contributed multiple observations, we </w:t>
      </w:r>
      <w:ins w:id="209" w:author="Isabelle Cote" w:date="2023-04-24T13:36:00Z">
        <w:r w:rsidR="00122A2B">
          <w:rPr>
            <w:rFonts w:ascii="Times New Roman" w:hAnsi="Times New Roman" w:cs="Times New Roman"/>
          </w:rPr>
          <w:t xml:space="preserve">also </w:t>
        </w:r>
      </w:ins>
      <w:r w:rsidR="00677A02">
        <w:rPr>
          <w:rFonts w:ascii="Times New Roman" w:hAnsi="Times New Roman" w:cs="Times New Roman"/>
        </w:rPr>
        <w:t xml:space="preserve">examined whether </w:t>
      </w:r>
      <w:r w:rsidR="00960C3D">
        <w:rPr>
          <w:rFonts w:ascii="Times New Roman" w:hAnsi="Times New Roman" w:cs="Times New Roman"/>
        </w:rPr>
        <w:t xml:space="preserve">papers that contributed 10% or </w:t>
      </w:r>
      <w:r w:rsidR="00677A02">
        <w:rPr>
          <w:rFonts w:ascii="Times New Roman" w:hAnsi="Times New Roman" w:cs="Times New Roman"/>
        </w:rPr>
        <w:t xml:space="preserve">more of </w:t>
      </w:r>
      <w:r w:rsidR="00960C3D">
        <w:rPr>
          <w:rFonts w:ascii="Times New Roman" w:hAnsi="Times New Roman" w:cs="Times New Roman"/>
        </w:rPr>
        <w:t>the total number of observations (n = 3</w:t>
      </w:r>
      <w:ins w:id="210" w:author="Isabelle Cote" w:date="2023-04-24T13:34:00Z">
        <w:r w:rsidR="009B07DB">
          <w:rPr>
            <w:rFonts w:ascii="Times New Roman" w:hAnsi="Times New Roman" w:cs="Times New Roman"/>
          </w:rPr>
          <w:t xml:space="preserve"> papers</w:t>
        </w:r>
      </w:ins>
      <w:r w:rsidR="00960C3D">
        <w:rPr>
          <w:rFonts w:ascii="Times New Roman" w:hAnsi="Times New Roman" w:cs="Times New Roman"/>
        </w:rPr>
        <w:t>)</w:t>
      </w:r>
      <w:r w:rsidR="00677A02">
        <w:rPr>
          <w:rFonts w:ascii="Times New Roman" w:hAnsi="Times New Roman" w:cs="Times New Roman"/>
        </w:rPr>
        <w:t xml:space="preserve"> had a substantial effect on the results</w:t>
      </w:r>
      <w:r w:rsidR="00960C3D">
        <w:rPr>
          <w:rFonts w:ascii="Times New Roman" w:hAnsi="Times New Roman" w:cs="Times New Roman"/>
        </w:rPr>
        <w:t>. We reran each model</w:t>
      </w:r>
      <w:r w:rsidR="00677A02">
        <w:rPr>
          <w:rFonts w:ascii="Times New Roman" w:hAnsi="Times New Roman" w:cs="Times New Roman"/>
        </w:rPr>
        <w:t xml:space="preserve"> repeatedly, removing one </w:t>
      </w:r>
      <w:r w:rsidR="00960C3D">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sidR="00960C3D">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w:t>
      </w:r>
      <w:del w:id="211" w:author="Isabelle Cote" w:date="2023-04-24T13:37:00Z">
        <w:r w:rsidR="00677A02" w:rsidDel="00122A2B">
          <w:rPr>
            <w:rFonts w:ascii="Times New Roman" w:hAnsi="Times New Roman" w:cs="Times New Roman"/>
          </w:rPr>
          <w:delText xml:space="preserve"> Finally, w</w:delText>
        </w:r>
        <w:r w:rsidR="00E00154" w:rsidDel="00122A2B">
          <w:rPr>
            <w:rFonts w:ascii="Times New Roman" w:hAnsi="Times New Roman" w:cs="Times New Roman"/>
          </w:rPr>
          <w:delText>e created funnel plots (</w:delText>
        </w:r>
        <w:r w:rsidR="00E00154" w:rsidRPr="00E00154" w:rsidDel="00122A2B">
          <w:rPr>
            <w:rFonts w:ascii="Times New Roman" w:hAnsi="Times New Roman" w:cs="Times New Roman"/>
            <w:highlight w:val="yellow"/>
          </w:rPr>
          <w:delText xml:space="preserve">Fig. </w:delText>
        </w:r>
        <w:r w:rsidR="00677A02" w:rsidDel="00122A2B">
          <w:rPr>
            <w:rFonts w:ascii="Times New Roman" w:hAnsi="Times New Roman" w:cs="Times New Roman"/>
            <w:highlight w:val="yellow"/>
          </w:rPr>
          <w:delText>S</w:delText>
        </w:r>
        <w:r w:rsidR="00677A02" w:rsidDel="00122A2B">
          <w:rPr>
            <w:rFonts w:ascii="Times New Roman" w:hAnsi="Times New Roman" w:cs="Times New Roman"/>
          </w:rPr>
          <w:delText>1</w:delText>
        </w:r>
        <w:r w:rsidR="00E00154" w:rsidDel="00122A2B">
          <w:rPr>
            <w:rFonts w:ascii="Times New Roman" w:hAnsi="Times New Roman" w:cs="Times New Roman"/>
          </w:rPr>
          <w:delText xml:space="preserve">) and visually inspected them for evidence of biases in </w:delText>
        </w:r>
      </w:del>
      <w:del w:id="212" w:author="Isabelle Cote" w:date="2023-04-24T13:36:00Z">
        <w:r w:rsidR="00E00154" w:rsidDel="009B07DB">
          <w:rPr>
            <w:rFonts w:ascii="Times New Roman" w:hAnsi="Times New Roman" w:cs="Times New Roman"/>
          </w:rPr>
          <w:delText xml:space="preserve">the </w:delText>
        </w:r>
      </w:del>
      <w:del w:id="213" w:author="Isabelle Cote" w:date="2023-04-24T13:37:00Z">
        <w:r w:rsidR="00E00154" w:rsidDel="00122A2B">
          <w:rPr>
            <w:rFonts w:ascii="Times New Roman" w:hAnsi="Times New Roman" w:cs="Times New Roman"/>
          </w:rPr>
          <w:delText>published effect sizes.</w:delText>
        </w:r>
      </w:del>
    </w:p>
    <w:p w14:paraId="456277C8" w14:textId="7DC1D867" w:rsidR="00750A08" w:rsidRDefault="004D63AA" w:rsidP="00750A08">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97DD5C" wp14:editId="706EBF5B">
            <wp:extent cx="5943600" cy="3504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3-03-31 at 10.31.56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1C6D8A71" w14:textId="069F32E3" w:rsidR="00173B11" w:rsidRDefault="00750A08" w:rsidP="00457F19">
      <w:pPr>
        <w:spacing w:line="360" w:lineRule="auto"/>
        <w:rPr>
          <w:rFonts w:ascii="Times New Roman" w:hAnsi="Times New Roman" w:cs="Times New Roman"/>
        </w:rPr>
      </w:pPr>
      <w:commentRangeStart w:id="214"/>
      <w:r>
        <w:rPr>
          <w:rFonts w:ascii="Times New Roman" w:hAnsi="Times New Roman" w:cs="Times New Roman"/>
        </w:rPr>
        <w:t>Fig. S</w:t>
      </w:r>
      <w:ins w:id="215" w:author="Isabelle Cote" w:date="2023-04-24T14:03:00Z">
        <w:r w:rsidR="00980ECC">
          <w:rPr>
            <w:rFonts w:ascii="Times New Roman" w:hAnsi="Times New Roman" w:cs="Times New Roman"/>
          </w:rPr>
          <w:t>2</w:t>
        </w:r>
      </w:ins>
      <w:del w:id="216" w:author="Isabelle Cote" w:date="2023-04-24T14:03:00Z">
        <w:r w:rsidDel="00980ECC">
          <w:rPr>
            <w:rFonts w:ascii="Times New Roman" w:hAnsi="Times New Roman" w:cs="Times New Roman"/>
          </w:rPr>
          <w:delText>1</w:delText>
        </w:r>
      </w:del>
      <w:commentRangeEnd w:id="214"/>
      <w:r w:rsidR="004D63AA">
        <w:rPr>
          <w:rStyle w:val="CommentReference"/>
        </w:rPr>
        <w:commentReference w:id="214"/>
      </w:r>
      <w:r>
        <w:rPr>
          <w:rFonts w:ascii="Times New Roman" w:hAnsi="Times New Roman" w:cs="Times New Roman"/>
        </w:rPr>
        <w:t xml:space="preserve">. Funnel plot for the model including background nutrients. </w:t>
      </w:r>
      <w:ins w:id="217" w:author="Isabelle Cote" w:date="2023-02-23T15:37:00Z">
        <w:r>
          <w:rPr>
            <w:rFonts w:ascii="Times New Roman" w:hAnsi="Times New Roman" w:cs="Times New Roman"/>
          </w:rPr>
          <w:t>What is residual value here? Effect size??</w:t>
        </w:r>
      </w:ins>
      <w:ins w:id="218" w:author="Isabelle Cote" w:date="2023-02-23T15:45:00Z">
        <w:r>
          <w:rPr>
            <w:rFonts w:ascii="Times New Roman" w:hAnsi="Times New Roman" w:cs="Times New Roman"/>
          </w:rPr>
          <w:t xml:space="preserve">  What’s your interpretation of this funnel plot?</w:t>
        </w:r>
      </w:ins>
    </w:p>
    <w:p w14:paraId="53B05CB8" w14:textId="5D5A7406" w:rsidR="00173B11" w:rsidRDefault="00173B11" w:rsidP="00173B11">
      <w:pPr>
        <w:spacing w:line="360" w:lineRule="auto"/>
        <w:rPr>
          <w:rFonts w:ascii="Times New Roman" w:hAnsi="Times New Roman" w:cs="Times New Roman"/>
          <w:u w:val="single"/>
        </w:rPr>
      </w:pPr>
    </w:p>
    <w:p w14:paraId="66F3B7B3" w14:textId="3F9B4C9E" w:rsidR="00BE5778" w:rsidRPr="00980ECC" w:rsidRDefault="00BE5778" w:rsidP="00457F19">
      <w:pPr>
        <w:spacing w:line="360" w:lineRule="auto"/>
        <w:rPr>
          <w:rFonts w:ascii="Times New Roman" w:hAnsi="Times New Roman" w:cs="Times New Roman"/>
          <w:b/>
          <w:bCs/>
          <w:rPrChange w:id="219" w:author="Isabelle Cote" w:date="2023-04-24T13:57:00Z">
            <w:rPr>
              <w:rFonts w:ascii="Times New Roman" w:hAnsi="Times New Roman" w:cs="Times New Roman"/>
              <w:u w:val="single"/>
            </w:rPr>
          </w:rPrChange>
        </w:rPr>
      </w:pPr>
      <w:r w:rsidRPr="00980ECC">
        <w:rPr>
          <w:rFonts w:ascii="Times New Roman" w:hAnsi="Times New Roman" w:cs="Times New Roman"/>
          <w:b/>
          <w:bCs/>
          <w:rPrChange w:id="220" w:author="Isabelle Cote" w:date="2023-04-24T13:57:00Z">
            <w:rPr>
              <w:rFonts w:ascii="Times New Roman" w:hAnsi="Times New Roman" w:cs="Times New Roman"/>
              <w:u w:val="single"/>
            </w:rPr>
          </w:rPrChange>
        </w:rPr>
        <w:t>Results</w:t>
      </w:r>
    </w:p>
    <w:p w14:paraId="1D26FA7E" w14:textId="519B2E40" w:rsidR="00E82519" w:rsidRPr="00E82519" w:rsidRDefault="00E82519" w:rsidP="00750A08">
      <w:pPr>
        <w:spacing w:line="360" w:lineRule="auto"/>
        <w:rPr>
          <w:ins w:id="221" w:author="Isabelle Cote" w:date="2023-04-24T14:20:00Z"/>
          <w:rFonts w:ascii="Times New Roman" w:hAnsi="Times New Roman" w:cs="Times New Roman"/>
          <w:i/>
          <w:iCs/>
          <w:rPrChange w:id="222" w:author="Isabelle Cote" w:date="2023-04-24T14:20:00Z">
            <w:rPr>
              <w:ins w:id="223" w:author="Isabelle Cote" w:date="2023-04-24T14:20:00Z"/>
              <w:rFonts w:ascii="Times New Roman" w:hAnsi="Times New Roman" w:cs="Times New Roman"/>
            </w:rPr>
          </w:rPrChange>
        </w:rPr>
      </w:pPr>
      <w:ins w:id="224" w:author="Isabelle Cote" w:date="2023-04-24T14:20:00Z">
        <w:r w:rsidRPr="00E82519">
          <w:rPr>
            <w:rFonts w:ascii="Times New Roman" w:hAnsi="Times New Roman" w:cs="Times New Roman"/>
            <w:i/>
            <w:iCs/>
            <w:rPrChange w:id="225" w:author="Isabelle Cote" w:date="2023-04-24T14:20:00Z">
              <w:rPr>
                <w:rFonts w:ascii="Times New Roman" w:hAnsi="Times New Roman" w:cs="Times New Roman"/>
              </w:rPr>
            </w:rPrChange>
          </w:rPr>
          <w:t>Description of dataset</w:t>
        </w:r>
      </w:ins>
    </w:p>
    <w:p w14:paraId="30FF633D" w14:textId="4740D48D" w:rsidR="00750A08" w:rsidRDefault="00AD76D4" w:rsidP="00750A08">
      <w:pPr>
        <w:spacing w:line="360" w:lineRule="auto"/>
        <w:rPr>
          <w:rFonts w:ascii="Times New Roman" w:hAnsi="Times New Roman" w:cs="Times New Roman"/>
        </w:rPr>
      </w:pPr>
      <w:r>
        <w:rPr>
          <w:rFonts w:ascii="Times New Roman" w:hAnsi="Times New Roman" w:cs="Times New Roman"/>
        </w:rPr>
        <w:t xml:space="preserve">Our systematic literature review </w:t>
      </w:r>
      <w:r w:rsidR="00BD3F95">
        <w:rPr>
          <w:rFonts w:ascii="Times New Roman" w:hAnsi="Times New Roman" w:cs="Times New Roman"/>
        </w:rPr>
        <w:t xml:space="preserve">narrowed </w:t>
      </w:r>
      <w:ins w:id="226" w:author="Isabelle Cote" w:date="2023-04-24T13:57:00Z">
        <w:r w:rsidR="00980ECC">
          <w:rPr>
            <w:rFonts w:ascii="Times New Roman" w:hAnsi="Times New Roman" w:cs="Times New Roman"/>
          </w:rPr>
          <w:t xml:space="preserve">after screening </w:t>
        </w:r>
      </w:ins>
      <w:r w:rsidR="00BD3F95">
        <w:rPr>
          <w:rFonts w:ascii="Times New Roman" w:hAnsi="Times New Roman" w:cs="Times New Roman"/>
        </w:rPr>
        <w:t>from</w:t>
      </w:r>
      <w:r>
        <w:rPr>
          <w:rFonts w:ascii="Times New Roman" w:hAnsi="Times New Roman" w:cs="Times New Roman"/>
        </w:rPr>
        <w:t xml:space="preserve"> </w:t>
      </w:r>
      <w:r w:rsidRPr="00B748E3">
        <w:rPr>
          <w:rFonts w:ascii="Times New Roman" w:hAnsi="Times New Roman" w:cs="Times New Roman"/>
        </w:rPr>
        <w:t>1</w:t>
      </w:r>
      <w:r>
        <w:rPr>
          <w:rFonts w:ascii="Times New Roman" w:hAnsi="Times New Roman" w:cs="Times New Roman"/>
        </w:rPr>
        <w:t>,</w:t>
      </w:r>
      <w:r w:rsidRPr="00B748E3">
        <w:rPr>
          <w:rFonts w:ascii="Times New Roman" w:hAnsi="Times New Roman" w:cs="Times New Roman"/>
        </w:rPr>
        <w:t xml:space="preserve">429 </w:t>
      </w:r>
      <w:r w:rsidR="00BD3F95">
        <w:rPr>
          <w:rFonts w:ascii="Times New Roman" w:hAnsi="Times New Roman" w:cs="Times New Roman"/>
        </w:rPr>
        <w:t>to 37 studies</w:t>
      </w:r>
      <w:del w:id="227" w:author="Isabelle Cote" w:date="2023-04-24T13:57:00Z">
        <w:r w:rsidR="00BD3F95" w:rsidDel="00980ECC">
          <w:rPr>
            <w:rFonts w:ascii="Times New Roman" w:hAnsi="Times New Roman" w:cs="Times New Roman"/>
          </w:rPr>
          <w:delText xml:space="preserve"> after screening</w:delText>
        </w:r>
      </w:del>
      <w:r w:rsidR="00BD3F95">
        <w:rPr>
          <w:rFonts w:ascii="Times New Roman" w:hAnsi="Times New Roman" w:cs="Times New Roman"/>
        </w:rPr>
        <w:t xml:space="preserve">, which contributed 180 individual effect sizes </w:t>
      </w:r>
      <w:del w:id="228" w:author="Isabelle Cote" w:date="2023-04-24T13:57:00Z">
        <w:r w:rsidR="00BD3F95" w:rsidDel="00980ECC">
          <w:rPr>
            <w:rFonts w:ascii="Times New Roman" w:hAnsi="Times New Roman" w:cs="Times New Roman"/>
          </w:rPr>
          <w:delText>after screening each article</w:delText>
        </w:r>
        <w:r w:rsidDel="00980ECC">
          <w:rPr>
            <w:rFonts w:ascii="Times New Roman" w:hAnsi="Times New Roman" w:cs="Times New Roman"/>
          </w:rPr>
          <w:delText xml:space="preserve"> </w:delText>
        </w:r>
      </w:del>
      <w:r w:rsidRPr="007E3038">
        <w:rPr>
          <w:rFonts w:ascii="Times New Roman" w:hAnsi="Times New Roman" w:cs="Times New Roman"/>
          <w:highlight w:val="yellow"/>
        </w:rPr>
        <w:t xml:space="preserve">(Fig. </w:t>
      </w:r>
      <w:r w:rsidR="00750A08">
        <w:rPr>
          <w:rFonts w:ascii="Times New Roman" w:hAnsi="Times New Roman" w:cs="Times New Roman"/>
          <w:highlight w:val="yellow"/>
        </w:rPr>
        <w:t>S</w:t>
      </w:r>
      <w:r w:rsidRPr="007E3038">
        <w:rPr>
          <w:rFonts w:ascii="Times New Roman" w:hAnsi="Times New Roman" w:cs="Times New Roman"/>
          <w:highlight w:val="yellow"/>
        </w:rPr>
        <w:t>1).</w:t>
      </w:r>
      <w:r w:rsidR="00BD3F95">
        <w:rPr>
          <w:rFonts w:ascii="Times New Roman" w:hAnsi="Times New Roman" w:cs="Times New Roman"/>
        </w:rPr>
        <w:t xml:space="preserve"> The</w:t>
      </w:r>
      <w:del w:id="229" w:author="Isabelle Cote" w:date="2023-04-24T13:58:00Z">
        <w:r w:rsidR="00BD3F95" w:rsidDel="00980ECC">
          <w:rPr>
            <w:rFonts w:ascii="Times New Roman" w:hAnsi="Times New Roman" w:cs="Times New Roman"/>
          </w:rPr>
          <w:delText>se included</w:delText>
        </w:r>
      </w:del>
      <w:ins w:id="230" w:author="Isabelle Cote" w:date="2023-04-24T13:58:00Z">
        <w:r w:rsidR="00980ECC">
          <w:rPr>
            <w:rFonts w:ascii="Times New Roman" w:hAnsi="Times New Roman" w:cs="Times New Roman"/>
          </w:rPr>
          <w:t xml:space="preserve"> studies</w:t>
        </w:r>
      </w:ins>
      <w:del w:id="231" w:author="Isabelle Cote" w:date="2023-04-24T13:58:00Z">
        <w:r w:rsidR="00BD3F95" w:rsidDel="00980ECC">
          <w:rPr>
            <w:rFonts w:ascii="Times New Roman" w:hAnsi="Times New Roman" w:cs="Times New Roman"/>
          </w:rPr>
          <w:delText xml:space="preserve"> reports</w:delText>
        </w:r>
      </w:del>
      <w:r w:rsidR="00BD3F95">
        <w:rPr>
          <w:rFonts w:ascii="Times New Roman" w:hAnsi="Times New Roman" w:cs="Times New Roman"/>
        </w:rPr>
        <w:t xml:space="preserve"> </w:t>
      </w:r>
      <w:del w:id="232" w:author="Isabelle Cote" w:date="2023-04-24T13:59:00Z">
        <w:r w:rsidR="00BD3F95" w:rsidDel="00980ECC">
          <w:rPr>
            <w:rFonts w:ascii="Times New Roman" w:hAnsi="Times New Roman" w:cs="Times New Roman"/>
          </w:rPr>
          <w:delText>were fairly well spread across</w:delText>
        </w:r>
      </w:del>
      <w:ins w:id="233" w:author="Isabelle Cote" w:date="2023-04-24T13:59:00Z">
        <w:r w:rsidR="00980ECC">
          <w:rPr>
            <w:rFonts w:ascii="Times New Roman" w:hAnsi="Times New Roman" w:cs="Times New Roman"/>
          </w:rPr>
          <w:t>spanned a wide range of</w:t>
        </w:r>
      </w:ins>
      <w:r w:rsidR="00BD3F95">
        <w:rPr>
          <w:rFonts w:ascii="Times New Roman" w:hAnsi="Times New Roman" w:cs="Times New Roman"/>
        </w:rPr>
        <w:t xml:space="preserve"> latitudes, but there was a bias towards studies conducted in North America (</w:t>
      </w:r>
      <w:r w:rsidR="00BD3F95" w:rsidRPr="00BD3F95">
        <w:rPr>
          <w:rFonts w:ascii="Times New Roman" w:hAnsi="Times New Roman" w:cs="Times New Roman"/>
          <w:highlight w:val="yellow"/>
        </w:rPr>
        <w:t>F</w:t>
      </w:r>
      <w:r w:rsidR="00D00FFC">
        <w:rPr>
          <w:rFonts w:ascii="Times New Roman" w:hAnsi="Times New Roman" w:cs="Times New Roman"/>
          <w:highlight w:val="yellow"/>
        </w:rPr>
        <w:t>ig</w:t>
      </w:r>
      <w:ins w:id="234" w:author="Isabelle Cote" w:date="2023-04-24T14:04:00Z">
        <w:r w:rsidR="00980ECC">
          <w:rPr>
            <w:rFonts w:ascii="Times New Roman" w:hAnsi="Times New Roman" w:cs="Times New Roman"/>
            <w:highlight w:val="yellow"/>
          </w:rPr>
          <w:t>.</w:t>
        </w:r>
      </w:ins>
      <w:r w:rsidR="00BD3F95" w:rsidRPr="00BD3F95">
        <w:rPr>
          <w:rFonts w:ascii="Times New Roman" w:hAnsi="Times New Roman" w:cs="Times New Roman"/>
          <w:highlight w:val="yellow"/>
        </w:rPr>
        <w:t xml:space="preserve"> </w:t>
      </w:r>
      <w:del w:id="235" w:author="Isabelle Cote" w:date="2023-04-24T14:06:00Z">
        <w:r w:rsidR="00BD3F95" w:rsidRPr="00BD3F95" w:rsidDel="00980ECC">
          <w:rPr>
            <w:rFonts w:ascii="Times New Roman" w:hAnsi="Times New Roman" w:cs="Times New Roman"/>
            <w:highlight w:val="yellow"/>
          </w:rPr>
          <w:delText>2</w:delText>
        </w:r>
        <w:r w:rsidR="00D00FFC" w:rsidDel="00980ECC">
          <w:rPr>
            <w:rFonts w:ascii="Times New Roman" w:hAnsi="Times New Roman" w:cs="Times New Roman"/>
            <w:highlight w:val="yellow"/>
          </w:rPr>
          <w:delText>A</w:delText>
        </w:r>
      </w:del>
      <w:ins w:id="236" w:author="Isabelle Cote" w:date="2023-04-24T14:06:00Z">
        <w:r w:rsidR="00980ECC">
          <w:rPr>
            <w:rFonts w:ascii="Times New Roman" w:hAnsi="Times New Roman" w:cs="Times New Roman"/>
            <w:highlight w:val="yellow"/>
          </w:rPr>
          <w:t>1A</w:t>
        </w:r>
      </w:ins>
      <w:r w:rsidR="00BD3F95">
        <w:rPr>
          <w:rFonts w:ascii="Times New Roman" w:hAnsi="Times New Roman" w:cs="Times New Roman"/>
        </w:rPr>
        <w:t xml:space="preserve">). The majority of </w:t>
      </w:r>
      <w:r w:rsidR="00D00FFC">
        <w:rPr>
          <w:rFonts w:ascii="Times New Roman" w:hAnsi="Times New Roman" w:cs="Times New Roman"/>
        </w:rPr>
        <w:t>effect sizes were drawn from</w:t>
      </w:r>
      <w:r w:rsidR="00BD3F95">
        <w:rPr>
          <w:rFonts w:ascii="Times New Roman" w:hAnsi="Times New Roman" w:cs="Times New Roman"/>
        </w:rPr>
        <w:t xml:space="preserve"> </w:t>
      </w:r>
      <w:r w:rsidR="001E1945">
        <w:rPr>
          <w:rFonts w:ascii="Times New Roman" w:hAnsi="Times New Roman" w:cs="Times New Roman"/>
        </w:rPr>
        <w:t>symbiotic cnidarians</w:t>
      </w:r>
      <w:r w:rsidR="00BD3F95">
        <w:rPr>
          <w:rFonts w:ascii="Times New Roman" w:hAnsi="Times New Roman" w:cs="Times New Roman"/>
        </w:rPr>
        <w:t xml:space="preserve"> as </w:t>
      </w:r>
      <w:r w:rsidR="00D00FFC">
        <w:rPr>
          <w:rFonts w:ascii="Times New Roman" w:hAnsi="Times New Roman" w:cs="Times New Roman"/>
        </w:rPr>
        <w:t>the</w:t>
      </w:r>
      <w:r w:rsidR="00BD3F95">
        <w:rPr>
          <w:rFonts w:ascii="Times New Roman" w:hAnsi="Times New Roman" w:cs="Times New Roman"/>
        </w:rPr>
        <w:t xml:space="preserve"> primary producer (</w:t>
      </w:r>
      <w:r w:rsidR="00D00FFC">
        <w:rPr>
          <w:rFonts w:ascii="Times New Roman" w:hAnsi="Times New Roman" w:cs="Times New Roman"/>
        </w:rPr>
        <w:t>n = 55</w:t>
      </w:r>
      <w:r w:rsidR="00BD3F95">
        <w:rPr>
          <w:rFonts w:ascii="Times New Roman" w:hAnsi="Times New Roman" w:cs="Times New Roman"/>
        </w:rPr>
        <w:t xml:space="preserve">), </w:t>
      </w:r>
      <w:r w:rsidR="002F6DFC">
        <w:rPr>
          <w:rFonts w:ascii="Times New Roman" w:hAnsi="Times New Roman" w:cs="Times New Roman"/>
        </w:rPr>
        <w:t>which represented corals, endosymbionts, and a single anemone. Phytoplankton (</w:t>
      </w:r>
      <w:r w:rsidR="00D00FFC">
        <w:rPr>
          <w:rFonts w:ascii="Times New Roman" w:hAnsi="Times New Roman" w:cs="Times New Roman"/>
        </w:rPr>
        <w:t>n = 53</w:t>
      </w:r>
      <w:r w:rsidR="002F6DFC">
        <w:rPr>
          <w:rFonts w:ascii="Times New Roman" w:hAnsi="Times New Roman" w:cs="Times New Roman"/>
        </w:rPr>
        <w:t xml:space="preserve">) </w:t>
      </w:r>
      <w:commentRangeStart w:id="237"/>
      <w:del w:id="238" w:author="Isabelle Cote" w:date="2023-04-24T13:59:00Z">
        <w:r w:rsidR="002F6DFC" w:rsidDel="00980ECC">
          <w:rPr>
            <w:rFonts w:ascii="Times New Roman" w:hAnsi="Times New Roman" w:cs="Times New Roman"/>
          </w:rPr>
          <w:delText>were comprised of</w:delText>
        </w:r>
      </w:del>
      <w:ins w:id="239" w:author="Isabelle Cote" w:date="2023-04-24T13:59:00Z">
        <w:r w:rsidR="00980ECC">
          <w:rPr>
            <w:rFonts w:ascii="Times New Roman" w:hAnsi="Times New Roman" w:cs="Times New Roman"/>
          </w:rPr>
          <w:t>included</w:t>
        </w:r>
        <w:commentRangeEnd w:id="237"/>
        <w:r w:rsidR="00980ECC">
          <w:rPr>
            <w:rStyle w:val="CommentReference"/>
          </w:rPr>
          <w:commentReference w:id="237"/>
        </w:r>
      </w:ins>
      <w:r w:rsidR="002F6DFC">
        <w:rPr>
          <w:rFonts w:ascii="Times New Roman" w:hAnsi="Times New Roman" w:cs="Times New Roman"/>
        </w:rPr>
        <w:t xml:space="preserve"> both diatoms and dinoflagellates, while vascular plants (</w:t>
      </w:r>
      <w:r w:rsidR="00D00FFC">
        <w:rPr>
          <w:rFonts w:ascii="Times New Roman" w:hAnsi="Times New Roman" w:cs="Times New Roman"/>
        </w:rPr>
        <w:t>n = 45</w:t>
      </w:r>
      <w:r w:rsidR="002F6DFC">
        <w:rPr>
          <w:rFonts w:ascii="Times New Roman" w:hAnsi="Times New Roman" w:cs="Times New Roman"/>
        </w:rPr>
        <w:t>) were primarily seagrasses</w:t>
      </w:r>
      <w:r w:rsidR="008A0FE8">
        <w:rPr>
          <w:rFonts w:ascii="Times New Roman" w:hAnsi="Times New Roman" w:cs="Times New Roman"/>
        </w:rPr>
        <w:t xml:space="preserve">, in addition to </w:t>
      </w:r>
      <w:del w:id="240" w:author="Isabelle Cote" w:date="2023-04-24T14:00:00Z">
        <w:r w:rsidR="008A0FE8" w:rsidDel="00980ECC">
          <w:rPr>
            <w:rFonts w:ascii="Times New Roman" w:hAnsi="Times New Roman" w:cs="Times New Roman"/>
          </w:rPr>
          <w:delText xml:space="preserve">a </w:delText>
        </w:r>
      </w:del>
      <w:ins w:id="241" w:author="Isabelle Cote" w:date="2023-04-24T14:00:00Z">
        <w:r w:rsidR="00980ECC">
          <w:rPr>
            <w:rFonts w:ascii="Times New Roman" w:hAnsi="Times New Roman" w:cs="Times New Roman"/>
          </w:rPr>
          <w:t xml:space="preserve">one </w:t>
        </w:r>
      </w:ins>
      <w:r w:rsidR="008A0FE8">
        <w:rPr>
          <w:rFonts w:ascii="Times New Roman" w:hAnsi="Times New Roman" w:cs="Times New Roman"/>
        </w:rPr>
        <w:t xml:space="preserve">cordgrass and </w:t>
      </w:r>
      <w:ins w:id="242" w:author="Isabelle Cote" w:date="2023-04-24T14:00:00Z">
        <w:r w:rsidR="00980ECC">
          <w:rPr>
            <w:rFonts w:ascii="Times New Roman" w:hAnsi="Times New Roman" w:cs="Times New Roman"/>
          </w:rPr>
          <w:t xml:space="preserve">one </w:t>
        </w:r>
      </w:ins>
      <w:r w:rsidR="008A0FE8">
        <w:rPr>
          <w:rFonts w:ascii="Times New Roman" w:hAnsi="Times New Roman" w:cs="Times New Roman"/>
        </w:rPr>
        <w:t>mangrove species. Algae (</w:t>
      </w:r>
      <w:r w:rsidR="00D00FFC">
        <w:rPr>
          <w:rFonts w:ascii="Times New Roman" w:hAnsi="Times New Roman" w:cs="Times New Roman"/>
        </w:rPr>
        <w:t>n = 27</w:t>
      </w:r>
      <w:r w:rsidR="008A0FE8">
        <w:rPr>
          <w:rFonts w:ascii="Times New Roman" w:hAnsi="Times New Roman" w:cs="Times New Roman"/>
        </w:rPr>
        <w:t xml:space="preserve">) </w:t>
      </w:r>
      <w:r w:rsidR="002F6DFC">
        <w:rPr>
          <w:rFonts w:ascii="Times New Roman" w:hAnsi="Times New Roman" w:cs="Times New Roman"/>
        </w:rPr>
        <w:t>were represented by green, red, and brown fleshy and turf algae, in addition to a community of calcified algae</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S3</w:t>
      </w:r>
      <w:r w:rsidR="00D02B16">
        <w:rPr>
          <w:rFonts w:ascii="Times New Roman" w:hAnsi="Times New Roman" w:cs="Times New Roman"/>
        </w:rPr>
        <w:t>)</w:t>
      </w:r>
      <w:r w:rsidR="002F6DFC">
        <w:rPr>
          <w:rFonts w:ascii="Times New Roman" w:hAnsi="Times New Roman" w:cs="Times New Roman"/>
        </w:rPr>
        <w:t>.</w:t>
      </w:r>
      <w:r w:rsidR="008A0FE8">
        <w:rPr>
          <w:rFonts w:ascii="Times New Roman" w:hAnsi="Times New Roman" w:cs="Times New Roman"/>
        </w:rPr>
        <w:t xml:space="preserve"> </w:t>
      </w:r>
      <w:r w:rsidR="004E5CEB">
        <w:rPr>
          <w:rFonts w:ascii="Times New Roman" w:hAnsi="Times New Roman" w:cs="Times New Roman"/>
        </w:rPr>
        <w:t>The</w:t>
      </w:r>
      <w:r w:rsidR="005151E5">
        <w:rPr>
          <w:rFonts w:ascii="Times New Roman" w:hAnsi="Times New Roman" w:cs="Times New Roman"/>
        </w:rPr>
        <w:t xml:space="preserve"> responses of</w:t>
      </w:r>
      <w:r w:rsidR="004E5CEB">
        <w:rPr>
          <w:rFonts w:ascii="Times New Roman" w:hAnsi="Times New Roman" w:cs="Times New Roman"/>
        </w:rPr>
        <w:t xml:space="preserve"> primary producers </w:t>
      </w:r>
      <w:r w:rsidR="005151E5">
        <w:rPr>
          <w:rFonts w:ascii="Times New Roman" w:hAnsi="Times New Roman" w:cs="Times New Roman"/>
        </w:rPr>
        <w:t xml:space="preserve">to provisioning </w:t>
      </w:r>
      <w:r w:rsidR="004E5CEB">
        <w:rPr>
          <w:rFonts w:ascii="Times New Roman" w:hAnsi="Times New Roman" w:cs="Times New Roman"/>
        </w:rPr>
        <w:t>were measured in a number of ways</w:t>
      </w:r>
      <w:ins w:id="243" w:author="Isabelle Cote" w:date="2023-04-24T14:04:00Z">
        <w:r w:rsidR="00980ECC">
          <w:rPr>
            <w:rFonts w:ascii="Times New Roman" w:hAnsi="Times New Roman" w:cs="Times New Roman"/>
          </w:rPr>
          <w:t>,</w:t>
        </w:r>
      </w:ins>
      <w:r w:rsidR="005B0F18">
        <w:rPr>
          <w:rFonts w:ascii="Times New Roman" w:hAnsi="Times New Roman" w:cs="Times New Roman"/>
        </w:rPr>
        <w:t xml:space="preserve"> including </w:t>
      </w:r>
      <w:r w:rsidR="001E1945">
        <w:rPr>
          <w:rFonts w:ascii="Times New Roman" w:hAnsi="Times New Roman" w:cs="Times New Roman"/>
        </w:rPr>
        <w:t xml:space="preserve">growth, </w:t>
      </w:r>
      <w:r w:rsidR="004E5CEB">
        <w:rPr>
          <w:rFonts w:ascii="Times New Roman" w:hAnsi="Times New Roman" w:cs="Times New Roman"/>
        </w:rPr>
        <w:t>density, percent cover, biomass, photosynthesis (</w:t>
      </w:r>
      <w:r w:rsidR="004E5CEB" w:rsidRPr="004E5CEB">
        <w:rPr>
          <w:rFonts w:ascii="Times New Roman" w:hAnsi="Times New Roman" w:cs="Times New Roman"/>
          <w:highlight w:val="yellow"/>
        </w:rPr>
        <w:t>Table S4</w:t>
      </w:r>
      <w:r w:rsidR="004E5CEB">
        <w:rPr>
          <w:rFonts w:ascii="Times New Roman" w:hAnsi="Times New Roman" w:cs="Times New Roman"/>
        </w:rPr>
        <w:t xml:space="preserve">). </w:t>
      </w:r>
      <w:r w:rsidR="00C249B5">
        <w:rPr>
          <w:rFonts w:ascii="Times New Roman" w:hAnsi="Times New Roman" w:cs="Times New Roman"/>
        </w:rPr>
        <w:t xml:space="preserve">Unstocked field experiments </w:t>
      </w:r>
      <w:r w:rsidR="00E00154">
        <w:rPr>
          <w:rFonts w:ascii="Times New Roman" w:hAnsi="Times New Roman" w:cs="Times New Roman"/>
        </w:rPr>
        <w:t>(</w:t>
      </w:r>
      <w:r w:rsidR="008B3552">
        <w:rPr>
          <w:rFonts w:ascii="Times New Roman" w:hAnsi="Times New Roman" w:cs="Times New Roman"/>
        </w:rPr>
        <w:t xml:space="preserve">i.e,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sidR="00D504C4">
        <w:rPr>
          <w:rFonts w:ascii="Times New Roman" w:hAnsi="Times New Roman" w:cs="Times New Roman"/>
        </w:rPr>
        <w:t xml:space="preserve"> (4</w:t>
      </w:r>
      <w:r w:rsidR="00A4411C">
        <w:rPr>
          <w:rFonts w:ascii="Times New Roman" w:hAnsi="Times New Roman" w:cs="Times New Roman"/>
        </w:rPr>
        <w:t>7</w:t>
      </w:r>
      <w:r w:rsidR="00D504C4">
        <w:rPr>
          <w:rFonts w:ascii="Times New Roman" w:hAnsi="Times New Roman" w:cs="Times New Roman"/>
        </w:rPr>
        <w:t>%</w:t>
      </w:r>
      <w:r w:rsidR="00D00FFC">
        <w:rPr>
          <w:rFonts w:ascii="Times New Roman" w:hAnsi="Times New Roman" w:cs="Times New Roman"/>
        </w:rPr>
        <w:t xml:space="preserve"> of effect sizes</w:t>
      </w:r>
      <w:r w:rsidR="00D504C4">
        <w:rPr>
          <w:rFonts w:ascii="Times New Roman" w:hAnsi="Times New Roman" w:cs="Times New Roman"/>
        </w:rPr>
        <w:t>)</w:t>
      </w:r>
      <w:r w:rsidR="00C249B5">
        <w:rPr>
          <w:rFonts w:ascii="Times New Roman" w:hAnsi="Times New Roman" w:cs="Times New Roman"/>
        </w:rPr>
        <w:t>, but all categories were well represented</w:t>
      </w:r>
      <w:del w:id="244" w:author="Isabelle Cote" w:date="2023-04-24T14:04:00Z">
        <w:r w:rsidR="00C249B5" w:rsidDel="00980ECC">
          <w:rPr>
            <w:rFonts w:ascii="Times New Roman" w:hAnsi="Times New Roman" w:cs="Times New Roman"/>
          </w:rPr>
          <w:delText xml:space="preserve"> </w:delText>
        </w:r>
        <w:r w:rsidR="00D504C4" w:rsidDel="00980ECC">
          <w:rPr>
            <w:rFonts w:ascii="Times New Roman" w:hAnsi="Times New Roman" w:cs="Times New Roman"/>
          </w:rPr>
          <w:delText>(</w:delText>
        </w:r>
        <w:r w:rsidR="00A4411C" w:rsidDel="00980ECC">
          <w:rPr>
            <w:rFonts w:ascii="Times New Roman" w:hAnsi="Times New Roman" w:cs="Times New Roman"/>
          </w:rPr>
          <w:delText>7</w:delText>
        </w:r>
        <w:r w:rsidR="008A0FE8" w:rsidDel="00980ECC">
          <w:rPr>
            <w:rFonts w:ascii="Times New Roman" w:hAnsi="Times New Roman" w:cs="Times New Roman"/>
          </w:rPr>
          <w:delText xml:space="preserve"> </w:delText>
        </w:r>
        <w:r w:rsidR="00D504C4" w:rsidDel="00980ECC">
          <w:rPr>
            <w:rFonts w:ascii="Times New Roman" w:hAnsi="Times New Roman" w:cs="Times New Roman"/>
          </w:rPr>
          <w:delText>-</w:delText>
        </w:r>
        <w:r w:rsidR="008A0FE8" w:rsidDel="00980ECC">
          <w:rPr>
            <w:rFonts w:ascii="Times New Roman" w:hAnsi="Times New Roman" w:cs="Times New Roman"/>
          </w:rPr>
          <w:delText xml:space="preserve"> </w:delText>
        </w:r>
        <w:r w:rsidR="00D504C4" w:rsidDel="00980ECC">
          <w:rPr>
            <w:rFonts w:ascii="Times New Roman" w:hAnsi="Times New Roman" w:cs="Times New Roman"/>
          </w:rPr>
          <w:delText>4</w:delText>
        </w:r>
        <w:r w:rsidR="00A4411C" w:rsidDel="00980ECC">
          <w:rPr>
            <w:rFonts w:ascii="Times New Roman" w:hAnsi="Times New Roman" w:cs="Times New Roman"/>
          </w:rPr>
          <w:delText>7</w:delText>
        </w:r>
        <w:r w:rsidR="00D504C4" w:rsidDel="00980ECC">
          <w:rPr>
            <w:rFonts w:ascii="Times New Roman" w:hAnsi="Times New Roman" w:cs="Times New Roman"/>
          </w:rPr>
          <w:delText>%</w:delText>
        </w:r>
        <w:r w:rsidR="008B3552" w:rsidDel="00980ECC">
          <w:rPr>
            <w:rFonts w:ascii="Times New Roman" w:hAnsi="Times New Roman" w:cs="Times New Roman"/>
          </w:rPr>
          <w:delText xml:space="preserve"> of the total sample</w:delText>
        </w:r>
        <w:r w:rsidR="00D504C4" w:rsidDel="00980ECC">
          <w:rPr>
            <w:rFonts w:ascii="Times New Roman" w:hAnsi="Times New Roman" w:cs="Times New Roman"/>
          </w:rPr>
          <w:delText>)</w:delText>
        </w:r>
        <w:r w:rsidR="00C249B5" w:rsidDel="00980ECC">
          <w:rPr>
            <w:rFonts w:ascii="Times New Roman" w:hAnsi="Times New Roman" w:cs="Times New Roman"/>
          </w:rPr>
          <w:delText>,</w:delText>
        </w:r>
      </w:del>
      <w:r w:rsidR="00C249B5">
        <w:rPr>
          <w:rFonts w:ascii="Times New Roman" w:hAnsi="Times New Roman" w:cs="Times New Roman"/>
        </w:rPr>
        <w:t xml:space="preserve"> with the exception of field experiments</w:t>
      </w:r>
      <w:r w:rsidR="00D504C4">
        <w:rPr>
          <w:rFonts w:ascii="Times New Roman" w:hAnsi="Times New Roman" w:cs="Times New Roman"/>
        </w:rPr>
        <w:t xml:space="preserve"> where </w:t>
      </w:r>
      <w:r w:rsidR="00D504C4">
        <w:rPr>
          <w:rFonts w:ascii="Times New Roman" w:hAnsi="Times New Roman" w:cs="Times New Roman"/>
        </w:rPr>
        <w:lastRenderedPageBreak/>
        <w:t>both the consumer and producer were sto</w:t>
      </w:r>
      <w:ins w:id="245" w:author="Isabelle Cote" w:date="2023-04-24T14:05:00Z">
        <w:r w:rsidR="00980ECC">
          <w:rPr>
            <w:rFonts w:ascii="Times New Roman" w:hAnsi="Times New Roman" w:cs="Times New Roman"/>
          </w:rPr>
          <w:t>c</w:t>
        </w:r>
      </w:ins>
      <w:r w:rsidR="00D504C4">
        <w:rPr>
          <w:rFonts w:ascii="Times New Roman" w:hAnsi="Times New Roman" w:cs="Times New Roman"/>
        </w:rPr>
        <w:t>ked (5%)</w:t>
      </w:r>
      <w:r w:rsidR="00C249B5">
        <w:rPr>
          <w:rFonts w:ascii="Times New Roman" w:hAnsi="Times New Roman" w:cs="Times New Roman"/>
        </w:rPr>
        <w:t>.</w:t>
      </w:r>
      <w:r w:rsidR="008A0FE8">
        <w:rPr>
          <w:rFonts w:ascii="Times New Roman" w:hAnsi="Times New Roman" w:cs="Times New Roman"/>
        </w:rPr>
        <w:t xml:space="preserve"> </w:t>
      </w:r>
      <w:r w:rsidR="00927A1D">
        <w:rPr>
          <w:rFonts w:ascii="Times New Roman" w:hAnsi="Times New Roman" w:cs="Times New Roman"/>
        </w:rPr>
        <w:t>Animals</w:t>
      </w:r>
      <w:r w:rsidR="008A0FE8">
        <w:rPr>
          <w:rFonts w:ascii="Times New Roman" w:hAnsi="Times New Roman" w:cs="Times New Roman"/>
        </w:rPr>
        <w:t xml:space="preserve"> </w:t>
      </w:r>
      <w:r w:rsidR="00D81550">
        <w:rPr>
          <w:rFonts w:ascii="Times New Roman" w:hAnsi="Times New Roman" w:cs="Times New Roman"/>
        </w:rPr>
        <w:t>used in provisioning experiments were primarily sessile invertebrates (</w:t>
      </w:r>
      <w:r w:rsidR="00D00FFC">
        <w:rPr>
          <w:rFonts w:ascii="Times New Roman" w:hAnsi="Times New Roman" w:cs="Times New Roman"/>
        </w:rPr>
        <w:t>n = 109</w:t>
      </w:r>
      <w:r w:rsidR="00D81550">
        <w:rPr>
          <w:rFonts w:ascii="Times New Roman" w:hAnsi="Times New Roman" w:cs="Times New Roman"/>
        </w:rPr>
        <w:t>) compris</w:t>
      </w:r>
      <w:del w:id="246" w:author="Isabelle Cote" w:date="2023-04-24T14:05:00Z">
        <w:r w:rsidR="00D81550" w:rsidDel="00980ECC">
          <w:rPr>
            <w:rFonts w:ascii="Times New Roman" w:hAnsi="Times New Roman" w:cs="Times New Roman"/>
          </w:rPr>
          <w:delText>ed of</w:delText>
        </w:r>
      </w:del>
      <w:ins w:id="247" w:author="Isabelle Cote" w:date="2023-04-24T14:05:00Z">
        <w:r w:rsidR="00980ECC">
          <w:rPr>
            <w:rFonts w:ascii="Times New Roman" w:hAnsi="Times New Roman" w:cs="Times New Roman"/>
          </w:rPr>
          <w:t>ing</w:t>
        </w:r>
      </w:ins>
      <w:r w:rsidR="00D81550">
        <w:rPr>
          <w:rFonts w:ascii="Times New Roman" w:hAnsi="Times New Roman" w:cs="Times New Roman"/>
        </w:rPr>
        <w:t xml:space="preserve"> bivalves, sponges, and a single hydroid species. Vertebrates (</w:t>
      </w:r>
      <w:r w:rsidR="00D00FFC">
        <w:rPr>
          <w:rFonts w:ascii="Times New Roman" w:hAnsi="Times New Roman" w:cs="Times New Roman"/>
        </w:rPr>
        <w:t>n = 55</w:t>
      </w:r>
      <w:r w:rsidR="00D81550">
        <w:rPr>
          <w:rFonts w:ascii="Times New Roman" w:hAnsi="Times New Roman" w:cs="Times New Roman"/>
        </w:rPr>
        <w:t>) were represented by fishes and communities of birds, while mobile invertebrates (</w:t>
      </w:r>
      <w:r w:rsidR="00D00FFC">
        <w:rPr>
          <w:rFonts w:ascii="Times New Roman" w:hAnsi="Times New Roman" w:cs="Times New Roman"/>
        </w:rPr>
        <w:t>n = 19</w:t>
      </w:r>
      <w:r w:rsidR="00D81550">
        <w:rPr>
          <w:rFonts w:ascii="Times New Roman" w:hAnsi="Times New Roman" w:cs="Times New Roman"/>
        </w:rPr>
        <w:t>), which were primarily sea cucumbers, also included jellies and a limpet</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w:t>
      </w:r>
      <w:r w:rsidR="004E5CEB">
        <w:rPr>
          <w:rFonts w:ascii="Times New Roman" w:hAnsi="Times New Roman" w:cs="Times New Roman"/>
          <w:highlight w:val="yellow"/>
        </w:rPr>
        <w:t>5</w:t>
      </w:r>
      <w:r w:rsidR="00D02B16">
        <w:rPr>
          <w:rFonts w:ascii="Times New Roman" w:hAnsi="Times New Roman" w:cs="Times New Roman"/>
        </w:rPr>
        <w:t>)</w:t>
      </w:r>
      <w:r w:rsidR="00D81550">
        <w:rPr>
          <w:rFonts w:ascii="Times New Roman" w:hAnsi="Times New Roman" w:cs="Times New Roman"/>
        </w:rPr>
        <w:t>.</w:t>
      </w:r>
      <w:r w:rsidR="00D02B16">
        <w:rPr>
          <w:rFonts w:ascii="Times New Roman" w:hAnsi="Times New Roman" w:cs="Times New Roman"/>
        </w:rPr>
        <w:t xml:space="preserve"> </w:t>
      </w:r>
      <w:r w:rsidR="00D00FFC">
        <w:rPr>
          <w:rFonts w:ascii="Times New Roman" w:hAnsi="Times New Roman" w:cs="Times New Roman"/>
        </w:rPr>
        <w:t>Seagrass</w:t>
      </w:r>
      <w:r w:rsidR="001E1945">
        <w:rPr>
          <w:rFonts w:ascii="Times New Roman" w:hAnsi="Times New Roman" w:cs="Times New Roman"/>
        </w:rPr>
        <w:t xml:space="preserve"> provisioned by</w:t>
      </w:r>
      <w:r w:rsidR="00874808">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(18% of effect sizes)</w:t>
      </w:r>
      <w:r w:rsidR="001E1945">
        <w:rPr>
          <w:rFonts w:ascii="Times New Roman" w:hAnsi="Times New Roman" w:cs="Times New Roman"/>
        </w:rPr>
        <w:t>,</w:t>
      </w:r>
      <w:r w:rsidR="00D00FFC">
        <w:rPr>
          <w:rFonts w:ascii="Times New Roman" w:hAnsi="Times New Roman" w:cs="Times New Roman"/>
        </w:rPr>
        <w:t xml:space="preserve"> followed by phytoplankton </w:t>
      </w:r>
      <w:r w:rsidR="001E1945">
        <w:rPr>
          <w:rFonts w:ascii="Times New Roman" w:hAnsi="Times New Roman" w:cs="Times New Roman"/>
        </w:rPr>
        <w:t>provisioned by</w:t>
      </w:r>
      <w:r w:rsidR="00D00FFC">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(16%) and coral</w:t>
      </w:r>
      <w:ins w:id="248" w:author="Isabelle Cote" w:date="2023-04-24T14:05:00Z">
        <w:r w:rsidR="00980ECC">
          <w:rPr>
            <w:rFonts w:ascii="Times New Roman" w:hAnsi="Times New Roman" w:cs="Times New Roman"/>
          </w:rPr>
          <w:t>s</w:t>
        </w:r>
      </w:ins>
      <w:r w:rsidR="00D00FFC">
        <w:rPr>
          <w:rFonts w:ascii="Times New Roman" w:hAnsi="Times New Roman" w:cs="Times New Roman"/>
        </w:rPr>
        <w:t xml:space="preserve"> </w:t>
      </w:r>
      <w:r w:rsidR="001E1945">
        <w:rPr>
          <w:rFonts w:ascii="Times New Roman" w:hAnsi="Times New Roman" w:cs="Times New Roman"/>
        </w:rPr>
        <w:t>provisioned by</w:t>
      </w:r>
      <w:r w:rsidR="00D00FFC">
        <w:rPr>
          <w:rFonts w:ascii="Times New Roman" w:hAnsi="Times New Roman" w:cs="Times New Roman"/>
        </w:rPr>
        <w:t xml:space="preserve"> fishes (16%)</w:t>
      </w:r>
      <w:ins w:id="249" w:author="Isabelle Cote" w:date="2023-04-24T14:05:00Z">
        <w:r w:rsidR="00980ECC">
          <w:rPr>
            <w:rFonts w:ascii="Times New Roman" w:hAnsi="Times New Roman" w:cs="Times New Roman"/>
          </w:rPr>
          <w:t>,</w:t>
        </w:r>
      </w:ins>
      <w:r w:rsidR="00874808">
        <w:rPr>
          <w:rFonts w:ascii="Times New Roman" w:hAnsi="Times New Roman" w:cs="Times New Roman"/>
        </w:rPr>
        <w:t xml:space="preserve"> were the most common combination</w:t>
      </w:r>
      <w:r w:rsidR="00D00FFC">
        <w:rPr>
          <w:rFonts w:ascii="Times New Roman" w:hAnsi="Times New Roman" w:cs="Times New Roman"/>
        </w:rPr>
        <w:t>s</w:t>
      </w:r>
      <w:r w:rsidR="00874808">
        <w:rPr>
          <w:rFonts w:ascii="Times New Roman" w:hAnsi="Times New Roman" w:cs="Times New Roman"/>
        </w:rPr>
        <w:t xml:space="preserve"> </w:t>
      </w:r>
      <w:r w:rsidR="00D00FFC">
        <w:rPr>
          <w:rFonts w:ascii="Times New Roman" w:hAnsi="Times New Roman" w:cs="Times New Roman"/>
        </w:rPr>
        <w:t>of primary producer</w:t>
      </w:r>
      <w:r w:rsidR="001E1945">
        <w:rPr>
          <w:rFonts w:ascii="Times New Roman" w:hAnsi="Times New Roman" w:cs="Times New Roman"/>
        </w:rPr>
        <w:t>s</w:t>
      </w:r>
      <w:r w:rsidR="00D00FFC">
        <w:rPr>
          <w:rFonts w:ascii="Times New Roman" w:hAnsi="Times New Roman" w:cs="Times New Roman"/>
        </w:rPr>
        <w:t xml:space="preserve"> and consumer</w:t>
      </w:r>
      <w:r w:rsidR="001E1945">
        <w:rPr>
          <w:rFonts w:ascii="Times New Roman" w:hAnsi="Times New Roman" w:cs="Times New Roman"/>
        </w:rPr>
        <w:t>s</w:t>
      </w:r>
      <w:r w:rsidR="00D00FFC">
        <w:rPr>
          <w:rFonts w:ascii="Times New Roman" w:hAnsi="Times New Roman" w:cs="Times New Roman"/>
        </w:rPr>
        <w:t xml:space="preserve"> (</w:t>
      </w:r>
      <w:r w:rsidR="00D00FFC" w:rsidRPr="00D00FFC">
        <w:rPr>
          <w:rFonts w:ascii="Times New Roman" w:hAnsi="Times New Roman" w:cs="Times New Roman"/>
          <w:highlight w:val="yellow"/>
        </w:rPr>
        <w:t xml:space="preserve">Fig. </w:t>
      </w:r>
      <w:del w:id="250" w:author="Isabelle Cote" w:date="2023-04-24T14:06:00Z">
        <w:r w:rsidR="00D00FFC" w:rsidRPr="00D00FFC" w:rsidDel="00980ECC">
          <w:rPr>
            <w:rFonts w:ascii="Times New Roman" w:hAnsi="Times New Roman" w:cs="Times New Roman"/>
            <w:highlight w:val="yellow"/>
          </w:rPr>
          <w:delText>2B</w:delText>
        </w:r>
      </w:del>
      <w:ins w:id="251" w:author="Isabelle Cote" w:date="2023-04-24T14:06:00Z">
        <w:r w:rsidR="00980ECC">
          <w:rPr>
            <w:rFonts w:ascii="Times New Roman" w:hAnsi="Times New Roman" w:cs="Times New Roman"/>
            <w:highlight w:val="yellow"/>
          </w:rPr>
          <w:t>1</w:t>
        </w:r>
        <w:r w:rsidR="00980ECC" w:rsidRPr="00D00FFC">
          <w:rPr>
            <w:rFonts w:ascii="Times New Roman" w:hAnsi="Times New Roman" w:cs="Times New Roman"/>
            <w:highlight w:val="yellow"/>
          </w:rPr>
          <w:t>B</w:t>
        </w:r>
      </w:ins>
      <w:r w:rsidR="00D00FFC">
        <w:rPr>
          <w:rFonts w:ascii="Times New Roman" w:hAnsi="Times New Roman" w:cs="Times New Roman"/>
        </w:rPr>
        <w:t>)</w:t>
      </w:r>
      <w:r w:rsidR="001E1945">
        <w:rPr>
          <w:rFonts w:ascii="Times New Roman" w:hAnsi="Times New Roman" w:cs="Times New Roman"/>
          <w:noProof/>
        </w:rPr>
        <w:t>.</w:t>
      </w:r>
      <w:r w:rsidR="00750A08">
        <w:rPr>
          <w:rFonts w:ascii="Times New Roman" w:hAnsi="Times New Roman" w:cs="Times New Roman"/>
          <w:noProof/>
        </w:rPr>
        <w:drawing>
          <wp:inline distT="0" distB="0" distL="0" distR="0" wp14:anchorId="13717FAE" wp14:editId="043BF7ED">
            <wp:extent cx="5943600" cy="4199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MA_2020_flow_diagram_new_SRs_v2.pdf"/>
                    <pic:cNvPicPr/>
                  </pic:nvPicPr>
                  <pic:blipFill>
                    <a:blip r:embed="rId13">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508EDAEC" w14:textId="2512AA3C" w:rsidR="00750A08" w:rsidRDefault="00750A08" w:rsidP="00750A08">
      <w:pPr>
        <w:spacing w:line="360" w:lineRule="auto"/>
        <w:rPr>
          <w:rFonts w:ascii="Times New Roman" w:hAnsi="Times New Roman" w:cs="Times New Roman"/>
        </w:rPr>
      </w:pPr>
      <w:r>
        <w:rPr>
          <w:rFonts w:ascii="Times New Roman" w:hAnsi="Times New Roman" w:cs="Times New Roman"/>
        </w:rPr>
        <w:t xml:space="preserve">Figure </w:t>
      </w:r>
      <w:del w:id="252" w:author="Isabelle Cote" w:date="2023-04-24T14:04:00Z">
        <w:r w:rsidDel="00980ECC">
          <w:rPr>
            <w:rFonts w:ascii="Times New Roman" w:hAnsi="Times New Roman" w:cs="Times New Roman"/>
          </w:rPr>
          <w:delText>S2</w:delText>
        </w:r>
      </w:del>
      <w:ins w:id="253" w:author="Isabelle Cote" w:date="2023-04-24T14:04:00Z">
        <w:r w:rsidR="00980ECC">
          <w:rPr>
            <w:rFonts w:ascii="Times New Roman" w:hAnsi="Times New Roman" w:cs="Times New Roman"/>
          </w:rPr>
          <w:t>S1</w:t>
        </w:r>
      </w:ins>
      <w:r>
        <w:rPr>
          <w:rFonts w:ascii="Times New Roman" w:hAnsi="Times New Roman" w:cs="Times New Roman"/>
        </w:rPr>
        <w:t>: PRISMA diagram</w:t>
      </w:r>
    </w:p>
    <w:p w14:paraId="0682EE0C" w14:textId="2BB765C8" w:rsidR="00D504C4" w:rsidRDefault="00D504C4" w:rsidP="00457F19">
      <w:pPr>
        <w:spacing w:line="360" w:lineRule="auto"/>
        <w:rPr>
          <w:ins w:id="254" w:author="Em Lim" w:date="2023-03-23T11:02:00Z"/>
          <w:rFonts w:ascii="Times New Roman" w:hAnsi="Times New Roman" w:cs="Times New Roman"/>
        </w:rPr>
      </w:pPr>
    </w:p>
    <w:p w14:paraId="43CBF8EA" w14:textId="10588038" w:rsidR="00D00FFC" w:rsidRDefault="00AF7CC4" w:rsidP="00D00F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3B9187" wp14:editId="39FCE23B">
            <wp:extent cx="6633882" cy="76537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df"/>
                    <pic:cNvPicPr/>
                  </pic:nvPicPr>
                  <pic:blipFill>
                    <a:blip r:embed="rId14">
                      <a:extLst>
                        <a:ext uri="{28A0092B-C50C-407E-A947-70E740481C1C}">
                          <a14:useLocalDpi xmlns:a14="http://schemas.microsoft.com/office/drawing/2010/main" val="0"/>
                        </a:ext>
                      </a:extLst>
                    </a:blip>
                    <a:stretch>
                      <a:fillRect/>
                    </a:stretch>
                  </pic:blipFill>
                  <pic:spPr>
                    <a:xfrm>
                      <a:off x="0" y="0"/>
                      <a:ext cx="6635941" cy="7656146"/>
                    </a:xfrm>
                    <a:prstGeom prst="rect">
                      <a:avLst/>
                    </a:prstGeom>
                  </pic:spPr>
                </pic:pic>
              </a:graphicData>
            </a:graphic>
          </wp:inline>
        </w:drawing>
      </w:r>
    </w:p>
    <w:p w14:paraId="0318FEA8" w14:textId="34B0FE70" w:rsidR="00D00FFC" w:rsidRDefault="00D00FFC" w:rsidP="00D00FFC">
      <w:pPr>
        <w:spacing w:line="360" w:lineRule="auto"/>
        <w:rPr>
          <w:rFonts w:ascii="Times New Roman" w:hAnsi="Times New Roman" w:cs="Times New Roman"/>
        </w:rPr>
      </w:pPr>
      <w:r>
        <w:rPr>
          <w:rFonts w:ascii="Times New Roman" w:hAnsi="Times New Roman" w:cs="Times New Roman"/>
        </w:rPr>
        <w:t xml:space="preserve">Figure </w:t>
      </w:r>
      <w:del w:id="255" w:author="Isabelle Cote" w:date="2023-04-24T14:07:00Z">
        <w:r w:rsidDel="00980ECC">
          <w:rPr>
            <w:rFonts w:ascii="Times New Roman" w:hAnsi="Times New Roman" w:cs="Times New Roman"/>
          </w:rPr>
          <w:delText>2</w:delText>
        </w:r>
      </w:del>
      <w:ins w:id="256" w:author="Isabelle Cote" w:date="2023-04-24T14:07:00Z">
        <w:r w:rsidR="00980ECC">
          <w:rPr>
            <w:rFonts w:ascii="Times New Roman" w:hAnsi="Times New Roman" w:cs="Times New Roman"/>
          </w:rPr>
          <w:t>1</w:t>
        </w:r>
      </w:ins>
      <w:r>
        <w:rPr>
          <w:rFonts w:ascii="Times New Roman" w:hAnsi="Times New Roman" w:cs="Times New Roman"/>
        </w:rPr>
        <w:t xml:space="preserve">. </w:t>
      </w:r>
      <w:ins w:id="257" w:author="Isabelle Cote" w:date="2023-04-24T14:08:00Z">
        <w:r w:rsidR="005C0A3B">
          <w:rPr>
            <w:rFonts w:ascii="Times New Roman" w:hAnsi="Times New Roman" w:cs="Times New Roman"/>
          </w:rPr>
          <w:t xml:space="preserve">Description of studies </w:t>
        </w:r>
      </w:ins>
      <w:ins w:id="258" w:author="Isabelle Cote" w:date="2023-04-24T14:09:00Z">
        <w:r w:rsidR="005C0A3B">
          <w:rPr>
            <w:rFonts w:ascii="Times New Roman" w:hAnsi="Times New Roman" w:cs="Times New Roman"/>
          </w:rPr>
          <w:t>included in the meta-analysis of effects of c</w:t>
        </w:r>
        <w:r w:rsidR="005C0A3B" w:rsidRPr="00980ECC">
          <w:rPr>
            <w:rFonts w:ascii="Times New Roman" w:hAnsi="Times New Roman" w:cs="Times New Roman"/>
          </w:rPr>
          <w:t>onsumer-mediated nutrient cycling</w:t>
        </w:r>
        <w:r w:rsidR="005C0A3B">
          <w:rPr>
            <w:rFonts w:ascii="Times New Roman" w:hAnsi="Times New Roman" w:cs="Times New Roman"/>
          </w:rPr>
          <w:t xml:space="preserve"> on marine primary producers. </w:t>
        </w:r>
      </w:ins>
      <w:r w:rsidR="00AF7CC4">
        <w:rPr>
          <w:rFonts w:ascii="Times New Roman" w:hAnsi="Times New Roman" w:cs="Times New Roman"/>
        </w:rPr>
        <w:t xml:space="preserve">A) Geographical </w:t>
      </w:r>
      <w:del w:id="259" w:author="Isabelle Cote" w:date="2023-04-24T14:07:00Z">
        <w:r w:rsidR="00AF7CC4" w:rsidDel="00980ECC">
          <w:rPr>
            <w:rFonts w:ascii="Times New Roman" w:hAnsi="Times New Roman" w:cs="Times New Roman"/>
          </w:rPr>
          <w:delText xml:space="preserve">range </w:delText>
        </w:r>
      </w:del>
      <w:ins w:id="260" w:author="Isabelle Cote" w:date="2023-04-24T14:07:00Z">
        <w:r w:rsidR="00980ECC">
          <w:rPr>
            <w:rFonts w:ascii="Times New Roman" w:hAnsi="Times New Roman" w:cs="Times New Roman"/>
          </w:rPr>
          <w:t xml:space="preserve">locations </w:t>
        </w:r>
      </w:ins>
      <w:r w:rsidR="00AF7CC4">
        <w:rPr>
          <w:rFonts w:ascii="Times New Roman" w:hAnsi="Times New Roman" w:cs="Times New Roman"/>
        </w:rPr>
        <w:t xml:space="preserve">of </w:t>
      </w:r>
      <w:commentRangeStart w:id="261"/>
      <w:del w:id="262" w:author="Isabelle Cote" w:date="2023-04-24T14:07:00Z">
        <w:r w:rsidR="00AF7CC4" w:rsidDel="00980ECC">
          <w:rPr>
            <w:rFonts w:ascii="Times New Roman" w:hAnsi="Times New Roman" w:cs="Times New Roman"/>
          </w:rPr>
          <w:delText xml:space="preserve">included </w:delText>
        </w:r>
      </w:del>
      <w:r w:rsidR="00AF7CC4">
        <w:rPr>
          <w:rFonts w:ascii="Times New Roman" w:hAnsi="Times New Roman" w:cs="Times New Roman"/>
        </w:rPr>
        <w:t>studies</w:t>
      </w:r>
      <w:commentRangeEnd w:id="261"/>
      <w:r w:rsidR="00033DDE">
        <w:rPr>
          <w:rStyle w:val="CommentReference"/>
        </w:rPr>
        <w:commentReference w:id="261"/>
      </w:r>
      <w:ins w:id="263" w:author="Isabelle Cote" w:date="2023-04-24T14:08:00Z">
        <w:r w:rsidR="005C0A3B">
          <w:rPr>
            <w:rFonts w:ascii="Times New Roman" w:hAnsi="Times New Roman" w:cs="Times New Roman"/>
          </w:rPr>
          <w:t>;</w:t>
        </w:r>
      </w:ins>
      <w:del w:id="264" w:author="Isabelle Cote" w:date="2023-04-24T14:08:00Z">
        <w:r w:rsidR="00AF7CC4" w:rsidDel="005C0A3B">
          <w:rPr>
            <w:rFonts w:ascii="Times New Roman" w:hAnsi="Times New Roman" w:cs="Times New Roman"/>
          </w:rPr>
          <w:delText>,</w:delText>
        </w:r>
      </w:del>
      <w:r w:rsidR="00AF7CC4">
        <w:rPr>
          <w:rFonts w:ascii="Times New Roman" w:hAnsi="Times New Roman" w:cs="Times New Roman"/>
        </w:rPr>
        <w:t xml:space="preserve"> B) </w:t>
      </w:r>
      <w:del w:id="265" w:author="Isabelle Cote" w:date="2023-04-24T14:09:00Z">
        <w:r w:rsidDel="005C0A3B">
          <w:rPr>
            <w:rFonts w:ascii="Times New Roman" w:hAnsi="Times New Roman" w:cs="Times New Roman"/>
          </w:rPr>
          <w:lastRenderedPageBreak/>
          <w:delText xml:space="preserve">Primary </w:delText>
        </w:r>
      </w:del>
      <w:ins w:id="266" w:author="Isabelle Cote" w:date="2023-04-24T14:09:00Z">
        <w:r w:rsidR="005C0A3B">
          <w:rPr>
            <w:rFonts w:ascii="Times New Roman" w:hAnsi="Times New Roman" w:cs="Times New Roman"/>
          </w:rPr>
          <w:t xml:space="preserve">Combinations of primary </w:t>
        </w:r>
      </w:ins>
      <w:r>
        <w:rPr>
          <w:rFonts w:ascii="Times New Roman" w:hAnsi="Times New Roman" w:cs="Times New Roman"/>
        </w:rPr>
        <w:t>producer group</w:t>
      </w:r>
      <w:ins w:id="267" w:author="Isabelle Cote" w:date="2023-04-24T14:09:00Z">
        <w:r w:rsidR="005C0A3B">
          <w:rPr>
            <w:rFonts w:ascii="Times New Roman" w:hAnsi="Times New Roman" w:cs="Times New Roman"/>
          </w:rPr>
          <w:t>s</w:t>
        </w:r>
      </w:ins>
      <w:del w:id="268" w:author="Isabelle Cote" w:date="2023-04-24T14:09:00Z">
        <w:r w:rsidDel="005C0A3B">
          <w:rPr>
            <w:rFonts w:ascii="Times New Roman" w:hAnsi="Times New Roman" w:cs="Times New Roman"/>
          </w:rPr>
          <w:delText xml:space="preserve"> vs </w:delText>
        </w:r>
      </w:del>
      <w:ins w:id="269" w:author="Isabelle Cote" w:date="2023-04-24T14:09:00Z">
        <w:r w:rsidR="005C0A3B">
          <w:rPr>
            <w:rFonts w:ascii="Times New Roman" w:hAnsi="Times New Roman" w:cs="Times New Roman"/>
          </w:rPr>
          <w:t xml:space="preserve">, </w:t>
        </w:r>
      </w:ins>
      <w:r>
        <w:rPr>
          <w:rFonts w:ascii="Times New Roman" w:hAnsi="Times New Roman" w:cs="Times New Roman"/>
        </w:rPr>
        <w:t>consumer group</w:t>
      </w:r>
      <w:ins w:id="270" w:author="Isabelle Cote" w:date="2023-04-24T14:09:00Z">
        <w:r w:rsidR="005C0A3B">
          <w:rPr>
            <w:rFonts w:ascii="Times New Roman" w:hAnsi="Times New Roman" w:cs="Times New Roman"/>
          </w:rPr>
          <w:t>s</w:t>
        </w:r>
      </w:ins>
      <w:del w:id="271" w:author="Isabelle Cote" w:date="2023-04-24T14:09:00Z">
        <w:r w:rsidDel="005C0A3B">
          <w:rPr>
            <w:rFonts w:ascii="Times New Roman" w:hAnsi="Times New Roman" w:cs="Times New Roman"/>
          </w:rPr>
          <w:delText xml:space="preserve"> vs </w:delText>
        </w:r>
      </w:del>
      <w:ins w:id="272" w:author="Isabelle Cote" w:date="2023-04-24T14:09:00Z">
        <w:r w:rsidR="005C0A3B">
          <w:rPr>
            <w:rFonts w:ascii="Times New Roman" w:hAnsi="Times New Roman" w:cs="Times New Roman"/>
          </w:rPr>
          <w:t xml:space="preserve">, </w:t>
        </w:r>
      </w:ins>
      <w:r w:rsidR="00AF7CC4">
        <w:rPr>
          <w:rFonts w:ascii="Times New Roman" w:hAnsi="Times New Roman" w:cs="Times New Roman"/>
        </w:rPr>
        <w:t>climate region</w:t>
      </w:r>
      <w:ins w:id="273" w:author="Isabelle Cote" w:date="2023-04-24T14:09:00Z">
        <w:r w:rsidR="005C0A3B">
          <w:rPr>
            <w:rFonts w:ascii="Times New Roman" w:hAnsi="Times New Roman" w:cs="Times New Roman"/>
          </w:rPr>
          <w:t xml:space="preserve">s and </w:t>
        </w:r>
      </w:ins>
      <w:ins w:id="274" w:author="Isabelle Cote" w:date="2023-04-24T14:10:00Z">
        <w:r w:rsidR="005C0A3B">
          <w:rPr>
            <w:rFonts w:ascii="Times New Roman" w:hAnsi="Times New Roman" w:cs="Times New Roman"/>
          </w:rPr>
          <w:t xml:space="preserve">experimental </w:t>
        </w:r>
        <w:commentRangeStart w:id="275"/>
        <w:r w:rsidR="005C0A3B">
          <w:rPr>
            <w:rFonts w:ascii="Times New Roman" w:hAnsi="Times New Roman" w:cs="Times New Roman"/>
          </w:rPr>
          <w:t>types</w:t>
        </w:r>
      </w:ins>
      <w:commentRangeEnd w:id="275"/>
      <w:ins w:id="276" w:author="Isabelle Cote" w:date="2023-04-24T14:11:00Z">
        <w:r w:rsidR="005C0A3B">
          <w:rPr>
            <w:rStyle w:val="CommentReference"/>
          </w:rPr>
          <w:commentReference w:id="275"/>
        </w:r>
      </w:ins>
      <w:r w:rsidR="00AF7CC4">
        <w:rPr>
          <w:rFonts w:ascii="Times New Roman" w:hAnsi="Times New Roman" w:cs="Times New Roman"/>
        </w:rPr>
        <w:t>.</w:t>
      </w:r>
    </w:p>
    <w:p w14:paraId="18F3B1E1" w14:textId="57FBC699" w:rsidR="003F633B" w:rsidRDefault="003F633B" w:rsidP="00D00FFC">
      <w:pPr>
        <w:spacing w:line="360" w:lineRule="auto"/>
        <w:rPr>
          <w:rFonts w:ascii="Times New Roman" w:hAnsi="Times New Roman" w:cs="Times New Roman"/>
        </w:rPr>
      </w:pPr>
    </w:p>
    <w:p w14:paraId="7A513610" w14:textId="27668760"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3</w:t>
      </w:r>
      <w:ins w:id="277" w:author="Isabelle Cote" w:date="2023-04-24T14:12:00Z">
        <w:r w:rsidR="005C0A3B">
          <w:rPr>
            <w:rFonts w:ascii="Times New Roman" w:hAnsi="Times New Roman" w:cs="Times New Roman"/>
          </w:rPr>
          <w:t>.</w:t>
        </w:r>
      </w:ins>
      <w:del w:id="278" w:author="Isabelle Cote" w:date="2023-04-24T14:12:00Z">
        <w:r w:rsidDel="005C0A3B">
          <w:rPr>
            <w:rFonts w:ascii="Times New Roman" w:hAnsi="Times New Roman" w:cs="Times New Roman"/>
          </w:rPr>
          <w:delText>:</w:delText>
        </w:r>
      </w:del>
      <w:r>
        <w:rPr>
          <w:rFonts w:ascii="Times New Roman" w:hAnsi="Times New Roman" w:cs="Times New Roman"/>
        </w:rPr>
        <w:t xml:space="preserve"> Complete list of primary producers included in this meta-analysis. For rows with NA for family, genus and species</w:t>
      </w:r>
      <w:ins w:id="279" w:author="Isabelle Cote" w:date="2023-04-24T14:12:00Z">
        <w:r w:rsidR="005C0A3B">
          <w:rPr>
            <w:rFonts w:ascii="Times New Roman" w:hAnsi="Times New Roman" w:cs="Times New Roman"/>
          </w:rPr>
          <w:t>,</w:t>
        </w:r>
      </w:ins>
      <w:r>
        <w:rPr>
          <w:rFonts w:ascii="Times New Roman" w:hAnsi="Times New Roman" w:cs="Times New Roman"/>
        </w:rPr>
        <w:t xml:space="preserve"> the producer was considered at the community level and could not be captured by a single family or genus.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2101"/>
        <w:gridCol w:w="1615"/>
        <w:gridCol w:w="2028"/>
        <w:gridCol w:w="1300"/>
      </w:tblGrid>
      <w:tr w:rsidR="003F633B" w:rsidRPr="00B64B39" w14:paraId="6F9A7A78" w14:textId="77777777" w:rsidTr="005B0F18">
        <w:trPr>
          <w:trHeight w:val="320"/>
        </w:trPr>
        <w:tc>
          <w:tcPr>
            <w:tcW w:w="1564" w:type="dxa"/>
            <w:shd w:val="clear" w:color="auto" w:fill="auto"/>
            <w:noWrap/>
            <w:vAlign w:val="bottom"/>
            <w:hideMark/>
          </w:tcPr>
          <w:p w14:paraId="1893F3A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2073" w:type="dxa"/>
            <w:shd w:val="clear" w:color="auto" w:fill="auto"/>
            <w:noWrap/>
            <w:vAlign w:val="bottom"/>
            <w:hideMark/>
          </w:tcPr>
          <w:p w14:paraId="7EF83B64"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51" w:type="dxa"/>
            <w:shd w:val="clear" w:color="auto" w:fill="auto"/>
            <w:noWrap/>
            <w:vAlign w:val="bottom"/>
            <w:hideMark/>
          </w:tcPr>
          <w:p w14:paraId="140B5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2028" w:type="dxa"/>
            <w:shd w:val="clear" w:color="auto" w:fill="auto"/>
            <w:noWrap/>
            <w:vAlign w:val="bottom"/>
            <w:hideMark/>
          </w:tcPr>
          <w:p w14:paraId="12CA8D5E"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7F9E1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D40280D" w14:textId="77777777" w:rsidTr="005B0F18">
        <w:trPr>
          <w:trHeight w:val="320"/>
        </w:trPr>
        <w:tc>
          <w:tcPr>
            <w:tcW w:w="1564" w:type="dxa"/>
            <w:shd w:val="clear" w:color="auto" w:fill="auto"/>
            <w:noWrap/>
            <w:vAlign w:val="bottom"/>
            <w:hideMark/>
          </w:tcPr>
          <w:p w14:paraId="14594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1101C9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Anadyomenaceae</w:t>
            </w:r>
          </w:p>
        </w:tc>
        <w:tc>
          <w:tcPr>
            <w:tcW w:w="1551" w:type="dxa"/>
            <w:shd w:val="clear" w:color="auto" w:fill="auto"/>
            <w:noWrap/>
            <w:vAlign w:val="bottom"/>
            <w:hideMark/>
          </w:tcPr>
          <w:p w14:paraId="2225F1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Microdictyon</w:t>
            </w:r>
          </w:p>
        </w:tc>
        <w:tc>
          <w:tcPr>
            <w:tcW w:w="2028" w:type="dxa"/>
            <w:shd w:val="clear" w:color="auto" w:fill="auto"/>
            <w:noWrap/>
            <w:vAlign w:val="bottom"/>
            <w:hideMark/>
          </w:tcPr>
          <w:p w14:paraId="24B62A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marinum</w:t>
            </w:r>
          </w:p>
        </w:tc>
        <w:tc>
          <w:tcPr>
            <w:tcW w:w="1300" w:type="dxa"/>
            <w:shd w:val="clear" w:color="auto" w:fill="auto"/>
            <w:noWrap/>
            <w:vAlign w:val="bottom"/>
            <w:hideMark/>
          </w:tcPr>
          <w:p w14:paraId="7B97E52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5793463" w14:textId="77777777" w:rsidTr="005B0F18">
        <w:trPr>
          <w:trHeight w:val="320"/>
        </w:trPr>
        <w:tc>
          <w:tcPr>
            <w:tcW w:w="1564" w:type="dxa"/>
            <w:shd w:val="clear" w:color="auto" w:fill="auto"/>
            <w:noWrap/>
            <w:vAlign w:val="bottom"/>
            <w:hideMark/>
          </w:tcPr>
          <w:p w14:paraId="714D24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77C7D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Bangiaceae</w:t>
            </w:r>
          </w:p>
        </w:tc>
        <w:tc>
          <w:tcPr>
            <w:tcW w:w="1551" w:type="dxa"/>
            <w:shd w:val="clear" w:color="auto" w:fill="auto"/>
            <w:noWrap/>
            <w:vAlign w:val="bottom"/>
            <w:hideMark/>
          </w:tcPr>
          <w:p w14:paraId="3DD4B4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Porphyra</w:t>
            </w:r>
          </w:p>
        </w:tc>
        <w:tc>
          <w:tcPr>
            <w:tcW w:w="2028" w:type="dxa"/>
            <w:shd w:val="clear" w:color="auto" w:fill="auto"/>
            <w:noWrap/>
            <w:vAlign w:val="bottom"/>
            <w:hideMark/>
          </w:tcPr>
          <w:p w14:paraId="240F4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perforata</w:t>
            </w:r>
          </w:p>
        </w:tc>
        <w:tc>
          <w:tcPr>
            <w:tcW w:w="1300" w:type="dxa"/>
            <w:shd w:val="clear" w:color="auto" w:fill="auto"/>
            <w:noWrap/>
            <w:vAlign w:val="bottom"/>
            <w:hideMark/>
          </w:tcPr>
          <w:p w14:paraId="78202D5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101F4E7B" w14:textId="77777777" w:rsidTr="005B0F18">
        <w:trPr>
          <w:trHeight w:val="320"/>
        </w:trPr>
        <w:tc>
          <w:tcPr>
            <w:tcW w:w="1564" w:type="dxa"/>
            <w:shd w:val="clear" w:color="auto" w:fill="auto"/>
            <w:noWrap/>
            <w:vAlign w:val="bottom"/>
            <w:hideMark/>
          </w:tcPr>
          <w:p w14:paraId="15DB67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D10E4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Dictyotaceae</w:t>
            </w:r>
          </w:p>
        </w:tc>
        <w:tc>
          <w:tcPr>
            <w:tcW w:w="1551" w:type="dxa"/>
            <w:shd w:val="clear" w:color="auto" w:fill="auto"/>
            <w:noWrap/>
            <w:vAlign w:val="bottom"/>
            <w:hideMark/>
          </w:tcPr>
          <w:p w14:paraId="2C1E28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Dictyota</w:t>
            </w:r>
          </w:p>
        </w:tc>
        <w:tc>
          <w:tcPr>
            <w:tcW w:w="2028" w:type="dxa"/>
            <w:shd w:val="clear" w:color="auto" w:fill="auto"/>
            <w:noWrap/>
            <w:vAlign w:val="bottom"/>
            <w:hideMark/>
          </w:tcPr>
          <w:p w14:paraId="1C0F55C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135A73F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0584908" w14:textId="77777777" w:rsidTr="005B0F18">
        <w:trPr>
          <w:trHeight w:val="320"/>
        </w:trPr>
        <w:tc>
          <w:tcPr>
            <w:tcW w:w="1564" w:type="dxa"/>
            <w:shd w:val="clear" w:color="auto" w:fill="auto"/>
            <w:noWrap/>
            <w:vAlign w:val="bottom"/>
            <w:hideMark/>
          </w:tcPr>
          <w:p w14:paraId="1C127B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0C1149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Ectocarpaceae</w:t>
            </w:r>
          </w:p>
        </w:tc>
        <w:tc>
          <w:tcPr>
            <w:tcW w:w="1551" w:type="dxa"/>
            <w:shd w:val="clear" w:color="auto" w:fill="auto"/>
            <w:noWrap/>
            <w:vAlign w:val="bottom"/>
            <w:hideMark/>
          </w:tcPr>
          <w:p w14:paraId="0E2F89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Ectocarpus</w:t>
            </w:r>
          </w:p>
        </w:tc>
        <w:tc>
          <w:tcPr>
            <w:tcW w:w="2028" w:type="dxa"/>
            <w:shd w:val="clear" w:color="auto" w:fill="auto"/>
            <w:noWrap/>
            <w:vAlign w:val="bottom"/>
            <w:hideMark/>
          </w:tcPr>
          <w:p w14:paraId="50B9C4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siliculosus</w:t>
            </w:r>
          </w:p>
        </w:tc>
        <w:tc>
          <w:tcPr>
            <w:tcW w:w="1300" w:type="dxa"/>
            <w:shd w:val="clear" w:color="auto" w:fill="auto"/>
            <w:noWrap/>
            <w:vAlign w:val="bottom"/>
            <w:hideMark/>
          </w:tcPr>
          <w:p w14:paraId="01C43CAC"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r>
      <w:tr w:rsidR="003F633B" w:rsidRPr="00B64B39" w14:paraId="574FA9C1" w14:textId="77777777" w:rsidTr="005B0F18">
        <w:trPr>
          <w:trHeight w:val="320"/>
        </w:trPr>
        <w:tc>
          <w:tcPr>
            <w:tcW w:w="1564" w:type="dxa"/>
            <w:shd w:val="clear" w:color="auto" w:fill="auto"/>
            <w:noWrap/>
            <w:vAlign w:val="bottom"/>
            <w:hideMark/>
          </w:tcPr>
          <w:p w14:paraId="35F69AB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509B258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Endocladiaceae</w:t>
            </w:r>
          </w:p>
        </w:tc>
        <w:tc>
          <w:tcPr>
            <w:tcW w:w="1551" w:type="dxa"/>
            <w:shd w:val="clear" w:color="auto" w:fill="auto"/>
            <w:noWrap/>
            <w:vAlign w:val="bottom"/>
            <w:hideMark/>
          </w:tcPr>
          <w:p w14:paraId="6AFC1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Endocladia</w:t>
            </w:r>
          </w:p>
        </w:tc>
        <w:tc>
          <w:tcPr>
            <w:tcW w:w="2028" w:type="dxa"/>
            <w:shd w:val="clear" w:color="auto" w:fill="auto"/>
            <w:noWrap/>
            <w:vAlign w:val="bottom"/>
            <w:hideMark/>
          </w:tcPr>
          <w:p w14:paraId="647EE11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muricata</w:t>
            </w:r>
          </w:p>
        </w:tc>
        <w:tc>
          <w:tcPr>
            <w:tcW w:w="1300" w:type="dxa"/>
            <w:shd w:val="clear" w:color="auto" w:fill="auto"/>
            <w:noWrap/>
            <w:vAlign w:val="bottom"/>
            <w:hideMark/>
          </w:tcPr>
          <w:p w14:paraId="728E473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6ED2EA7" w14:textId="77777777" w:rsidTr="005B0F18">
        <w:trPr>
          <w:trHeight w:val="320"/>
        </w:trPr>
        <w:tc>
          <w:tcPr>
            <w:tcW w:w="1564" w:type="dxa"/>
            <w:shd w:val="clear" w:color="auto" w:fill="auto"/>
            <w:noWrap/>
            <w:vAlign w:val="bottom"/>
            <w:hideMark/>
          </w:tcPr>
          <w:p w14:paraId="26302C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2131A13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Fucaceae</w:t>
            </w:r>
          </w:p>
        </w:tc>
        <w:tc>
          <w:tcPr>
            <w:tcW w:w="1551" w:type="dxa"/>
            <w:shd w:val="clear" w:color="auto" w:fill="auto"/>
            <w:noWrap/>
            <w:vAlign w:val="bottom"/>
            <w:hideMark/>
          </w:tcPr>
          <w:p w14:paraId="080257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Pelvetiopsis</w:t>
            </w:r>
          </w:p>
        </w:tc>
        <w:tc>
          <w:tcPr>
            <w:tcW w:w="2028" w:type="dxa"/>
            <w:shd w:val="clear" w:color="auto" w:fill="auto"/>
            <w:noWrap/>
            <w:vAlign w:val="bottom"/>
            <w:hideMark/>
          </w:tcPr>
          <w:p w14:paraId="5CF037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limitata</w:t>
            </w:r>
          </w:p>
        </w:tc>
        <w:tc>
          <w:tcPr>
            <w:tcW w:w="1300" w:type="dxa"/>
            <w:shd w:val="clear" w:color="auto" w:fill="auto"/>
            <w:noWrap/>
            <w:vAlign w:val="bottom"/>
            <w:hideMark/>
          </w:tcPr>
          <w:p w14:paraId="0683BCC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DA5EE1F" w14:textId="77777777" w:rsidTr="005B0F18">
        <w:trPr>
          <w:trHeight w:val="320"/>
        </w:trPr>
        <w:tc>
          <w:tcPr>
            <w:tcW w:w="1564" w:type="dxa"/>
            <w:shd w:val="clear" w:color="auto" w:fill="auto"/>
            <w:noWrap/>
            <w:vAlign w:val="bottom"/>
            <w:hideMark/>
          </w:tcPr>
          <w:p w14:paraId="54237D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09D35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Halymeniaceae</w:t>
            </w:r>
          </w:p>
        </w:tc>
        <w:tc>
          <w:tcPr>
            <w:tcW w:w="1551" w:type="dxa"/>
            <w:shd w:val="clear" w:color="auto" w:fill="auto"/>
            <w:noWrap/>
            <w:vAlign w:val="bottom"/>
            <w:hideMark/>
          </w:tcPr>
          <w:p w14:paraId="5A1D33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Prionitis</w:t>
            </w:r>
          </w:p>
        </w:tc>
        <w:tc>
          <w:tcPr>
            <w:tcW w:w="2028" w:type="dxa"/>
            <w:shd w:val="clear" w:color="auto" w:fill="auto"/>
            <w:noWrap/>
            <w:vAlign w:val="bottom"/>
            <w:hideMark/>
          </w:tcPr>
          <w:p w14:paraId="2D3B59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lanceolata</w:t>
            </w:r>
          </w:p>
        </w:tc>
        <w:tc>
          <w:tcPr>
            <w:tcW w:w="1300" w:type="dxa"/>
            <w:shd w:val="clear" w:color="auto" w:fill="auto"/>
            <w:noWrap/>
            <w:vAlign w:val="bottom"/>
            <w:hideMark/>
          </w:tcPr>
          <w:p w14:paraId="58DDBCE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BD2FD84" w14:textId="77777777" w:rsidTr="005B0F18">
        <w:trPr>
          <w:trHeight w:val="320"/>
        </w:trPr>
        <w:tc>
          <w:tcPr>
            <w:tcW w:w="1564" w:type="dxa"/>
            <w:shd w:val="clear" w:color="auto" w:fill="auto"/>
            <w:noWrap/>
            <w:vAlign w:val="bottom"/>
            <w:hideMark/>
          </w:tcPr>
          <w:p w14:paraId="71ACF8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3B99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Laminariaceae</w:t>
            </w:r>
          </w:p>
        </w:tc>
        <w:tc>
          <w:tcPr>
            <w:tcW w:w="1551" w:type="dxa"/>
            <w:shd w:val="clear" w:color="auto" w:fill="auto"/>
            <w:noWrap/>
            <w:vAlign w:val="bottom"/>
            <w:hideMark/>
          </w:tcPr>
          <w:p w14:paraId="514225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Macrocystis</w:t>
            </w:r>
          </w:p>
        </w:tc>
        <w:tc>
          <w:tcPr>
            <w:tcW w:w="2028" w:type="dxa"/>
            <w:shd w:val="clear" w:color="auto" w:fill="auto"/>
            <w:noWrap/>
            <w:vAlign w:val="bottom"/>
            <w:hideMark/>
          </w:tcPr>
          <w:p w14:paraId="71B40D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pyrifera</w:t>
            </w:r>
          </w:p>
        </w:tc>
        <w:tc>
          <w:tcPr>
            <w:tcW w:w="1300" w:type="dxa"/>
            <w:shd w:val="clear" w:color="auto" w:fill="auto"/>
            <w:noWrap/>
            <w:vAlign w:val="bottom"/>
            <w:hideMark/>
          </w:tcPr>
          <w:p w14:paraId="236EC6F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7673488" w14:textId="77777777" w:rsidTr="005B0F18">
        <w:trPr>
          <w:trHeight w:val="320"/>
        </w:trPr>
        <w:tc>
          <w:tcPr>
            <w:tcW w:w="1564" w:type="dxa"/>
            <w:shd w:val="clear" w:color="auto" w:fill="auto"/>
            <w:noWrap/>
            <w:vAlign w:val="bottom"/>
            <w:hideMark/>
          </w:tcPr>
          <w:p w14:paraId="185495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FF2AD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Phyllophoraceae</w:t>
            </w:r>
          </w:p>
        </w:tc>
        <w:tc>
          <w:tcPr>
            <w:tcW w:w="1551" w:type="dxa"/>
            <w:shd w:val="clear" w:color="auto" w:fill="auto"/>
            <w:noWrap/>
            <w:vAlign w:val="bottom"/>
            <w:hideMark/>
          </w:tcPr>
          <w:p w14:paraId="1BEAB7D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Mastocarpus</w:t>
            </w:r>
          </w:p>
        </w:tc>
        <w:tc>
          <w:tcPr>
            <w:tcW w:w="2028" w:type="dxa"/>
            <w:shd w:val="clear" w:color="auto" w:fill="auto"/>
            <w:noWrap/>
            <w:vAlign w:val="bottom"/>
            <w:hideMark/>
          </w:tcPr>
          <w:p w14:paraId="169BB6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papillatus</w:t>
            </w:r>
          </w:p>
        </w:tc>
        <w:tc>
          <w:tcPr>
            <w:tcW w:w="1300" w:type="dxa"/>
            <w:shd w:val="clear" w:color="auto" w:fill="auto"/>
            <w:noWrap/>
            <w:vAlign w:val="bottom"/>
            <w:hideMark/>
          </w:tcPr>
          <w:p w14:paraId="6EADAA3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3A25BEE" w14:textId="77777777" w:rsidTr="005B0F18">
        <w:trPr>
          <w:trHeight w:val="320"/>
        </w:trPr>
        <w:tc>
          <w:tcPr>
            <w:tcW w:w="1564" w:type="dxa"/>
            <w:shd w:val="clear" w:color="auto" w:fill="auto"/>
            <w:noWrap/>
            <w:vAlign w:val="bottom"/>
            <w:hideMark/>
          </w:tcPr>
          <w:p w14:paraId="6D56F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D1B01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Rhodomelaceae</w:t>
            </w:r>
          </w:p>
        </w:tc>
        <w:tc>
          <w:tcPr>
            <w:tcW w:w="1551" w:type="dxa"/>
            <w:shd w:val="clear" w:color="auto" w:fill="auto"/>
            <w:noWrap/>
            <w:vAlign w:val="bottom"/>
            <w:hideMark/>
          </w:tcPr>
          <w:p w14:paraId="5021D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Odonthalia</w:t>
            </w:r>
          </w:p>
        </w:tc>
        <w:tc>
          <w:tcPr>
            <w:tcW w:w="2028" w:type="dxa"/>
            <w:shd w:val="clear" w:color="auto" w:fill="auto"/>
            <w:noWrap/>
            <w:vAlign w:val="bottom"/>
            <w:hideMark/>
          </w:tcPr>
          <w:p w14:paraId="3D4D115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floccosa</w:t>
            </w:r>
          </w:p>
        </w:tc>
        <w:tc>
          <w:tcPr>
            <w:tcW w:w="1300" w:type="dxa"/>
            <w:shd w:val="clear" w:color="auto" w:fill="auto"/>
            <w:noWrap/>
            <w:vAlign w:val="bottom"/>
            <w:hideMark/>
          </w:tcPr>
          <w:p w14:paraId="509F202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AEB8E9D" w14:textId="77777777" w:rsidTr="005B0F18">
        <w:trPr>
          <w:trHeight w:val="320"/>
        </w:trPr>
        <w:tc>
          <w:tcPr>
            <w:tcW w:w="1564" w:type="dxa"/>
            <w:shd w:val="clear" w:color="auto" w:fill="auto"/>
            <w:noWrap/>
            <w:vAlign w:val="bottom"/>
            <w:hideMark/>
          </w:tcPr>
          <w:p w14:paraId="06AD7D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8B1686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58FF4542"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410C8E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2F7E3D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9</w:t>
            </w:r>
          </w:p>
        </w:tc>
      </w:tr>
      <w:tr w:rsidR="003F633B" w:rsidRPr="00B64B39" w14:paraId="2C1B43D7" w14:textId="77777777" w:rsidTr="005B0F18">
        <w:trPr>
          <w:trHeight w:val="320"/>
        </w:trPr>
        <w:tc>
          <w:tcPr>
            <w:tcW w:w="1564" w:type="dxa"/>
            <w:shd w:val="clear" w:color="auto" w:fill="auto"/>
            <w:noWrap/>
            <w:vAlign w:val="bottom"/>
            <w:hideMark/>
          </w:tcPr>
          <w:p w14:paraId="59CACDA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440C8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544C42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0CAEBE7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cervicornis</w:t>
            </w:r>
          </w:p>
        </w:tc>
        <w:tc>
          <w:tcPr>
            <w:tcW w:w="1300" w:type="dxa"/>
            <w:shd w:val="clear" w:color="auto" w:fill="auto"/>
            <w:noWrap/>
            <w:vAlign w:val="bottom"/>
            <w:hideMark/>
          </w:tcPr>
          <w:p w14:paraId="26CD46A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E6EED3A" w14:textId="77777777" w:rsidTr="005B0F18">
        <w:trPr>
          <w:trHeight w:val="320"/>
        </w:trPr>
        <w:tc>
          <w:tcPr>
            <w:tcW w:w="1564" w:type="dxa"/>
            <w:shd w:val="clear" w:color="auto" w:fill="auto"/>
            <w:noWrap/>
            <w:vAlign w:val="bottom"/>
            <w:hideMark/>
          </w:tcPr>
          <w:p w14:paraId="2D064F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6180A1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347527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223492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formosa</w:t>
            </w:r>
          </w:p>
        </w:tc>
        <w:tc>
          <w:tcPr>
            <w:tcW w:w="1300" w:type="dxa"/>
            <w:shd w:val="clear" w:color="auto" w:fill="auto"/>
            <w:noWrap/>
            <w:vAlign w:val="bottom"/>
            <w:hideMark/>
          </w:tcPr>
          <w:p w14:paraId="55E7F3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F2B8F30" w14:textId="77777777" w:rsidTr="005B0F18">
        <w:trPr>
          <w:trHeight w:val="320"/>
        </w:trPr>
        <w:tc>
          <w:tcPr>
            <w:tcW w:w="1564" w:type="dxa"/>
            <w:shd w:val="clear" w:color="auto" w:fill="auto"/>
            <w:noWrap/>
            <w:vAlign w:val="bottom"/>
            <w:hideMark/>
          </w:tcPr>
          <w:p w14:paraId="408FB2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3C919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34EC2A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631A7F4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palmata</w:t>
            </w:r>
          </w:p>
        </w:tc>
        <w:tc>
          <w:tcPr>
            <w:tcW w:w="1300" w:type="dxa"/>
            <w:shd w:val="clear" w:color="auto" w:fill="auto"/>
            <w:noWrap/>
            <w:vAlign w:val="bottom"/>
            <w:hideMark/>
          </w:tcPr>
          <w:p w14:paraId="0A9271F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489A3D9" w14:textId="77777777" w:rsidTr="005B0F18">
        <w:trPr>
          <w:trHeight w:val="320"/>
        </w:trPr>
        <w:tc>
          <w:tcPr>
            <w:tcW w:w="1564" w:type="dxa"/>
            <w:shd w:val="clear" w:color="auto" w:fill="auto"/>
            <w:noWrap/>
            <w:vAlign w:val="bottom"/>
            <w:hideMark/>
          </w:tcPr>
          <w:p w14:paraId="3520F8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4CED454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Acroporidae</w:t>
            </w:r>
          </w:p>
        </w:tc>
        <w:tc>
          <w:tcPr>
            <w:tcW w:w="1551" w:type="dxa"/>
            <w:shd w:val="clear" w:color="auto" w:fill="auto"/>
            <w:noWrap/>
            <w:vAlign w:val="bottom"/>
            <w:hideMark/>
          </w:tcPr>
          <w:p w14:paraId="45882DE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1456DB9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332879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5D7043F" w14:textId="77777777" w:rsidTr="005B0F18">
        <w:trPr>
          <w:trHeight w:val="320"/>
        </w:trPr>
        <w:tc>
          <w:tcPr>
            <w:tcW w:w="1564" w:type="dxa"/>
            <w:shd w:val="clear" w:color="auto" w:fill="auto"/>
            <w:noWrap/>
            <w:vAlign w:val="bottom"/>
            <w:hideMark/>
          </w:tcPr>
          <w:p w14:paraId="4F5F817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F59C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Actiniidae</w:t>
            </w:r>
          </w:p>
        </w:tc>
        <w:tc>
          <w:tcPr>
            <w:tcW w:w="1551" w:type="dxa"/>
            <w:shd w:val="clear" w:color="auto" w:fill="auto"/>
            <w:noWrap/>
            <w:vAlign w:val="bottom"/>
            <w:hideMark/>
          </w:tcPr>
          <w:p w14:paraId="72715E7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Entacmaea</w:t>
            </w:r>
          </w:p>
        </w:tc>
        <w:tc>
          <w:tcPr>
            <w:tcW w:w="2028" w:type="dxa"/>
            <w:shd w:val="clear" w:color="auto" w:fill="auto"/>
            <w:noWrap/>
            <w:vAlign w:val="bottom"/>
            <w:hideMark/>
          </w:tcPr>
          <w:p w14:paraId="0240F1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quadricolor</w:t>
            </w:r>
          </w:p>
        </w:tc>
        <w:tc>
          <w:tcPr>
            <w:tcW w:w="1300" w:type="dxa"/>
            <w:shd w:val="clear" w:color="auto" w:fill="auto"/>
            <w:noWrap/>
            <w:vAlign w:val="bottom"/>
            <w:hideMark/>
          </w:tcPr>
          <w:p w14:paraId="10728EA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B08DB9E" w14:textId="77777777" w:rsidTr="005B0F18">
        <w:trPr>
          <w:trHeight w:val="320"/>
        </w:trPr>
        <w:tc>
          <w:tcPr>
            <w:tcW w:w="1564" w:type="dxa"/>
            <w:shd w:val="clear" w:color="auto" w:fill="auto"/>
            <w:noWrap/>
            <w:vAlign w:val="bottom"/>
            <w:hideMark/>
          </w:tcPr>
          <w:p w14:paraId="74CAA7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7A3F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75F553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5F8E753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damicornis</w:t>
            </w:r>
          </w:p>
        </w:tc>
        <w:tc>
          <w:tcPr>
            <w:tcW w:w="1300" w:type="dxa"/>
            <w:shd w:val="clear" w:color="auto" w:fill="auto"/>
            <w:noWrap/>
            <w:vAlign w:val="bottom"/>
            <w:hideMark/>
          </w:tcPr>
          <w:p w14:paraId="7734435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007E6F6F" w14:textId="77777777" w:rsidTr="005B0F18">
        <w:trPr>
          <w:trHeight w:val="320"/>
        </w:trPr>
        <w:tc>
          <w:tcPr>
            <w:tcW w:w="1564" w:type="dxa"/>
            <w:shd w:val="clear" w:color="auto" w:fill="auto"/>
            <w:noWrap/>
            <w:vAlign w:val="bottom"/>
            <w:hideMark/>
          </w:tcPr>
          <w:p w14:paraId="0DDE03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92814F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1B827C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00DA1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damicornus</w:t>
            </w:r>
          </w:p>
        </w:tc>
        <w:tc>
          <w:tcPr>
            <w:tcW w:w="1300" w:type="dxa"/>
            <w:shd w:val="clear" w:color="auto" w:fill="auto"/>
            <w:noWrap/>
            <w:vAlign w:val="bottom"/>
            <w:hideMark/>
          </w:tcPr>
          <w:p w14:paraId="4ADFA30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6</w:t>
            </w:r>
          </w:p>
        </w:tc>
      </w:tr>
      <w:tr w:rsidR="003F633B" w:rsidRPr="00B64B39" w14:paraId="49EC4ED0" w14:textId="77777777" w:rsidTr="005B0F18">
        <w:trPr>
          <w:trHeight w:val="320"/>
        </w:trPr>
        <w:tc>
          <w:tcPr>
            <w:tcW w:w="1564" w:type="dxa"/>
            <w:shd w:val="clear" w:color="auto" w:fill="auto"/>
            <w:noWrap/>
            <w:vAlign w:val="bottom"/>
            <w:hideMark/>
          </w:tcPr>
          <w:p w14:paraId="0D85A82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B8FB3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Pocilloporidae</w:t>
            </w:r>
          </w:p>
        </w:tc>
        <w:tc>
          <w:tcPr>
            <w:tcW w:w="1551" w:type="dxa"/>
            <w:shd w:val="clear" w:color="auto" w:fill="auto"/>
            <w:noWrap/>
            <w:vAlign w:val="bottom"/>
            <w:hideMark/>
          </w:tcPr>
          <w:p w14:paraId="32DEC1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Pocillopora</w:t>
            </w:r>
          </w:p>
        </w:tc>
        <w:tc>
          <w:tcPr>
            <w:tcW w:w="2028" w:type="dxa"/>
            <w:shd w:val="clear" w:color="auto" w:fill="auto"/>
            <w:noWrap/>
            <w:vAlign w:val="bottom"/>
            <w:hideMark/>
          </w:tcPr>
          <w:p w14:paraId="26AB19E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eydouxi</w:t>
            </w:r>
          </w:p>
        </w:tc>
        <w:tc>
          <w:tcPr>
            <w:tcW w:w="1300" w:type="dxa"/>
            <w:shd w:val="clear" w:color="auto" w:fill="auto"/>
            <w:noWrap/>
            <w:vAlign w:val="bottom"/>
            <w:hideMark/>
          </w:tcPr>
          <w:p w14:paraId="0D0D150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01A32C34" w14:textId="77777777" w:rsidTr="005B0F18">
        <w:trPr>
          <w:trHeight w:val="320"/>
        </w:trPr>
        <w:tc>
          <w:tcPr>
            <w:tcW w:w="1564" w:type="dxa"/>
            <w:shd w:val="clear" w:color="auto" w:fill="auto"/>
            <w:noWrap/>
            <w:vAlign w:val="bottom"/>
            <w:hideMark/>
          </w:tcPr>
          <w:p w14:paraId="09984D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32F1E7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0545E76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65CC18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furcata</w:t>
            </w:r>
          </w:p>
        </w:tc>
        <w:tc>
          <w:tcPr>
            <w:tcW w:w="1300" w:type="dxa"/>
            <w:shd w:val="clear" w:color="auto" w:fill="auto"/>
            <w:noWrap/>
            <w:vAlign w:val="bottom"/>
            <w:hideMark/>
          </w:tcPr>
          <w:p w14:paraId="61C5F05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34E505A" w14:textId="77777777" w:rsidTr="005B0F18">
        <w:trPr>
          <w:trHeight w:val="320"/>
        </w:trPr>
        <w:tc>
          <w:tcPr>
            <w:tcW w:w="1564" w:type="dxa"/>
            <w:shd w:val="clear" w:color="auto" w:fill="auto"/>
            <w:noWrap/>
            <w:vAlign w:val="bottom"/>
            <w:hideMark/>
          </w:tcPr>
          <w:p w14:paraId="6BE3898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31EDFB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Poritidae</w:t>
            </w:r>
          </w:p>
        </w:tc>
        <w:tc>
          <w:tcPr>
            <w:tcW w:w="1551" w:type="dxa"/>
            <w:shd w:val="clear" w:color="auto" w:fill="auto"/>
            <w:noWrap/>
            <w:vAlign w:val="bottom"/>
            <w:hideMark/>
          </w:tcPr>
          <w:p w14:paraId="2278A0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08A4047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1300" w:type="dxa"/>
            <w:shd w:val="clear" w:color="auto" w:fill="auto"/>
            <w:noWrap/>
            <w:vAlign w:val="bottom"/>
            <w:hideMark/>
          </w:tcPr>
          <w:p w14:paraId="174CAB2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AD51F9C" w14:textId="77777777" w:rsidTr="005B0F18">
        <w:trPr>
          <w:trHeight w:val="320"/>
        </w:trPr>
        <w:tc>
          <w:tcPr>
            <w:tcW w:w="1564" w:type="dxa"/>
            <w:shd w:val="clear" w:color="auto" w:fill="auto"/>
            <w:noWrap/>
            <w:vAlign w:val="bottom"/>
            <w:hideMark/>
          </w:tcPr>
          <w:p w14:paraId="1E6D89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B3EEB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Siderastreidae</w:t>
            </w:r>
          </w:p>
        </w:tc>
        <w:tc>
          <w:tcPr>
            <w:tcW w:w="1551" w:type="dxa"/>
            <w:shd w:val="clear" w:color="auto" w:fill="auto"/>
            <w:noWrap/>
            <w:vAlign w:val="bottom"/>
            <w:hideMark/>
          </w:tcPr>
          <w:p w14:paraId="67D3D4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Siderastrea</w:t>
            </w:r>
          </w:p>
        </w:tc>
        <w:tc>
          <w:tcPr>
            <w:tcW w:w="2028" w:type="dxa"/>
            <w:shd w:val="clear" w:color="auto" w:fill="auto"/>
            <w:noWrap/>
            <w:vAlign w:val="bottom"/>
            <w:hideMark/>
          </w:tcPr>
          <w:p w14:paraId="4486ACA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radians</w:t>
            </w:r>
          </w:p>
        </w:tc>
        <w:tc>
          <w:tcPr>
            <w:tcW w:w="1300" w:type="dxa"/>
            <w:shd w:val="clear" w:color="auto" w:fill="auto"/>
            <w:noWrap/>
            <w:vAlign w:val="bottom"/>
            <w:hideMark/>
          </w:tcPr>
          <w:p w14:paraId="7D9A7DB2"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8</w:t>
            </w:r>
          </w:p>
        </w:tc>
      </w:tr>
      <w:tr w:rsidR="003F633B" w:rsidRPr="00B64B39" w14:paraId="77F2CBCC" w14:textId="77777777" w:rsidTr="005B0F18">
        <w:trPr>
          <w:trHeight w:val="320"/>
        </w:trPr>
        <w:tc>
          <w:tcPr>
            <w:tcW w:w="1564" w:type="dxa"/>
            <w:shd w:val="clear" w:color="auto" w:fill="auto"/>
            <w:noWrap/>
            <w:vAlign w:val="bottom"/>
            <w:hideMark/>
          </w:tcPr>
          <w:p w14:paraId="4D2A66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EAE43D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Symbiodiniaceae</w:t>
            </w:r>
          </w:p>
        </w:tc>
        <w:tc>
          <w:tcPr>
            <w:tcW w:w="1551" w:type="dxa"/>
            <w:shd w:val="clear" w:color="auto" w:fill="auto"/>
            <w:noWrap/>
            <w:vAlign w:val="bottom"/>
            <w:hideMark/>
          </w:tcPr>
          <w:p w14:paraId="2E6D3D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Symbiodinium</w:t>
            </w:r>
          </w:p>
        </w:tc>
        <w:tc>
          <w:tcPr>
            <w:tcW w:w="2028" w:type="dxa"/>
            <w:shd w:val="clear" w:color="auto" w:fill="auto"/>
            <w:noWrap/>
            <w:vAlign w:val="bottom"/>
            <w:hideMark/>
          </w:tcPr>
          <w:p w14:paraId="2FD129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625EC9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34B592DF" w14:textId="77777777" w:rsidTr="005B0F18">
        <w:trPr>
          <w:trHeight w:val="320"/>
        </w:trPr>
        <w:tc>
          <w:tcPr>
            <w:tcW w:w="1564" w:type="dxa"/>
            <w:shd w:val="clear" w:color="auto" w:fill="auto"/>
            <w:noWrap/>
            <w:vAlign w:val="bottom"/>
            <w:hideMark/>
          </w:tcPr>
          <w:p w14:paraId="38815A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58C0B0D"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7890D09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669EBC51"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2AB67A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r>
              <w:rPr>
                <w:rFonts w:ascii="Lucida Grande" w:eastAsia="Times New Roman" w:hAnsi="Lucida Grande" w:cs="Lucida Grande"/>
                <w:sz w:val="22"/>
                <w:szCs w:val="22"/>
                <w:lang w:val="en-CA"/>
              </w:rPr>
              <w:t>7</w:t>
            </w:r>
          </w:p>
        </w:tc>
      </w:tr>
      <w:tr w:rsidR="003F633B" w:rsidRPr="00B64B39" w14:paraId="2E756AC4" w14:textId="77777777" w:rsidTr="005B0F18">
        <w:trPr>
          <w:trHeight w:val="320"/>
        </w:trPr>
        <w:tc>
          <w:tcPr>
            <w:tcW w:w="1564" w:type="dxa"/>
            <w:shd w:val="clear" w:color="auto" w:fill="auto"/>
            <w:noWrap/>
            <w:vAlign w:val="bottom"/>
            <w:hideMark/>
          </w:tcPr>
          <w:p w14:paraId="34D036E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2D5FC4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563B0B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3222D4F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acicularis</w:t>
            </w:r>
          </w:p>
        </w:tc>
        <w:tc>
          <w:tcPr>
            <w:tcW w:w="1300" w:type="dxa"/>
            <w:shd w:val="clear" w:color="auto" w:fill="auto"/>
            <w:noWrap/>
            <w:vAlign w:val="bottom"/>
            <w:hideMark/>
          </w:tcPr>
          <w:p w14:paraId="7D512E98"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C34110A" w14:textId="77777777" w:rsidTr="005B0F18">
        <w:trPr>
          <w:trHeight w:val="320"/>
        </w:trPr>
        <w:tc>
          <w:tcPr>
            <w:tcW w:w="1564" w:type="dxa"/>
            <w:shd w:val="clear" w:color="auto" w:fill="auto"/>
            <w:noWrap/>
            <w:vAlign w:val="bottom"/>
            <w:hideMark/>
          </w:tcPr>
          <w:p w14:paraId="698DAA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7AC983A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1FCBE00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6B5D4D7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closterium</w:t>
            </w:r>
          </w:p>
        </w:tc>
        <w:tc>
          <w:tcPr>
            <w:tcW w:w="1300" w:type="dxa"/>
            <w:shd w:val="clear" w:color="auto" w:fill="auto"/>
            <w:noWrap/>
            <w:vAlign w:val="bottom"/>
            <w:hideMark/>
          </w:tcPr>
          <w:p w14:paraId="7571DCE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8B1FE93" w14:textId="77777777" w:rsidTr="005B0F18">
        <w:trPr>
          <w:trHeight w:val="320"/>
        </w:trPr>
        <w:tc>
          <w:tcPr>
            <w:tcW w:w="1564" w:type="dxa"/>
            <w:shd w:val="clear" w:color="auto" w:fill="auto"/>
            <w:noWrap/>
            <w:vAlign w:val="bottom"/>
            <w:hideMark/>
          </w:tcPr>
          <w:p w14:paraId="647E69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0B552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Bacillariaceae</w:t>
            </w:r>
          </w:p>
        </w:tc>
        <w:tc>
          <w:tcPr>
            <w:tcW w:w="1551" w:type="dxa"/>
            <w:shd w:val="clear" w:color="auto" w:fill="auto"/>
            <w:noWrap/>
            <w:vAlign w:val="bottom"/>
            <w:hideMark/>
          </w:tcPr>
          <w:p w14:paraId="273548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Nitzschia</w:t>
            </w:r>
          </w:p>
        </w:tc>
        <w:tc>
          <w:tcPr>
            <w:tcW w:w="2028" w:type="dxa"/>
            <w:shd w:val="clear" w:color="auto" w:fill="auto"/>
            <w:noWrap/>
            <w:vAlign w:val="bottom"/>
            <w:hideMark/>
          </w:tcPr>
          <w:p w14:paraId="422856E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gandersheimiensis</w:t>
            </w:r>
          </w:p>
        </w:tc>
        <w:tc>
          <w:tcPr>
            <w:tcW w:w="1300" w:type="dxa"/>
            <w:shd w:val="clear" w:color="auto" w:fill="auto"/>
            <w:noWrap/>
            <w:vAlign w:val="bottom"/>
            <w:hideMark/>
          </w:tcPr>
          <w:p w14:paraId="209B164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536D0A5" w14:textId="77777777" w:rsidTr="005B0F18">
        <w:trPr>
          <w:trHeight w:val="320"/>
        </w:trPr>
        <w:tc>
          <w:tcPr>
            <w:tcW w:w="1564" w:type="dxa"/>
            <w:shd w:val="clear" w:color="auto" w:fill="auto"/>
            <w:noWrap/>
            <w:vAlign w:val="bottom"/>
            <w:hideMark/>
          </w:tcPr>
          <w:p w14:paraId="5F803F5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60BDDA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Brachidiniaceae</w:t>
            </w:r>
          </w:p>
        </w:tc>
        <w:tc>
          <w:tcPr>
            <w:tcW w:w="1551" w:type="dxa"/>
            <w:shd w:val="clear" w:color="auto" w:fill="auto"/>
            <w:noWrap/>
            <w:vAlign w:val="bottom"/>
            <w:hideMark/>
          </w:tcPr>
          <w:p w14:paraId="2042333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Karenia</w:t>
            </w:r>
          </w:p>
        </w:tc>
        <w:tc>
          <w:tcPr>
            <w:tcW w:w="2028" w:type="dxa"/>
            <w:shd w:val="clear" w:color="auto" w:fill="auto"/>
            <w:noWrap/>
            <w:vAlign w:val="bottom"/>
            <w:hideMark/>
          </w:tcPr>
          <w:p w14:paraId="26B3BA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mikimotoi</w:t>
            </w:r>
          </w:p>
        </w:tc>
        <w:tc>
          <w:tcPr>
            <w:tcW w:w="1300" w:type="dxa"/>
            <w:shd w:val="clear" w:color="auto" w:fill="auto"/>
            <w:noWrap/>
            <w:vAlign w:val="bottom"/>
            <w:hideMark/>
          </w:tcPr>
          <w:p w14:paraId="58197F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EE756E9" w14:textId="77777777" w:rsidTr="005B0F18">
        <w:trPr>
          <w:trHeight w:val="320"/>
        </w:trPr>
        <w:tc>
          <w:tcPr>
            <w:tcW w:w="1564" w:type="dxa"/>
            <w:shd w:val="clear" w:color="auto" w:fill="auto"/>
            <w:noWrap/>
            <w:vAlign w:val="bottom"/>
            <w:hideMark/>
          </w:tcPr>
          <w:p w14:paraId="02EF31F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5BC8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Catenulaceae</w:t>
            </w:r>
          </w:p>
        </w:tc>
        <w:tc>
          <w:tcPr>
            <w:tcW w:w="1551" w:type="dxa"/>
            <w:shd w:val="clear" w:color="auto" w:fill="auto"/>
            <w:noWrap/>
            <w:vAlign w:val="bottom"/>
            <w:hideMark/>
          </w:tcPr>
          <w:p w14:paraId="35367A3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Amphora</w:t>
            </w:r>
          </w:p>
        </w:tc>
        <w:tc>
          <w:tcPr>
            <w:tcW w:w="2028" w:type="dxa"/>
            <w:shd w:val="clear" w:color="auto" w:fill="auto"/>
            <w:noWrap/>
            <w:vAlign w:val="bottom"/>
            <w:hideMark/>
          </w:tcPr>
          <w:p w14:paraId="05FC7BD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227760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8230B87" w14:textId="77777777" w:rsidTr="005B0F18">
        <w:trPr>
          <w:trHeight w:val="320"/>
        </w:trPr>
        <w:tc>
          <w:tcPr>
            <w:tcW w:w="1564" w:type="dxa"/>
            <w:shd w:val="clear" w:color="auto" w:fill="auto"/>
            <w:noWrap/>
            <w:vAlign w:val="bottom"/>
            <w:hideMark/>
          </w:tcPr>
          <w:p w14:paraId="0BFE123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0DC5A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0463C9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03285C7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gracilis</w:t>
            </w:r>
          </w:p>
        </w:tc>
        <w:tc>
          <w:tcPr>
            <w:tcW w:w="1300" w:type="dxa"/>
            <w:shd w:val="clear" w:color="auto" w:fill="auto"/>
            <w:noWrap/>
            <w:vAlign w:val="bottom"/>
            <w:hideMark/>
          </w:tcPr>
          <w:p w14:paraId="3E7135A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F076D2E" w14:textId="77777777" w:rsidTr="005B0F18">
        <w:trPr>
          <w:trHeight w:val="320"/>
        </w:trPr>
        <w:tc>
          <w:tcPr>
            <w:tcW w:w="1564" w:type="dxa"/>
            <w:shd w:val="clear" w:color="auto" w:fill="auto"/>
            <w:noWrap/>
            <w:vAlign w:val="bottom"/>
            <w:hideMark/>
          </w:tcPr>
          <w:p w14:paraId="137E0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Phytoplankton</w:t>
            </w:r>
          </w:p>
        </w:tc>
        <w:tc>
          <w:tcPr>
            <w:tcW w:w="2073" w:type="dxa"/>
            <w:shd w:val="clear" w:color="auto" w:fill="auto"/>
            <w:noWrap/>
            <w:vAlign w:val="bottom"/>
            <w:hideMark/>
          </w:tcPr>
          <w:p w14:paraId="63EDB7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Chaetocerotaceae</w:t>
            </w:r>
          </w:p>
        </w:tc>
        <w:tc>
          <w:tcPr>
            <w:tcW w:w="1551" w:type="dxa"/>
            <w:shd w:val="clear" w:color="auto" w:fill="auto"/>
            <w:noWrap/>
            <w:vAlign w:val="bottom"/>
            <w:hideMark/>
          </w:tcPr>
          <w:p w14:paraId="31B41F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Chaetoceros</w:t>
            </w:r>
          </w:p>
        </w:tc>
        <w:tc>
          <w:tcPr>
            <w:tcW w:w="2028" w:type="dxa"/>
            <w:shd w:val="clear" w:color="auto" w:fill="auto"/>
            <w:noWrap/>
            <w:vAlign w:val="bottom"/>
            <w:hideMark/>
          </w:tcPr>
          <w:p w14:paraId="6621FB1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w:t>
            </w:r>
          </w:p>
        </w:tc>
        <w:tc>
          <w:tcPr>
            <w:tcW w:w="1300" w:type="dxa"/>
            <w:shd w:val="clear" w:color="auto" w:fill="auto"/>
            <w:noWrap/>
            <w:vAlign w:val="bottom"/>
            <w:hideMark/>
          </w:tcPr>
          <w:p w14:paraId="40AB19B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325BF08" w14:textId="77777777" w:rsidTr="005B0F18">
        <w:trPr>
          <w:trHeight w:val="320"/>
        </w:trPr>
        <w:tc>
          <w:tcPr>
            <w:tcW w:w="1564" w:type="dxa"/>
            <w:shd w:val="clear" w:color="auto" w:fill="auto"/>
            <w:noWrap/>
            <w:vAlign w:val="bottom"/>
            <w:hideMark/>
          </w:tcPr>
          <w:p w14:paraId="5AF47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BDA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Chattonellaceae</w:t>
            </w:r>
          </w:p>
        </w:tc>
        <w:tc>
          <w:tcPr>
            <w:tcW w:w="1551" w:type="dxa"/>
            <w:shd w:val="clear" w:color="auto" w:fill="auto"/>
            <w:noWrap/>
            <w:vAlign w:val="bottom"/>
            <w:hideMark/>
          </w:tcPr>
          <w:p w14:paraId="7BCB09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Heterosigma</w:t>
            </w:r>
          </w:p>
        </w:tc>
        <w:tc>
          <w:tcPr>
            <w:tcW w:w="2028" w:type="dxa"/>
            <w:shd w:val="clear" w:color="auto" w:fill="auto"/>
            <w:noWrap/>
            <w:vAlign w:val="bottom"/>
            <w:hideMark/>
          </w:tcPr>
          <w:p w14:paraId="372C2A3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akashiwo</w:t>
            </w:r>
          </w:p>
        </w:tc>
        <w:tc>
          <w:tcPr>
            <w:tcW w:w="1300" w:type="dxa"/>
            <w:shd w:val="clear" w:color="auto" w:fill="auto"/>
            <w:noWrap/>
            <w:vAlign w:val="bottom"/>
            <w:hideMark/>
          </w:tcPr>
          <w:p w14:paraId="345C473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79119471" w14:textId="77777777" w:rsidTr="005B0F18">
        <w:trPr>
          <w:trHeight w:val="320"/>
        </w:trPr>
        <w:tc>
          <w:tcPr>
            <w:tcW w:w="1564" w:type="dxa"/>
            <w:shd w:val="clear" w:color="auto" w:fill="auto"/>
            <w:noWrap/>
            <w:vAlign w:val="bottom"/>
            <w:hideMark/>
          </w:tcPr>
          <w:p w14:paraId="6A1E87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4F5A6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Chlorodendraceae</w:t>
            </w:r>
          </w:p>
        </w:tc>
        <w:tc>
          <w:tcPr>
            <w:tcW w:w="1551" w:type="dxa"/>
            <w:shd w:val="clear" w:color="auto" w:fill="auto"/>
            <w:noWrap/>
            <w:vAlign w:val="bottom"/>
            <w:hideMark/>
          </w:tcPr>
          <w:p w14:paraId="6F4C7DA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Tetraselmis</w:t>
            </w:r>
          </w:p>
        </w:tc>
        <w:tc>
          <w:tcPr>
            <w:tcW w:w="2028" w:type="dxa"/>
            <w:shd w:val="clear" w:color="auto" w:fill="auto"/>
            <w:noWrap/>
            <w:vAlign w:val="bottom"/>
            <w:hideMark/>
          </w:tcPr>
          <w:p w14:paraId="647C839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suecica</w:t>
            </w:r>
          </w:p>
        </w:tc>
        <w:tc>
          <w:tcPr>
            <w:tcW w:w="1300" w:type="dxa"/>
            <w:shd w:val="clear" w:color="auto" w:fill="auto"/>
            <w:noWrap/>
            <w:vAlign w:val="bottom"/>
            <w:hideMark/>
          </w:tcPr>
          <w:p w14:paraId="17D247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96F3054" w14:textId="77777777" w:rsidTr="005B0F18">
        <w:trPr>
          <w:trHeight w:val="320"/>
        </w:trPr>
        <w:tc>
          <w:tcPr>
            <w:tcW w:w="1564" w:type="dxa"/>
            <w:shd w:val="clear" w:color="auto" w:fill="auto"/>
            <w:noWrap/>
            <w:vAlign w:val="bottom"/>
            <w:hideMark/>
          </w:tcPr>
          <w:p w14:paraId="3278A76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9BB6AC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Entomoneidaceae</w:t>
            </w:r>
          </w:p>
        </w:tc>
        <w:tc>
          <w:tcPr>
            <w:tcW w:w="1551" w:type="dxa"/>
            <w:shd w:val="clear" w:color="auto" w:fill="auto"/>
            <w:noWrap/>
            <w:vAlign w:val="bottom"/>
            <w:hideMark/>
          </w:tcPr>
          <w:p w14:paraId="05FCCD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Entomoneis</w:t>
            </w:r>
          </w:p>
        </w:tc>
        <w:tc>
          <w:tcPr>
            <w:tcW w:w="2028" w:type="dxa"/>
            <w:shd w:val="clear" w:color="auto" w:fill="auto"/>
            <w:noWrap/>
            <w:vAlign w:val="bottom"/>
            <w:hideMark/>
          </w:tcPr>
          <w:p w14:paraId="4E536DB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alata</w:t>
            </w:r>
          </w:p>
        </w:tc>
        <w:tc>
          <w:tcPr>
            <w:tcW w:w="1300" w:type="dxa"/>
            <w:shd w:val="clear" w:color="auto" w:fill="auto"/>
            <w:noWrap/>
            <w:vAlign w:val="bottom"/>
            <w:hideMark/>
          </w:tcPr>
          <w:p w14:paraId="71A531A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B58D46B" w14:textId="77777777" w:rsidTr="005B0F18">
        <w:trPr>
          <w:trHeight w:val="320"/>
        </w:trPr>
        <w:tc>
          <w:tcPr>
            <w:tcW w:w="1564" w:type="dxa"/>
            <w:shd w:val="clear" w:color="auto" w:fill="auto"/>
            <w:noWrap/>
            <w:vAlign w:val="bottom"/>
            <w:hideMark/>
          </w:tcPr>
          <w:p w14:paraId="699E04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12D6E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Naviculaceae</w:t>
            </w:r>
          </w:p>
        </w:tc>
        <w:tc>
          <w:tcPr>
            <w:tcW w:w="1551" w:type="dxa"/>
            <w:shd w:val="clear" w:color="auto" w:fill="auto"/>
            <w:noWrap/>
            <w:vAlign w:val="bottom"/>
            <w:hideMark/>
          </w:tcPr>
          <w:p w14:paraId="63CB9B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Haslea</w:t>
            </w:r>
          </w:p>
        </w:tc>
        <w:tc>
          <w:tcPr>
            <w:tcW w:w="2028" w:type="dxa"/>
            <w:shd w:val="clear" w:color="auto" w:fill="auto"/>
            <w:noWrap/>
            <w:vAlign w:val="bottom"/>
            <w:hideMark/>
          </w:tcPr>
          <w:p w14:paraId="150876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ostrearia</w:t>
            </w:r>
          </w:p>
        </w:tc>
        <w:tc>
          <w:tcPr>
            <w:tcW w:w="1300" w:type="dxa"/>
            <w:shd w:val="clear" w:color="auto" w:fill="auto"/>
            <w:noWrap/>
            <w:vAlign w:val="bottom"/>
            <w:hideMark/>
          </w:tcPr>
          <w:p w14:paraId="00B2183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266446A" w14:textId="77777777" w:rsidTr="005B0F18">
        <w:trPr>
          <w:trHeight w:val="320"/>
        </w:trPr>
        <w:tc>
          <w:tcPr>
            <w:tcW w:w="1564" w:type="dxa"/>
            <w:shd w:val="clear" w:color="auto" w:fill="auto"/>
            <w:noWrap/>
            <w:vAlign w:val="bottom"/>
            <w:hideMark/>
          </w:tcPr>
          <w:p w14:paraId="29D9FB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A856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5BD7C8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0025BDC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catenella</w:t>
            </w:r>
          </w:p>
        </w:tc>
        <w:tc>
          <w:tcPr>
            <w:tcW w:w="1300" w:type="dxa"/>
            <w:shd w:val="clear" w:color="auto" w:fill="auto"/>
            <w:noWrap/>
            <w:vAlign w:val="bottom"/>
            <w:hideMark/>
          </w:tcPr>
          <w:p w14:paraId="42EE7E0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AE3A53F" w14:textId="77777777" w:rsidTr="005B0F18">
        <w:trPr>
          <w:trHeight w:val="320"/>
        </w:trPr>
        <w:tc>
          <w:tcPr>
            <w:tcW w:w="1564" w:type="dxa"/>
            <w:shd w:val="clear" w:color="auto" w:fill="auto"/>
            <w:noWrap/>
            <w:vAlign w:val="bottom"/>
            <w:hideMark/>
          </w:tcPr>
          <w:p w14:paraId="385B65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5486B2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Ostreopsidaceae</w:t>
            </w:r>
          </w:p>
        </w:tc>
        <w:tc>
          <w:tcPr>
            <w:tcW w:w="1551" w:type="dxa"/>
            <w:shd w:val="clear" w:color="auto" w:fill="auto"/>
            <w:noWrap/>
            <w:vAlign w:val="bottom"/>
            <w:hideMark/>
          </w:tcPr>
          <w:p w14:paraId="66433FE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Alexandrium</w:t>
            </w:r>
          </w:p>
        </w:tc>
        <w:tc>
          <w:tcPr>
            <w:tcW w:w="2028" w:type="dxa"/>
            <w:shd w:val="clear" w:color="auto" w:fill="auto"/>
            <w:noWrap/>
            <w:vAlign w:val="bottom"/>
            <w:hideMark/>
          </w:tcPr>
          <w:p w14:paraId="3CF897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minutum</w:t>
            </w:r>
          </w:p>
        </w:tc>
        <w:tc>
          <w:tcPr>
            <w:tcW w:w="1300" w:type="dxa"/>
            <w:shd w:val="clear" w:color="auto" w:fill="auto"/>
            <w:noWrap/>
            <w:vAlign w:val="bottom"/>
            <w:hideMark/>
          </w:tcPr>
          <w:p w14:paraId="27D253C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ACD1843" w14:textId="77777777" w:rsidTr="005B0F18">
        <w:trPr>
          <w:trHeight w:val="320"/>
        </w:trPr>
        <w:tc>
          <w:tcPr>
            <w:tcW w:w="1564" w:type="dxa"/>
            <w:shd w:val="clear" w:color="auto" w:fill="auto"/>
            <w:noWrap/>
            <w:vAlign w:val="bottom"/>
            <w:hideMark/>
          </w:tcPr>
          <w:p w14:paraId="1A473A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98BE3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Skeletonemataceae</w:t>
            </w:r>
          </w:p>
        </w:tc>
        <w:tc>
          <w:tcPr>
            <w:tcW w:w="1551" w:type="dxa"/>
            <w:shd w:val="clear" w:color="auto" w:fill="auto"/>
            <w:noWrap/>
            <w:vAlign w:val="bottom"/>
            <w:hideMark/>
          </w:tcPr>
          <w:p w14:paraId="4693AA5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Skeletonema</w:t>
            </w:r>
          </w:p>
        </w:tc>
        <w:tc>
          <w:tcPr>
            <w:tcW w:w="2028" w:type="dxa"/>
            <w:shd w:val="clear" w:color="auto" w:fill="auto"/>
            <w:noWrap/>
            <w:vAlign w:val="bottom"/>
            <w:hideMark/>
          </w:tcPr>
          <w:p w14:paraId="29F9D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costatum</w:t>
            </w:r>
          </w:p>
        </w:tc>
        <w:tc>
          <w:tcPr>
            <w:tcW w:w="1300" w:type="dxa"/>
            <w:shd w:val="clear" w:color="auto" w:fill="auto"/>
            <w:noWrap/>
            <w:vAlign w:val="bottom"/>
            <w:hideMark/>
          </w:tcPr>
          <w:p w14:paraId="6FF165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9C32654" w14:textId="77777777" w:rsidTr="005B0F18">
        <w:trPr>
          <w:trHeight w:val="320"/>
        </w:trPr>
        <w:tc>
          <w:tcPr>
            <w:tcW w:w="1564" w:type="dxa"/>
            <w:shd w:val="clear" w:color="auto" w:fill="auto"/>
            <w:noWrap/>
            <w:vAlign w:val="bottom"/>
            <w:hideMark/>
          </w:tcPr>
          <w:p w14:paraId="49287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DD9D5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0EA84D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7FF75C0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4F92B1F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893D77C" w14:textId="77777777" w:rsidTr="005B0F18">
        <w:trPr>
          <w:trHeight w:val="320"/>
        </w:trPr>
        <w:tc>
          <w:tcPr>
            <w:tcW w:w="1564" w:type="dxa"/>
            <w:shd w:val="clear" w:color="auto" w:fill="auto"/>
            <w:noWrap/>
            <w:vAlign w:val="bottom"/>
            <w:hideMark/>
          </w:tcPr>
          <w:p w14:paraId="5EA242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11D1942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Hydrocharitaceae</w:t>
            </w:r>
          </w:p>
        </w:tc>
        <w:tc>
          <w:tcPr>
            <w:tcW w:w="1551" w:type="dxa"/>
            <w:shd w:val="clear" w:color="auto" w:fill="auto"/>
            <w:noWrap/>
            <w:vAlign w:val="bottom"/>
            <w:hideMark/>
          </w:tcPr>
          <w:p w14:paraId="302CC9C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Thalassia</w:t>
            </w:r>
          </w:p>
        </w:tc>
        <w:tc>
          <w:tcPr>
            <w:tcW w:w="2028" w:type="dxa"/>
            <w:shd w:val="clear" w:color="auto" w:fill="auto"/>
            <w:noWrap/>
            <w:vAlign w:val="bottom"/>
            <w:hideMark/>
          </w:tcPr>
          <w:p w14:paraId="41448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testudinum</w:t>
            </w:r>
          </w:p>
        </w:tc>
        <w:tc>
          <w:tcPr>
            <w:tcW w:w="1300" w:type="dxa"/>
            <w:shd w:val="clear" w:color="auto" w:fill="auto"/>
            <w:noWrap/>
            <w:vAlign w:val="bottom"/>
            <w:hideMark/>
          </w:tcPr>
          <w:p w14:paraId="7CCABB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15</w:t>
            </w:r>
          </w:p>
        </w:tc>
      </w:tr>
      <w:tr w:rsidR="003F633B" w:rsidRPr="00B64B39" w14:paraId="79791D96" w14:textId="77777777" w:rsidTr="005B0F18">
        <w:trPr>
          <w:trHeight w:val="320"/>
        </w:trPr>
        <w:tc>
          <w:tcPr>
            <w:tcW w:w="1564" w:type="dxa"/>
            <w:shd w:val="clear" w:color="auto" w:fill="auto"/>
            <w:noWrap/>
            <w:vAlign w:val="bottom"/>
            <w:hideMark/>
          </w:tcPr>
          <w:p w14:paraId="2ABE571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31FB2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Poaceae</w:t>
            </w:r>
          </w:p>
        </w:tc>
        <w:tc>
          <w:tcPr>
            <w:tcW w:w="1551" w:type="dxa"/>
            <w:shd w:val="clear" w:color="auto" w:fill="auto"/>
            <w:noWrap/>
            <w:vAlign w:val="bottom"/>
            <w:hideMark/>
          </w:tcPr>
          <w:p w14:paraId="521BF5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Spartina</w:t>
            </w:r>
          </w:p>
        </w:tc>
        <w:tc>
          <w:tcPr>
            <w:tcW w:w="2028" w:type="dxa"/>
            <w:shd w:val="clear" w:color="auto" w:fill="auto"/>
            <w:noWrap/>
            <w:vAlign w:val="bottom"/>
            <w:hideMark/>
          </w:tcPr>
          <w:p w14:paraId="159BDB9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alterniflora</w:t>
            </w:r>
          </w:p>
        </w:tc>
        <w:tc>
          <w:tcPr>
            <w:tcW w:w="1300" w:type="dxa"/>
            <w:shd w:val="clear" w:color="auto" w:fill="auto"/>
            <w:noWrap/>
            <w:vAlign w:val="bottom"/>
            <w:hideMark/>
          </w:tcPr>
          <w:p w14:paraId="1742D1D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E4D444A" w14:textId="77777777" w:rsidTr="005B0F18">
        <w:trPr>
          <w:trHeight w:val="320"/>
        </w:trPr>
        <w:tc>
          <w:tcPr>
            <w:tcW w:w="1564" w:type="dxa"/>
            <w:shd w:val="clear" w:color="auto" w:fill="auto"/>
            <w:noWrap/>
            <w:vAlign w:val="bottom"/>
            <w:hideMark/>
          </w:tcPr>
          <w:p w14:paraId="367106B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291A90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Rhizophoraceae</w:t>
            </w:r>
          </w:p>
        </w:tc>
        <w:tc>
          <w:tcPr>
            <w:tcW w:w="1551" w:type="dxa"/>
            <w:shd w:val="clear" w:color="auto" w:fill="auto"/>
            <w:noWrap/>
            <w:vAlign w:val="bottom"/>
            <w:hideMark/>
          </w:tcPr>
          <w:p w14:paraId="7B1C492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Rhizophora</w:t>
            </w:r>
          </w:p>
        </w:tc>
        <w:tc>
          <w:tcPr>
            <w:tcW w:w="2028" w:type="dxa"/>
            <w:shd w:val="clear" w:color="auto" w:fill="auto"/>
            <w:noWrap/>
            <w:vAlign w:val="bottom"/>
            <w:hideMark/>
          </w:tcPr>
          <w:p w14:paraId="072E501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mangle</w:t>
            </w:r>
          </w:p>
        </w:tc>
        <w:tc>
          <w:tcPr>
            <w:tcW w:w="1300" w:type="dxa"/>
            <w:shd w:val="clear" w:color="auto" w:fill="auto"/>
            <w:noWrap/>
            <w:vAlign w:val="bottom"/>
            <w:hideMark/>
          </w:tcPr>
          <w:p w14:paraId="16C2E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23812CB3" w14:textId="77777777" w:rsidTr="005B0F18">
        <w:trPr>
          <w:trHeight w:val="320"/>
        </w:trPr>
        <w:tc>
          <w:tcPr>
            <w:tcW w:w="1564" w:type="dxa"/>
            <w:shd w:val="clear" w:color="auto" w:fill="auto"/>
            <w:noWrap/>
            <w:vAlign w:val="bottom"/>
            <w:hideMark/>
          </w:tcPr>
          <w:p w14:paraId="0541B79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452D7E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Zosteraceae</w:t>
            </w:r>
          </w:p>
        </w:tc>
        <w:tc>
          <w:tcPr>
            <w:tcW w:w="1551" w:type="dxa"/>
            <w:shd w:val="clear" w:color="auto" w:fill="auto"/>
            <w:noWrap/>
            <w:vAlign w:val="bottom"/>
            <w:hideMark/>
          </w:tcPr>
          <w:p w14:paraId="7D52B39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Zostera</w:t>
            </w:r>
          </w:p>
        </w:tc>
        <w:tc>
          <w:tcPr>
            <w:tcW w:w="2028" w:type="dxa"/>
            <w:shd w:val="clear" w:color="auto" w:fill="auto"/>
            <w:noWrap/>
            <w:vAlign w:val="bottom"/>
            <w:hideMark/>
          </w:tcPr>
          <w:p w14:paraId="68BFEE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marina</w:t>
            </w:r>
          </w:p>
        </w:tc>
        <w:tc>
          <w:tcPr>
            <w:tcW w:w="1300" w:type="dxa"/>
            <w:shd w:val="clear" w:color="auto" w:fill="auto"/>
            <w:noWrap/>
            <w:vAlign w:val="bottom"/>
            <w:hideMark/>
          </w:tcPr>
          <w:p w14:paraId="262639B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r>
              <w:rPr>
                <w:rFonts w:ascii="Lucida Grande" w:eastAsia="Times New Roman" w:hAnsi="Lucida Grande" w:cs="Lucida Grande"/>
                <w:sz w:val="22"/>
                <w:szCs w:val="22"/>
                <w:lang w:val="en-CA"/>
              </w:rPr>
              <w:t>3</w:t>
            </w:r>
          </w:p>
        </w:tc>
      </w:tr>
      <w:tr w:rsidR="003F633B" w:rsidRPr="00B64B39" w14:paraId="1DE942EF" w14:textId="77777777" w:rsidTr="005B0F18">
        <w:trPr>
          <w:trHeight w:val="320"/>
        </w:trPr>
        <w:tc>
          <w:tcPr>
            <w:tcW w:w="1564" w:type="dxa"/>
            <w:shd w:val="clear" w:color="auto" w:fill="auto"/>
            <w:noWrap/>
            <w:vAlign w:val="bottom"/>
            <w:hideMark/>
          </w:tcPr>
          <w:p w14:paraId="2D9C95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B16003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612A9D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509E2E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751F32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bl>
    <w:p w14:paraId="18B98DBD" w14:textId="161CE41C" w:rsidR="003F633B" w:rsidRDefault="003F633B" w:rsidP="003F633B">
      <w:pPr>
        <w:spacing w:line="360" w:lineRule="auto"/>
        <w:rPr>
          <w:rFonts w:ascii="Times New Roman" w:hAnsi="Times New Roman" w:cs="Times New Roman"/>
        </w:rPr>
      </w:pPr>
    </w:p>
    <w:p w14:paraId="4175565E" w14:textId="7A3901A5" w:rsidR="004E5CEB" w:rsidRDefault="004E5CEB" w:rsidP="004E5CEB">
      <w:pPr>
        <w:spacing w:line="360" w:lineRule="auto"/>
        <w:rPr>
          <w:rFonts w:ascii="Times New Roman" w:hAnsi="Times New Roman" w:cs="Times New Roman"/>
        </w:rPr>
      </w:pPr>
      <w:r>
        <w:rPr>
          <w:rFonts w:ascii="Times New Roman" w:hAnsi="Times New Roman" w:cs="Times New Roman"/>
        </w:rPr>
        <w:t>Table S4</w:t>
      </w:r>
      <w:ins w:id="280" w:author="Isabelle Cote" w:date="2023-04-24T14:12:00Z">
        <w:r w:rsidR="005C0A3B">
          <w:rPr>
            <w:rFonts w:ascii="Times New Roman" w:hAnsi="Times New Roman" w:cs="Times New Roman"/>
          </w:rPr>
          <w:t>.</w:t>
        </w:r>
      </w:ins>
      <w:del w:id="281" w:author="Isabelle Cote" w:date="2023-04-24T14:12:00Z">
        <w:r w:rsidDel="005C0A3B">
          <w:rPr>
            <w:rFonts w:ascii="Times New Roman" w:hAnsi="Times New Roman" w:cs="Times New Roman"/>
          </w:rPr>
          <w:delText>:</w:delText>
        </w:r>
      </w:del>
      <w:r>
        <w:rPr>
          <w:rFonts w:ascii="Times New Roman" w:hAnsi="Times New Roman" w:cs="Times New Roman"/>
        </w:rPr>
        <w:t xml:space="preserve"> </w:t>
      </w:r>
      <w:ins w:id="282" w:author="Isabelle Cote" w:date="2023-04-24T14:12:00Z">
        <w:r w:rsidR="005C0A3B">
          <w:rPr>
            <w:rFonts w:ascii="Times New Roman" w:hAnsi="Times New Roman" w:cs="Times New Roman"/>
          </w:rPr>
          <w:t xml:space="preserve">Metrics of </w:t>
        </w:r>
        <w:commentRangeStart w:id="283"/>
        <w:r w:rsidR="005C0A3B">
          <w:rPr>
            <w:rFonts w:ascii="Times New Roman" w:hAnsi="Times New Roman" w:cs="Times New Roman"/>
          </w:rPr>
          <w:t>prima</w:t>
        </w:r>
      </w:ins>
      <w:ins w:id="284" w:author="Isabelle Cote" w:date="2023-04-24T14:13:00Z">
        <w:r w:rsidR="005C0A3B">
          <w:rPr>
            <w:rFonts w:ascii="Times New Roman" w:hAnsi="Times New Roman" w:cs="Times New Roman"/>
          </w:rPr>
          <w:t xml:space="preserve">ry </w:t>
        </w:r>
      </w:ins>
      <w:ins w:id="285" w:author="Isabelle Cote" w:date="2023-04-24T14:14:00Z">
        <w:r w:rsidR="005C0A3B">
          <w:rPr>
            <w:rFonts w:ascii="Times New Roman" w:hAnsi="Times New Roman" w:cs="Times New Roman"/>
          </w:rPr>
          <w:t>producer performance</w:t>
        </w:r>
      </w:ins>
      <w:ins w:id="286" w:author="Isabelle Cote" w:date="2023-04-24T14:13:00Z">
        <w:r w:rsidR="005C0A3B">
          <w:rPr>
            <w:rFonts w:ascii="Times New Roman" w:hAnsi="Times New Roman" w:cs="Times New Roman"/>
          </w:rPr>
          <w:t xml:space="preserve"> </w:t>
        </w:r>
      </w:ins>
      <w:commentRangeEnd w:id="283"/>
      <w:ins w:id="287" w:author="Isabelle Cote" w:date="2023-04-24T14:14:00Z">
        <w:r w:rsidR="005C0A3B">
          <w:rPr>
            <w:rStyle w:val="CommentReference"/>
          </w:rPr>
          <w:commentReference w:id="283"/>
        </w:r>
      </w:ins>
      <w:ins w:id="288" w:author="Isabelle Cote" w:date="2023-04-24T14:13:00Z">
        <w:r w:rsidR="005C0A3B">
          <w:rPr>
            <w:rFonts w:ascii="Times New Roman" w:hAnsi="Times New Roman" w:cs="Times New Roman"/>
          </w:rPr>
          <w:t>reported in studies included in the meta-analysis</w:t>
        </w:r>
      </w:ins>
      <w:ins w:id="289" w:author="Isabelle Cote" w:date="2023-04-24T14:15:00Z">
        <w:r w:rsidR="005C0A3B">
          <w:rPr>
            <w:rFonts w:ascii="Times New Roman" w:hAnsi="Times New Roman" w:cs="Times New Roman"/>
          </w:rPr>
          <w:t>, and associated descriptions and/or examples</w:t>
        </w:r>
      </w:ins>
      <w:ins w:id="290" w:author="Isabelle Cote" w:date="2023-04-24T14:13:00Z">
        <w:r w:rsidR="005C0A3B">
          <w:rPr>
            <w:rFonts w:ascii="Times New Roman" w:hAnsi="Times New Roman" w:cs="Times New Roman"/>
          </w:rPr>
          <w:t xml:space="preserve">. </w:t>
        </w:r>
      </w:ins>
      <w:commentRangeStart w:id="291"/>
      <w:r>
        <w:rPr>
          <w:rFonts w:ascii="Times New Roman" w:hAnsi="Times New Roman" w:cs="Times New Roman"/>
        </w:rPr>
        <w:t>7</w:t>
      </w:r>
      <w:r w:rsidR="00C30C5E">
        <w:rPr>
          <w:rFonts w:ascii="Times New Roman" w:hAnsi="Times New Roman" w:cs="Times New Roman"/>
        </w:rPr>
        <w:t>8</w:t>
      </w:r>
      <w:r>
        <w:rPr>
          <w:rFonts w:ascii="Times New Roman" w:hAnsi="Times New Roman" w:cs="Times New Roman"/>
        </w:rPr>
        <w:t xml:space="preserve"> measured growth rate and </w:t>
      </w:r>
      <w:r w:rsidR="00C30C5E">
        <w:rPr>
          <w:rFonts w:ascii="Times New Roman" w:hAnsi="Times New Roman" w:cs="Times New Roman"/>
        </w:rPr>
        <w:t>102</w:t>
      </w:r>
      <w:r>
        <w:rPr>
          <w:rFonts w:ascii="Times New Roman" w:hAnsi="Times New Roman" w:cs="Times New Roman"/>
        </w:rPr>
        <w:t xml:space="preserve"> didn’t standardize to a unit of time. </w:t>
      </w:r>
      <w:commentRangeEnd w:id="291"/>
      <w:r w:rsidR="005C0A3B">
        <w:rPr>
          <w:rStyle w:val="CommentReference"/>
        </w:rPr>
        <w:commentReference w:id="291"/>
      </w:r>
      <w:del w:id="292" w:author="Isabelle Cote" w:date="2023-04-24T14:14:00Z">
        <w:r w:rsidDel="005C0A3B">
          <w:rPr>
            <w:rFonts w:ascii="Times New Roman" w:hAnsi="Times New Roman" w:cs="Times New Roman"/>
          </w:rPr>
          <w:delText>From all reported effect sizes, they measured the following to characterize primary producer performance.</w:delText>
        </w:r>
      </w:del>
      <w:ins w:id="293" w:author="Isabelle Cote" w:date="2023-04-24T14:14:00Z">
        <w:r w:rsidR="005C0A3B">
          <w:rPr>
            <w:rFonts w:ascii="Times New Roman" w:hAnsi="Times New Roman" w:cs="Times New Roman"/>
          </w:rPr>
          <w:t>n = number of effect sizes included for ea</w:t>
        </w:r>
      </w:ins>
      <w:ins w:id="294" w:author="Isabelle Cote" w:date="2023-04-24T14:15:00Z">
        <w:r w:rsidR="005C0A3B">
          <w:rPr>
            <w:rFonts w:ascii="Times New Roman" w:hAnsi="Times New Roman" w:cs="Times New Roman"/>
          </w:rPr>
          <w:t>ch metric</w:t>
        </w:r>
      </w:ins>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7230"/>
      </w:tblGrid>
      <w:tr w:rsidR="004E5CEB" w:rsidRPr="002D7395" w14:paraId="54615811" w14:textId="77777777" w:rsidTr="005B0F18">
        <w:trPr>
          <w:trHeight w:val="320"/>
        </w:trPr>
        <w:tc>
          <w:tcPr>
            <w:tcW w:w="2547" w:type="dxa"/>
            <w:shd w:val="clear" w:color="auto" w:fill="auto"/>
            <w:noWrap/>
            <w:vAlign w:val="bottom"/>
            <w:hideMark/>
          </w:tcPr>
          <w:p w14:paraId="4D7F1BB4" w14:textId="77777777" w:rsidR="004E5CEB" w:rsidRPr="002D7395" w:rsidRDefault="004E5CEB" w:rsidP="005B0F18">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850" w:type="dxa"/>
            <w:shd w:val="clear" w:color="auto" w:fill="auto"/>
            <w:noWrap/>
            <w:vAlign w:val="bottom"/>
            <w:hideMark/>
          </w:tcPr>
          <w:p w14:paraId="2056B424" w14:textId="77777777" w:rsidR="004E5CEB" w:rsidRPr="002D7395" w:rsidRDefault="004E5CEB" w:rsidP="005B0F18">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7230" w:type="dxa"/>
            <w:shd w:val="clear" w:color="auto" w:fill="auto"/>
            <w:noWrap/>
            <w:vAlign w:val="bottom"/>
            <w:hideMark/>
          </w:tcPr>
          <w:p w14:paraId="39498433" w14:textId="77777777" w:rsidR="004E5CEB" w:rsidRPr="002D7395" w:rsidRDefault="004E5CEB" w:rsidP="005B0F18">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r>
              <w:rPr>
                <w:rFonts w:ascii="Calibri" w:eastAsia="Times New Roman" w:hAnsi="Calibri" w:cs="Times New Roman"/>
                <w:color w:val="000000"/>
                <w:lang w:val="en-CA"/>
              </w:rPr>
              <w:t>/examples</w:t>
            </w:r>
          </w:p>
        </w:tc>
      </w:tr>
      <w:tr w:rsidR="004E5CEB" w:rsidRPr="002D7395" w14:paraId="6D1F34FF" w14:textId="77777777" w:rsidTr="005B0F18">
        <w:trPr>
          <w:trHeight w:val="320"/>
        </w:trPr>
        <w:tc>
          <w:tcPr>
            <w:tcW w:w="2547" w:type="dxa"/>
            <w:shd w:val="clear" w:color="auto" w:fill="auto"/>
            <w:noWrap/>
            <w:vAlign w:val="bottom"/>
            <w:hideMark/>
          </w:tcPr>
          <w:p w14:paraId="357C5F37"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850" w:type="dxa"/>
            <w:shd w:val="clear" w:color="auto" w:fill="auto"/>
            <w:noWrap/>
            <w:vAlign w:val="bottom"/>
            <w:hideMark/>
          </w:tcPr>
          <w:p w14:paraId="7F5D8F0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55</w:t>
            </w:r>
          </w:p>
        </w:tc>
        <w:tc>
          <w:tcPr>
            <w:tcW w:w="7230" w:type="dxa"/>
            <w:shd w:val="clear" w:color="auto" w:fill="auto"/>
            <w:noWrap/>
            <w:vAlign w:val="bottom"/>
            <w:hideMark/>
          </w:tcPr>
          <w:p w14:paraId="4345F0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4E5CEB" w:rsidRPr="002D7395" w14:paraId="7BC2C5DF" w14:textId="77777777" w:rsidTr="005B0F18">
        <w:trPr>
          <w:trHeight w:val="320"/>
        </w:trPr>
        <w:tc>
          <w:tcPr>
            <w:tcW w:w="2547" w:type="dxa"/>
            <w:shd w:val="clear" w:color="auto" w:fill="auto"/>
            <w:noWrap/>
            <w:vAlign w:val="bottom"/>
            <w:hideMark/>
          </w:tcPr>
          <w:p w14:paraId="614101BD"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850" w:type="dxa"/>
            <w:shd w:val="clear" w:color="auto" w:fill="auto"/>
            <w:noWrap/>
            <w:vAlign w:val="bottom"/>
            <w:hideMark/>
          </w:tcPr>
          <w:p w14:paraId="15EC871B"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7230" w:type="dxa"/>
            <w:shd w:val="clear" w:color="auto" w:fill="auto"/>
            <w:noWrap/>
            <w:vAlign w:val="bottom"/>
            <w:hideMark/>
          </w:tcPr>
          <w:p w14:paraId="2E07C950"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4E5CEB" w:rsidRPr="002D7395" w14:paraId="0C8F50AD" w14:textId="77777777" w:rsidTr="005B0F18">
        <w:trPr>
          <w:trHeight w:val="320"/>
        </w:trPr>
        <w:tc>
          <w:tcPr>
            <w:tcW w:w="2547" w:type="dxa"/>
            <w:shd w:val="clear" w:color="auto" w:fill="auto"/>
            <w:noWrap/>
            <w:vAlign w:val="bottom"/>
            <w:hideMark/>
          </w:tcPr>
          <w:p w14:paraId="7A2DE49C"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850" w:type="dxa"/>
            <w:shd w:val="clear" w:color="auto" w:fill="auto"/>
            <w:noWrap/>
            <w:vAlign w:val="bottom"/>
            <w:hideMark/>
          </w:tcPr>
          <w:p w14:paraId="4DA8246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7230" w:type="dxa"/>
            <w:shd w:val="clear" w:color="auto" w:fill="auto"/>
            <w:noWrap/>
            <w:vAlign w:val="bottom"/>
            <w:hideMark/>
          </w:tcPr>
          <w:p w14:paraId="4688E39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4E5CEB" w:rsidRPr="002D7395" w14:paraId="6727530B" w14:textId="77777777" w:rsidTr="005B0F18">
        <w:trPr>
          <w:trHeight w:val="320"/>
        </w:trPr>
        <w:tc>
          <w:tcPr>
            <w:tcW w:w="2547" w:type="dxa"/>
            <w:shd w:val="clear" w:color="auto" w:fill="auto"/>
            <w:noWrap/>
            <w:vAlign w:val="bottom"/>
            <w:hideMark/>
          </w:tcPr>
          <w:p w14:paraId="7116C141"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850" w:type="dxa"/>
            <w:shd w:val="clear" w:color="auto" w:fill="auto"/>
            <w:noWrap/>
            <w:vAlign w:val="bottom"/>
            <w:hideMark/>
          </w:tcPr>
          <w:p w14:paraId="1100D49A"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7230" w:type="dxa"/>
            <w:shd w:val="clear" w:color="auto" w:fill="auto"/>
            <w:noWrap/>
            <w:vAlign w:val="bottom"/>
            <w:hideMark/>
          </w:tcPr>
          <w:p w14:paraId="67E8C05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4E5CEB" w:rsidRPr="002D7395" w14:paraId="598CE9D6" w14:textId="77777777" w:rsidTr="005B0F18">
        <w:trPr>
          <w:trHeight w:val="320"/>
        </w:trPr>
        <w:tc>
          <w:tcPr>
            <w:tcW w:w="2547" w:type="dxa"/>
            <w:shd w:val="clear" w:color="auto" w:fill="auto"/>
            <w:noWrap/>
            <w:vAlign w:val="bottom"/>
            <w:hideMark/>
          </w:tcPr>
          <w:p w14:paraId="6AA9C8DA"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850" w:type="dxa"/>
            <w:shd w:val="clear" w:color="auto" w:fill="auto"/>
            <w:noWrap/>
            <w:vAlign w:val="bottom"/>
            <w:hideMark/>
          </w:tcPr>
          <w:p w14:paraId="0E8B36B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7230" w:type="dxa"/>
            <w:shd w:val="clear" w:color="auto" w:fill="auto"/>
            <w:noWrap/>
            <w:vAlign w:val="bottom"/>
            <w:hideMark/>
          </w:tcPr>
          <w:p w14:paraId="0DBE534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4E5CEB" w:rsidRPr="002D7395" w14:paraId="4323920D" w14:textId="77777777" w:rsidTr="005B0F18">
        <w:trPr>
          <w:trHeight w:val="320"/>
        </w:trPr>
        <w:tc>
          <w:tcPr>
            <w:tcW w:w="2547" w:type="dxa"/>
            <w:shd w:val="clear" w:color="auto" w:fill="auto"/>
            <w:noWrap/>
            <w:vAlign w:val="bottom"/>
            <w:hideMark/>
          </w:tcPr>
          <w:p w14:paraId="0DF38EF0"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850" w:type="dxa"/>
            <w:shd w:val="clear" w:color="auto" w:fill="auto"/>
            <w:noWrap/>
            <w:vAlign w:val="bottom"/>
            <w:hideMark/>
          </w:tcPr>
          <w:p w14:paraId="53BF38A5"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69ECF9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4E5CEB" w:rsidRPr="002D7395" w14:paraId="5CB02852" w14:textId="77777777" w:rsidTr="005B0F18">
        <w:trPr>
          <w:trHeight w:val="320"/>
        </w:trPr>
        <w:tc>
          <w:tcPr>
            <w:tcW w:w="2547" w:type="dxa"/>
            <w:shd w:val="clear" w:color="auto" w:fill="auto"/>
            <w:noWrap/>
            <w:vAlign w:val="bottom"/>
            <w:hideMark/>
          </w:tcPr>
          <w:p w14:paraId="46A6C93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850" w:type="dxa"/>
            <w:shd w:val="clear" w:color="auto" w:fill="auto"/>
            <w:noWrap/>
            <w:vAlign w:val="bottom"/>
            <w:hideMark/>
          </w:tcPr>
          <w:p w14:paraId="07827B02"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33B5B366"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4E5CEB" w:rsidRPr="002D7395" w14:paraId="48EFFAE8" w14:textId="77777777" w:rsidTr="005B0F18">
        <w:trPr>
          <w:trHeight w:val="320"/>
        </w:trPr>
        <w:tc>
          <w:tcPr>
            <w:tcW w:w="2547" w:type="dxa"/>
            <w:shd w:val="clear" w:color="auto" w:fill="auto"/>
            <w:noWrap/>
            <w:vAlign w:val="bottom"/>
            <w:hideMark/>
          </w:tcPr>
          <w:p w14:paraId="6D07AA9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Chl a</w:t>
            </w:r>
          </w:p>
        </w:tc>
        <w:tc>
          <w:tcPr>
            <w:tcW w:w="850" w:type="dxa"/>
            <w:shd w:val="clear" w:color="auto" w:fill="auto"/>
            <w:noWrap/>
            <w:vAlign w:val="bottom"/>
            <w:hideMark/>
          </w:tcPr>
          <w:p w14:paraId="5A27D2F8"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7230" w:type="dxa"/>
            <w:shd w:val="clear" w:color="auto" w:fill="auto"/>
            <w:noWrap/>
            <w:vAlign w:val="bottom"/>
            <w:hideMark/>
          </w:tcPr>
          <w:p w14:paraId="44D560D1"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4E5CEB" w:rsidRPr="002D7395" w14:paraId="282C7BB2" w14:textId="77777777" w:rsidTr="005B0F18">
        <w:trPr>
          <w:trHeight w:val="320"/>
        </w:trPr>
        <w:tc>
          <w:tcPr>
            <w:tcW w:w="2547" w:type="dxa"/>
            <w:shd w:val="clear" w:color="auto" w:fill="auto"/>
            <w:noWrap/>
            <w:vAlign w:val="bottom"/>
            <w:hideMark/>
          </w:tcPr>
          <w:p w14:paraId="39796CF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850" w:type="dxa"/>
            <w:shd w:val="clear" w:color="auto" w:fill="auto"/>
            <w:noWrap/>
            <w:vAlign w:val="bottom"/>
            <w:hideMark/>
          </w:tcPr>
          <w:p w14:paraId="02566C5F"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7230" w:type="dxa"/>
            <w:shd w:val="clear" w:color="auto" w:fill="auto"/>
            <w:noWrap/>
            <w:vAlign w:val="bottom"/>
            <w:hideMark/>
          </w:tcPr>
          <w:p w14:paraId="488818CE"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4E5CEB" w:rsidRPr="002D7395" w14:paraId="34F1C094" w14:textId="77777777" w:rsidTr="005B0F18">
        <w:trPr>
          <w:trHeight w:val="320"/>
        </w:trPr>
        <w:tc>
          <w:tcPr>
            <w:tcW w:w="2547" w:type="dxa"/>
            <w:shd w:val="clear" w:color="auto" w:fill="auto"/>
            <w:noWrap/>
            <w:vAlign w:val="bottom"/>
            <w:hideMark/>
          </w:tcPr>
          <w:p w14:paraId="4D921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850" w:type="dxa"/>
            <w:shd w:val="clear" w:color="auto" w:fill="auto"/>
            <w:noWrap/>
            <w:vAlign w:val="bottom"/>
            <w:hideMark/>
          </w:tcPr>
          <w:p w14:paraId="77DD03E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7230" w:type="dxa"/>
            <w:shd w:val="clear" w:color="auto" w:fill="auto"/>
            <w:noWrap/>
            <w:vAlign w:val="bottom"/>
            <w:hideMark/>
          </w:tcPr>
          <w:p w14:paraId="74ECA137"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4E5CEB" w:rsidRPr="002D7395" w14:paraId="61E6EBEA" w14:textId="77777777" w:rsidTr="005B0F18">
        <w:trPr>
          <w:trHeight w:val="320"/>
        </w:trPr>
        <w:tc>
          <w:tcPr>
            <w:tcW w:w="2547" w:type="dxa"/>
            <w:shd w:val="clear" w:color="auto" w:fill="auto"/>
            <w:noWrap/>
            <w:vAlign w:val="bottom"/>
            <w:hideMark/>
          </w:tcPr>
          <w:p w14:paraId="3975C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850" w:type="dxa"/>
            <w:shd w:val="clear" w:color="auto" w:fill="auto"/>
            <w:noWrap/>
            <w:vAlign w:val="bottom"/>
            <w:hideMark/>
          </w:tcPr>
          <w:p w14:paraId="75B3DFC6"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c>
          <w:tcPr>
            <w:tcW w:w="7230" w:type="dxa"/>
            <w:shd w:val="clear" w:color="auto" w:fill="auto"/>
            <w:noWrap/>
            <w:vAlign w:val="bottom"/>
            <w:hideMark/>
          </w:tcPr>
          <w:p w14:paraId="109C940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4E5CEB" w:rsidRPr="002D7395" w14:paraId="202C2A97" w14:textId="77777777" w:rsidTr="005B0F18">
        <w:trPr>
          <w:trHeight w:val="320"/>
        </w:trPr>
        <w:tc>
          <w:tcPr>
            <w:tcW w:w="2547" w:type="dxa"/>
            <w:shd w:val="clear" w:color="auto" w:fill="auto"/>
            <w:noWrap/>
            <w:vAlign w:val="bottom"/>
            <w:hideMark/>
          </w:tcPr>
          <w:p w14:paraId="72F54C0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850" w:type="dxa"/>
            <w:shd w:val="clear" w:color="auto" w:fill="auto"/>
            <w:noWrap/>
            <w:vAlign w:val="bottom"/>
            <w:hideMark/>
          </w:tcPr>
          <w:p w14:paraId="477237C1"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3</w:t>
            </w:r>
          </w:p>
        </w:tc>
        <w:tc>
          <w:tcPr>
            <w:tcW w:w="7230" w:type="dxa"/>
            <w:shd w:val="clear" w:color="auto" w:fill="auto"/>
            <w:noWrap/>
            <w:vAlign w:val="bottom"/>
            <w:hideMark/>
          </w:tcPr>
          <w:p w14:paraId="03D1BC29"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4E5CEB" w:rsidRPr="002D7395" w14:paraId="70860CF5" w14:textId="77777777" w:rsidTr="005B0F18">
        <w:trPr>
          <w:trHeight w:val="320"/>
        </w:trPr>
        <w:tc>
          <w:tcPr>
            <w:tcW w:w="2547" w:type="dxa"/>
            <w:shd w:val="clear" w:color="auto" w:fill="auto"/>
            <w:noWrap/>
            <w:vAlign w:val="bottom"/>
            <w:hideMark/>
          </w:tcPr>
          <w:p w14:paraId="596AB77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850" w:type="dxa"/>
            <w:shd w:val="clear" w:color="auto" w:fill="auto"/>
            <w:noWrap/>
            <w:vAlign w:val="bottom"/>
            <w:hideMark/>
          </w:tcPr>
          <w:p w14:paraId="6E0C9363"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737F2A4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4E5CEB" w:rsidRPr="002D7395" w14:paraId="6CD6DEDA" w14:textId="77777777" w:rsidTr="005B0F18">
        <w:trPr>
          <w:trHeight w:val="320"/>
        </w:trPr>
        <w:tc>
          <w:tcPr>
            <w:tcW w:w="2547" w:type="dxa"/>
            <w:shd w:val="clear" w:color="auto" w:fill="auto"/>
            <w:noWrap/>
            <w:vAlign w:val="bottom"/>
            <w:hideMark/>
          </w:tcPr>
          <w:p w14:paraId="61ABF622"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850" w:type="dxa"/>
            <w:shd w:val="clear" w:color="auto" w:fill="auto"/>
            <w:noWrap/>
            <w:vAlign w:val="bottom"/>
            <w:hideMark/>
          </w:tcPr>
          <w:p w14:paraId="1D0E5C2E"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4AF324C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15C2C3E" w14:textId="77777777" w:rsidR="004E5CEB" w:rsidRDefault="004E5CEB" w:rsidP="003F633B">
      <w:pPr>
        <w:spacing w:line="360" w:lineRule="auto"/>
        <w:rPr>
          <w:rFonts w:ascii="Times New Roman" w:hAnsi="Times New Roman" w:cs="Times New Roman"/>
        </w:rPr>
      </w:pPr>
    </w:p>
    <w:p w14:paraId="217F4701" w14:textId="1137F571"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5</w:t>
      </w:r>
      <w:r>
        <w:rPr>
          <w:rFonts w:ascii="Times New Roman" w:hAnsi="Times New Roman" w:cs="Times New Roman"/>
        </w:rPr>
        <w:t>: Species of animals used</w:t>
      </w:r>
      <w:ins w:id="295" w:author="Isabelle Cote" w:date="2023-04-24T14:15:00Z">
        <w:r w:rsidR="005C0A3B">
          <w:rPr>
            <w:rFonts w:ascii="Times New Roman" w:hAnsi="Times New Roman" w:cs="Times New Roman"/>
          </w:rPr>
          <w:t xml:space="preserve"> to provide nutrients in studies included in the meta-analysis</w:t>
        </w:r>
      </w:ins>
      <w:r>
        <w:rPr>
          <w:rFonts w:ascii="Times New Roman" w:hAnsi="Times New Roman" w:cs="Times New Roman"/>
        </w:rPr>
        <w:t xml:space="preserve">. For rows with NA for family, genus and species the producer was considered at the community </w:t>
      </w:r>
      <w:r>
        <w:rPr>
          <w:rFonts w:ascii="Times New Roman" w:hAnsi="Times New Roman" w:cs="Times New Roman"/>
        </w:rPr>
        <w:lastRenderedPageBreak/>
        <w:t xml:space="preserve">level and could not be captured by a single family or genus. </w:t>
      </w:r>
      <w:ins w:id="296" w:author="Isabelle Cote" w:date="2023-04-24T14:16:00Z">
        <w:r w:rsidR="005C0A3B">
          <w:rPr>
            <w:rFonts w:ascii="Times New Roman" w:hAnsi="Times New Roman" w:cs="Times New Roman"/>
          </w:rPr>
          <w:t>n = number of effect sizes included for each animal species.</w:t>
        </w:r>
      </w:ins>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849"/>
        <w:gridCol w:w="1549"/>
        <w:gridCol w:w="1522"/>
        <w:gridCol w:w="1300"/>
      </w:tblGrid>
      <w:tr w:rsidR="003F633B" w:rsidRPr="00B64B39" w14:paraId="013E72E3" w14:textId="77777777" w:rsidTr="005B0F18">
        <w:trPr>
          <w:trHeight w:val="320"/>
        </w:trPr>
        <w:tc>
          <w:tcPr>
            <w:tcW w:w="1300" w:type="dxa"/>
            <w:shd w:val="clear" w:color="auto" w:fill="auto"/>
            <w:noWrap/>
            <w:vAlign w:val="bottom"/>
            <w:hideMark/>
          </w:tcPr>
          <w:p w14:paraId="2AD3C5C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1827" w:type="dxa"/>
            <w:shd w:val="clear" w:color="auto" w:fill="auto"/>
            <w:noWrap/>
            <w:vAlign w:val="bottom"/>
            <w:hideMark/>
          </w:tcPr>
          <w:p w14:paraId="195864E0"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12" w:type="dxa"/>
            <w:shd w:val="clear" w:color="auto" w:fill="auto"/>
            <w:noWrap/>
            <w:vAlign w:val="bottom"/>
            <w:hideMark/>
          </w:tcPr>
          <w:p w14:paraId="6F22B492"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1510" w:type="dxa"/>
            <w:shd w:val="clear" w:color="auto" w:fill="auto"/>
            <w:noWrap/>
            <w:vAlign w:val="bottom"/>
            <w:hideMark/>
          </w:tcPr>
          <w:p w14:paraId="2176450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51428D9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7EBDE33" w14:textId="77777777" w:rsidTr="005B0F18">
        <w:trPr>
          <w:trHeight w:val="320"/>
        </w:trPr>
        <w:tc>
          <w:tcPr>
            <w:tcW w:w="1300" w:type="dxa"/>
            <w:shd w:val="clear" w:color="auto" w:fill="auto"/>
            <w:noWrap/>
            <w:vAlign w:val="bottom"/>
            <w:hideMark/>
          </w:tcPr>
          <w:p w14:paraId="53CA153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Bird</w:t>
            </w:r>
          </w:p>
        </w:tc>
        <w:tc>
          <w:tcPr>
            <w:tcW w:w="1827" w:type="dxa"/>
            <w:shd w:val="clear" w:color="auto" w:fill="auto"/>
            <w:noWrap/>
            <w:vAlign w:val="bottom"/>
            <w:hideMark/>
          </w:tcPr>
          <w:p w14:paraId="0A9C42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27A4DA2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A51B70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BE83FF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44A07D63" w14:textId="77777777" w:rsidTr="005B0F18">
        <w:trPr>
          <w:trHeight w:val="320"/>
        </w:trPr>
        <w:tc>
          <w:tcPr>
            <w:tcW w:w="1300" w:type="dxa"/>
            <w:shd w:val="clear" w:color="auto" w:fill="auto"/>
            <w:noWrap/>
            <w:vAlign w:val="bottom"/>
            <w:hideMark/>
          </w:tcPr>
          <w:p w14:paraId="7EB80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74C050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10E5537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Haemulon</w:t>
            </w:r>
          </w:p>
        </w:tc>
        <w:tc>
          <w:tcPr>
            <w:tcW w:w="1510" w:type="dxa"/>
            <w:shd w:val="clear" w:color="auto" w:fill="auto"/>
            <w:noWrap/>
            <w:vAlign w:val="bottom"/>
            <w:hideMark/>
          </w:tcPr>
          <w:p w14:paraId="48C01E7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D5D054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141CB673" w14:textId="77777777" w:rsidTr="005B0F18">
        <w:trPr>
          <w:trHeight w:val="320"/>
        </w:trPr>
        <w:tc>
          <w:tcPr>
            <w:tcW w:w="1300" w:type="dxa"/>
            <w:shd w:val="clear" w:color="auto" w:fill="auto"/>
            <w:noWrap/>
            <w:vAlign w:val="bottom"/>
            <w:hideMark/>
          </w:tcPr>
          <w:p w14:paraId="5BF71D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323FFF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Haemulidae</w:t>
            </w:r>
          </w:p>
        </w:tc>
        <w:tc>
          <w:tcPr>
            <w:tcW w:w="1512" w:type="dxa"/>
            <w:shd w:val="clear" w:color="auto" w:fill="auto"/>
            <w:noWrap/>
            <w:vAlign w:val="bottom"/>
            <w:hideMark/>
          </w:tcPr>
          <w:p w14:paraId="5C46D34A"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2424A5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CE2CE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50B4DB61" w14:textId="77777777" w:rsidTr="005B0F18">
        <w:trPr>
          <w:trHeight w:val="320"/>
        </w:trPr>
        <w:tc>
          <w:tcPr>
            <w:tcW w:w="1300" w:type="dxa"/>
            <w:shd w:val="clear" w:color="auto" w:fill="auto"/>
            <w:noWrap/>
            <w:vAlign w:val="bottom"/>
            <w:hideMark/>
          </w:tcPr>
          <w:p w14:paraId="2C901E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2FF70A2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Moronidae</w:t>
            </w:r>
          </w:p>
        </w:tc>
        <w:tc>
          <w:tcPr>
            <w:tcW w:w="1512" w:type="dxa"/>
            <w:shd w:val="clear" w:color="auto" w:fill="auto"/>
            <w:noWrap/>
            <w:vAlign w:val="bottom"/>
            <w:hideMark/>
          </w:tcPr>
          <w:p w14:paraId="334D526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Dicentrarchus</w:t>
            </w:r>
          </w:p>
        </w:tc>
        <w:tc>
          <w:tcPr>
            <w:tcW w:w="1510" w:type="dxa"/>
            <w:shd w:val="clear" w:color="auto" w:fill="auto"/>
            <w:noWrap/>
            <w:vAlign w:val="bottom"/>
            <w:hideMark/>
          </w:tcPr>
          <w:p w14:paraId="386045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labrax</w:t>
            </w:r>
          </w:p>
        </w:tc>
        <w:tc>
          <w:tcPr>
            <w:tcW w:w="1300" w:type="dxa"/>
            <w:shd w:val="clear" w:color="auto" w:fill="auto"/>
            <w:noWrap/>
            <w:vAlign w:val="bottom"/>
            <w:hideMark/>
          </w:tcPr>
          <w:p w14:paraId="60484CB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434FC3AB" w14:textId="77777777" w:rsidTr="005B0F18">
        <w:trPr>
          <w:trHeight w:val="320"/>
        </w:trPr>
        <w:tc>
          <w:tcPr>
            <w:tcW w:w="1300" w:type="dxa"/>
            <w:shd w:val="clear" w:color="auto" w:fill="auto"/>
            <w:noWrap/>
            <w:vAlign w:val="bottom"/>
            <w:hideMark/>
          </w:tcPr>
          <w:p w14:paraId="455107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09CB5D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6F81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Amphiprion</w:t>
            </w:r>
          </w:p>
        </w:tc>
        <w:tc>
          <w:tcPr>
            <w:tcW w:w="1510" w:type="dxa"/>
            <w:shd w:val="clear" w:color="auto" w:fill="auto"/>
            <w:noWrap/>
            <w:vAlign w:val="bottom"/>
            <w:hideMark/>
          </w:tcPr>
          <w:p w14:paraId="16EB80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bicinctus</w:t>
            </w:r>
          </w:p>
        </w:tc>
        <w:tc>
          <w:tcPr>
            <w:tcW w:w="1300" w:type="dxa"/>
            <w:shd w:val="clear" w:color="auto" w:fill="auto"/>
            <w:noWrap/>
            <w:vAlign w:val="bottom"/>
            <w:hideMark/>
          </w:tcPr>
          <w:p w14:paraId="63A16FE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D51F64C" w14:textId="77777777" w:rsidTr="005B0F18">
        <w:trPr>
          <w:trHeight w:val="320"/>
        </w:trPr>
        <w:tc>
          <w:tcPr>
            <w:tcW w:w="1300" w:type="dxa"/>
            <w:shd w:val="clear" w:color="auto" w:fill="auto"/>
            <w:noWrap/>
            <w:vAlign w:val="bottom"/>
            <w:hideMark/>
          </w:tcPr>
          <w:p w14:paraId="66125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8DB11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374D82F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Dascyllus</w:t>
            </w:r>
          </w:p>
        </w:tc>
        <w:tc>
          <w:tcPr>
            <w:tcW w:w="1510" w:type="dxa"/>
            <w:shd w:val="clear" w:color="auto" w:fill="auto"/>
            <w:noWrap/>
            <w:vAlign w:val="bottom"/>
            <w:hideMark/>
          </w:tcPr>
          <w:p w14:paraId="33A6A4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aruanus</w:t>
            </w:r>
          </w:p>
        </w:tc>
        <w:tc>
          <w:tcPr>
            <w:tcW w:w="1300" w:type="dxa"/>
            <w:shd w:val="clear" w:color="auto" w:fill="auto"/>
            <w:noWrap/>
            <w:vAlign w:val="bottom"/>
            <w:hideMark/>
          </w:tcPr>
          <w:p w14:paraId="1B1059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6989BDF3" w14:textId="77777777" w:rsidTr="005B0F18">
        <w:trPr>
          <w:trHeight w:val="320"/>
        </w:trPr>
        <w:tc>
          <w:tcPr>
            <w:tcW w:w="1300" w:type="dxa"/>
            <w:shd w:val="clear" w:color="auto" w:fill="auto"/>
            <w:noWrap/>
            <w:vAlign w:val="bottom"/>
            <w:hideMark/>
          </w:tcPr>
          <w:p w14:paraId="2C629F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E9BF4D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Pomacentridae</w:t>
            </w:r>
          </w:p>
        </w:tc>
        <w:tc>
          <w:tcPr>
            <w:tcW w:w="1512" w:type="dxa"/>
            <w:shd w:val="clear" w:color="auto" w:fill="auto"/>
            <w:noWrap/>
            <w:vAlign w:val="bottom"/>
            <w:hideMark/>
          </w:tcPr>
          <w:p w14:paraId="200BE8B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3EB98D0"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00521F5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935A889" w14:textId="77777777" w:rsidTr="005B0F18">
        <w:trPr>
          <w:trHeight w:val="320"/>
        </w:trPr>
        <w:tc>
          <w:tcPr>
            <w:tcW w:w="1300" w:type="dxa"/>
            <w:shd w:val="clear" w:color="auto" w:fill="auto"/>
            <w:noWrap/>
            <w:vAlign w:val="bottom"/>
            <w:hideMark/>
          </w:tcPr>
          <w:p w14:paraId="6448EF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D1C53B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Salmonidae</w:t>
            </w:r>
          </w:p>
        </w:tc>
        <w:tc>
          <w:tcPr>
            <w:tcW w:w="1512" w:type="dxa"/>
            <w:shd w:val="clear" w:color="auto" w:fill="auto"/>
            <w:noWrap/>
            <w:vAlign w:val="bottom"/>
            <w:hideMark/>
          </w:tcPr>
          <w:p w14:paraId="22C36CF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w:t>
            </w:r>
          </w:p>
        </w:tc>
        <w:tc>
          <w:tcPr>
            <w:tcW w:w="1510" w:type="dxa"/>
            <w:shd w:val="clear" w:color="auto" w:fill="auto"/>
            <w:noWrap/>
            <w:vAlign w:val="bottom"/>
            <w:hideMark/>
          </w:tcPr>
          <w:p w14:paraId="3E390EE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salar</w:t>
            </w:r>
          </w:p>
        </w:tc>
        <w:tc>
          <w:tcPr>
            <w:tcW w:w="1300" w:type="dxa"/>
            <w:shd w:val="clear" w:color="auto" w:fill="auto"/>
            <w:noWrap/>
            <w:vAlign w:val="bottom"/>
            <w:hideMark/>
          </w:tcPr>
          <w:p w14:paraId="2DFCE04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C4DA96D" w14:textId="77777777" w:rsidTr="005B0F18">
        <w:trPr>
          <w:trHeight w:val="320"/>
        </w:trPr>
        <w:tc>
          <w:tcPr>
            <w:tcW w:w="1300" w:type="dxa"/>
            <w:shd w:val="clear" w:color="auto" w:fill="auto"/>
            <w:noWrap/>
            <w:vAlign w:val="bottom"/>
            <w:hideMark/>
          </w:tcPr>
          <w:p w14:paraId="7A8F834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EAD4AF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092284EF"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C52812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5431246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3141FFBC" w14:textId="77777777" w:rsidTr="005B0F18">
        <w:trPr>
          <w:trHeight w:val="320"/>
        </w:trPr>
        <w:tc>
          <w:tcPr>
            <w:tcW w:w="1300" w:type="dxa"/>
            <w:shd w:val="clear" w:color="auto" w:fill="auto"/>
            <w:noWrap/>
            <w:vAlign w:val="bottom"/>
            <w:hideMark/>
          </w:tcPr>
          <w:p w14:paraId="4A69B50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5452C64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Holothuriidae</w:t>
            </w:r>
          </w:p>
        </w:tc>
        <w:tc>
          <w:tcPr>
            <w:tcW w:w="1512" w:type="dxa"/>
            <w:shd w:val="clear" w:color="auto" w:fill="auto"/>
            <w:noWrap/>
            <w:vAlign w:val="bottom"/>
            <w:hideMark/>
          </w:tcPr>
          <w:p w14:paraId="068C76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Holothuria</w:t>
            </w:r>
          </w:p>
        </w:tc>
        <w:tc>
          <w:tcPr>
            <w:tcW w:w="1510" w:type="dxa"/>
            <w:shd w:val="clear" w:color="auto" w:fill="auto"/>
            <w:noWrap/>
            <w:vAlign w:val="bottom"/>
            <w:hideMark/>
          </w:tcPr>
          <w:p w14:paraId="55BDBDC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atra</w:t>
            </w:r>
          </w:p>
        </w:tc>
        <w:tc>
          <w:tcPr>
            <w:tcW w:w="1300" w:type="dxa"/>
            <w:shd w:val="clear" w:color="auto" w:fill="auto"/>
            <w:noWrap/>
            <w:vAlign w:val="bottom"/>
            <w:hideMark/>
          </w:tcPr>
          <w:p w14:paraId="6B26240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6A5798B" w14:textId="77777777" w:rsidTr="005B0F18">
        <w:trPr>
          <w:trHeight w:val="320"/>
        </w:trPr>
        <w:tc>
          <w:tcPr>
            <w:tcW w:w="1300" w:type="dxa"/>
            <w:shd w:val="clear" w:color="auto" w:fill="auto"/>
            <w:noWrap/>
            <w:vAlign w:val="bottom"/>
            <w:hideMark/>
          </w:tcPr>
          <w:p w14:paraId="4BFC90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3337205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64DFDCA7"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B20DDF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36F02AC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12</w:t>
            </w:r>
          </w:p>
        </w:tc>
      </w:tr>
      <w:tr w:rsidR="003F633B" w:rsidRPr="00B64B39" w14:paraId="090CF93C" w14:textId="77777777" w:rsidTr="005B0F18">
        <w:trPr>
          <w:trHeight w:val="320"/>
        </w:trPr>
        <w:tc>
          <w:tcPr>
            <w:tcW w:w="1300" w:type="dxa"/>
            <w:shd w:val="clear" w:color="auto" w:fill="auto"/>
            <w:noWrap/>
            <w:vAlign w:val="bottom"/>
            <w:hideMark/>
          </w:tcPr>
          <w:p w14:paraId="0534A9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504E01B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Calyptraeidae</w:t>
            </w:r>
          </w:p>
        </w:tc>
        <w:tc>
          <w:tcPr>
            <w:tcW w:w="1512" w:type="dxa"/>
            <w:shd w:val="clear" w:color="auto" w:fill="auto"/>
            <w:noWrap/>
            <w:vAlign w:val="bottom"/>
            <w:hideMark/>
          </w:tcPr>
          <w:p w14:paraId="5BA3F6C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Crepidula</w:t>
            </w:r>
          </w:p>
        </w:tc>
        <w:tc>
          <w:tcPr>
            <w:tcW w:w="1510" w:type="dxa"/>
            <w:shd w:val="clear" w:color="auto" w:fill="auto"/>
            <w:noWrap/>
            <w:vAlign w:val="bottom"/>
            <w:hideMark/>
          </w:tcPr>
          <w:p w14:paraId="3C3E5C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fornicata</w:t>
            </w:r>
          </w:p>
        </w:tc>
        <w:tc>
          <w:tcPr>
            <w:tcW w:w="1300" w:type="dxa"/>
            <w:shd w:val="clear" w:color="auto" w:fill="auto"/>
            <w:noWrap/>
            <w:vAlign w:val="bottom"/>
            <w:hideMark/>
          </w:tcPr>
          <w:p w14:paraId="3F67B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C2C48D8" w14:textId="77777777" w:rsidTr="005B0F18">
        <w:trPr>
          <w:trHeight w:val="320"/>
        </w:trPr>
        <w:tc>
          <w:tcPr>
            <w:tcW w:w="1300" w:type="dxa"/>
            <w:shd w:val="clear" w:color="auto" w:fill="auto"/>
            <w:noWrap/>
            <w:vAlign w:val="bottom"/>
            <w:hideMark/>
          </w:tcPr>
          <w:p w14:paraId="51C227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07F7A6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586F78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Geukensia</w:t>
            </w:r>
          </w:p>
        </w:tc>
        <w:tc>
          <w:tcPr>
            <w:tcW w:w="1510" w:type="dxa"/>
            <w:shd w:val="clear" w:color="auto" w:fill="auto"/>
            <w:noWrap/>
            <w:vAlign w:val="bottom"/>
            <w:hideMark/>
          </w:tcPr>
          <w:p w14:paraId="35D33F3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demissa</w:t>
            </w:r>
          </w:p>
        </w:tc>
        <w:tc>
          <w:tcPr>
            <w:tcW w:w="1300" w:type="dxa"/>
            <w:shd w:val="clear" w:color="auto" w:fill="auto"/>
            <w:noWrap/>
            <w:vAlign w:val="bottom"/>
            <w:hideMark/>
          </w:tcPr>
          <w:p w14:paraId="042D629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5D8F901" w14:textId="77777777" w:rsidTr="005B0F18">
        <w:trPr>
          <w:trHeight w:val="320"/>
        </w:trPr>
        <w:tc>
          <w:tcPr>
            <w:tcW w:w="1300" w:type="dxa"/>
            <w:shd w:val="clear" w:color="auto" w:fill="auto"/>
            <w:noWrap/>
            <w:vAlign w:val="bottom"/>
            <w:hideMark/>
          </w:tcPr>
          <w:p w14:paraId="29F368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9F61A8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7164C0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Modiolus</w:t>
            </w:r>
          </w:p>
        </w:tc>
        <w:tc>
          <w:tcPr>
            <w:tcW w:w="1510" w:type="dxa"/>
            <w:shd w:val="clear" w:color="auto" w:fill="auto"/>
            <w:noWrap/>
            <w:vAlign w:val="bottom"/>
            <w:hideMark/>
          </w:tcPr>
          <w:p w14:paraId="412E5AD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americanus</w:t>
            </w:r>
          </w:p>
        </w:tc>
        <w:tc>
          <w:tcPr>
            <w:tcW w:w="1300" w:type="dxa"/>
            <w:shd w:val="clear" w:color="auto" w:fill="auto"/>
            <w:noWrap/>
            <w:vAlign w:val="bottom"/>
            <w:hideMark/>
          </w:tcPr>
          <w:p w14:paraId="2A5FBCC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667D561" w14:textId="77777777" w:rsidTr="005B0F18">
        <w:trPr>
          <w:trHeight w:val="320"/>
        </w:trPr>
        <w:tc>
          <w:tcPr>
            <w:tcW w:w="1300" w:type="dxa"/>
            <w:shd w:val="clear" w:color="auto" w:fill="auto"/>
            <w:noWrap/>
            <w:vAlign w:val="bottom"/>
            <w:hideMark/>
          </w:tcPr>
          <w:p w14:paraId="5FD55A6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6F90B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B48E1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0CFD0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californianus</w:t>
            </w:r>
          </w:p>
        </w:tc>
        <w:tc>
          <w:tcPr>
            <w:tcW w:w="1300" w:type="dxa"/>
            <w:shd w:val="clear" w:color="auto" w:fill="auto"/>
            <w:noWrap/>
            <w:vAlign w:val="bottom"/>
            <w:hideMark/>
          </w:tcPr>
          <w:p w14:paraId="1B53BC3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4EC35980" w14:textId="77777777" w:rsidTr="005B0F18">
        <w:trPr>
          <w:trHeight w:val="320"/>
        </w:trPr>
        <w:tc>
          <w:tcPr>
            <w:tcW w:w="1300" w:type="dxa"/>
            <w:shd w:val="clear" w:color="auto" w:fill="auto"/>
            <w:noWrap/>
            <w:vAlign w:val="bottom"/>
            <w:hideMark/>
          </w:tcPr>
          <w:p w14:paraId="0871D6D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24AA4A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549C8D1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14DE6C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chilensis</w:t>
            </w:r>
          </w:p>
        </w:tc>
        <w:tc>
          <w:tcPr>
            <w:tcW w:w="1300" w:type="dxa"/>
            <w:shd w:val="clear" w:color="auto" w:fill="auto"/>
            <w:noWrap/>
            <w:vAlign w:val="bottom"/>
            <w:hideMark/>
          </w:tcPr>
          <w:p w14:paraId="33F8117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2B3A891" w14:textId="77777777" w:rsidTr="005B0F18">
        <w:trPr>
          <w:trHeight w:val="320"/>
        </w:trPr>
        <w:tc>
          <w:tcPr>
            <w:tcW w:w="1300" w:type="dxa"/>
            <w:shd w:val="clear" w:color="auto" w:fill="auto"/>
            <w:noWrap/>
            <w:vAlign w:val="bottom"/>
            <w:hideMark/>
          </w:tcPr>
          <w:p w14:paraId="374D5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D2B0D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Mytilidae</w:t>
            </w:r>
          </w:p>
        </w:tc>
        <w:tc>
          <w:tcPr>
            <w:tcW w:w="1512" w:type="dxa"/>
            <w:shd w:val="clear" w:color="auto" w:fill="auto"/>
            <w:noWrap/>
            <w:vAlign w:val="bottom"/>
            <w:hideMark/>
          </w:tcPr>
          <w:p w14:paraId="67C40B6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Mytilus</w:t>
            </w:r>
          </w:p>
        </w:tc>
        <w:tc>
          <w:tcPr>
            <w:tcW w:w="1510" w:type="dxa"/>
            <w:shd w:val="clear" w:color="auto" w:fill="auto"/>
            <w:noWrap/>
            <w:vAlign w:val="bottom"/>
            <w:hideMark/>
          </w:tcPr>
          <w:p w14:paraId="66F587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edulis</w:t>
            </w:r>
          </w:p>
        </w:tc>
        <w:tc>
          <w:tcPr>
            <w:tcW w:w="1300" w:type="dxa"/>
            <w:shd w:val="clear" w:color="auto" w:fill="auto"/>
            <w:noWrap/>
            <w:vAlign w:val="bottom"/>
            <w:hideMark/>
          </w:tcPr>
          <w:p w14:paraId="744C6B0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9BC060B" w14:textId="77777777" w:rsidTr="005B0F18">
        <w:trPr>
          <w:trHeight w:val="320"/>
        </w:trPr>
        <w:tc>
          <w:tcPr>
            <w:tcW w:w="1300" w:type="dxa"/>
            <w:shd w:val="clear" w:color="auto" w:fill="auto"/>
            <w:noWrap/>
            <w:vAlign w:val="bottom"/>
            <w:hideMark/>
          </w:tcPr>
          <w:p w14:paraId="31568A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6001E52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Ostreidae</w:t>
            </w:r>
          </w:p>
        </w:tc>
        <w:tc>
          <w:tcPr>
            <w:tcW w:w="1512" w:type="dxa"/>
            <w:shd w:val="clear" w:color="auto" w:fill="auto"/>
            <w:noWrap/>
            <w:vAlign w:val="bottom"/>
            <w:hideMark/>
          </w:tcPr>
          <w:p w14:paraId="43C1F73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Magallana</w:t>
            </w:r>
          </w:p>
        </w:tc>
        <w:tc>
          <w:tcPr>
            <w:tcW w:w="1510" w:type="dxa"/>
            <w:shd w:val="clear" w:color="auto" w:fill="auto"/>
            <w:noWrap/>
            <w:vAlign w:val="bottom"/>
            <w:hideMark/>
          </w:tcPr>
          <w:p w14:paraId="0334F8B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gigas</w:t>
            </w:r>
          </w:p>
        </w:tc>
        <w:tc>
          <w:tcPr>
            <w:tcW w:w="1300" w:type="dxa"/>
            <w:shd w:val="clear" w:color="auto" w:fill="auto"/>
            <w:noWrap/>
            <w:vAlign w:val="bottom"/>
            <w:hideMark/>
          </w:tcPr>
          <w:p w14:paraId="2235EC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27</w:t>
            </w:r>
          </w:p>
        </w:tc>
      </w:tr>
      <w:tr w:rsidR="003F633B" w:rsidRPr="00B64B39" w14:paraId="3CA06D05" w14:textId="77777777" w:rsidTr="005B0F18">
        <w:trPr>
          <w:trHeight w:val="320"/>
        </w:trPr>
        <w:tc>
          <w:tcPr>
            <w:tcW w:w="1300" w:type="dxa"/>
            <w:shd w:val="clear" w:color="auto" w:fill="auto"/>
            <w:noWrap/>
            <w:vAlign w:val="bottom"/>
            <w:hideMark/>
          </w:tcPr>
          <w:p w14:paraId="0D4082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ED9674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Veneridae</w:t>
            </w:r>
          </w:p>
        </w:tc>
        <w:tc>
          <w:tcPr>
            <w:tcW w:w="1512" w:type="dxa"/>
            <w:shd w:val="clear" w:color="auto" w:fill="auto"/>
            <w:noWrap/>
            <w:vAlign w:val="bottom"/>
            <w:hideMark/>
          </w:tcPr>
          <w:p w14:paraId="755C893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510" w:type="dxa"/>
            <w:shd w:val="clear" w:color="auto" w:fill="auto"/>
            <w:noWrap/>
            <w:vAlign w:val="bottom"/>
            <w:hideMark/>
          </w:tcPr>
          <w:p w14:paraId="7A086B8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mercenaria</w:t>
            </w:r>
          </w:p>
        </w:tc>
        <w:tc>
          <w:tcPr>
            <w:tcW w:w="1300" w:type="dxa"/>
            <w:shd w:val="clear" w:color="auto" w:fill="auto"/>
            <w:noWrap/>
            <w:vAlign w:val="bottom"/>
            <w:hideMark/>
          </w:tcPr>
          <w:p w14:paraId="3011F99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3FB45375" w14:textId="77777777" w:rsidTr="005B0F18">
        <w:trPr>
          <w:trHeight w:val="320"/>
        </w:trPr>
        <w:tc>
          <w:tcPr>
            <w:tcW w:w="1300" w:type="dxa"/>
            <w:shd w:val="clear" w:color="auto" w:fill="auto"/>
            <w:noWrap/>
            <w:vAlign w:val="bottom"/>
            <w:hideMark/>
          </w:tcPr>
          <w:p w14:paraId="718332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5143C85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Campanulariidae</w:t>
            </w:r>
          </w:p>
        </w:tc>
        <w:tc>
          <w:tcPr>
            <w:tcW w:w="1512" w:type="dxa"/>
            <w:shd w:val="clear" w:color="auto" w:fill="auto"/>
            <w:noWrap/>
            <w:vAlign w:val="bottom"/>
            <w:hideMark/>
          </w:tcPr>
          <w:p w14:paraId="30689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Obelia</w:t>
            </w:r>
          </w:p>
        </w:tc>
        <w:tc>
          <w:tcPr>
            <w:tcW w:w="1510" w:type="dxa"/>
            <w:shd w:val="clear" w:color="auto" w:fill="auto"/>
            <w:noWrap/>
            <w:vAlign w:val="bottom"/>
            <w:hideMark/>
          </w:tcPr>
          <w:p w14:paraId="37B049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geniculata</w:t>
            </w:r>
          </w:p>
        </w:tc>
        <w:tc>
          <w:tcPr>
            <w:tcW w:w="1300" w:type="dxa"/>
            <w:shd w:val="clear" w:color="auto" w:fill="auto"/>
            <w:noWrap/>
            <w:vAlign w:val="bottom"/>
            <w:hideMark/>
          </w:tcPr>
          <w:p w14:paraId="00FB31D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A6E5584" w14:textId="77777777" w:rsidTr="005B0F18">
        <w:trPr>
          <w:trHeight w:val="320"/>
        </w:trPr>
        <w:tc>
          <w:tcPr>
            <w:tcW w:w="1300" w:type="dxa"/>
            <w:shd w:val="clear" w:color="auto" w:fill="auto"/>
            <w:noWrap/>
            <w:vAlign w:val="bottom"/>
            <w:hideMark/>
          </w:tcPr>
          <w:p w14:paraId="03F2927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0BEA825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Catostylidae</w:t>
            </w:r>
          </w:p>
        </w:tc>
        <w:tc>
          <w:tcPr>
            <w:tcW w:w="1512" w:type="dxa"/>
            <w:shd w:val="clear" w:color="auto" w:fill="auto"/>
            <w:noWrap/>
            <w:vAlign w:val="bottom"/>
            <w:hideMark/>
          </w:tcPr>
          <w:p w14:paraId="3E969D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Catostylus</w:t>
            </w:r>
          </w:p>
        </w:tc>
        <w:tc>
          <w:tcPr>
            <w:tcW w:w="1510" w:type="dxa"/>
            <w:shd w:val="clear" w:color="auto" w:fill="auto"/>
            <w:noWrap/>
            <w:vAlign w:val="bottom"/>
            <w:hideMark/>
          </w:tcPr>
          <w:p w14:paraId="33322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mosaicus</w:t>
            </w:r>
          </w:p>
        </w:tc>
        <w:tc>
          <w:tcPr>
            <w:tcW w:w="1300" w:type="dxa"/>
            <w:shd w:val="clear" w:color="auto" w:fill="auto"/>
            <w:noWrap/>
            <w:vAlign w:val="bottom"/>
            <w:hideMark/>
          </w:tcPr>
          <w:p w14:paraId="26DB699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5</w:t>
            </w:r>
          </w:p>
        </w:tc>
      </w:tr>
      <w:tr w:rsidR="003F633B" w:rsidRPr="00B64B39" w14:paraId="279F0797" w14:textId="77777777" w:rsidTr="005B0F18">
        <w:trPr>
          <w:trHeight w:val="320"/>
        </w:trPr>
        <w:tc>
          <w:tcPr>
            <w:tcW w:w="1300" w:type="dxa"/>
            <w:shd w:val="clear" w:color="auto" w:fill="auto"/>
            <w:noWrap/>
            <w:vAlign w:val="bottom"/>
            <w:hideMark/>
          </w:tcPr>
          <w:p w14:paraId="05D381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E16D9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Aplysinidae</w:t>
            </w:r>
          </w:p>
        </w:tc>
        <w:tc>
          <w:tcPr>
            <w:tcW w:w="1512" w:type="dxa"/>
            <w:shd w:val="clear" w:color="auto" w:fill="auto"/>
            <w:noWrap/>
            <w:vAlign w:val="bottom"/>
            <w:hideMark/>
          </w:tcPr>
          <w:p w14:paraId="6DB1415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Aplysina</w:t>
            </w:r>
          </w:p>
        </w:tc>
        <w:tc>
          <w:tcPr>
            <w:tcW w:w="1510" w:type="dxa"/>
            <w:shd w:val="clear" w:color="auto" w:fill="auto"/>
            <w:noWrap/>
            <w:vAlign w:val="bottom"/>
            <w:hideMark/>
          </w:tcPr>
          <w:p w14:paraId="44246D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cauliformis</w:t>
            </w:r>
          </w:p>
        </w:tc>
        <w:tc>
          <w:tcPr>
            <w:tcW w:w="1300" w:type="dxa"/>
            <w:shd w:val="clear" w:color="auto" w:fill="auto"/>
            <w:noWrap/>
            <w:vAlign w:val="bottom"/>
            <w:hideMark/>
          </w:tcPr>
          <w:p w14:paraId="4491C77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799F6979" w14:textId="77777777" w:rsidTr="005B0F18">
        <w:trPr>
          <w:trHeight w:val="320"/>
        </w:trPr>
        <w:tc>
          <w:tcPr>
            <w:tcW w:w="1300" w:type="dxa"/>
            <w:shd w:val="clear" w:color="auto" w:fill="auto"/>
            <w:noWrap/>
            <w:vAlign w:val="bottom"/>
            <w:hideMark/>
          </w:tcPr>
          <w:p w14:paraId="1AF2E50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3490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Chalinidae</w:t>
            </w:r>
          </w:p>
        </w:tc>
        <w:tc>
          <w:tcPr>
            <w:tcW w:w="1512" w:type="dxa"/>
            <w:shd w:val="clear" w:color="auto" w:fill="auto"/>
            <w:noWrap/>
            <w:vAlign w:val="bottom"/>
            <w:hideMark/>
          </w:tcPr>
          <w:p w14:paraId="53BA174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Haliclona</w:t>
            </w:r>
          </w:p>
        </w:tc>
        <w:tc>
          <w:tcPr>
            <w:tcW w:w="1510" w:type="dxa"/>
            <w:shd w:val="clear" w:color="auto" w:fill="auto"/>
            <w:noWrap/>
            <w:vAlign w:val="bottom"/>
            <w:hideMark/>
          </w:tcPr>
          <w:p w14:paraId="251CCF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implexiformis</w:t>
            </w:r>
          </w:p>
        </w:tc>
        <w:tc>
          <w:tcPr>
            <w:tcW w:w="1300" w:type="dxa"/>
            <w:shd w:val="clear" w:color="auto" w:fill="auto"/>
            <w:noWrap/>
            <w:vAlign w:val="bottom"/>
            <w:hideMark/>
          </w:tcPr>
          <w:p w14:paraId="5D5AA60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EFF227D" w14:textId="77777777" w:rsidTr="005B0F18">
        <w:trPr>
          <w:trHeight w:val="320"/>
        </w:trPr>
        <w:tc>
          <w:tcPr>
            <w:tcW w:w="1300" w:type="dxa"/>
            <w:shd w:val="clear" w:color="auto" w:fill="auto"/>
            <w:noWrap/>
            <w:vAlign w:val="bottom"/>
            <w:hideMark/>
          </w:tcPr>
          <w:p w14:paraId="739E437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98FE80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Halichondriidae</w:t>
            </w:r>
          </w:p>
        </w:tc>
        <w:tc>
          <w:tcPr>
            <w:tcW w:w="1512" w:type="dxa"/>
            <w:shd w:val="clear" w:color="auto" w:fill="auto"/>
            <w:noWrap/>
            <w:vAlign w:val="bottom"/>
            <w:hideMark/>
          </w:tcPr>
          <w:p w14:paraId="40C62C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Halichondria</w:t>
            </w:r>
          </w:p>
        </w:tc>
        <w:tc>
          <w:tcPr>
            <w:tcW w:w="1510" w:type="dxa"/>
            <w:shd w:val="clear" w:color="auto" w:fill="auto"/>
            <w:noWrap/>
            <w:vAlign w:val="bottom"/>
            <w:hideMark/>
          </w:tcPr>
          <w:p w14:paraId="0D9C01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melanadocia</w:t>
            </w:r>
          </w:p>
        </w:tc>
        <w:tc>
          <w:tcPr>
            <w:tcW w:w="1300" w:type="dxa"/>
            <w:shd w:val="clear" w:color="auto" w:fill="auto"/>
            <w:noWrap/>
            <w:vAlign w:val="bottom"/>
            <w:hideMark/>
          </w:tcPr>
          <w:p w14:paraId="34E3B76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C8C4539" w14:textId="77777777" w:rsidTr="005B0F18">
        <w:trPr>
          <w:trHeight w:val="320"/>
        </w:trPr>
        <w:tc>
          <w:tcPr>
            <w:tcW w:w="1300" w:type="dxa"/>
            <w:shd w:val="clear" w:color="auto" w:fill="auto"/>
            <w:noWrap/>
            <w:vAlign w:val="bottom"/>
            <w:hideMark/>
          </w:tcPr>
          <w:p w14:paraId="3CDAE0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33F154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Tedaniidae</w:t>
            </w:r>
          </w:p>
        </w:tc>
        <w:tc>
          <w:tcPr>
            <w:tcW w:w="1512" w:type="dxa"/>
            <w:shd w:val="clear" w:color="auto" w:fill="auto"/>
            <w:noWrap/>
            <w:vAlign w:val="bottom"/>
            <w:hideMark/>
          </w:tcPr>
          <w:p w14:paraId="4C4D3B1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Tedania</w:t>
            </w:r>
          </w:p>
        </w:tc>
        <w:tc>
          <w:tcPr>
            <w:tcW w:w="1510" w:type="dxa"/>
            <w:shd w:val="clear" w:color="auto" w:fill="auto"/>
            <w:noWrap/>
            <w:vAlign w:val="bottom"/>
            <w:hideMark/>
          </w:tcPr>
          <w:p w14:paraId="49E1C0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ignis</w:t>
            </w:r>
          </w:p>
        </w:tc>
        <w:tc>
          <w:tcPr>
            <w:tcW w:w="1300" w:type="dxa"/>
            <w:shd w:val="clear" w:color="auto" w:fill="auto"/>
            <w:noWrap/>
            <w:vAlign w:val="bottom"/>
            <w:hideMark/>
          </w:tcPr>
          <w:p w14:paraId="74B2DB1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5EE9ABE" w14:textId="77777777" w:rsidTr="005B0F18">
        <w:trPr>
          <w:trHeight w:val="320"/>
        </w:trPr>
        <w:tc>
          <w:tcPr>
            <w:tcW w:w="1300" w:type="dxa"/>
            <w:shd w:val="clear" w:color="auto" w:fill="auto"/>
            <w:noWrap/>
            <w:vAlign w:val="bottom"/>
            <w:hideMark/>
          </w:tcPr>
          <w:p w14:paraId="7C4847F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BFE9C2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71B9B66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C982BDE"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4D7CD5F"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25</w:t>
            </w:r>
          </w:p>
        </w:tc>
      </w:tr>
    </w:tbl>
    <w:p w14:paraId="36D2FCA5" w14:textId="35C00193" w:rsidR="00C249B5" w:rsidRDefault="00C249B5" w:rsidP="00457F19">
      <w:pPr>
        <w:spacing w:line="360" w:lineRule="auto"/>
        <w:rPr>
          <w:rFonts w:ascii="Times New Roman" w:hAnsi="Times New Roman" w:cs="Times New Roman"/>
        </w:rPr>
      </w:pPr>
    </w:p>
    <w:p w14:paraId="22092FDB" w14:textId="11A06C13" w:rsidR="00AD76D4" w:rsidRPr="00D00FFC" w:rsidRDefault="00AD76D4" w:rsidP="00457F19">
      <w:pPr>
        <w:spacing w:line="360" w:lineRule="auto"/>
        <w:rPr>
          <w:rFonts w:ascii="Times New Roman" w:hAnsi="Times New Roman" w:cs="Times New Roman"/>
          <w:i/>
        </w:rPr>
      </w:pPr>
      <w:del w:id="297" w:author="Isabelle Cote" w:date="2023-04-24T14:18:00Z">
        <w:r w:rsidRPr="00D00FFC" w:rsidDel="005C0A3B">
          <w:rPr>
            <w:rFonts w:ascii="Times New Roman" w:hAnsi="Times New Roman" w:cs="Times New Roman"/>
            <w:i/>
          </w:rPr>
          <w:delText>Meta-regression reporting</w:delText>
        </w:r>
      </w:del>
      <w:ins w:id="298" w:author="Isabelle Cote" w:date="2023-04-24T14:19:00Z">
        <w:r w:rsidR="00E82519">
          <w:rPr>
            <w:rFonts w:ascii="Times New Roman" w:hAnsi="Times New Roman" w:cs="Times New Roman"/>
            <w:i/>
          </w:rPr>
          <w:t>P</w:t>
        </w:r>
      </w:ins>
      <w:ins w:id="299" w:author="Isabelle Cote" w:date="2023-04-24T14:18:00Z">
        <w:r w:rsidR="005C0A3B">
          <w:rPr>
            <w:rFonts w:ascii="Times New Roman" w:hAnsi="Times New Roman" w:cs="Times New Roman"/>
            <w:i/>
          </w:rPr>
          <w:t>rimary producer performance</w:t>
        </w:r>
      </w:ins>
    </w:p>
    <w:p w14:paraId="35608F07" w14:textId="61050CC6"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r w:rsidR="005317EB">
        <w:rPr>
          <w:rFonts w:ascii="Times New Roman" w:hAnsi="Times New Roman" w:cs="Times New Roman"/>
        </w:rPr>
        <w:t>experimental design</w:t>
      </w:r>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del w:id="300" w:author="Isabelle Cote" w:date="2023-04-24T14:21:00Z">
        <w:r w:rsidDel="009D5DDC">
          <w:rPr>
            <w:rFonts w:ascii="Times New Roman" w:hAnsi="Times New Roman" w:cs="Times New Roman"/>
          </w:rPr>
          <w:delText xml:space="preserve">, but </w:delText>
        </w:r>
      </w:del>
      <w:ins w:id="301" w:author="Isabelle Cote" w:date="2023-04-24T14:21:00Z">
        <w:r w:rsidR="009D5DDC">
          <w:rPr>
            <w:rFonts w:ascii="Times New Roman" w:hAnsi="Times New Roman" w:cs="Times New Roman"/>
          </w:rPr>
          <w:t xml:space="preserve"> (Table 1). T</w:t>
        </w:r>
      </w:ins>
      <w:del w:id="302" w:author="Isabelle Cote" w:date="2023-04-24T14:21:00Z">
        <w:r w:rsidDel="009D5DDC">
          <w:rPr>
            <w:rFonts w:ascii="Times New Roman" w:hAnsi="Times New Roman" w:cs="Times New Roman"/>
          </w:rPr>
          <w:delText>t</w:delText>
        </w:r>
      </w:del>
      <w:r>
        <w:rPr>
          <w:rFonts w:ascii="Times New Roman" w:hAnsi="Times New Roman" w:cs="Times New Roman"/>
        </w:rPr>
        <w:t xml:space="preserve">here </w:t>
      </w:r>
      <w:r w:rsidR="00C269E0">
        <w:rPr>
          <w:rFonts w:ascii="Times New Roman" w:hAnsi="Times New Roman" w:cs="Times New Roman"/>
        </w:rPr>
        <w:t>was</w:t>
      </w:r>
      <w:ins w:id="303" w:author="Isabelle Cote" w:date="2023-04-24T14:21:00Z">
        <w:r w:rsidR="009D5DDC">
          <w:rPr>
            <w:rFonts w:ascii="Times New Roman" w:hAnsi="Times New Roman" w:cs="Times New Roman"/>
          </w:rPr>
          <w:t>, however, some</w:t>
        </w:r>
      </w:ins>
      <w:r w:rsidR="00C269E0">
        <w:rPr>
          <w:rFonts w:ascii="Times New Roman" w:hAnsi="Times New Roman" w:cs="Times New Roman"/>
        </w:rPr>
        <w:t xml:space="preserve">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r w:rsidR="00A4411C">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00D00FFC">
        <w:rPr>
          <w:rFonts w:ascii="Times New Roman" w:hAnsi="Times New Roman" w:cs="Times New Roman"/>
        </w:rPr>
        <w:t>3</w:t>
      </w:r>
      <w:r>
        <w:rPr>
          <w:rFonts w:ascii="Times New Roman" w:hAnsi="Times New Roman" w:cs="Times New Roman"/>
        </w:rPr>
        <w:t>)</w:t>
      </w:r>
      <w:r w:rsidR="00067FAF">
        <w:rPr>
          <w:rFonts w:ascii="Times New Roman" w:hAnsi="Times New Roman" w:cs="Times New Roman"/>
        </w:rPr>
        <w:t xml:space="preserve">, 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00D00FFC">
        <w:rPr>
          <w:rFonts w:ascii="Times New Roman" w:hAnsi="Times New Roman" w:cs="Times New Roman"/>
        </w:rPr>
        <w:t>6</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A87CDD">
        <w:rPr>
          <w:rFonts w:ascii="Times New Roman" w:hAnsi="Times New Roman" w:cs="Times New Roman"/>
          <w:highlight w:val="yellow"/>
        </w:rPr>
        <w:t>1</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0C221403" w14:textId="77777777" w:rsidR="002E611A" w:rsidRDefault="002E611A" w:rsidP="00457F19">
      <w:pPr>
        <w:spacing w:line="360" w:lineRule="auto"/>
        <w:rPr>
          <w:rFonts w:ascii="Times New Roman" w:hAnsi="Times New Roman" w:cs="Times New Roman"/>
        </w:rPr>
      </w:pPr>
    </w:p>
    <w:p w14:paraId="520CE3AD" w14:textId="6C081AA6" w:rsidR="002E611A" w:rsidRDefault="002E611A" w:rsidP="002E611A">
      <w:pPr>
        <w:spacing w:line="360" w:lineRule="auto"/>
        <w:rPr>
          <w:rFonts w:ascii="Times New Roman" w:hAnsi="Times New Roman" w:cs="Times New Roman"/>
        </w:rPr>
      </w:pPr>
      <w:r>
        <w:rPr>
          <w:rFonts w:ascii="Times New Roman" w:hAnsi="Times New Roman" w:cs="Times New Roman"/>
        </w:rPr>
        <w:t>Table 1</w:t>
      </w:r>
      <w:ins w:id="304" w:author="Isabelle Cote" w:date="2023-04-24T14:21:00Z">
        <w:r w:rsidR="009D5DDC">
          <w:rPr>
            <w:rFonts w:ascii="Times New Roman" w:hAnsi="Times New Roman" w:cs="Times New Roman"/>
          </w:rPr>
          <w:t>.</w:t>
        </w:r>
      </w:ins>
      <w:del w:id="305" w:author="Isabelle Cote" w:date="2023-04-24T14:21:00Z">
        <w:r w:rsidDel="009D5DDC">
          <w:rPr>
            <w:rFonts w:ascii="Times New Roman" w:hAnsi="Times New Roman" w:cs="Times New Roman"/>
          </w:rPr>
          <w:delText>:</w:delText>
        </w:r>
      </w:del>
      <w:r>
        <w:rPr>
          <w:rFonts w:ascii="Times New Roman" w:hAnsi="Times New Roman" w:cs="Times New Roman"/>
        </w:rPr>
        <w:t xml:space="preserve"> </w:t>
      </w:r>
      <w:del w:id="306" w:author="Isabelle Cote" w:date="2023-04-24T14:21:00Z">
        <w:r w:rsidDel="009D5DDC">
          <w:rPr>
            <w:rFonts w:ascii="Times New Roman" w:hAnsi="Times New Roman" w:cs="Times New Roman"/>
          </w:rPr>
          <w:delText>AIC c</w:delText>
        </w:r>
      </w:del>
      <w:ins w:id="307" w:author="Isabelle Cote" w:date="2023-04-24T14:21:00Z">
        <w:r w:rsidR="009D5DDC">
          <w:rPr>
            <w:rFonts w:ascii="Times New Roman" w:hAnsi="Times New Roman" w:cs="Times New Roman"/>
          </w:rPr>
          <w:t>C</w:t>
        </w:r>
      </w:ins>
      <w:r>
        <w:rPr>
          <w:rFonts w:ascii="Times New Roman" w:hAnsi="Times New Roman" w:cs="Times New Roman"/>
        </w:rPr>
        <w:t>omparison of models</w:t>
      </w:r>
      <w:del w:id="308" w:author="Isabelle Cote" w:date="2023-04-24T14:21:00Z">
        <w:r w:rsidDel="009D5DDC">
          <w:rPr>
            <w:rFonts w:ascii="Times New Roman" w:hAnsi="Times New Roman" w:cs="Times New Roman"/>
          </w:rPr>
          <w:delText xml:space="preserve">. </w:delText>
        </w:r>
      </w:del>
      <w:ins w:id="309" w:author="Isabelle Cote" w:date="2023-04-24T14:21:00Z">
        <w:r w:rsidR="009D5DDC">
          <w:rPr>
            <w:rFonts w:ascii="Times New Roman" w:hAnsi="Times New Roman" w:cs="Times New Roman"/>
          </w:rPr>
          <w:t xml:space="preserve"> of marine primary producer performance</w:t>
        </w:r>
      </w:ins>
      <w:ins w:id="310" w:author="Isabelle Cote" w:date="2023-04-24T14:22:00Z">
        <w:r w:rsidR="009D5DDC">
          <w:rPr>
            <w:rFonts w:ascii="Times New Roman" w:hAnsi="Times New Roman" w:cs="Times New Roman"/>
          </w:rPr>
          <w:t xml:space="preserve"> in relation to background nutrient (</w:t>
        </w:r>
      </w:ins>
      <w:ins w:id="311" w:author="Isabelle Cote" w:date="2023-04-24T14:23:00Z">
        <w:r w:rsidR="009D5DDC">
          <w:rPr>
            <w:rFonts w:ascii="Times New Roman" w:hAnsi="Times New Roman" w:cs="Times New Roman"/>
          </w:rPr>
          <w:t xml:space="preserve">or temperature or absolute latitude), </w:t>
        </w:r>
      </w:ins>
      <w:del w:id="312" w:author="Isabelle Cote" w:date="2023-04-24T14:23:00Z">
        <w:r w:rsidDel="009D5DDC">
          <w:rPr>
            <w:rFonts w:ascii="Times New Roman" w:hAnsi="Times New Roman" w:cs="Times New Roman"/>
          </w:rPr>
          <w:delText xml:space="preserve">Moderators included in each model (ED = </w:delText>
        </w:r>
      </w:del>
      <w:r>
        <w:rPr>
          <w:rFonts w:ascii="Times New Roman" w:hAnsi="Times New Roman" w:cs="Times New Roman"/>
        </w:rPr>
        <w:t>experimental design</w:t>
      </w:r>
      <w:ins w:id="313" w:author="Isabelle Cote" w:date="2023-04-24T14:23:00Z">
        <w:r w:rsidR="009D5DDC">
          <w:rPr>
            <w:rFonts w:ascii="Times New Roman" w:hAnsi="Times New Roman" w:cs="Times New Roman"/>
          </w:rPr>
          <w:t xml:space="preserve"> (ED)</w:t>
        </w:r>
      </w:ins>
      <w:r>
        <w:rPr>
          <w:rFonts w:ascii="Times New Roman" w:hAnsi="Times New Roman" w:cs="Times New Roman"/>
        </w:rPr>
        <w:t xml:space="preserve">, </w:t>
      </w:r>
      <w:ins w:id="314" w:author="Isabelle Cote" w:date="2023-04-24T14:23:00Z">
        <w:r w:rsidR="009D5DDC">
          <w:rPr>
            <w:rFonts w:ascii="Times New Roman" w:hAnsi="Times New Roman" w:cs="Times New Roman"/>
          </w:rPr>
          <w:t xml:space="preserve">and </w:t>
        </w:r>
      </w:ins>
      <w:del w:id="315" w:author="Isabelle Cote" w:date="2023-04-24T14:23:00Z">
        <w:r w:rsidDel="009D5DDC">
          <w:rPr>
            <w:rFonts w:ascii="Times New Roman" w:hAnsi="Times New Roman" w:cs="Times New Roman"/>
          </w:rPr>
          <w:delText xml:space="preserve">PPG = </w:delText>
        </w:r>
      </w:del>
      <w:r>
        <w:rPr>
          <w:rFonts w:ascii="Times New Roman" w:hAnsi="Times New Roman" w:cs="Times New Roman"/>
        </w:rPr>
        <w:t>primary producer group</w:t>
      </w:r>
      <w:del w:id="316" w:author="Isabelle Cote" w:date="2023-04-24T14:23:00Z">
        <w:r w:rsidDel="009D5DDC">
          <w:rPr>
            <w:rFonts w:ascii="Times New Roman" w:hAnsi="Times New Roman" w:cs="Times New Roman"/>
          </w:rPr>
          <w:delText xml:space="preserve">, </w:delText>
        </w:r>
      </w:del>
      <w:ins w:id="317" w:author="Isabelle Cote" w:date="2023-04-24T14:23:00Z">
        <w:r w:rsidR="009D5DDC">
          <w:rPr>
            <w:rFonts w:ascii="Times New Roman" w:hAnsi="Times New Roman" w:cs="Times New Roman"/>
          </w:rPr>
          <w:t xml:space="preserve"> (PPG). </w:t>
        </w:r>
      </w:ins>
      <w:r>
        <w:rPr>
          <w:rFonts w:ascii="Times New Roman" w:hAnsi="Times New Roman" w:cs="Times New Roman"/>
        </w:rPr>
        <w:t>RE = random effect</w:t>
      </w:r>
      <w:ins w:id="318" w:author="Isabelle Cote" w:date="2023-04-24T14:23:00Z">
        <w:r w:rsidR="009D5DDC">
          <w:rPr>
            <w:rFonts w:ascii="Times New Roman" w:hAnsi="Times New Roman" w:cs="Times New Roman"/>
          </w:rPr>
          <w:t>.</w:t>
        </w:r>
      </w:ins>
      <w:del w:id="319" w:author="Isabelle Cote" w:date="2023-04-24T14:23:00Z">
        <w:r w:rsidDel="009D5DDC">
          <w:rPr>
            <w:rFonts w:ascii="Times New Roman" w:hAnsi="Times New Roman" w:cs="Times New Roman"/>
          </w:rPr>
          <w:delText>),</w:delText>
        </w:r>
      </w:del>
      <w:r>
        <w:rPr>
          <w:rFonts w:ascii="Times New Roman" w:hAnsi="Times New Roman" w:cs="Times New Roman"/>
        </w:rPr>
        <w:t xml:space="preserve"> K is the number of parameters included in the model, AIC is the Akaike’s Information Criterion for each model, </w:t>
      </w:r>
      <w:r w:rsidRPr="00D504C4">
        <w:rPr>
          <w:rFonts w:ascii="Times New Roman" w:hAnsi="Times New Roman" w:cs="Times New Roman"/>
        </w:rPr>
        <w:t>Δ</w:t>
      </w:r>
      <w:r>
        <w:rPr>
          <w:rFonts w:ascii="Times New Roman" w:hAnsi="Times New Roman" w:cs="Times New Roman"/>
        </w:rPr>
        <w:t xml:space="preserve">AIC is the AIC for each model minus the AIC from the best model, and AIC weight is the calculated weight of each </w:t>
      </w:r>
      <w:commentRangeStart w:id="320"/>
      <w:r>
        <w:rPr>
          <w:rFonts w:ascii="Times New Roman" w:hAnsi="Times New Roman" w:cs="Times New Roman"/>
        </w:rPr>
        <w:t>model</w:t>
      </w:r>
      <w:commentRangeEnd w:id="320"/>
      <w:r w:rsidR="009D5DDC">
        <w:rPr>
          <w:rStyle w:val="CommentReference"/>
        </w:rPr>
        <w:commentReference w:id="320"/>
      </w:r>
      <w:ins w:id="321" w:author="Isabelle Cote" w:date="2023-04-24T14:24:00Z">
        <w:r w:rsidR="009D5DDC">
          <w:rPr>
            <w:rFonts w:ascii="Times New Roman" w:hAnsi="Times New Roman" w:cs="Times New Roman"/>
          </w:rPr>
          <w:t xml:space="preserve">. </w:t>
        </w:r>
      </w:ins>
    </w:p>
    <w:tbl>
      <w:tblPr>
        <w:tblStyle w:val="TableGrid"/>
        <w:tblW w:w="8080" w:type="dxa"/>
        <w:tblLook w:val="04A0" w:firstRow="1" w:lastRow="0" w:firstColumn="1" w:lastColumn="0" w:noHBand="0" w:noVBand="1"/>
      </w:tblPr>
      <w:tblGrid>
        <w:gridCol w:w="3948"/>
        <w:gridCol w:w="456"/>
        <w:gridCol w:w="991"/>
        <w:gridCol w:w="1272"/>
        <w:gridCol w:w="1413"/>
      </w:tblGrid>
      <w:tr w:rsidR="002E611A" w14:paraId="1A75D345" w14:textId="77777777" w:rsidTr="005B0F18">
        <w:tc>
          <w:tcPr>
            <w:tcW w:w="3948" w:type="dxa"/>
          </w:tcPr>
          <w:p w14:paraId="5387536B" w14:textId="77777777" w:rsidR="002E611A" w:rsidDel="006534E2" w:rsidRDefault="002E611A" w:rsidP="005B0F18">
            <w:pPr>
              <w:spacing w:line="360" w:lineRule="auto"/>
              <w:rPr>
                <w:rFonts w:ascii="Times New Roman" w:hAnsi="Times New Roman" w:cs="Times New Roman"/>
              </w:rPr>
            </w:pPr>
            <w:r>
              <w:rPr>
                <w:rFonts w:ascii="Times New Roman" w:hAnsi="Times New Roman" w:cs="Times New Roman"/>
              </w:rPr>
              <w:t>Moderators</w:t>
            </w:r>
          </w:p>
        </w:tc>
        <w:tc>
          <w:tcPr>
            <w:tcW w:w="456" w:type="dxa"/>
          </w:tcPr>
          <w:p w14:paraId="0998009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K</w:t>
            </w:r>
          </w:p>
        </w:tc>
        <w:tc>
          <w:tcPr>
            <w:tcW w:w="991" w:type="dxa"/>
          </w:tcPr>
          <w:p w14:paraId="275AAC92"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w:t>
            </w:r>
          </w:p>
        </w:tc>
        <w:tc>
          <w:tcPr>
            <w:tcW w:w="1272" w:type="dxa"/>
          </w:tcPr>
          <w:p w14:paraId="5C9B141C" w14:textId="77777777" w:rsidR="002E611A" w:rsidRDefault="002E611A" w:rsidP="005B0F18">
            <w:pPr>
              <w:spacing w:line="360" w:lineRule="auto"/>
              <w:rPr>
                <w:rFonts w:ascii="Times New Roman" w:hAnsi="Times New Roman" w:cs="Times New Roman"/>
              </w:rPr>
            </w:pPr>
            <w:r w:rsidRPr="00D504C4">
              <w:rPr>
                <w:rFonts w:ascii="Times New Roman" w:hAnsi="Times New Roman" w:cs="Times New Roman"/>
              </w:rPr>
              <w:t>Δ</w:t>
            </w:r>
            <w:r>
              <w:rPr>
                <w:rFonts w:ascii="Times New Roman" w:hAnsi="Times New Roman" w:cs="Times New Roman"/>
              </w:rPr>
              <w:t>AIC</w:t>
            </w:r>
          </w:p>
        </w:tc>
        <w:tc>
          <w:tcPr>
            <w:tcW w:w="1413" w:type="dxa"/>
          </w:tcPr>
          <w:p w14:paraId="445F636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 weight</w:t>
            </w:r>
          </w:p>
        </w:tc>
      </w:tr>
      <w:tr w:rsidR="002E611A" w14:paraId="4CCE9DBC" w14:textId="77777777" w:rsidTr="005B0F18">
        <w:tc>
          <w:tcPr>
            <w:tcW w:w="3948" w:type="dxa"/>
          </w:tcPr>
          <w:p w14:paraId="3536B7E9"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Background nutrients, ED, PPG, RE</w:t>
            </w:r>
          </w:p>
        </w:tc>
        <w:tc>
          <w:tcPr>
            <w:tcW w:w="456" w:type="dxa"/>
          </w:tcPr>
          <w:p w14:paraId="0F3A482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49EFBAB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374.18</w:t>
            </w:r>
          </w:p>
        </w:tc>
        <w:tc>
          <w:tcPr>
            <w:tcW w:w="1272" w:type="dxa"/>
          </w:tcPr>
          <w:p w14:paraId="0CDAEC8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0</w:t>
            </w:r>
          </w:p>
        </w:tc>
        <w:tc>
          <w:tcPr>
            <w:tcW w:w="1413" w:type="dxa"/>
          </w:tcPr>
          <w:p w14:paraId="45B1B08B" w14:textId="77777777" w:rsidR="002E611A" w:rsidRDefault="002E611A" w:rsidP="005B0F18">
            <w:pPr>
              <w:spacing w:line="360" w:lineRule="auto"/>
              <w:rPr>
                <w:rFonts w:ascii="Times New Roman" w:hAnsi="Times New Roman" w:cs="Times New Roman"/>
              </w:rPr>
            </w:pPr>
            <w:r w:rsidRPr="006534E2">
              <w:rPr>
                <w:rFonts w:ascii="Times New Roman" w:hAnsi="Times New Roman" w:cs="Times New Roman"/>
              </w:rPr>
              <w:t>0.5</w:t>
            </w:r>
            <w:r>
              <w:rPr>
                <w:rFonts w:ascii="Times New Roman" w:hAnsi="Times New Roman" w:cs="Times New Roman"/>
              </w:rPr>
              <w:t>4</w:t>
            </w:r>
          </w:p>
        </w:tc>
      </w:tr>
      <w:tr w:rsidR="002E611A" w14:paraId="7EAE5D68" w14:textId="77777777" w:rsidTr="005B0F18">
        <w:tc>
          <w:tcPr>
            <w:tcW w:w="3948" w:type="dxa"/>
          </w:tcPr>
          <w:p w14:paraId="2D861BF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Temperature, ED, PPG, RE</w:t>
            </w:r>
          </w:p>
        </w:tc>
        <w:tc>
          <w:tcPr>
            <w:tcW w:w="456" w:type="dxa"/>
          </w:tcPr>
          <w:p w14:paraId="0CEB0D4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306901A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75.74</w:t>
            </w:r>
          </w:p>
        </w:tc>
        <w:tc>
          <w:tcPr>
            <w:tcW w:w="1272" w:type="dxa"/>
          </w:tcPr>
          <w:p w14:paraId="477171F5" w14:textId="08149EFC" w:rsidR="002E611A" w:rsidRDefault="002E611A" w:rsidP="005B0F18">
            <w:pPr>
              <w:spacing w:line="360" w:lineRule="auto"/>
              <w:rPr>
                <w:rFonts w:ascii="Times New Roman" w:hAnsi="Times New Roman" w:cs="Times New Roman"/>
              </w:rPr>
            </w:pPr>
            <w:r>
              <w:rPr>
                <w:rFonts w:ascii="Times New Roman" w:hAnsi="Times New Roman" w:cs="Times New Roman"/>
              </w:rPr>
              <w:t>1.5</w:t>
            </w:r>
            <w:r w:rsidR="00773128">
              <w:rPr>
                <w:rFonts w:ascii="Times New Roman" w:hAnsi="Times New Roman" w:cs="Times New Roman"/>
              </w:rPr>
              <w:t>6</w:t>
            </w:r>
          </w:p>
        </w:tc>
        <w:tc>
          <w:tcPr>
            <w:tcW w:w="1413" w:type="dxa"/>
          </w:tcPr>
          <w:p w14:paraId="662D9B5E" w14:textId="77777777"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Pr>
                <w:rFonts w:ascii="Times New Roman" w:hAnsi="Times New Roman" w:cs="Times New Roman"/>
              </w:rPr>
              <w:t>25</w:t>
            </w:r>
          </w:p>
        </w:tc>
      </w:tr>
      <w:tr w:rsidR="002E611A" w14:paraId="64CF7A18" w14:textId="77777777" w:rsidTr="005B0F18">
        <w:tc>
          <w:tcPr>
            <w:tcW w:w="3948" w:type="dxa"/>
          </w:tcPr>
          <w:p w14:paraId="02424D14"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Absolute latitude, ED, PPG, RE</w:t>
            </w:r>
          </w:p>
        </w:tc>
        <w:tc>
          <w:tcPr>
            <w:tcW w:w="456" w:type="dxa"/>
          </w:tcPr>
          <w:p w14:paraId="4493BA21"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725850DD" w14:textId="7C1E67BA"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w:t>
            </w:r>
            <w:r w:rsidR="00AC7FEA">
              <w:rPr>
                <w:rFonts w:ascii="Times New Roman" w:hAnsi="Times New Roman" w:cs="Times New Roman"/>
              </w:rPr>
              <w:t>6</w:t>
            </w:r>
            <w:r>
              <w:rPr>
                <w:rFonts w:ascii="Times New Roman" w:hAnsi="Times New Roman" w:cs="Times New Roman"/>
              </w:rPr>
              <w:t>.</w:t>
            </w:r>
            <w:r w:rsidR="00AC7FEA">
              <w:rPr>
                <w:rFonts w:ascii="Times New Roman" w:hAnsi="Times New Roman" w:cs="Times New Roman"/>
              </w:rPr>
              <w:t>20</w:t>
            </w:r>
          </w:p>
        </w:tc>
        <w:tc>
          <w:tcPr>
            <w:tcW w:w="1272" w:type="dxa"/>
          </w:tcPr>
          <w:p w14:paraId="41232D10"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2.01</w:t>
            </w:r>
          </w:p>
        </w:tc>
        <w:tc>
          <w:tcPr>
            <w:tcW w:w="1413" w:type="dxa"/>
          </w:tcPr>
          <w:p w14:paraId="7D84A589" w14:textId="3BD4B3ED"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sidR="00773128">
              <w:rPr>
                <w:rFonts w:ascii="Times New Roman" w:hAnsi="Times New Roman" w:cs="Times New Roman"/>
              </w:rPr>
              <w:t>20</w:t>
            </w:r>
          </w:p>
        </w:tc>
      </w:tr>
      <w:tr w:rsidR="002E611A" w14:paraId="22C0F0B2" w14:textId="77777777" w:rsidTr="005B0F18">
        <w:tc>
          <w:tcPr>
            <w:tcW w:w="3948" w:type="dxa"/>
          </w:tcPr>
          <w:p w14:paraId="068BD858"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RE</w:t>
            </w:r>
          </w:p>
        </w:tc>
        <w:tc>
          <w:tcPr>
            <w:tcW w:w="456" w:type="dxa"/>
          </w:tcPr>
          <w:p w14:paraId="3DF7517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w:t>
            </w:r>
          </w:p>
        </w:tc>
        <w:tc>
          <w:tcPr>
            <w:tcW w:w="991" w:type="dxa"/>
          </w:tcPr>
          <w:p w14:paraId="53FDA74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80.78</w:t>
            </w:r>
          </w:p>
        </w:tc>
        <w:tc>
          <w:tcPr>
            <w:tcW w:w="1272" w:type="dxa"/>
          </w:tcPr>
          <w:p w14:paraId="45077FEC"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6.59</w:t>
            </w:r>
          </w:p>
        </w:tc>
        <w:tc>
          <w:tcPr>
            <w:tcW w:w="1413" w:type="dxa"/>
          </w:tcPr>
          <w:p w14:paraId="4BC369DC" w14:textId="77777777" w:rsidR="002E611A" w:rsidRPr="00A87CDD" w:rsidRDefault="002E611A" w:rsidP="005B0F18">
            <w:pPr>
              <w:spacing w:line="360" w:lineRule="auto"/>
              <w:rPr>
                <w:rFonts w:ascii="Times New Roman" w:hAnsi="Times New Roman" w:cs="Times New Roman"/>
              </w:rPr>
            </w:pPr>
            <w:r>
              <w:rPr>
                <w:rFonts w:ascii="Times New Roman" w:hAnsi="Times New Roman" w:cs="Times New Roman"/>
              </w:rPr>
              <w:t>0.02</w:t>
            </w:r>
          </w:p>
        </w:tc>
      </w:tr>
    </w:tbl>
    <w:p w14:paraId="641C65D9" w14:textId="77777777" w:rsidR="00D504C4" w:rsidRDefault="00D504C4" w:rsidP="00457F19">
      <w:pPr>
        <w:spacing w:line="360" w:lineRule="auto"/>
        <w:rPr>
          <w:rFonts w:ascii="Times New Roman" w:hAnsi="Times New Roman" w:cs="Times New Roman"/>
        </w:rPr>
      </w:pPr>
    </w:p>
    <w:p w14:paraId="5DF29D5D" w14:textId="033844A8" w:rsidR="00C249B5" w:rsidRPr="009D5DDC" w:rsidRDefault="00D504C4" w:rsidP="00457F19">
      <w:pPr>
        <w:spacing w:line="360" w:lineRule="auto"/>
        <w:rPr>
          <w:rFonts w:ascii="Times New Roman" w:hAnsi="Times New Roman" w:cs="Times New Roman"/>
          <w:iCs/>
          <w:rPrChange w:id="322" w:author="Isabelle Cote" w:date="2023-04-24T14:26:00Z">
            <w:rPr>
              <w:rFonts w:ascii="Times New Roman" w:hAnsi="Times New Roman" w:cs="Times New Roman"/>
              <w:i/>
            </w:rPr>
          </w:rPrChange>
        </w:rPr>
      </w:pPr>
      <w:r w:rsidRPr="009D5DDC">
        <w:rPr>
          <w:rFonts w:ascii="Times New Roman" w:hAnsi="Times New Roman" w:cs="Times New Roman"/>
          <w:iCs/>
          <w:rPrChange w:id="323" w:author="Isabelle Cote" w:date="2023-04-24T14:26:00Z">
            <w:rPr>
              <w:rFonts w:ascii="Times New Roman" w:hAnsi="Times New Roman" w:cs="Times New Roman"/>
              <w:i/>
            </w:rPr>
          </w:rPrChange>
        </w:rPr>
        <w:t>Background nutrients model</w:t>
      </w:r>
    </w:p>
    <w:p w14:paraId="41D1A3B4" w14:textId="1C1F4F9F" w:rsidR="00D504C4" w:rsidRDefault="00D504C4" w:rsidP="00457F19">
      <w:pPr>
        <w:spacing w:line="360" w:lineRule="auto"/>
        <w:rPr>
          <w:rFonts w:ascii="Times New Roman" w:hAnsi="Times New Roman" w:cs="Times New Roman"/>
          <w:lang w:val="en-CA"/>
        </w:rPr>
      </w:pPr>
      <w:commentRangeStart w:id="324"/>
      <w:r>
        <w:rPr>
          <w:rFonts w:ascii="Times New Roman" w:hAnsi="Times New Roman" w:cs="Times New Roman"/>
        </w:rPr>
        <w:t>Overall</w:t>
      </w:r>
      <w:commentRangeEnd w:id="324"/>
      <w:r w:rsidR="00145342">
        <w:rPr>
          <w:rStyle w:val="CommentReference"/>
        </w:rPr>
        <w:commentReference w:id="324"/>
      </w:r>
      <w:r>
        <w:rPr>
          <w:rFonts w:ascii="Times New Roman" w:hAnsi="Times New Roman" w:cs="Times New Roman"/>
        </w:rPr>
        <w:t xml:space="preserve">, </w:t>
      </w:r>
      <w:r w:rsidR="006149A7">
        <w:rPr>
          <w:rFonts w:ascii="Times New Roman" w:hAnsi="Times New Roman" w:cs="Times New Roman"/>
        </w:rPr>
        <w:t>we found</w:t>
      </w:r>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ins w:id="325" w:author="Isabelle Cote" w:date="2023-04-24T14:28:00Z">
        <w:r w:rsidR="009D5DDC">
          <w:rPr>
            <w:rFonts w:ascii="Times New Roman" w:hAnsi="Times New Roman" w:cs="Times New Roman"/>
            <w:lang w:val="en-CA"/>
          </w:rPr>
          <w:t>:</w:t>
        </w:r>
      </w:ins>
      <w:del w:id="326" w:author="Isabelle Cote" w:date="2023-04-24T14:28:00Z">
        <w:r w:rsidDel="009D5DDC">
          <w:rPr>
            <w:rFonts w:ascii="Times New Roman" w:hAnsi="Times New Roman" w:cs="Times New Roman"/>
            <w:lang w:val="en-CA"/>
          </w:rPr>
          <w:delText>;</w:delText>
        </w:r>
      </w:del>
      <w:r w:rsidRPr="00D504C4">
        <w:rPr>
          <w:rFonts w:ascii="Times New Roman" w:hAnsi="Times New Roman" w:cs="Times New Roman"/>
        </w:rPr>
        <w:t xml:space="preserve"> 0.</w:t>
      </w:r>
      <w:r w:rsidR="00A4411C">
        <w:rPr>
          <w:rFonts w:ascii="Times New Roman" w:hAnsi="Times New Roman" w:cs="Times New Roman"/>
        </w:rPr>
        <w:t>45</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w:t>
      </w:r>
      <w:r w:rsidR="00504E41">
        <w:rPr>
          <w:rFonts w:ascii="Times New Roman" w:hAnsi="Times New Roman" w:cs="Times New Roman"/>
        </w:rPr>
        <w:t>7</w:t>
      </w:r>
      <w:r>
        <w:rPr>
          <w:rFonts w:ascii="Times New Roman" w:hAnsi="Times New Roman" w:cs="Times New Roman"/>
        </w:rPr>
        <w:t>)</w:t>
      </w:r>
      <w:r w:rsidR="007D588D">
        <w:rPr>
          <w:rFonts w:ascii="Times New Roman" w:hAnsi="Times New Roman" w:cs="Times New Roman"/>
        </w:rPr>
        <w:t xml:space="preserve">, with producers growing </w:t>
      </w:r>
      <w:commentRangeStart w:id="327"/>
      <w:r w:rsidR="007D588D">
        <w:rPr>
          <w:rFonts w:ascii="Times New Roman" w:hAnsi="Times New Roman" w:cs="Times New Roman"/>
        </w:rPr>
        <w:t xml:space="preserve">nearly </w:t>
      </w:r>
      <w:r w:rsidR="00A4411C">
        <w:rPr>
          <w:rFonts w:ascii="Times New Roman" w:hAnsi="Times New Roman" w:cs="Times New Roman"/>
        </w:rPr>
        <w:t>3</w:t>
      </w:r>
      <w:r w:rsidR="007D588D">
        <w:rPr>
          <w:rFonts w:ascii="Times New Roman" w:hAnsi="Times New Roman" w:cs="Times New Roman"/>
        </w:rPr>
        <w:t xml:space="preserve"> times</w:t>
      </w:r>
      <w:commentRangeEnd w:id="327"/>
      <w:r w:rsidR="002E3BF3">
        <w:rPr>
          <w:rStyle w:val="CommentReference"/>
        </w:rPr>
        <w:commentReference w:id="327"/>
      </w:r>
      <w:r w:rsidR="007D588D">
        <w:rPr>
          <w:rFonts w:ascii="Times New Roman" w:hAnsi="Times New Roman" w:cs="Times New Roman"/>
        </w:rPr>
        <w:t xml:space="preserve"> more, on average, under provisioned than control conditions</w:t>
      </w:r>
      <w:r>
        <w:rPr>
          <w:rFonts w:ascii="Times New Roman" w:hAnsi="Times New Roman" w:cs="Times New Roman"/>
        </w:rPr>
        <w:t xml:space="preserve">. </w:t>
      </w:r>
      <w:r w:rsidR="006149A7">
        <w:rPr>
          <w:rFonts w:ascii="Times New Roman" w:hAnsi="Times New Roman" w:cs="Times New Roman"/>
        </w:rPr>
        <w:t xml:space="preserve">This estimate represents </w:t>
      </w:r>
      <w:del w:id="328" w:author="Isabelle Cote" w:date="2023-04-24T14:35:00Z">
        <w:r w:rsidR="006149A7" w:rsidDel="00B577BC">
          <w:rPr>
            <w:rFonts w:ascii="Times New Roman" w:hAnsi="Times New Roman" w:cs="Times New Roman"/>
          </w:rPr>
          <w:delText xml:space="preserve">the intercept of the model, taken as </w:delText>
        </w:r>
      </w:del>
      <w:r w:rsidR="006149A7">
        <w:rPr>
          <w:rFonts w:ascii="Times New Roman" w:hAnsi="Times New Roman" w:cs="Times New Roman"/>
        </w:rPr>
        <w:t>the effect of animal-provisioning at a mean level of background nutrients on algae</w:t>
      </w:r>
      <w:ins w:id="329" w:author="Isabelle Cote" w:date="2023-04-24T14:35:00Z">
        <w:r w:rsidR="00B577BC">
          <w:rPr>
            <w:rFonts w:ascii="Times New Roman" w:hAnsi="Times New Roman" w:cs="Times New Roman"/>
          </w:rPr>
          <w:t xml:space="preserve"> (baseline </w:t>
        </w:r>
      </w:ins>
      <w:ins w:id="330" w:author="Isabelle Cote" w:date="2023-04-24T14:36:00Z">
        <w:r w:rsidR="00B577BC">
          <w:rPr>
            <w:rFonts w:ascii="Times New Roman" w:hAnsi="Times New Roman" w:cs="Times New Roman"/>
          </w:rPr>
          <w:t>primary producer group)</w:t>
        </w:r>
      </w:ins>
      <w:r w:rsidR="006149A7">
        <w:rPr>
          <w:rFonts w:ascii="Times New Roman" w:hAnsi="Times New Roman" w:cs="Times New Roman"/>
        </w:rPr>
        <w:t xml:space="preserve"> in unstocked field experiments</w:t>
      </w:r>
      <w:ins w:id="331" w:author="Isabelle Cote" w:date="2023-04-24T14:36:00Z">
        <w:r w:rsidR="00B577BC">
          <w:rPr>
            <w:rFonts w:ascii="Times New Roman" w:hAnsi="Times New Roman" w:cs="Times New Roman"/>
          </w:rPr>
          <w:t xml:space="preserve"> (baseline experimental design)</w:t>
        </w:r>
      </w:ins>
      <w:r w:rsidR="006149A7">
        <w:rPr>
          <w:rFonts w:ascii="Times New Roman" w:hAnsi="Times New Roman" w:cs="Times New Roman"/>
        </w:rPr>
        <w:t xml:space="preserve">. </w:t>
      </w:r>
      <w:r w:rsidR="00B168CE">
        <w:rPr>
          <w:rFonts w:ascii="Times New Roman" w:hAnsi="Times New Roman" w:cs="Times New Roman"/>
        </w:rPr>
        <w:t>There wa</w:t>
      </w:r>
      <w:r w:rsidR="00A4411C">
        <w:rPr>
          <w:rFonts w:ascii="Times New Roman" w:hAnsi="Times New Roman" w:cs="Times New Roman"/>
        </w:rPr>
        <w:t xml:space="preserve">s </w:t>
      </w:r>
      <w:ins w:id="332" w:author="Isabelle Cote" w:date="2023-04-24T14:37:00Z">
        <w:r w:rsidR="00B577BC">
          <w:rPr>
            <w:rFonts w:ascii="Times New Roman" w:hAnsi="Times New Roman" w:cs="Times New Roman"/>
          </w:rPr>
          <w:t xml:space="preserve">a </w:t>
        </w:r>
      </w:ins>
      <w:del w:id="333" w:author="Isabelle Cote" w:date="2023-04-24T14:37:00Z">
        <w:r w:rsidR="00A4411C" w:rsidDel="00B577BC">
          <w:rPr>
            <w:rFonts w:ascii="Times New Roman" w:hAnsi="Times New Roman" w:cs="Times New Roman"/>
          </w:rPr>
          <w:delText xml:space="preserve">no statistical </w:delText>
        </w:r>
        <w:r w:rsidR="00B168CE" w:rsidDel="00B577BC">
          <w:rPr>
            <w:rFonts w:ascii="Times New Roman" w:hAnsi="Times New Roman" w:cs="Times New Roman"/>
          </w:rPr>
          <w:delText xml:space="preserve">evidence for </w:delText>
        </w:r>
        <w:r w:rsidR="00A4411C" w:rsidDel="00B577BC">
          <w:rPr>
            <w:rFonts w:ascii="Times New Roman" w:hAnsi="Times New Roman" w:cs="Times New Roman"/>
          </w:rPr>
          <w:delText>the</w:delText>
        </w:r>
        <w:r w:rsidR="00B168CE" w:rsidDel="00B577BC">
          <w:rPr>
            <w:rFonts w:ascii="Times New Roman" w:hAnsi="Times New Roman" w:cs="Times New Roman"/>
          </w:rPr>
          <w:delText xml:space="preserve"> </w:delText>
        </w:r>
      </w:del>
      <w:r w:rsidR="00B168CE">
        <w:rPr>
          <w:rFonts w:ascii="Times New Roman" w:hAnsi="Times New Roman" w:cs="Times New Roman"/>
        </w:rPr>
        <w:t xml:space="preserve">slightly positive </w:t>
      </w:r>
      <w:ins w:id="334" w:author="Isabelle Cote" w:date="2023-04-24T14:37:00Z">
        <w:r w:rsidR="00B577BC">
          <w:rPr>
            <w:rFonts w:ascii="Times New Roman" w:hAnsi="Times New Roman" w:cs="Times New Roman"/>
          </w:rPr>
          <w:t xml:space="preserve">but non-significant </w:t>
        </w:r>
      </w:ins>
      <w:r w:rsidR="00B168CE">
        <w:rPr>
          <w:rFonts w:ascii="Times New Roman" w:hAnsi="Times New Roman" w:cs="Times New Roman"/>
        </w:rPr>
        <w:t xml:space="preserve">effect of background nutrients on the </w:t>
      </w:r>
      <w:del w:id="335" w:author="Isabelle Cote" w:date="2023-04-24T14:37:00Z">
        <w:r w:rsidR="00B168CE" w:rsidDel="00B577BC">
          <w:rPr>
            <w:rFonts w:ascii="Times New Roman" w:hAnsi="Times New Roman" w:cs="Times New Roman"/>
          </w:rPr>
          <w:delText xml:space="preserve">effect </w:delText>
        </w:r>
      </w:del>
      <w:ins w:id="336" w:author="Isabelle Cote" w:date="2023-04-24T14:37:00Z">
        <w:r w:rsidR="00B577BC">
          <w:rPr>
            <w:rFonts w:ascii="Times New Roman" w:hAnsi="Times New Roman" w:cs="Times New Roman"/>
          </w:rPr>
          <w:t xml:space="preserve">response of </w:t>
        </w:r>
        <w:r w:rsidR="00B577BC">
          <w:rPr>
            <w:rFonts w:ascii="Times New Roman" w:hAnsi="Times New Roman" w:cs="Times New Roman"/>
            <w:lang w:val="en-CA"/>
          </w:rPr>
          <w:t>primary produc</w:t>
        </w:r>
      </w:ins>
      <w:ins w:id="337" w:author="Isabelle Cote" w:date="2023-04-24T14:38:00Z">
        <w:r w:rsidR="00B577BC">
          <w:rPr>
            <w:rFonts w:ascii="Times New Roman" w:hAnsi="Times New Roman" w:cs="Times New Roman"/>
            <w:lang w:val="en-CA"/>
          </w:rPr>
          <w:t>ers</w:t>
        </w:r>
      </w:ins>
      <w:ins w:id="338" w:author="Isabelle Cote" w:date="2023-04-24T14:37:00Z">
        <w:r w:rsidR="00B577BC">
          <w:rPr>
            <w:rFonts w:ascii="Times New Roman" w:hAnsi="Times New Roman" w:cs="Times New Roman"/>
          </w:rPr>
          <w:t xml:space="preserve"> </w:t>
        </w:r>
      </w:ins>
      <w:del w:id="339" w:author="Isabelle Cote" w:date="2023-04-24T14:38:00Z">
        <w:r w:rsidR="00B168CE" w:rsidDel="00B577BC">
          <w:rPr>
            <w:rFonts w:ascii="Times New Roman" w:hAnsi="Times New Roman" w:cs="Times New Roman"/>
          </w:rPr>
          <w:delText xml:space="preserve">of </w:delText>
        </w:r>
      </w:del>
      <w:ins w:id="340" w:author="Isabelle Cote" w:date="2023-04-24T14:38:00Z">
        <w:r w:rsidR="00B577BC">
          <w:rPr>
            <w:rFonts w:ascii="Times New Roman" w:hAnsi="Times New Roman" w:cs="Times New Roman"/>
          </w:rPr>
          <w:t xml:space="preserve">to </w:t>
        </w:r>
      </w:ins>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w:t>
      </w:r>
      <w:del w:id="341" w:author="Isabelle Cote" w:date="2023-04-24T14:38:00Z">
        <w:r w:rsidR="00B168CE" w:rsidDel="00B577BC">
          <w:rPr>
            <w:rFonts w:ascii="Times New Roman" w:hAnsi="Times New Roman" w:cs="Times New Roman"/>
            <w:lang w:val="en-CA"/>
          </w:rPr>
          <w:delText xml:space="preserve">on </w:delText>
        </w:r>
      </w:del>
      <w:del w:id="342" w:author="Isabelle Cote" w:date="2023-04-24T14:37:00Z">
        <w:r w:rsidR="00B168CE" w:rsidDel="00B577BC">
          <w:rPr>
            <w:rFonts w:ascii="Times New Roman" w:hAnsi="Times New Roman" w:cs="Times New Roman"/>
            <w:lang w:val="en-CA"/>
          </w:rPr>
          <w:delText xml:space="preserve">primary productivity </w:delText>
        </w:r>
      </w:del>
      <w:r w:rsidR="00B168CE">
        <w:rPr>
          <w:rFonts w:ascii="Times New Roman" w:hAnsi="Times New Roman" w:cs="Times New Roman"/>
          <w:lang w:val="en-CA"/>
        </w:rPr>
        <w:t>(</w:t>
      </w:r>
      <w:r w:rsidR="00B168CE" w:rsidRPr="00D504C4">
        <w:rPr>
          <w:rFonts w:ascii="Times New Roman" w:hAnsi="Times New Roman" w:cs="Times New Roman"/>
          <w:lang w:val="en-CA"/>
        </w:rPr>
        <w:t>0.</w:t>
      </w:r>
      <w:r w:rsidR="00504E41">
        <w:rPr>
          <w:rFonts w:ascii="Times New Roman" w:hAnsi="Times New Roman" w:cs="Times New Roman"/>
          <w:lang w:val="en-CA"/>
        </w:rPr>
        <w:t xml:space="preserve">11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w:t>
      </w:r>
      <w:ins w:id="343" w:author="Isabelle Cote" w:date="2023-04-24T14:36:00Z">
        <w:r w:rsidR="00B577BC">
          <w:rPr>
            <w:rFonts w:ascii="Times New Roman" w:hAnsi="Times New Roman" w:cs="Times New Roman"/>
            <w:lang w:val="en-CA"/>
          </w:rPr>
          <w:t>.</w:t>
        </w:r>
      </w:ins>
      <w:r w:rsidR="00A4411C">
        <w:rPr>
          <w:rFonts w:ascii="Times New Roman" w:hAnsi="Times New Roman" w:cs="Times New Roman"/>
          <w:lang w:val="en-CA"/>
        </w:rPr>
        <w:t>1</w:t>
      </w:r>
      <w:r w:rsidR="00504E41">
        <w:rPr>
          <w:rFonts w:ascii="Times New Roman" w:hAnsi="Times New Roman" w:cs="Times New Roman"/>
          <w:lang w:val="en-CA"/>
        </w:rPr>
        <w:t>6</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A87CDD">
        <w:rPr>
          <w:rFonts w:ascii="Times New Roman" w:hAnsi="Times New Roman" w:cs="Times New Roman"/>
          <w:highlight w:val="yellow"/>
          <w:lang w:val="en-CA"/>
        </w:rPr>
        <w:t xml:space="preserve">, Table </w:t>
      </w:r>
      <w:r w:rsidR="005E4743">
        <w:rPr>
          <w:rFonts w:ascii="Times New Roman" w:hAnsi="Times New Roman" w:cs="Times New Roman"/>
          <w:highlight w:val="yellow"/>
          <w:lang w:val="en-CA"/>
        </w:rPr>
        <w:t>S</w:t>
      </w:r>
      <w:r w:rsidR="004E5CEB">
        <w:rPr>
          <w:rFonts w:ascii="Times New Roman" w:hAnsi="Times New Roman" w:cs="Times New Roman"/>
          <w:highlight w:val="yellow"/>
          <w:lang w:val="en-CA"/>
        </w:rPr>
        <w:t>6</w:t>
      </w:r>
      <w:r w:rsidR="00B168CE">
        <w:rPr>
          <w:rFonts w:ascii="Times New Roman" w:hAnsi="Times New Roman" w:cs="Times New Roman"/>
          <w:lang w:val="en-CA"/>
        </w:rPr>
        <w:t>).</w:t>
      </w:r>
      <w:r w:rsidR="006149A7">
        <w:rPr>
          <w:rFonts w:ascii="Times New Roman" w:hAnsi="Times New Roman" w:cs="Times New Roman"/>
          <w:lang w:val="en-CA"/>
        </w:rPr>
        <w:t xml:space="preserve"> </w:t>
      </w:r>
      <w:commentRangeStart w:id="344"/>
      <w:r w:rsidR="006149A7">
        <w:rPr>
          <w:rFonts w:ascii="Times New Roman" w:hAnsi="Times New Roman" w:cs="Times New Roman"/>
          <w:lang w:val="en-CA"/>
        </w:rPr>
        <w:t xml:space="preserve">The test of moderators was </w:t>
      </w:r>
      <w:r w:rsidR="00A4411C">
        <w:rPr>
          <w:rFonts w:ascii="Times New Roman" w:hAnsi="Times New Roman" w:cs="Times New Roman"/>
          <w:lang w:val="en-CA"/>
        </w:rPr>
        <w:t xml:space="preserve">not </w:t>
      </w:r>
      <w:r w:rsidR="006149A7">
        <w:rPr>
          <w:rFonts w:ascii="Times New Roman" w:hAnsi="Times New Roman" w:cs="Times New Roman"/>
          <w:lang w:val="en-CA"/>
        </w:rPr>
        <w:t>statistically significant</w:t>
      </w:r>
      <w:commentRangeEnd w:id="344"/>
      <w:r w:rsidR="0084329B">
        <w:rPr>
          <w:rStyle w:val="CommentReference"/>
        </w:rPr>
        <w:commentReference w:id="344"/>
      </w:r>
      <w:r w:rsidR="00B168CE">
        <w:rPr>
          <w:rFonts w:ascii="Times New Roman" w:hAnsi="Times New Roman" w:cs="Times New Roman"/>
          <w:lang w:val="en-CA"/>
        </w:rPr>
        <w:t xml:space="preserve"> </w:t>
      </w:r>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w:t>
      </w:r>
      <w:r w:rsidR="00A4411C">
        <w:rPr>
          <w:rFonts w:ascii="Times New Roman" w:hAnsi="Times New Roman" w:cs="Times New Roman"/>
          <w:vertAlign w:val="subscript"/>
        </w:rPr>
        <w:t>71</w:t>
      </w:r>
      <w:r w:rsidR="00BA7305">
        <w:rPr>
          <w:rFonts w:ascii="Times New Roman" w:hAnsi="Times New Roman" w:cs="Times New Roman"/>
          <w:vertAlign w:val="subscript"/>
        </w:rPr>
        <w:t xml:space="preserve"> </w:t>
      </w:r>
      <w:r w:rsidR="00873A9D" w:rsidRPr="00873A9D">
        <w:rPr>
          <w:rFonts w:ascii="Times New Roman" w:hAnsi="Times New Roman" w:cs="Times New Roman"/>
        </w:rPr>
        <w:t xml:space="preserve">= </w:t>
      </w:r>
      <w:r w:rsidR="00A4411C">
        <w:rPr>
          <w:rFonts w:ascii="Times New Roman" w:hAnsi="Times New Roman" w:cs="Times New Roman"/>
        </w:rPr>
        <w:t>1.4</w:t>
      </w:r>
      <w:r w:rsidR="00504E41">
        <w:rPr>
          <w:rFonts w:ascii="Times New Roman" w:hAnsi="Times New Roman" w:cs="Times New Roman"/>
        </w:rPr>
        <w:t>2</w:t>
      </w:r>
      <w:r w:rsidR="00873A9D" w:rsidRPr="00873A9D">
        <w:rPr>
          <w:rFonts w:ascii="Times New Roman" w:hAnsi="Times New Roman" w:cs="Times New Roman"/>
        </w:rPr>
        <w:t>, p = 0.</w:t>
      </w:r>
      <w:r w:rsidR="00A4411C">
        <w:rPr>
          <w:rFonts w:ascii="Times New Roman" w:hAnsi="Times New Roman" w:cs="Times New Roman"/>
        </w:rPr>
        <w:t>1</w:t>
      </w:r>
      <w:r w:rsidR="00504E41">
        <w:rPr>
          <w:rFonts w:ascii="Times New Roman" w:hAnsi="Times New Roman" w:cs="Times New Roman"/>
        </w:rPr>
        <w:t>9</w:t>
      </w:r>
      <w:r w:rsidR="00873A9D">
        <w:rPr>
          <w:rFonts w:ascii="Times New Roman" w:hAnsi="Times New Roman" w:cs="Times New Roman"/>
        </w:rPr>
        <w:t xml:space="preserve">), </w:t>
      </w:r>
      <w:r w:rsidR="00A4411C">
        <w:rPr>
          <w:rFonts w:ascii="Times New Roman" w:hAnsi="Times New Roman" w:cs="Times New Roman"/>
        </w:rPr>
        <w:t xml:space="preserve">and </w:t>
      </w:r>
      <w:r w:rsidR="00873A9D">
        <w:rPr>
          <w:rFonts w:ascii="Times New Roman" w:hAnsi="Times New Roman" w:cs="Times New Roman"/>
        </w:rPr>
        <w:t xml:space="preserve">there was still a </w:t>
      </w:r>
      <w:r w:rsidR="00B168CE">
        <w:rPr>
          <w:rFonts w:ascii="Times New Roman" w:hAnsi="Times New Roman" w:cs="Times New Roman"/>
        </w:rPr>
        <w:t>significant</w:t>
      </w:r>
      <w:r w:rsidR="00873A9D">
        <w:rPr>
          <w:rFonts w:ascii="Times New Roman" w:hAnsi="Times New Roman" w:cs="Times New Roman"/>
        </w:rPr>
        <w:t xml:space="preserve"> amount of </w:t>
      </w:r>
      <w:ins w:id="345" w:author="Isabelle Cote" w:date="2023-04-24T14:39:00Z">
        <w:r w:rsidR="0084329B">
          <w:rPr>
            <w:rFonts w:ascii="Times New Roman" w:hAnsi="Times New Roman" w:cs="Times New Roman"/>
          </w:rPr>
          <w:t>unexpla</w:t>
        </w:r>
      </w:ins>
      <w:ins w:id="346" w:author="Isabelle Cote" w:date="2023-04-24T14:40:00Z">
        <w:r w:rsidR="0084329B">
          <w:rPr>
            <w:rFonts w:ascii="Times New Roman" w:hAnsi="Times New Roman" w:cs="Times New Roman"/>
          </w:rPr>
          <w:t xml:space="preserve">ined </w:t>
        </w:r>
      </w:ins>
      <w:r w:rsidR="00873A9D">
        <w:rPr>
          <w:rFonts w:ascii="Times New Roman" w:hAnsi="Times New Roman" w:cs="Times New Roman"/>
        </w:rPr>
        <w:t>residual h</w:t>
      </w:r>
      <w:r w:rsidR="00873A9D" w:rsidRPr="00873A9D">
        <w:rPr>
          <w:rFonts w:ascii="Times New Roman" w:hAnsi="Times New Roman" w:cs="Times New Roman"/>
        </w:rPr>
        <w:t>eterogeneity</w:t>
      </w:r>
      <w:r w:rsidR="00873A9D">
        <w:rPr>
          <w:rFonts w:ascii="Times New Roman" w:hAnsi="Times New Roman" w:cs="Times New Roman"/>
        </w:rPr>
        <w:t xml:space="preserve"> </w:t>
      </w:r>
      <w:del w:id="347" w:author="Isabelle Cote" w:date="2023-04-24T14:40:00Z">
        <w:r w:rsidR="00873A9D" w:rsidDel="0084329B">
          <w:rPr>
            <w:rFonts w:ascii="Times New Roman" w:hAnsi="Times New Roman" w:cs="Times New Roman"/>
          </w:rPr>
          <w:delText xml:space="preserve">unexplained by the model </w:delText>
        </w:r>
      </w:del>
      <w:r w:rsidR="00873A9D">
        <w:rPr>
          <w:rFonts w:ascii="Times New Roman" w:hAnsi="Times New Roman" w:cs="Times New Roman"/>
        </w:rPr>
        <w:t>(</w:t>
      </w:r>
      <w:r w:rsidR="00873A9D" w:rsidRPr="00873A9D">
        <w:rPr>
          <w:rFonts w:ascii="Times New Roman" w:hAnsi="Times New Roman" w:cs="Times New Roman"/>
        </w:rPr>
        <w:t>QE</w:t>
      </w:r>
      <w:r w:rsidR="00873A9D">
        <w:rPr>
          <w:rFonts w:ascii="Times New Roman" w:hAnsi="Times New Roman" w:cs="Times New Roman"/>
          <w:vertAlign w:val="subscript"/>
        </w:rPr>
        <w:t>1</w:t>
      </w:r>
      <w:r w:rsidR="00A4411C">
        <w:rPr>
          <w:rFonts w:ascii="Times New Roman" w:hAnsi="Times New Roman" w:cs="Times New Roman"/>
          <w:vertAlign w:val="subscript"/>
        </w:rPr>
        <w:t>71</w:t>
      </w:r>
      <w:r w:rsidR="00873A9D">
        <w:rPr>
          <w:rFonts w:ascii="Times New Roman" w:hAnsi="Times New Roman" w:cs="Times New Roman"/>
        </w:rPr>
        <w:t xml:space="preserve"> </w:t>
      </w:r>
      <w:r w:rsidR="00873A9D" w:rsidRPr="00873A9D">
        <w:rPr>
          <w:rFonts w:ascii="Times New Roman" w:hAnsi="Times New Roman" w:cs="Times New Roman"/>
        </w:rPr>
        <w:t>= 30</w:t>
      </w:r>
      <w:r w:rsidR="00504E41">
        <w:rPr>
          <w:rFonts w:ascii="Times New Roman" w:hAnsi="Times New Roman" w:cs="Times New Roman"/>
        </w:rPr>
        <w:t>25.3</w:t>
      </w:r>
      <w:r w:rsidR="000674DD">
        <w:rPr>
          <w:rFonts w:ascii="Times New Roman" w:hAnsi="Times New Roman" w:cs="Times New Roman"/>
        </w:rPr>
        <w:t>1</w:t>
      </w:r>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001</w:t>
      </w:r>
      <w:r w:rsidR="00873A9D">
        <w:rPr>
          <w:rFonts w:ascii="Times New Roman" w:hAnsi="Times New Roman" w:cs="Times New Roman"/>
        </w:rPr>
        <w:t xml:space="preserve">). </w:t>
      </w:r>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r w:rsidR="00D00FFC">
        <w:rPr>
          <w:rFonts w:ascii="Times New Roman" w:hAnsi="Times New Roman" w:cs="Times New Roman"/>
          <w:highlight w:val="yellow"/>
        </w:rPr>
        <w:t>3</w:t>
      </w:r>
      <w:r w:rsidR="006149A7">
        <w:rPr>
          <w:rFonts w:ascii="Times New Roman" w:hAnsi="Times New Roman" w:cs="Times New Roman"/>
        </w:rPr>
        <w:t xml:space="preserve">). </w:t>
      </w:r>
      <w:del w:id="348" w:author="Isabelle Cote" w:date="2023-04-24T14:40:00Z">
        <w:r w:rsidR="006149A7" w:rsidDel="0084329B">
          <w:rPr>
            <w:rFonts w:ascii="Times New Roman" w:hAnsi="Times New Roman" w:cs="Times New Roman"/>
          </w:rPr>
          <w:delText>Between levels of this moderator,</w:delText>
        </w:r>
      </w:del>
      <w:ins w:id="349" w:author="Isabelle Cote" w:date="2023-04-24T14:40:00Z">
        <w:r w:rsidR="0084329B">
          <w:rPr>
            <w:rFonts w:ascii="Times New Roman" w:hAnsi="Times New Roman" w:cs="Times New Roman"/>
          </w:rPr>
          <w:t>T</w:t>
        </w:r>
      </w:ins>
      <w:del w:id="350" w:author="Isabelle Cote" w:date="2023-04-24T14:40:00Z">
        <w:r w:rsidR="006149A7" w:rsidDel="0084329B">
          <w:rPr>
            <w:rFonts w:ascii="Times New Roman" w:hAnsi="Times New Roman" w:cs="Times New Roman"/>
          </w:rPr>
          <w:delText xml:space="preserve"> t</w:delText>
        </w:r>
      </w:del>
      <w:r w:rsidR="006149A7">
        <w:rPr>
          <w:rFonts w:ascii="Times New Roman" w:hAnsi="Times New Roman" w:cs="Times New Roman"/>
        </w:rPr>
        <w:t xml:space="preserve">he </w:t>
      </w:r>
      <w:r w:rsidR="006149A7">
        <w:rPr>
          <w:rFonts w:ascii="Times New Roman" w:hAnsi="Times New Roman" w:cs="Times New Roman"/>
          <w:lang w:val="en-CA"/>
        </w:rPr>
        <w:t>response</w:t>
      </w:r>
      <w:del w:id="351" w:author="Isabelle Cote" w:date="2023-04-24T14:42:00Z">
        <w:r w:rsidR="006149A7" w:rsidDel="0084329B">
          <w:rPr>
            <w:rFonts w:ascii="Times New Roman" w:hAnsi="Times New Roman" w:cs="Times New Roman"/>
            <w:lang w:val="en-CA"/>
          </w:rPr>
          <w:delText>s</w:delText>
        </w:r>
      </w:del>
      <w:r w:rsidR="006149A7">
        <w:rPr>
          <w:rFonts w:ascii="Times New Roman" w:hAnsi="Times New Roman" w:cs="Times New Roman"/>
          <w:lang w:val="en-CA"/>
        </w:rPr>
        <w:t xml:space="preserve"> of primary producers in u</w:t>
      </w:r>
      <w:r w:rsidR="006149A7">
        <w:rPr>
          <w:rFonts w:ascii="Times New Roman" w:hAnsi="Times New Roman" w:cs="Times New Roman"/>
        </w:rPr>
        <w:t xml:space="preserve">nstocked field experiments </w:t>
      </w:r>
      <w:r w:rsidR="006149A7">
        <w:rPr>
          <w:rFonts w:ascii="Times New Roman" w:hAnsi="Times New Roman" w:cs="Times New Roman"/>
          <w:lang w:val="en-CA"/>
        </w:rPr>
        <w:t>(</w:t>
      </w:r>
      <w:r w:rsidR="006149A7" w:rsidRPr="00D504C4">
        <w:rPr>
          <w:rFonts w:ascii="Times New Roman" w:hAnsi="Times New Roman" w:cs="Times New Roman"/>
        </w:rPr>
        <w:t>0.</w:t>
      </w:r>
      <w:r w:rsidR="005577CF">
        <w:rPr>
          <w:rFonts w:ascii="Times New Roman" w:hAnsi="Times New Roman" w:cs="Times New Roman"/>
        </w:rPr>
        <w:t>45</w:t>
      </w:r>
      <w:r w:rsidR="006149A7" w:rsidRPr="00D504C4">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r w:rsidR="008A22DE">
        <w:rPr>
          <w:rFonts w:ascii="Times New Roman" w:hAnsi="Times New Roman" w:cs="Times New Roman"/>
        </w:rPr>
        <w:t xml:space="preserve">provisioned producers grew </w:t>
      </w:r>
      <w:r w:rsidR="005577CF">
        <w:rPr>
          <w:rFonts w:ascii="Times New Roman" w:hAnsi="Times New Roman" w:cs="Times New Roman"/>
        </w:rPr>
        <w:t>28</w:t>
      </w:r>
      <w:r w:rsidR="00504E41">
        <w:rPr>
          <w:rFonts w:ascii="Times New Roman" w:hAnsi="Times New Roman" w:cs="Times New Roman"/>
        </w:rPr>
        <w:t>0%</w:t>
      </w:r>
      <w:r w:rsidR="008A22DE">
        <w:rPr>
          <w:rFonts w:ascii="Times New Roman" w:hAnsi="Times New Roman" w:cs="Times New Roman"/>
        </w:rPr>
        <w:t xml:space="preserve"> more than controls</w:t>
      </w:r>
      <w:r w:rsidR="006149A7">
        <w:rPr>
          <w:rFonts w:ascii="Times New Roman" w:hAnsi="Times New Roman" w:cs="Times New Roman"/>
        </w:rPr>
        <w:t xml:space="preserve">) </w:t>
      </w:r>
      <w:del w:id="352" w:author="Isabelle Cote" w:date="2023-04-24T14:42:00Z">
        <w:r w:rsidR="006149A7" w:rsidDel="0084329B">
          <w:rPr>
            <w:rFonts w:ascii="Times New Roman" w:hAnsi="Times New Roman" w:cs="Times New Roman"/>
          </w:rPr>
          <w:delText xml:space="preserve">were </w:delText>
        </w:r>
      </w:del>
      <w:ins w:id="353" w:author="Isabelle Cote" w:date="2023-04-24T14:42:00Z">
        <w:r w:rsidR="0084329B">
          <w:rPr>
            <w:rFonts w:ascii="Times New Roman" w:hAnsi="Times New Roman" w:cs="Times New Roman"/>
          </w:rPr>
          <w:t xml:space="preserve">was on average </w:t>
        </w:r>
      </w:ins>
      <w:r w:rsidR="006149A7">
        <w:rPr>
          <w:rFonts w:ascii="Times New Roman" w:hAnsi="Times New Roman" w:cs="Times New Roman"/>
        </w:rPr>
        <w:t>not significantly different than those in field experiments with stocked producers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0674DD">
        <w:rPr>
          <w:rFonts w:ascii="Times New Roman" w:hAnsi="Times New Roman" w:cs="Times New Roman"/>
          <w:lang w:val="en-CA"/>
        </w:rPr>
        <w:t>2</w:t>
      </w:r>
      <w:r w:rsidR="006149A7">
        <w:rPr>
          <w:rFonts w:ascii="Times New Roman" w:hAnsi="Times New Roman" w:cs="Times New Roman"/>
          <w:lang w:val="en-CA"/>
        </w:rPr>
        <w:t>; 2</w:t>
      </w:r>
      <w:r w:rsidR="00504E41">
        <w:rPr>
          <w:rFonts w:ascii="Times New Roman" w:hAnsi="Times New Roman" w:cs="Times New Roman"/>
          <w:lang w:val="en-CA"/>
        </w:rPr>
        <w:t>08</w:t>
      </w:r>
      <w:r w:rsidR="006149A7">
        <w:rPr>
          <w:rFonts w:ascii="Times New Roman" w:hAnsi="Times New Roman" w:cs="Times New Roman"/>
          <w:lang w:val="en-CA"/>
        </w:rPr>
        <w:t>%)</w:t>
      </w:r>
      <w:r w:rsidR="005577CF">
        <w:rPr>
          <w:rFonts w:ascii="Times New Roman" w:hAnsi="Times New Roman" w:cs="Times New Roman"/>
          <w:lang w:val="en-CA"/>
        </w:rPr>
        <w:t xml:space="preserve">, stocked consumers (0.82 </w:t>
      </w:r>
      <w:r w:rsidR="005577CF" w:rsidRPr="00D504C4">
        <w:rPr>
          <w:rFonts w:ascii="Times New Roman" w:hAnsi="Times New Roman" w:cs="Times New Roman"/>
          <w:lang w:val="en-CA"/>
        </w:rPr>
        <w:t>±</w:t>
      </w:r>
      <w:r w:rsidR="005577CF">
        <w:rPr>
          <w:rFonts w:ascii="Times New Roman" w:hAnsi="Times New Roman" w:cs="Times New Roman"/>
        </w:rPr>
        <w:t xml:space="preserve"> </w:t>
      </w:r>
      <w:r w:rsidR="005577CF" w:rsidRPr="00873A9D">
        <w:rPr>
          <w:rFonts w:ascii="Times New Roman" w:hAnsi="Times New Roman" w:cs="Times New Roman"/>
        </w:rPr>
        <w:t>0.2</w:t>
      </w:r>
      <w:r w:rsidR="005577CF">
        <w:rPr>
          <w:rFonts w:ascii="Times New Roman" w:hAnsi="Times New Roman" w:cs="Times New Roman"/>
        </w:rPr>
        <w:t>2; 66</w:t>
      </w:r>
      <w:r w:rsidR="00504E41">
        <w:rPr>
          <w:rFonts w:ascii="Times New Roman" w:hAnsi="Times New Roman" w:cs="Times New Roman"/>
        </w:rPr>
        <w:t>4</w:t>
      </w:r>
      <w:r w:rsidR="005577CF">
        <w:rPr>
          <w:rFonts w:ascii="Times New Roman" w:hAnsi="Times New Roman" w:cs="Times New Roman"/>
        </w:rPr>
        <w:t>%)</w:t>
      </w:r>
      <w:r w:rsidR="006149A7">
        <w:rPr>
          <w:rFonts w:ascii="Times New Roman" w:hAnsi="Times New Roman" w:cs="Times New Roman"/>
        </w:rPr>
        <w:t xml:space="preserve"> or mesocosms (</w:t>
      </w:r>
      <w:r w:rsidR="006149A7" w:rsidRPr="00873A9D">
        <w:rPr>
          <w:rFonts w:ascii="Times New Roman" w:hAnsi="Times New Roman" w:cs="Times New Roman"/>
        </w:rPr>
        <w:t>0.</w:t>
      </w:r>
      <w:r w:rsidR="005577CF">
        <w:rPr>
          <w:rFonts w:ascii="Times New Roman" w:hAnsi="Times New Roman" w:cs="Times New Roman"/>
        </w:rPr>
        <w:t>5</w:t>
      </w:r>
      <w:r w:rsidR="006149A7" w:rsidRPr="00873A9D">
        <w:rPr>
          <w:rFonts w:ascii="Times New Roman" w:hAnsi="Times New Roman" w:cs="Times New Roman"/>
        </w:rPr>
        <w:t>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5577CF">
        <w:rPr>
          <w:rFonts w:ascii="Times New Roman" w:hAnsi="Times New Roman" w:cs="Times New Roman"/>
          <w:lang w:val="en-CA"/>
        </w:rPr>
        <w:t>2</w:t>
      </w:r>
      <w:r w:rsidR="006149A7">
        <w:rPr>
          <w:rFonts w:ascii="Times New Roman" w:hAnsi="Times New Roman" w:cs="Times New Roman"/>
          <w:lang w:val="en-CA"/>
        </w:rPr>
        <w:t xml:space="preserve">0; </w:t>
      </w:r>
      <w:r w:rsidR="005577CF">
        <w:rPr>
          <w:rFonts w:ascii="Times New Roman" w:hAnsi="Times New Roman" w:cs="Times New Roman"/>
          <w:lang w:val="en-CA"/>
        </w:rPr>
        <w:t>3</w:t>
      </w:r>
      <w:r w:rsidR="00504E41">
        <w:rPr>
          <w:rFonts w:ascii="Times New Roman" w:hAnsi="Times New Roman" w:cs="Times New Roman"/>
          <w:lang w:val="en-CA"/>
        </w:rPr>
        <w:t>76</w:t>
      </w:r>
      <w:r w:rsidR="006149A7">
        <w:rPr>
          <w:rFonts w:ascii="Times New Roman" w:hAnsi="Times New Roman" w:cs="Times New Roman"/>
          <w:lang w:val="en-CA"/>
        </w:rPr>
        <w:t>%)</w:t>
      </w:r>
      <w:r w:rsidR="006149A7">
        <w:rPr>
          <w:rFonts w:ascii="Times New Roman" w:hAnsi="Times New Roman" w:cs="Times New Roman"/>
        </w:rPr>
        <w:t xml:space="preserve">. However, there was a larger effect of provisioning on primary productivity in field experiments </w:t>
      </w:r>
      <w:ins w:id="354" w:author="Isabelle Cote" w:date="2023-04-24T14:43:00Z">
        <w:r w:rsidR="0084329B">
          <w:rPr>
            <w:rFonts w:ascii="Times New Roman" w:hAnsi="Times New Roman" w:cs="Times New Roman"/>
          </w:rPr>
          <w:t xml:space="preserve">where both </w:t>
        </w:r>
      </w:ins>
      <w:del w:id="355" w:author="Isabelle Cote" w:date="2023-04-24T14:43:00Z">
        <w:r w:rsidR="006149A7" w:rsidDel="0084329B">
          <w:rPr>
            <w:rFonts w:ascii="Times New Roman" w:hAnsi="Times New Roman" w:cs="Times New Roman"/>
          </w:rPr>
          <w:delText xml:space="preserve">stocked </w:delText>
        </w:r>
      </w:del>
      <w:r w:rsidR="006149A7">
        <w:rPr>
          <w:rFonts w:ascii="Times New Roman" w:hAnsi="Times New Roman" w:cs="Times New Roman"/>
        </w:rPr>
        <w:t>consumers and producers</w:t>
      </w:r>
      <w:ins w:id="356" w:author="Isabelle Cote" w:date="2023-04-24T14:43:00Z">
        <w:r w:rsidR="0084329B">
          <w:rPr>
            <w:rFonts w:ascii="Times New Roman" w:hAnsi="Times New Roman" w:cs="Times New Roman"/>
          </w:rPr>
          <w:t xml:space="preserve"> were stocked</w:t>
        </w:r>
      </w:ins>
      <w:r w:rsidR="006149A7">
        <w:rPr>
          <w:rFonts w:ascii="Times New Roman" w:hAnsi="Times New Roman" w:cs="Times New Roman"/>
        </w:rPr>
        <w:t xml:space="preserve"> (</w:t>
      </w:r>
      <w:r w:rsidR="006149A7" w:rsidRPr="00873A9D">
        <w:rPr>
          <w:rFonts w:ascii="Times New Roman" w:hAnsi="Times New Roman" w:cs="Times New Roman"/>
        </w:rPr>
        <w:t>1.</w:t>
      </w:r>
      <w:r w:rsidR="005577CF">
        <w:rPr>
          <w:rFonts w:ascii="Times New Roman" w:hAnsi="Times New Roman" w:cs="Times New Roman"/>
        </w:rPr>
        <w:t>1</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1</w:t>
      </w:r>
      <w:r w:rsidR="00504E41">
        <w:rPr>
          <w:rFonts w:ascii="Times New Roman" w:hAnsi="Times New Roman" w:cs="Times New Roman"/>
        </w:rPr>
        <w:t>274</w:t>
      </w:r>
      <w:r w:rsidR="006149A7">
        <w:rPr>
          <w:rFonts w:ascii="Times New Roman" w:hAnsi="Times New Roman" w:cs="Times New Roman"/>
        </w:rPr>
        <w:t>%;</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del w:id="357" w:author="Isabelle Cote" w:date="2023-04-24T14:43:00Z">
        <w:r w:rsidR="006149A7" w:rsidDel="0084329B">
          <w:rPr>
            <w:rFonts w:ascii="Times New Roman" w:hAnsi="Times New Roman" w:cs="Times New Roman"/>
            <w:lang w:val="en-CA"/>
          </w:rPr>
          <w:delText xml:space="preserve">For </w:delText>
        </w:r>
      </w:del>
      <w:ins w:id="358" w:author="Isabelle Cote" w:date="2023-04-24T14:43:00Z">
        <w:r w:rsidR="0084329B">
          <w:rPr>
            <w:rFonts w:ascii="Times New Roman" w:hAnsi="Times New Roman" w:cs="Times New Roman"/>
            <w:lang w:val="en-CA"/>
          </w:rPr>
          <w:t xml:space="preserve">Among </w:t>
        </w:r>
      </w:ins>
      <w:r w:rsidR="006149A7">
        <w:rPr>
          <w:rFonts w:ascii="Times New Roman" w:hAnsi="Times New Roman" w:cs="Times New Roman"/>
          <w:lang w:val="en-CA"/>
        </w:rPr>
        <w:t>primary producer</w:t>
      </w:r>
      <w:ins w:id="359" w:author="Isabelle Cote" w:date="2023-04-24T14:43:00Z">
        <w:r w:rsidR="0084329B">
          <w:rPr>
            <w:rFonts w:ascii="Times New Roman" w:hAnsi="Times New Roman" w:cs="Times New Roman"/>
            <w:lang w:val="en-CA"/>
          </w:rPr>
          <w:t>s,</w:t>
        </w:r>
      </w:ins>
      <w:del w:id="360" w:author="Isabelle Cote" w:date="2023-04-24T14:43:00Z">
        <w:r w:rsidR="006149A7" w:rsidDel="0084329B">
          <w:rPr>
            <w:rFonts w:ascii="Times New Roman" w:hAnsi="Times New Roman" w:cs="Times New Roman"/>
            <w:lang w:val="en-CA"/>
          </w:rPr>
          <w:delText xml:space="preserve"> taxa </w:delText>
        </w:r>
      </w:del>
      <w:ins w:id="361" w:author="Isabelle Cote" w:date="2023-04-24T14:43:00Z">
        <w:r w:rsidR="0084329B">
          <w:rPr>
            <w:rFonts w:ascii="Times New Roman" w:hAnsi="Times New Roman" w:cs="Times New Roman"/>
            <w:lang w:val="en-CA"/>
          </w:rPr>
          <w:t xml:space="preserve"> </w:t>
        </w:r>
      </w:ins>
      <w:r w:rsidR="006149A7">
        <w:rPr>
          <w:rFonts w:ascii="Times New Roman" w:hAnsi="Times New Roman" w:cs="Times New Roman"/>
          <w:lang w:val="en-CA"/>
        </w:rPr>
        <w:t>algae responded significantly positively to provisioning (</w:t>
      </w:r>
      <w:r w:rsidR="006149A7">
        <w:rPr>
          <w:rFonts w:ascii="Times New Roman" w:hAnsi="Times New Roman" w:cs="Times New Roman"/>
        </w:rPr>
        <w:t xml:space="preserve">no overlap </w:t>
      </w:r>
      <w:r w:rsidR="006149A7">
        <w:rPr>
          <w:rFonts w:ascii="Times New Roman" w:hAnsi="Times New Roman" w:cs="Times New Roman"/>
        </w:rPr>
        <w:lastRenderedPageBreak/>
        <w:t>of 95% CI with zero)</w:t>
      </w:r>
      <w:r w:rsidR="006149A7">
        <w:rPr>
          <w:rFonts w:ascii="Times New Roman" w:hAnsi="Times New Roman" w:cs="Times New Roman"/>
          <w:lang w:val="en-CA"/>
        </w:rPr>
        <w:t xml:space="preserve">, but </w:t>
      </w:r>
      <w:r w:rsidR="005577CF">
        <w:rPr>
          <w:rFonts w:ascii="Times New Roman" w:hAnsi="Times New Roman" w:cs="Times New Roman"/>
          <w:lang w:val="en-CA"/>
        </w:rPr>
        <w:t xml:space="preserve">coral, </w:t>
      </w:r>
      <w:r w:rsidR="006149A7">
        <w:rPr>
          <w:rFonts w:ascii="Times New Roman" w:hAnsi="Times New Roman" w:cs="Times New Roman"/>
          <w:lang w:val="en-CA"/>
        </w:rPr>
        <w:t>phytoplankton</w:t>
      </w:r>
      <w:r w:rsidR="005577CF">
        <w:rPr>
          <w:rFonts w:ascii="Times New Roman" w:hAnsi="Times New Roman" w:cs="Times New Roman"/>
          <w:lang w:val="en-CA"/>
        </w:rPr>
        <w:t>,</w:t>
      </w:r>
      <w:r w:rsidR="006149A7">
        <w:rPr>
          <w:rFonts w:ascii="Times New Roman" w:hAnsi="Times New Roman" w:cs="Times New Roman"/>
          <w:lang w:val="en-CA"/>
        </w:rPr>
        <w:t xml:space="preserve"> and plants did not respond significantly (</w:t>
      </w:r>
      <w:r w:rsidR="006149A7" w:rsidRPr="008E2F1F">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BA7305">
        <w:rPr>
          <w:rFonts w:ascii="Times New Roman" w:hAnsi="Times New Roman" w:cs="Times New Roman"/>
          <w:lang w:val="en-CA"/>
        </w:rPr>
        <w:t>Algae (</w:t>
      </w:r>
      <w:r w:rsidR="00BA7305" w:rsidRPr="00D504C4">
        <w:rPr>
          <w:rFonts w:ascii="Times New Roman" w:hAnsi="Times New Roman" w:cs="Times New Roman"/>
        </w:rPr>
        <w:t>0.</w:t>
      </w:r>
      <w:r w:rsidR="005577CF">
        <w:rPr>
          <w:rFonts w:ascii="Times New Roman" w:hAnsi="Times New Roman" w:cs="Times New Roman"/>
        </w:rPr>
        <w:t>45</w:t>
      </w:r>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5577CF">
        <w:rPr>
          <w:rFonts w:ascii="Times New Roman" w:hAnsi="Times New Roman" w:cs="Times New Roman"/>
        </w:rPr>
        <w:t>28</w:t>
      </w:r>
      <w:r w:rsidR="00504E41">
        <w:rPr>
          <w:rFonts w:ascii="Times New Roman" w:hAnsi="Times New Roman" w:cs="Times New Roman"/>
        </w:rPr>
        <w:t>0</w:t>
      </w:r>
      <w:r w:rsidR="00494153">
        <w:rPr>
          <w:rFonts w:ascii="Times New Roman" w:hAnsi="Times New Roman" w:cs="Times New Roman"/>
        </w:rPr>
        <w:t>%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0.</w:t>
      </w:r>
      <w:r w:rsidR="00FA2DCA">
        <w:rPr>
          <w:rFonts w:ascii="Times New Roman" w:hAnsi="Times New Roman" w:cs="Times New Roman"/>
          <w:lang w:val="en-CA"/>
        </w:rPr>
        <w:t>3</w:t>
      </w:r>
      <w:r w:rsidR="000674DD">
        <w:rPr>
          <w:rFonts w:ascii="Times New Roman" w:hAnsi="Times New Roman" w:cs="Times New Roman"/>
          <w:lang w:val="en-CA"/>
        </w:rPr>
        <w:t>7</w:t>
      </w:r>
      <w:r w:rsidR="007D588D" w:rsidRPr="00BA7305">
        <w:rPr>
          <w:rFonts w:ascii="Times New Roman" w:hAnsi="Times New Roman" w:cs="Times New Roman"/>
          <w:lang w:val="en-CA"/>
        </w:rPr>
        <w:t xml:space="preserve">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w:t>
      </w:r>
      <w:r w:rsidR="00504E41">
        <w:rPr>
          <w:rFonts w:ascii="Times New Roman" w:hAnsi="Times New Roman" w:cs="Times New Roman"/>
          <w:lang w:val="en-CA"/>
        </w:rPr>
        <w:t>1</w:t>
      </w:r>
      <w:r w:rsidR="00494153">
        <w:rPr>
          <w:rFonts w:ascii="Times New Roman" w:hAnsi="Times New Roman" w:cs="Times New Roman"/>
          <w:lang w:val="en-CA"/>
        </w:rPr>
        <w:t>; 2</w:t>
      </w:r>
      <w:r w:rsidR="00504E41">
        <w:rPr>
          <w:rFonts w:ascii="Times New Roman" w:hAnsi="Times New Roman" w:cs="Times New Roman"/>
          <w:lang w:val="en-CA"/>
        </w:rPr>
        <w:t>34</w:t>
      </w:r>
      <w:r w:rsidR="00494153">
        <w:rPr>
          <w:rFonts w:ascii="Times New Roman" w:hAnsi="Times New Roman" w:cs="Times New Roman"/>
          <w:lang w:val="en-CA"/>
        </w:rPr>
        <w:t>%</w:t>
      </w:r>
      <w:r w:rsidR="007D588D">
        <w:rPr>
          <w:rFonts w:ascii="Times New Roman" w:hAnsi="Times New Roman" w:cs="Times New Roman"/>
          <w:lang w:val="en-CA"/>
        </w:rPr>
        <w:t xml:space="preserve">) </w:t>
      </w:r>
      <w:r w:rsidR="00BA7305">
        <w:rPr>
          <w:rFonts w:ascii="Times New Roman" w:hAnsi="Times New Roman" w:cs="Times New Roman"/>
          <w:lang w:val="en-CA"/>
        </w:rPr>
        <w:t>showed the largest response</w:t>
      </w:r>
      <w:r w:rsidR="007D588D">
        <w:rPr>
          <w:rFonts w:ascii="Times New Roman" w:hAnsi="Times New Roman" w:cs="Times New Roman"/>
          <w:lang w:val="en-CA"/>
        </w:rPr>
        <w:t>s</w:t>
      </w:r>
      <w:ins w:id="362" w:author="Isabelle Cote" w:date="2023-04-24T14:44:00Z">
        <w:r w:rsidR="0084329B">
          <w:rPr>
            <w:rFonts w:ascii="Times New Roman" w:hAnsi="Times New Roman" w:cs="Times New Roman"/>
            <w:lang w:val="en-CA"/>
          </w:rPr>
          <w:t>, on average,</w:t>
        </w:r>
      </w:ins>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504E41">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504E41">
        <w:rPr>
          <w:rFonts w:ascii="Times New Roman" w:hAnsi="Times New Roman" w:cs="Times New Roman"/>
          <w:lang w:val="en-CA"/>
        </w:rPr>
        <w:t>3</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3</w:t>
      </w:r>
      <w:r w:rsidR="00494153">
        <w:rPr>
          <w:rFonts w:ascii="Times New Roman" w:hAnsi="Times New Roman" w:cs="Times New Roman"/>
          <w:lang w:val="en-CA"/>
        </w:rPr>
        <w:t>%</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w:t>
      </w:r>
      <w:r w:rsidR="000674DD">
        <w:rPr>
          <w:rFonts w:ascii="Times New Roman" w:hAnsi="Times New Roman" w:cs="Times New Roman"/>
          <w:lang w:val="en-CA"/>
        </w:rPr>
        <w:t>11</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0674DD">
        <w:rPr>
          <w:rFonts w:ascii="Times New Roman" w:hAnsi="Times New Roman" w:cs="Times New Roman"/>
          <w:lang w:val="en-CA"/>
        </w:rPr>
        <w:t>19</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9</w:t>
      </w:r>
      <w:r w:rsidR="00494153">
        <w:rPr>
          <w:rFonts w:ascii="Times New Roman" w:hAnsi="Times New Roman" w:cs="Times New Roman"/>
          <w:lang w:val="en-CA"/>
        </w:rPr>
        <w:t>%</w:t>
      </w:r>
      <w:r w:rsidR="00BA7305">
        <w:rPr>
          <w:rFonts w:ascii="Times New Roman" w:hAnsi="Times New Roman" w:cs="Times New Roman"/>
          <w:lang w:val="en-CA"/>
        </w:rPr>
        <w:t>) showed significantly smaller</w:t>
      </w:r>
      <w:r w:rsidR="00494153">
        <w:rPr>
          <w:rFonts w:ascii="Times New Roman" w:hAnsi="Times New Roman" w:cs="Times New Roman"/>
          <w:lang w:val="en-CA"/>
        </w:rPr>
        <w:t xml:space="preserve"> and more uncertain</w:t>
      </w:r>
      <w:r w:rsidR="00BA7305">
        <w:rPr>
          <w:rFonts w:ascii="Times New Roman" w:hAnsi="Times New Roman" w:cs="Times New Roman"/>
          <w:lang w:val="en-CA"/>
        </w:rPr>
        <w:t xml:space="preserve"> </w:t>
      </w:r>
      <w:r w:rsidR="007B5534">
        <w:rPr>
          <w:rFonts w:ascii="Times New Roman" w:hAnsi="Times New Roman" w:cs="Times New Roman"/>
          <w:lang w:val="en-CA"/>
        </w:rPr>
        <w:t>responses to provisioning</w:t>
      </w:r>
      <w:r w:rsidR="00BA7305">
        <w:rPr>
          <w:rFonts w:ascii="Times New Roman" w:hAnsi="Times New Roman" w:cs="Times New Roman"/>
          <w:lang w:val="en-CA"/>
        </w:rPr>
        <w:t>.</w:t>
      </w:r>
    </w:p>
    <w:p w14:paraId="2EFAB2A3" w14:textId="77777777" w:rsidR="00C30C5E" w:rsidRPr="008E2F1F" w:rsidRDefault="00C30C5E" w:rsidP="00457F19">
      <w:pPr>
        <w:spacing w:line="360" w:lineRule="auto"/>
        <w:rPr>
          <w:rFonts w:ascii="Times New Roman" w:hAnsi="Times New Roman" w:cs="Times New Roman"/>
          <w:lang w:val="en-CA"/>
        </w:rPr>
      </w:pPr>
    </w:p>
    <w:p w14:paraId="182850DA" w14:textId="0E55F1E2" w:rsidR="002E611A" w:rsidRDefault="00773128" w:rsidP="002E611A">
      <w:pPr>
        <w:spacing w:line="360" w:lineRule="auto"/>
        <w:rPr>
          <w:rFonts w:ascii="Times New Roman" w:hAnsi="Times New Roman" w:cs="Times New Roman"/>
        </w:rPr>
      </w:pPr>
      <w:r>
        <w:rPr>
          <w:rFonts w:ascii="Times New Roman" w:hAnsi="Times New Roman" w:cs="Times New Roman"/>
          <w:noProof/>
        </w:rPr>
        <w:drawing>
          <wp:inline distT="0" distB="0" distL="0" distR="0" wp14:anchorId="122D1271" wp14:editId="7EA3B3A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n_effect_size_mod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B2689A" w14:textId="6E6A932B" w:rsidR="002E611A" w:rsidRDefault="002E611A" w:rsidP="002E611A">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3</w:t>
      </w:r>
      <w:r w:rsidRPr="0098152A">
        <w:rPr>
          <w:rFonts w:ascii="Times New Roman" w:hAnsi="Times New Roman" w:cs="Times New Roman"/>
          <w:highlight w:val="yellow"/>
        </w:rPr>
        <w:t>.</w:t>
      </w:r>
      <w:r>
        <w:rPr>
          <w:rFonts w:ascii="Times New Roman" w:hAnsi="Times New Roman" w:cs="Times New Roman"/>
        </w:rPr>
        <w:t xml:space="preserve"> </w:t>
      </w:r>
      <w:commentRangeStart w:id="363"/>
      <w:r>
        <w:rPr>
          <w:rFonts w:ascii="Times New Roman" w:hAnsi="Times New Roman" w:cs="Times New Roman"/>
        </w:rPr>
        <w:t>Effect</w:t>
      </w:r>
      <w:commentRangeEnd w:id="363"/>
      <w:r w:rsidR="00BB3547">
        <w:rPr>
          <w:rStyle w:val="CommentReference"/>
        </w:rPr>
        <w:commentReference w:id="363"/>
      </w:r>
      <w:r>
        <w:rPr>
          <w:rFonts w:ascii="Times New Roman" w:hAnsi="Times New Roman" w:cs="Times New Roman"/>
        </w:rPr>
        <w:t xml:space="preserve"> of background nutrients</w:t>
      </w:r>
      <w:ins w:id="364" w:author="Isabelle Cote" w:date="2023-04-24T14:33:00Z">
        <w:r w:rsidR="004A2CE2">
          <w:rPr>
            <w:rFonts w:ascii="Times New Roman" w:hAnsi="Times New Roman" w:cs="Times New Roman"/>
          </w:rPr>
          <w:t xml:space="preserve"> (top box)</w:t>
        </w:r>
      </w:ins>
      <w:r>
        <w:rPr>
          <w:rFonts w:ascii="Times New Roman" w:hAnsi="Times New Roman" w:cs="Times New Roman"/>
        </w:rPr>
        <w:t>, experimental design</w:t>
      </w:r>
      <w:ins w:id="365" w:author="Isabelle Cote" w:date="2023-04-24T14:33:00Z">
        <w:r w:rsidR="004A2CE2">
          <w:rPr>
            <w:rFonts w:ascii="Times New Roman" w:hAnsi="Times New Roman" w:cs="Times New Roman"/>
          </w:rPr>
          <w:t xml:space="preserve"> (middle box)</w:t>
        </w:r>
      </w:ins>
      <w:r>
        <w:rPr>
          <w:rFonts w:ascii="Times New Roman" w:hAnsi="Times New Roman" w:cs="Times New Roman"/>
        </w:rPr>
        <w:t xml:space="preserve">, and primary producer group </w:t>
      </w:r>
      <w:ins w:id="366" w:author="Isabelle Cote" w:date="2023-04-24T14:33:00Z">
        <w:r w:rsidR="004A2CE2">
          <w:rPr>
            <w:rFonts w:ascii="Times New Roman" w:hAnsi="Times New Roman" w:cs="Times New Roman"/>
          </w:rPr>
          <w:t xml:space="preserve">(bottom box) </w:t>
        </w:r>
      </w:ins>
      <w:r>
        <w:rPr>
          <w:rFonts w:ascii="Times New Roman" w:hAnsi="Times New Roman" w:cs="Times New Roman"/>
        </w:rPr>
        <w:t xml:space="preserve">on primary producers. Effect sizes shown in log-transformed ratios of means </w:t>
      </w:r>
      <w:ins w:id="367" w:author="Isabelle Cote" w:date="2023-04-24T14:29:00Z">
        <w:r w:rsidR="004A2CE2">
          <w:rPr>
            <w:rFonts w:ascii="Times New Roman" w:hAnsi="Times New Roman" w:cs="Times New Roman"/>
          </w:rPr>
          <w:t xml:space="preserve">(top row of X axis) </w:t>
        </w:r>
      </w:ins>
      <w:r>
        <w:rPr>
          <w:rFonts w:ascii="Times New Roman" w:hAnsi="Times New Roman" w:cs="Times New Roman"/>
        </w:rPr>
        <w:t>and as back-transformed ratios of means</w:t>
      </w:r>
      <w:ins w:id="368" w:author="Isabelle Cote" w:date="2023-04-24T14:30:00Z">
        <w:r w:rsidR="004A2CE2">
          <w:rPr>
            <w:rFonts w:ascii="Times New Roman" w:hAnsi="Times New Roman" w:cs="Times New Roman"/>
          </w:rPr>
          <w:t xml:space="preserve"> (bottom row of X axis)</w:t>
        </w:r>
      </w:ins>
      <w:r>
        <w:rPr>
          <w:rFonts w:ascii="Times New Roman" w:hAnsi="Times New Roman" w:cs="Times New Roman"/>
        </w:rPr>
        <w:t>. An effect size of 0 on the log scale or 1 on the ratio scale means</w:t>
      </w:r>
      <w:ins w:id="369" w:author="Isabelle Cote" w:date="2023-04-24T14:30:00Z">
        <w:r w:rsidR="004A2CE2">
          <w:rPr>
            <w:rFonts w:ascii="Times New Roman" w:hAnsi="Times New Roman" w:cs="Times New Roman"/>
          </w:rPr>
          <w:t xml:space="preserve"> that</w:t>
        </w:r>
      </w:ins>
      <w:r>
        <w:rPr>
          <w:rFonts w:ascii="Times New Roman" w:hAnsi="Times New Roman" w:cs="Times New Roman"/>
        </w:rPr>
        <w:t xml:space="preserve"> the primary producer grew the same with and without nutrient addition. Effect sizes to the right of the dotted line indicate positive responses to provisioning, and effect sizes to the left indicate negative responses. </w:t>
      </w:r>
      <w:del w:id="370" w:author="Isabelle Cote" w:date="2023-04-24T14:31:00Z">
        <w:r w:rsidDel="004A2CE2">
          <w:rPr>
            <w:rFonts w:ascii="Times New Roman" w:hAnsi="Times New Roman" w:cs="Times New Roman"/>
          </w:rPr>
          <w:delText>Field experiments were</w:delText>
        </w:r>
      </w:del>
      <w:ins w:id="371" w:author="Isabelle Cote" w:date="2023-04-24T14:31:00Z">
        <w:r w:rsidR="004A2CE2">
          <w:rPr>
            <w:rFonts w:ascii="Times New Roman" w:hAnsi="Times New Roman" w:cs="Times New Roman"/>
          </w:rPr>
          <w:t>Experimental design included</w:t>
        </w:r>
      </w:ins>
      <w:r>
        <w:rPr>
          <w:rFonts w:ascii="Times New Roman" w:hAnsi="Times New Roman" w:cs="Times New Roman"/>
        </w:rPr>
        <w:t xml:space="preserve"> </w:t>
      </w:r>
      <w:del w:id="372" w:author="Isabelle Cote" w:date="2023-04-24T14:32:00Z">
        <w:r w:rsidDel="004A2CE2">
          <w:rPr>
            <w:rFonts w:ascii="Times New Roman" w:hAnsi="Times New Roman" w:cs="Times New Roman"/>
          </w:rPr>
          <w:delText>split based on whether the researchers set</w:delText>
        </w:r>
      </w:del>
      <w:ins w:id="373" w:author="Isabelle Cote" w:date="2023-04-24T14:32:00Z">
        <w:r w:rsidR="004A2CE2">
          <w:rPr>
            <w:rFonts w:ascii="Times New Roman" w:hAnsi="Times New Roman" w:cs="Times New Roman"/>
          </w:rPr>
          <w:t>studies that manipulated</w:t>
        </w:r>
      </w:ins>
      <w:r>
        <w:rPr>
          <w:rFonts w:ascii="Times New Roman" w:hAnsi="Times New Roman" w:cs="Times New Roman"/>
        </w:rPr>
        <w:t xml:space="preserve"> the density of the primary producer (PP stocked), consumer (animals stocked), both, or neither (unstocked). </w:t>
      </w:r>
      <w:ins w:id="374" w:author="Isabelle Cote" w:date="2023-04-24T14:33:00Z">
        <w:r w:rsidR="004A2CE2">
          <w:rPr>
            <w:rFonts w:ascii="Times New Roman" w:hAnsi="Times New Roman" w:cs="Times New Roman"/>
          </w:rPr>
          <w:t>See Methods for description of the p</w:t>
        </w:r>
      </w:ins>
      <w:ins w:id="375" w:author="Isabelle Cote" w:date="2023-04-24T14:32:00Z">
        <w:r w:rsidR="004A2CE2">
          <w:rPr>
            <w:rFonts w:ascii="Times New Roman" w:hAnsi="Times New Roman" w:cs="Times New Roman"/>
          </w:rPr>
          <w:t>rimary producers groups</w:t>
        </w:r>
      </w:ins>
      <w:del w:id="376" w:author="Isabelle Cote" w:date="2023-04-24T14:33:00Z">
        <w:r w:rsidDel="004A2CE2">
          <w:rPr>
            <w:rFonts w:ascii="Times New Roman" w:hAnsi="Times New Roman" w:cs="Times New Roman"/>
          </w:rPr>
          <w:delText>Plants include seagrasses and mangroves, phytoplankton include micro algae, coral includes measurements of both corals and coral endosymbionts, and algae includes fleshy and crustose algae</w:delText>
        </w:r>
      </w:del>
      <w:r>
        <w:rPr>
          <w:rFonts w:ascii="Times New Roman" w:hAnsi="Times New Roman" w:cs="Times New Roman"/>
        </w:rPr>
        <w:t xml:space="preserve">. Effect sizes </w:t>
      </w:r>
      <w:ins w:id="377" w:author="Isabelle Cote" w:date="2023-04-24T14:34:00Z">
        <w:r w:rsidR="004A2CE2">
          <w:rPr>
            <w:rFonts w:ascii="Times New Roman" w:hAnsi="Times New Roman" w:cs="Times New Roman"/>
          </w:rPr>
          <w:t xml:space="preserve">(filled dots) </w:t>
        </w:r>
      </w:ins>
      <w:r>
        <w:rPr>
          <w:rFonts w:ascii="Times New Roman" w:hAnsi="Times New Roman" w:cs="Times New Roman"/>
        </w:rPr>
        <w:t xml:space="preserve">are </w:t>
      </w:r>
      <w:r>
        <w:rPr>
          <w:rFonts w:ascii="Times New Roman" w:hAnsi="Times New Roman" w:cs="Times New Roman"/>
          <w:lang w:val="en-CA"/>
        </w:rPr>
        <w:t xml:space="preserve">surrounded by 95% confidence intervals derived from </w:t>
      </w:r>
      <w:del w:id="378" w:author="Isabelle Cote" w:date="2023-04-24T14:34:00Z">
        <w:r w:rsidDel="004A2CE2">
          <w:rPr>
            <w:rFonts w:ascii="Times New Roman" w:hAnsi="Times New Roman" w:cs="Times New Roman"/>
            <w:lang w:val="en-CA"/>
          </w:rPr>
          <w:delText xml:space="preserve">the </w:delText>
        </w:r>
      </w:del>
      <w:ins w:id="379" w:author="Isabelle Cote" w:date="2023-04-24T14:34:00Z">
        <w:r w:rsidR="004A2CE2">
          <w:rPr>
            <w:rFonts w:ascii="Times New Roman" w:hAnsi="Times New Roman" w:cs="Times New Roman"/>
            <w:lang w:val="en-CA"/>
          </w:rPr>
          <w:t xml:space="preserve">a </w:t>
        </w:r>
      </w:ins>
      <w:r>
        <w:rPr>
          <w:rFonts w:ascii="Times New Roman" w:hAnsi="Times New Roman" w:cs="Times New Roman"/>
        </w:rPr>
        <w:t>three-level mixed</w:t>
      </w:r>
      <w:ins w:id="380" w:author="Isabelle Cote" w:date="2023-04-24T14:34:00Z">
        <w:r w:rsidR="004A2CE2">
          <w:rPr>
            <w:rFonts w:ascii="Times New Roman" w:hAnsi="Times New Roman" w:cs="Times New Roman"/>
          </w:rPr>
          <w:t>-</w:t>
        </w:r>
      </w:ins>
      <w:del w:id="381" w:author="Isabelle Cote" w:date="2023-04-24T14:34:00Z">
        <w:r w:rsidDel="004A2CE2">
          <w:rPr>
            <w:rFonts w:ascii="Times New Roman" w:hAnsi="Times New Roman" w:cs="Times New Roman"/>
          </w:rPr>
          <w:delText xml:space="preserve"> </w:delText>
        </w:r>
      </w:del>
      <w:r>
        <w:rPr>
          <w:rFonts w:ascii="Times New Roman" w:hAnsi="Times New Roman" w:cs="Times New Roman"/>
        </w:rPr>
        <w:t>effects model</w:t>
      </w:r>
      <w:del w:id="382" w:author="Isabelle Cote" w:date="2023-04-24T14:34:00Z">
        <w:r w:rsidDel="004A2CE2">
          <w:rPr>
            <w:rFonts w:ascii="Times New Roman" w:hAnsi="Times New Roman" w:cs="Times New Roman"/>
          </w:rPr>
          <w:delText xml:space="preserve"> including background nutrients, experimental design, and primary producer group as moderators</w:delText>
        </w:r>
      </w:del>
      <w:r>
        <w:rPr>
          <w:rFonts w:ascii="Times New Roman" w:hAnsi="Times New Roman" w:cs="Times New Roman"/>
        </w:rPr>
        <w:t>.</w:t>
      </w:r>
      <w:r w:rsidRPr="003F3EDB">
        <w:rPr>
          <w:rFonts w:ascii="Times New Roman" w:hAnsi="Times New Roman" w:cs="Times New Roman"/>
        </w:rPr>
        <w:t xml:space="preserve"> </w:t>
      </w:r>
      <w:r>
        <w:rPr>
          <w:rFonts w:ascii="Times New Roman" w:hAnsi="Times New Roman" w:cs="Times New Roman"/>
        </w:rPr>
        <w:t>Sample size</w:t>
      </w:r>
      <w:del w:id="383" w:author="Isabelle Cote" w:date="2023-04-24T14:34:00Z">
        <w:r w:rsidDel="004A2CE2">
          <w:rPr>
            <w:rFonts w:ascii="Times New Roman" w:hAnsi="Times New Roman" w:cs="Times New Roman"/>
          </w:rPr>
          <w:delText>s</w:delText>
        </w:r>
      </w:del>
      <w:r>
        <w:rPr>
          <w:rFonts w:ascii="Times New Roman" w:hAnsi="Times New Roman" w:cs="Times New Roman"/>
        </w:rPr>
        <w:t xml:space="preserve"> </w:t>
      </w:r>
      <w:del w:id="384" w:author="Isabelle Cote" w:date="2023-04-24T14:34:00Z">
        <w:r w:rsidDel="004A2CE2">
          <w:rPr>
            <w:rFonts w:ascii="Times New Roman" w:hAnsi="Times New Roman" w:cs="Times New Roman"/>
          </w:rPr>
          <w:delText xml:space="preserve">within </w:delText>
        </w:r>
      </w:del>
      <w:ins w:id="385" w:author="Isabelle Cote" w:date="2023-04-24T14:34:00Z">
        <w:r w:rsidR="004A2CE2">
          <w:rPr>
            <w:rFonts w:ascii="Times New Roman" w:hAnsi="Times New Roman" w:cs="Times New Roman"/>
          </w:rPr>
          <w:t xml:space="preserve">for </w:t>
        </w:r>
      </w:ins>
      <w:r>
        <w:rPr>
          <w:rFonts w:ascii="Times New Roman" w:hAnsi="Times New Roman" w:cs="Times New Roman"/>
        </w:rPr>
        <w:t xml:space="preserve">each </w:t>
      </w:r>
      <w:del w:id="386" w:author="Isabelle Cote" w:date="2023-04-24T14:34:00Z">
        <w:r w:rsidDel="004A2CE2">
          <w:rPr>
            <w:rFonts w:ascii="Times New Roman" w:hAnsi="Times New Roman" w:cs="Times New Roman"/>
          </w:rPr>
          <w:delText xml:space="preserve">group </w:delText>
        </w:r>
      </w:del>
      <w:ins w:id="387" w:author="Isabelle Cote" w:date="2023-04-24T14:34:00Z">
        <w:r w:rsidR="004A2CE2">
          <w:rPr>
            <w:rFonts w:ascii="Times New Roman" w:hAnsi="Times New Roman" w:cs="Times New Roman"/>
          </w:rPr>
          <w:t xml:space="preserve">moderator level </w:t>
        </w:r>
      </w:ins>
      <w:del w:id="388" w:author="Isabelle Cote" w:date="2023-04-24T14:34:00Z">
        <w:r w:rsidDel="004A2CE2">
          <w:rPr>
            <w:rFonts w:ascii="Times New Roman" w:hAnsi="Times New Roman" w:cs="Times New Roman"/>
          </w:rPr>
          <w:delText xml:space="preserve">are </w:delText>
        </w:r>
      </w:del>
      <w:ins w:id="389" w:author="Isabelle Cote" w:date="2023-04-24T14:34:00Z">
        <w:r w:rsidR="004A2CE2">
          <w:rPr>
            <w:rFonts w:ascii="Times New Roman" w:hAnsi="Times New Roman" w:cs="Times New Roman"/>
          </w:rPr>
          <w:t xml:space="preserve">is </w:t>
        </w:r>
      </w:ins>
      <w:r>
        <w:rPr>
          <w:rFonts w:ascii="Times New Roman" w:hAnsi="Times New Roman" w:cs="Times New Roman"/>
        </w:rPr>
        <w:t xml:space="preserve">shown to the right of the effect sizes.  </w:t>
      </w:r>
    </w:p>
    <w:p w14:paraId="3A58006C" w14:textId="77777777" w:rsidR="004E5CEB" w:rsidRDefault="004E5CEB" w:rsidP="002E611A">
      <w:pPr>
        <w:spacing w:line="360" w:lineRule="auto"/>
        <w:rPr>
          <w:rFonts w:ascii="Times New Roman" w:hAnsi="Times New Roman" w:cs="Times New Roman"/>
        </w:rPr>
      </w:pPr>
    </w:p>
    <w:p w14:paraId="3A9A8038" w14:textId="77777777" w:rsidR="004E5CEB" w:rsidRDefault="004E5CEB" w:rsidP="004E5CEB">
      <w:pPr>
        <w:spacing w:line="360" w:lineRule="auto"/>
        <w:rPr>
          <w:rFonts w:ascii="Times New Roman" w:hAnsi="Times New Roman" w:cs="Times New Roman"/>
        </w:rPr>
      </w:pPr>
      <w:r>
        <w:rPr>
          <w:rFonts w:ascii="Times New Roman" w:hAnsi="Times New Roman" w:cs="Times New Roman"/>
        </w:rPr>
        <w:lastRenderedPageBreak/>
        <w:t xml:space="preserve">Table S6: Model output for background nutrients </w:t>
      </w:r>
      <w:commentRangeStart w:id="390"/>
      <w:r>
        <w:rPr>
          <w:rFonts w:ascii="Times New Roman" w:hAnsi="Times New Roman" w:cs="Times New Roman"/>
        </w:rPr>
        <w:t>model</w:t>
      </w:r>
      <w:commentRangeEnd w:id="390"/>
      <w:r w:rsidR="0084329B">
        <w:rPr>
          <w:rStyle w:val="CommentReference"/>
        </w:rPr>
        <w:commentReference w:id="390"/>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561094D" w14:textId="77777777" w:rsidTr="005B0F18">
        <w:tc>
          <w:tcPr>
            <w:tcW w:w="2536" w:type="dxa"/>
          </w:tcPr>
          <w:p w14:paraId="5435B3D7" w14:textId="77777777" w:rsidR="004E5CEB" w:rsidRDefault="004E5CEB" w:rsidP="005B0F18">
            <w:pPr>
              <w:spacing w:line="360" w:lineRule="auto"/>
              <w:rPr>
                <w:rFonts w:ascii="Times New Roman" w:hAnsi="Times New Roman" w:cs="Times New Roman"/>
              </w:rPr>
            </w:pPr>
          </w:p>
        </w:tc>
        <w:tc>
          <w:tcPr>
            <w:tcW w:w="1157" w:type="dxa"/>
          </w:tcPr>
          <w:p w14:paraId="2B413498"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7F8B7DD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25686E8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3265634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769F392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02A4665F" w14:textId="77777777" w:rsidTr="005B0F18">
        <w:tc>
          <w:tcPr>
            <w:tcW w:w="2536" w:type="dxa"/>
          </w:tcPr>
          <w:p w14:paraId="06AEB15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76D6B67D" w14:textId="6133954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0.4</w:t>
            </w:r>
            <w:r w:rsidR="00773128">
              <w:rPr>
                <w:rFonts w:ascii="Times New Roman" w:hAnsi="Times New Roman" w:cs="Times New Roman"/>
              </w:rPr>
              <w:t>5</w:t>
            </w:r>
          </w:p>
        </w:tc>
        <w:tc>
          <w:tcPr>
            <w:tcW w:w="1150" w:type="dxa"/>
          </w:tcPr>
          <w:p w14:paraId="2623CFB9" w14:textId="1723AD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c>
          <w:tcPr>
            <w:tcW w:w="1150" w:type="dxa"/>
          </w:tcPr>
          <w:p w14:paraId="46E4BEDA" w14:textId="39F29ED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773128">
              <w:rPr>
                <w:rFonts w:ascii="Times New Roman" w:hAnsi="Times New Roman" w:cs="Times New Roman"/>
              </w:rPr>
              <w:t>75</w:t>
            </w:r>
          </w:p>
        </w:tc>
        <w:tc>
          <w:tcPr>
            <w:tcW w:w="1108" w:type="dxa"/>
          </w:tcPr>
          <w:p w14:paraId="507A9872" w14:textId="77777777"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1</w:t>
            </w:r>
            <w:r>
              <w:rPr>
                <w:rFonts w:ascii="Times New Roman" w:hAnsi="Times New Roman" w:cs="Times New Roman"/>
              </w:rPr>
              <w:t>71</w:t>
            </w:r>
          </w:p>
        </w:tc>
        <w:tc>
          <w:tcPr>
            <w:tcW w:w="1141" w:type="dxa"/>
          </w:tcPr>
          <w:p w14:paraId="0A3732CC" w14:textId="65F9498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w:t>
            </w:r>
            <w:r w:rsidR="00773128">
              <w:rPr>
                <w:rFonts w:ascii="Times New Roman" w:hAnsi="Times New Roman" w:cs="Times New Roman"/>
              </w:rPr>
              <w:t>66</w:t>
            </w:r>
          </w:p>
        </w:tc>
      </w:tr>
      <w:tr w:rsidR="004E5CEB" w14:paraId="4848A341" w14:textId="77777777" w:rsidTr="005B0F18">
        <w:tc>
          <w:tcPr>
            <w:tcW w:w="2536" w:type="dxa"/>
          </w:tcPr>
          <w:p w14:paraId="77F80F1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Nut_stand</w:t>
            </w:r>
          </w:p>
        </w:tc>
        <w:tc>
          <w:tcPr>
            <w:tcW w:w="1157" w:type="dxa"/>
          </w:tcPr>
          <w:p w14:paraId="0267071A" w14:textId="6E7B841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11</w:t>
            </w:r>
          </w:p>
        </w:tc>
        <w:tc>
          <w:tcPr>
            <w:tcW w:w="1150" w:type="dxa"/>
          </w:tcPr>
          <w:p w14:paraId="458827AB" w14:textId="2F1CDC7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0.07</w:t>
            </w:r>
            <w:r w:rsidR="00D7346A">
              <w:rPr>
                <w:rFonts w:ascii="Times New Roman" w:hAnsi="Times New Roman" w:cs="Times New Roman"/>
              </w:rPr>
              <w:t>5</w:t>
            </w:r>
          </w:p>
        </w:tc>
        <w:tc>
          <w:tcPr>
            <w:tcW w:w="1150" w:type="dxa"/>
          </w:tcPr>
          <w:p w14:paraId="13669FF2" w14:textId="6A648A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w:t>
            </w:r>
            <w:r w:rsidR="00D7346A">
              <w:rPr>
                <w:rFonts w:ascii="Times New Roman" w:hAnsi="Times New Roman" w:cs="Times New Roman"/>
              </w:rPr>
              <w:t>.41</w:t>
            </w:r>
          </w:p>
        </w:tc>
        <w:tc>
          <w:tcPr>
            <w:tcW w:w="1108" w:type="dxa"/>
          </w:tcPr>
          <w:p w14:paraId="6312C2B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1C471A5" w14:textId="3DC4806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r>
      <w:tr w:rsidR="004E5CEB" w14:paraId="4A8B4025" w14:textId="77777777" w:rsidTr="005B0F18">
        <w:tc>
          <w:tcPr>
            <w:tcW w:w="2536" w:type="dxa"/>
          </w:tcPr>
          <w:p w14:paraId="25ABC6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49DA184C" w14:textId="3B045AA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13</w:t>
            </w:r>
          </w:p>
        </w:tc>
        <w:tc>
          <w:tcPr>
            <w:tcW w:w="1150" w:type="dxa"/>
          </w:tcPr>
          <w:p w14:paraId="4EE2F632" w14:textId="18F768A2"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4</w:t>
            </w:r>
          </w:p>
        </w:tc>
        <w:tc>
          <w:tcPr>
            <w:tcW w:w="1150" w:type="dxa"/>
          </w:tcPr>
          <w:p w14:paraId="740BCD27" w14:textId="2B8DAB5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55</w:t>
            </w:r>
          </w:p>
        </w:tc>
        <w:tc>
          <w:tcPr>
            <w:tcW w:w="1108" w:type="dxa"/>
          </w:tcPr>
          <w:p w14:paraId="03CA4E1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32200F4" w14:textId="28DEA27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58</w:t>
            </w:r>
          </w:p>
        </w:tc>
      </w:tr>
      <w:tr w:rsidR="004E5CEB" w14:paraId="050BDF1D" w14:textId="77777777" w:rsidTr="005B0F18">
        <w:tc>
          <w:tcPr>
            <w:tcW w:w="2536" w:type="dxa"/>
          </w:tcPr>
          <w:p w14:paraId="5B28AB6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4245593A" w14:textId="797DCBC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w:t>
            </w:r>
            <w:r w:rsidR="00D7346A">
              <w:rPr>
                <w:rFonts w:ascii="Times New Roman" w:hAnsi="Times New Roman" w:cs="Times New Roman"/>
              </w:rPr>
              <w:t>7</w:t>
            </w:r>
          </w:p>
        </w:tc>
        <w:tc>
          <w:tcPr>
            <w:tcW w:w="1150" w:type="dxa"/>
          </w:tcPr>
          <w:p w14:paraId="797CDDBC" w14:textId="2761E1A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2</w:t>
            </w:r>
          </w:p>
        </w:tc>
        <w:tc>
          <w:tcPr>
            <w:tcW w:w="1150" w:type="dxa"/>
          </w:tcPr>
          <w:p w14:paraId="46536311" w14:textId="6A224F4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1.6</w:t>
            </w:r>
            <w:r w:rsidR="00D7346A">
              <w:rPr>
                <w:rFonts w:ascii="Times New Roman" w:hAnsi="Times New Roman" w:cs="Times New Roman"/>
              </w:rPr>
              <w:t>7</w:t>
            </w:r>
          </w:p>
        </w:tc>
        <w:tc>
          <w:tcPr>
            <w:tcW w:w="1108" w:type="dxa"/>
          </w:tcPr>
          <w:p w14:paraId="080C6111"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5DF46D24" w14:textId="49E5EFD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0.09</w:t>
            </w:r>
          </w:p>
        </w:tc>
      </w:tr>
      <w:tr w:rsidR="004E5CEB" w14:paraId="29F1010B" w14:textId="77777777" w:rsidTr="005B0F18">
        <w:tc>
          <w:tcPr>
            <w:tcW w:w="2536" w:type="dxa"/>
          </w:tcPr>
          <w:p w14:paraId="337B17A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44648E4" w14:textId="6148788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0.66</w:t>
            </w:r>
          </w:p>
        </w:tc>
        <w:tc>
          <w:tcPr>
            <w:tcW w:w="1150" w:type="dxa"/>
          </w:tcPr>
          <w:p w14:paraId="67671EA7" w14:textId="283953E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0.3</w:t>
            </w:r>
            <w:r w:rsidR="00D7346A">
              <w:rPr>
                <w:rFonts w:ascii="Times New Roman" w:hAnsi="Times New Roman" w:cs="Times New Roman"/>
              </w:rPr>
              <w:t>2</w:t>
            </w:r>
          </w:p>
        </w:tc>
        <w:tc>
          <w:tcPr>
            <w:tcW w:w="1150" w:type="dxa"/>
          </w:tcPr>
          <w:p w14:paraId="7A0FE5F9" w14:textId="492D118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D7346A">
              <w:rPr>
                <w:rFonts w:ascii="Times New Roman" w:hAnsi="Times New Roman" w:cs="Times New Roman"/>
              </w:rPr>
              <w:t>081</w:t>
            </w:r>
          </w:p>
        </w:tc>
        <w:tc>
          <w:tcPr>
            <w:tcW w:w="1108" w:type="dxa"/>
          </w:tcPr>
          <w:p w14:paraId="4EF68495"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2491D2C" w14:textId="3724D5B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0.03</w:t>
            </w:r>
            <w:r w:rsidR="00773128">
              <w:rPr>
                <w:rFonts w:ascii="Times New Roman" w:hAnsi="Times New Roman" w:cs="Times New Roman"/>
              </w:rPr>
              <w:t>9</w:t>
            </w:r>
          </w:p>
        </w:tc>
      </w:tr>
      <w:tr w:rsidR="004E5CEB" w14:paraId="32B0EE55" w14:textId="77777777" w:rsidTr="005B0F18">
        <w:tc>
          <w:tcPr>
            <w:tcW w:w="2536" w:type="dxa"/>
          </w:tcPr>
          <w:p w14:paraId="1DC1D798"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30789878" w14:textId="37C2CDE1"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13</w:t>
            </w:r>
          </w:p>
        </w:tc>
        <w:tc>
          <w:tcPr>
            <w:tcW w:w="1150" w:type="dxa"/>
          </w:tcPr>
          <w:p w14:paraId="1D7DFA8E" w14:textId="4B7AC10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0.20</w:t>
            </w:r>
          </w:p>
        </w:tc>
        <w:tc>
          <w:tcPr>
            <w:tcW w:w="1150" w:type="dxa"/>
          </w:tcPr>
          <w:p w14:paraId="0501CD97" w14:textId="0250F2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62</w:t>
            </w:r>
          </w:p>
        </w:tc>
        <w:tc>
          <w:tcPr>
            <w:tcW w:w="1108" w:type="dxa"/>
          </w:tcPr>
          <w:p w14:paraId="3138CF9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6B8043AB" w14:textId="78C903B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773128">
              <w:rPr>
                <w:rFonts w:ascii="Times New Roman" w:hAnsi="Times New Roman" w:cs="Times New Roman"/>
              </w:rPr>
              <w:t>54</w:t>
            </w:r>
          </w:p>
        </w:tc>
      </w:tr>
      <w:tr w:rsidR="004E5CEB" w14:paraId="5F05A577" w14:textId="77777777" w:rsidTr="005B0F18">
        <w:tc>
          <w:tcPr>
            <w:tcW w:w="2536" w:type="dxa"/>
          </w:tcPr>
          <w:p w14:paraId="48B40C6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E4D4109" w14:textId="3497FB3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w:t>
            </w:r>
            <w:r w:rsidR="00D7346A">
              <w:rPr>
                <w:rFonts w:ascii="Times New Roman" w:hAnsi="Times New Roman" w:cs="Times New Roman"/>
              </w:rPr>
              <w:t>079</w:t>
            </w:r>
          </w:p>
        </w:tc>
        <w:tc>
          <w:tcPr>
            <w:tcW w:w="1150" w:type="dxa"/>
          </w:tcPr>
          <w:p w14:paraId="34C4B9C8" w14:textId="1A49F00E"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7A17FA61" w14:textId="203027D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39</w:t>
            </w:r>
          </w:p>
        </w:tc>
        <w:tc>
          <w:tcPr>
            <w:tcW w:w="1108" w:type="dxa"/>
          </w:tcPr>
          <w:p w14:paraId="04ED5B72"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20D9CFCD" w14:textId="379AE95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70</w:t>
            </w:r>
          </w:p>
        </w:tc>
      </w:tr>
      <w:tr w:rsidR="004E5CEB" w14:paraId="4846F8A6" w14:textId="77777777" w:rsidTr="005B0F18">
        <w:tc>
          <w:tcPr>
            <w:tcW w:w="2536" w:type="dxa"/>
          </w:tcPr>
          <w:p w14:paraId="76A9B6B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67D2BD27" w14:textId="5D439A03"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0.36</w:t>
            </w:r>
          </w:p>
        </w:tc>
        <w:tc>
          <w:tcPr>
            <w:tcW w:w="1150" w:type="dxa"/>
          </w:tcPr>
          <w:p w14:paraId="1AAF6FFD" w14:textId="2AA564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3</w:t>
            </w:r>
          </w:p>
        </w:tc>
        <w:tc>
          <w:tcPr>
            <w:tcW w:w="1150" w:type="dxa"/>
          </w:tcPr>
          <w:p w14:paraId="57680930" w14:textId="408C0CEE"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56</w:t>
            </w:r>
          </w:p>
        </w:tc>
        <w:tc>
          <w:tcPr>
            <w:tcW w:w="1108" w:type="dxa"/>
          </w:tcPr>
          <w:p w14:paraId="4D354CD4"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0D14B6B" w14:textId="65E580D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2</w:t>
            </w:r>
          </w:p>
        </w:tc>
      </w:tr>
      <w:tr w:rsidR="004E5CEB" w14:paraId="0E9EF17A" w14:textId="77777777" w:rsidTr="005B0F18">
        <w:tc>
          <w:tcPr>
            <w:tcW w:w="2536" w:type="dxa"/>
          </w:tcPr>
          <w:p w14:paraId="65BDDBA8"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3FA0B6B0" w14:textId="7423BED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-0.34</w:t>
            </w:r>
          </w:p>
        </w:tc>
        <w:tc>
          <w:tcPr>
            <w:tcW w:w="1150" w:type="dxa"/>
          </w:tcPr>
          <w:p w14:paraId="138D650B" w14:textId="6895EA0B"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0.19</w:t>
            </w:r>
          </w:p>
        </w:tc>
        <w:tc>
          <w:tcPr>
            <w:tcW w:w="1150" w:type="dxa"/>
          </w:tcPr>
          <w:p w14:paraId="326A0813" w14:textId="58E162F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75</w:t>
            </w:r>
          </w:p>
        </w:tc>
        <w:tc>
          <w:tcPr>
            <w:tcW w:w="1108" w:type="dxa"/>
          </w:tcPr>
          <w:p w14:paraId="28C499C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94BDE61" w14:textId="06BE20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w:t>
            </w:r>
            <w:r w:rsidR="00773128">
              <w:rPr>
                <w:rFonts w:ascii="Times New Roman" w:hAnsi="Times New Roman" w:cs="Times New Roman"/>
              </w:rPr>
              <w:t>82</w:t>
            </w:r>
          </w:p>
        </w:tc>
      </w:tr>
    </w:tbl>
    <w:p w14:paraId="0FF9B4F5" w14:textId="77777777" w:rsidR="004E5CEB" w:rsidRDefault="004E5CEB" w:rsidP="00457F19">
      <w:pPr>
        <w:spacing w:line="360" w:lineRule="auto"/>
        <w:rPr>
          <w:rFonts w:ascii="Times New Roman" w:hAnsi="Times New Roman" w:cs="Times New Roman"/>
        </w:rPr>
      </w:pPr>
    </w:p>
    <w:p w14:paraId="1AD65D8B" w14:textId="49960174" w:rsidR="003A397E" w:rsidRPr="0084329B" w:rsidRDefault="00082172" w:rsidP="00B168CE">
      <w:pPr>
        <w:spacing w:line="360" w:lineRule="auto"/>
        <w:rPr>
          <w:rFonts w:ascii="Times New Roman" w:hAnsi="Times New Roman" w:cs="Times New Roman"/>
          <w:iCs/>
          <w:rPrChange w:id="391" w:author="Isabelle Cote" w:date="2023-04-24T14:45:00Z">
            <w:rPr>
              <w:rFonts w:ascii="Times New Roman" w:hAnsi="Times New Roman" w:cs="Times New Roman"/>
              <w:i/>
            </w:rPr>
          </w:rPrChange>
        </w:rPr>
      </w:pPr>
      <w:r w:rsidRPr="0084329B">
        <w:rPr>
          <w:rFonts w:ascii="Times New Roman" w:hAnsi="Times New Roman" w:cs="Times New Roman"/>
          <w:iCs/>
          <w:rPrChange w:id="392" w:author="Isabelle Cote" w:date="2023-04-24T14:45:00Z">
            <w:rPr>
              <w:rFonts w:ascii="Times New Roman" w:hAnsi="Times New Roman" w:cs="Times New Roman"/>
              <w:i/>
            </w:rPr>
          </w:rPrChange>
        </w:rPr>
        <w:t>Latitude and temperature</w:t>
      </w:r>
      <w:r w:rsidR="003A397E" w:rsidRPr="0084329B">
        <w:rPr>
          <w:rFonts w:ascii="Times New Roman" w:hAnsi="Times New Roman" w:cs="Times New Roman"/>
          <w:iCs/>
          <w:rPrChange w:id="393" w:author="Isabelle Cote" w:date="2023-04-24T14:45:00Z">
            <w:rPr>
              <w:rFonts w:ascii="Times New Roman" w:hAnsi="Times New Roman" w:cs="Times New Roman"/>
              <w:i/>
            </w:rPr>
          </w:rPrChange>
        </w:rPr>
        <w:t xml:space="preserve"> models</w:t>
      </w:r>
    </w:p>
    <w:p w14:paraId="5FFBC707" w14:textId="7A417D3E" w:rsidR="000C04AF" w:rsidRDefault="00BA7305">
      <w:pPr>
        <w:spacing w:line="360" w:lineRule="auto"/>
        <w:rPr>
          <w:rFonts w:ascii="Times New Roman" w:hAnsi="Times New Roman" w:cs="Times New Roman"/>
        </w:rPr>
        <w:pPrChange w:id="394" w:author="Isabelle Cote" w:date="2023-04-24T14:45:00Z">
          <w:pPr>
            <w:spacing w:line="360" w:lineRule="auto"/>
            <w:ind w:firstLine="720"/>
          </w:pPr>
        </w:pPrChange>
      </w:pPr>
      <w:r>
        <w:rPr>
          <w:rFonts w:ascii="Times New Roman" w:hAnsi="Times New Roman" w:cs="Times New Roman"/>
        </w:rPr>
        <w:t xml:space="preserve">We also found an overall positive effect of nutrient provisioning </w:t>
      </w:r>
      <w:ins w:id="395" w:author="Isabelle Cote" w:date="2023-04-24T14:47:00Z">
        <w:r w:rsidR="0084329B">
          <w:rPr>
            <w:rFonts w:ascii="Times New Roman" w:hAnsi="Times New Roman" w:cs="Times New Roman"/>
          </w:rPr>
          <w:t xml:space="preserve">by animals </w:t>
        </w:r>
      </w:ins>
      <w:r>
        <w:rPr>
          <w:rFonts w:ascii="Times New Roman" w:hAnsi="Times New Roman" w:cs="Times New Roman"/>
        </w:rPr>
        <w:t xml:space="preserve">in the model </w:t>
      </w:r>
      <w:ins w:id="396" w:author="Isabelle Cote" w:date="2023-04-24T14:45:00Z">
        <w:r w:rsidR="0084329B">
          <w:rPr>
            <w:rFonts w:ascii="Times New Roman" w:hAnsi="Times New Roman" w:cs="Times New Roman"/>
          </w:rPr>
          <w:t xml:space="preserve">that </w:t>
        </w:r>
      </w:ins>
      <w:del w:id="397" w:author="Isabelle Cote" w:date="2023-04-24T14:45:00Z">
        <w:r w:rsidDel="0084329B">
          <w:rPr>
            <w:rFonts w:ascii="Times New Roman" w:hAnsi="Times New Roman" w:cs="Times New Roman"/>
          </w:rPr>
          <w:delText xml:space="preserve">including </w:delText>
        </w:r>
      </w:del>
      <w:ins w:id="398" w:author="Isabelle Cote" w:date="2023-04-24T14:45:00Z">
        <w:r w:rsidR="0084329B">
          <w:rPr>
            <w:rFonts w:ascii="Times New Roman" w:hAnsi="Times New Roman" w:cs="Times New Roman"/>
          </w:rPr>
          <w:t xml:space="preserve">included </w:t>
        </w:r>
      </w:ins>
      <w:r>
        <w:rPr>
          <w:rFonts w:ascii="Times New Roman" w:hAnsi="Times New Roman" w:cs="Times New Roman"/>
        </w:rPr>
        <w:t>absolute latitude (</w:t>
      </w:r>
      <w:r w:rsidRPr="00BA7305">
        <w:rPr>
          <w:rFonts w:ascii="Times New Roman" w:hAnsi="Times New Roman" w:cs="Times New Roman"/>
        </w:rPr>
        <w:t>0.5</w:t>
      </w:r>
      <w:r w:rsidR="00FA2DCA">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w:t>
      </w:r>
      <w:r w:rsidR="00FA2DCA">
        <w:rPr>
          <w:rFonts w:ascii="Times New Roman" w:hAnsi="Times New Roman" w:cs="Times New Roman"/>
          <w:lang w:val="en-CA"/>
        </w:rPr>
        <w:t>1</w:t>
      </w:r>
      <w:r w:rsidR="00504E41">
        <w:rPr>
          <w:rFonts w:ascii="Times New Roman" w:hAnsi="Times New Roman" w:cs="Times New Roman"/>
          <w:lang w:val="en-CA"/>
        </w:rPr>
        <w:t>5</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FA2DCA">
        <w:rPr>
          <w:rFonts w:ascii="Times New Roman" w:hAnsi="Times New Roman" w:cs="Times New Roman"/>
        </w:rPr>
        <w:t>-</w:t>
      </w:r>
      <w:r w:rsidR="00B168CE" w:rsidRPr="00B168CE">
        <w:rPr>
          <w:rFonts w:ascii="Times New Roman" w:hAnsi="Times New Roman" w:cs="Times New Roman"/>
        </w:rPr>
        <w:t>0.0</w:t>
      </w:r>
      <w:r w:rsidR="00504E41">
        <w:rPr>
          <w:rFonts w:ascii="Times New Roman" w:hAnsi="Times New Roman" w:cs="Times New Roman"/>
        </w:rPr>
        <w:t>1</w:t>
      </w:r>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w:t>
      </w:r>
      <w:r w:rsidR="000674DD">
        <w:rPr>
          <w:rFonts w:ascii="Times New Roman" w:hAnsi="Times New Roman" w:cs="Times New Roman"/>
        </w:rPr>
        <w:t>77</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3</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7</w:t>
      </w:r>
      <w:r w:rsidR="00B168CE">
        <w:rPr>
          <w:rFonts w:ascii="Times New Roman" w:hAnsi="Times New Roman" w:cs="Times New Roman"/>
        </w:rPr>
        <w:t>)</w:t>
      </w:r>
      <w:r>
        <w:rPr>
          <w:rFonts w:ascii="Times New Roman" w:hAnsi="Times New Roman" w:cs="Times New Roman"/>
          <w:lang w:val="en-CA"/>
        </w:rPr>
        <w:t xml:space="preserve">. There was </w:t>
      </w:r>
      <w:r w:rsidR="00FA2DCA">
        <w:rPr>
          <w:rFonts w:ascii="Times New Roman" w:hAnsi="Times New Roman" w:cs="Times New Roman"/>
          <w:lang w:val="en-CA"/>
        </w:rPr>
        <w:t>no</w:t>
      </w:r>
      <w:r>
        <w:rPr>
          <w:rFonts w:ascii="Times New Roman" w:hAnsi="Times New Roman" w:cs="Times New Roman"/>
          <w:lang w:val="en-CA"/>
        </w:rPr>
        <w:t xml:space="preserve"> </w:t>
      </w:r>
      <w:r w:rsidR="008723FB">
        <w:rPr>
          <w:rFonts w:ascii="Times New Roman" w:hAnsi="Times New Roman" w:cs="Times New Roman"/>
          <w:lang w:val="en-CA"/>
        </w:rPr>
        <w:t xml:space="preserve">evidence of differences between </w:t>
      </w:r>
      <w:commentRangeStart w:id="399"/>
      <w:r w:rsidR="008723FB">
        <w:rPr>
          <w:rFonts w:ascii="Times New Roman" w:hAnsi="Times New Roman" w:cs="Times New Roman"/>
          <w:lang w:val="en-CA"/>
        </w:rPr>
        <w:t>subgroups</w:t>
      </w:r>
      <w:commentRangeEnd w:id="399"/>
      <w:r w:rsidR="008978F8">
        <w:rPr>
          <w:rStyle w:val="CommentReference"/>
        </w:rPr>
        <w:commentReference w:id="399"/>
      </w:r>
      <w:r w:rsidR="00FA2DCA">
        <w:rPr>
          <w:rFonts w:ascii="Times New Roman" w:hAnsi="Times New Roman" w:cs="Times New Roman"/>
          <w:lang w:val="en-CA"/>
        </w:rPr>
        <w:t xml:space="preserve"> </w:t>
      </w:r>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w:t>
      </w:r>
      <w:r w:rsidR="00FA2DCA">
        <w:rPr>
          <w:rFonts w:ascii="Times New Roman" w:hAnsi="Times New Roman" w:cs="Times New Roman"/>
          <w:vertAlign w:val="subscript"/>
          <w:lang w:val="en-CA"/>
        </w:rPr>
        <w:t>71</w:t>
      </w:r>
      <w:r w:rsidRPr="00BA7305">
        <w:rPr>
          <w:rFonts w:ascii="Times New Roman" w:hAnsi="Times New Roman" w:cs="Times New Roman"/>
          <w:lang w:val="en-CA"/>
        </w:rPr>
        <w:t xml:space="preserve"> = 1.</w:t>
      </w:r>
      <w:r w:rsidR="00504E41">
        <w:rPr>
          <w:rFonts w:ascii="Times New Roman" w:hAnsi="Times New Roman" w:cs="Times New Roman"/>
          <w:lang w:val="en-CA"/>
        </w:rPr>
        <w:t>19</w:t>
      </w:r>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w:t>
      </w:r>
      <w:r w:rsidR="00504E41">
        <w:rPr>
          <w:rFonts w:ascii="Times New Roman" w:hAnsi="Times New Roman" w:cs="Times New Roman"/>
          <w:lang w:val="en-CA"/>
        </w:rPr>
        <w:t>3</w:t>
      </w:r>
      <w:r w:rsidR="000674DD">
        <w:rPr>
          <w:rFonts w:ascii="Times New Roman" w:hAnsi="Times New Roman" w:cs="Times New Roman"/>
          <w:lang w:val="en-CA"/>
        </w:rPr>
        <w:t>1</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ins w:id="400" w:author="Isabelle Cote" w:date="2023-04-24T14:49:00Z">
        <w:r w:rsidR="008978F8">
          <w:rPr>
            <w:rFonts w:ascii="Times New Roman" w:hAnsi="Times New Roman" w:cs="Times New Roman"/>
          </w:rPr>
          <w:t xml:space="preserve"> remained</w:t>
        </w:r>
      </w:ins>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w:t>
      </w:r>
      <w:r w:rsidR="00FA2DCA">
        <w:rPr>
          <w:rFonts w:ascii="Times New Roman" w:hAnsi="Times New Roman" w:cs="Times New Roman"/>
          <w:vertAlign w:val="subscript"/>
        </w:rPr>
        <w:t>71</w:t>
      </w:r>
      <w:r w:rsidRPr="00BA7305">
        <w:rPr>
          <w:rFonts w:ascii="Times New Roman" w:hAnsi="Times New Roman" w:cs="Times New Roman"/>
        </w:rPr>
        <w:t xml:space="preserve"> = </w:t>
      </w:r>
      <w:r w:rsidR="00FA2DCA" w:rsidRPr="00FA2DCA">
        <w:rPr>
          <w:rFonts w:ascii="Times New Roman" w:hAnsi="Times New Roman" w:cs="Times New Roman"/>
        </w:rPr>
        <w:t>29</w:t>
      </w:r>
      <w:r w:rsidR="00504E41">
        <w:rPr>
          <w:rFonts w:ascii="Times New Roman" w:hAnsi="Times New Roman" w:cs="Times New Roman"/>
        </w:rPr>
        <w:t>71.59</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.001</w:t>
      </w:r>
      <w:r>
        <w:rPr>
          <w:rFonts w:ascii="Times New Roman" w:hAnsi="Times New Roman" w:cs="Times New Roman"/>
        </w:rPr>
        <w:t xml:space="preserve">). </w:t>
      </w:r>
    </w:p>
    <w:p w14:paraId="62544A1C" w14:textId="69784E76"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 xml:space="preserve">The model </w:t>
      </w:r>
      <w:ins w:id="401" w:author="Isabelle Cote" w:date="2023-04-24T14:49:00Z">
        <w:r w:rsidR="008978F8">
          <w:rPr>
            <w:rFonts w:ascii="Times New Roman" w:hAnsi="Times New Roman" w:cs="Times New Roman"/>
          </w:rPr>
          <w:t xml:space="preserve">that </w:t>
        </w:r>
      </w:ins>
      <w:del w:id="402" w:author="Isabelle Cote" w:date="2023-04-24T14:49:00Z">
        <w:r w:rsidDel="008978F8">
          <w:rPr>
            <w:rFonts w:ascii="Times New Roman" w:hAnsi="Times New Roman" w:cs="Times New Roman"/>
          </w:rPr>
          <w:delText xml:space="preserve">including </w:delText>
        </w:r>
      </w:del>
      <w:ins w:id="403" w:author="Isabelle Cote" w:date="2023-04-24T14:49:00Z">
        <w:r w:rsidR="008978F8">
          <w:rPr>
            <w:rFonts w:ascii="Times New Roman" w:hAnsi="Times New Roman" w:cs="Times New Roman"/>
          </w:rPr>
          <w:t>included</w:t>
        </w:r>
      </w:ins>
      <w:ins w:id="404" w:author="Isabelle Cote" w:date="2023-04-26T13:30:00Z">
        <w:r w:rsidR="002E3BF3">
          <w:rPr>
            <w:rFonts w:ascii="Times New Roman" w:hAnsi="Times New Roman" w:cs="Times New Roman"/>
          </w:rPr>
          <w:t xml:space="preserve"> </w:t>
        </w:r>
      </w:ins>
      <w:r>
        <w:rPr>
          <w:rFonts w:ascii="Times New Roman" w:hAnsi="Times New Roman" w:cs="Times New Roman"/>
        </w:rPr>
        <w:t>temperature also showed a</w:t>
      </w:r>
      <w:r w:rsidR="008723FB">
        <w:rPr>
          <w:rFonts w:ascii="Times New Roman" w:hAnsi="Times New Roman" w:cs="Times New Roman"/>
        </w:rPr>
        <w:t>n overall</w:t>
      </w:r>
      <w:r>
        <w:rPr>
          <w:rFonts w:ascii="Times New Roman" w:hAnsi="Times New Roman" w:cs="Times New Roman"/>
        </w:rPr>
        <w:t xml:space="preserve"> positive effect of </w:t>
      </w:r>
      <w:ins w:id="405" w:author="Isabelle Cote" w:date="2023-04-24T14:50:00Z">
        <w:r w:rsidR="008978F8">
          <w:rPr>
            <w:rFonts w:ascii="Times New Roman" w:hAnsi="Times New Roman" w:cs="Times New Roman"/>
          </w:rPr>
          <w:t xml:space="preserve">animal-provisioned </w:t>
        </w:r>
      </w:ins>
      <w:r>
        <w:rPr>
          <w:rFonts w:ascii="Times New Roman" w:hAnsi="Times New Roman" w:cs="Times New Roman"/>
        </w:rPr>
        <w:t>nutrient</w:t>
      </w:r>
      <w:ins w:id="406" w:author="Isabelle Cote" w:date="2023-04-24T14:50:00Z">
        <w:r w:rsidR="008978F8">
          <w:rPr>
            <w:rFonts w:ascii="Times New Roman" w:hAnsi="Times New Roman" w:cs="Times New Roman"/>
          </w:rPr>
          <w:t>s</w:t>
        </w:r>
      </w:ins>
      <w:r>
        <w:rPr>
          <w:rFonts w:ascii="Times New Roman" w:hAnsi="Times New Roman" w:cs="Times New Roman"/>
        </w:rPr>
        <w:t xml:space="preserve"> </w:t>
      </w:r>
      <w:del w:id="407" w:author="Isabelle Cote" w:date="2023-04-24T14:50:00Z">
        <w:r w:rsidDel="008978F8">
          <w:rPr>
            <w:rFonts w:ascii="Times New Roman" w:hAnsi="Times New Roman" w:cs="Times New Roman"/>
          </w:rPr>
          <w:delText xml:space="preserve">provisioning </w:delText>
        </w:r>
      </w:del>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w:t>
      </w:r>
      <w:r w:rsidR="00FA2DCA" w:rsidRPr="00FA2DCA">
        <w:rPr>
          <w:rFonts w:ascii="Times New Roman" w:hAnsi="Times New Roman" w:cs="Times New Roman"/>
        </w:rPr>
        <w:t>4</w:t>
      </w:r>
      <w:r w:rsidR="00FA2DCA">
        <w:rPr>
          <w:rFonts w:ascii="Times New Roman" w:hAnsi="Times New Roman" w:cs="Times New Roman"/>
        </w:rPr>
        <w:t xml:space="preserve">9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w:t>
      </w:r>
      <w:r w:rsidR="00AC7FEA">
        <w:rPr>
          <w:rFonts w:ascii="Times New Roman" w:hAnsi="Times New Roman" w:cs="Times New Roman"/>
        </w:rPr>
        <w:t>24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r w:rsidR="000C04AF" w:rsidRPr="00B168CE">
        <w:rPr>
          <w:rFonts w:ascii="Times New Roman" w:hAnsi="Times New Roman" w:cs="Times New Roman"/>
        </w:rPr>
        <w:t>0</w:t>
      </w:r>
      <w:r w:rsidR="00FA2DCA">
        <w:rPr>
          <w:rFonts w:ascii="Times New Roman" w:hAnsi="Times New Roman" w:cs="Times New Roman"/>
        </w:rPr>
        <w:t>5</w:t>
      </w:r>
      <w:r w:rsidR="000C04AF">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w:t>
      </w:r>
      <w:r w:rsidR="00FA2DCA">
        <w:rPr>
          <w:rFonts w:ascii="Times New Roman" w:hAnsi="Times New Roman" w:cs="Times New Roman"/>
        </w:rPr>
        <w:t>8</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4</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8</w:t>
      </w:r>
      <w:r w:rsidR="00B168CE">
        <w:rPr>
          <w:rFonts w:ascii="Times New Roman" w:hAnsi="Times New Roman" w:cs="Times New Roman"/>
        </w:rPr>
        <w:t xml:space="preserve">). </w:t>
      </w:r>
      <w:r w:rsidR="00A12D61">
        <w:rPr>
          <w:rFonts w:ascii="Times New Roman" w:hAnsi="Times New Roman" w:cs="Times New Roman"/>
        </w:rPr>
        <w:t xml:space="preserve">The test for moderators was </w:t>
      </w:r>
      <w:r w:rsidR="00FA2DCA">
        <w:rPr>
          <w:rFonts w:ascii="Times New Roman" w:hAnsi="Times New Roman" w:cs="Times New Roman"/>
        </w:rPr>
        <w:t>not</w:t>
      </w:r>
      <w:r w:rsidR="00A12D61">
        <w:rPr>
          <w:rFonts w:ascii="Times New Roman" w:hAnsi="Times New Roman" w:cs="Times New Roman"/>
        </w:rPr>
        <w:t xml:space="preserve"> significant </w:t>
      </w:r>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w:t>
      </w:r>
      <w:r w:rsidR="00FA2DCA">
        <w:rPr>
          <w:rFonts w:ascii="Times New Roman" w:hAnsi="Times New Roman" w:cs="Times New Roman"/>
          <w:vertAlign w:val="subscript"/>
        </w:rPr>
        <w:t>71</w:t>
      </w:r>
      <w:r w:rsidR="00B168CE" w:rsidRPr="00B168CE">
        <w:rPr>
          <w:rFonts w:ascii="Times New Roman" w:hAnsi="Times New Roman" w:cs="Times New Roman"/>
        </w:rPr>
        <w:t xml:space="preserve"> = 1.</w:t>
      </w:r>
      <w:r w:rsidR="00AC7FEA">
        <w:rPr>
          <w:rFonts w:ascii="Times New Roman" w:hAnsi="Times New Roman" w:cs="Times New Roman"/>
        </w:rPr>
        <w:t>26</w:t>
      </w:r>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w:t>
      </w:r>
      <w:r w:rsidR="00FA2DCA">
        <w:rPr>
          <w:rFonts w:ascii="Times New Roman" w:hAnsi="Times New Roman" w:cs="Times New Roman"/>
        </w:rPr>
        <w:t>2</w:t>
      </w:r>
      <w:r w:rsidR="00AC7FEA">
        <w:rPr>
          <w:rFonts w:ascii="Times New Roman" w:hAnsi="Times New Roman" w:cs="Times New Roman"/>
        </w:rPr>
        <w:t>7</w:t>
      </w:r>
      <w:r w:rsidR="00B168CE">
        <w:rPr>
          <w:rFonts w:ascii="Times New Roman" w:hAnsi="Times New Roman" w:cs="Times New Roman"/>
        </w:rPr>
        <w:t xml:space="preserve">), </w:t>
      </w:r>
      <w:del w:id="408" w:author="Isabelle Cote" w:date="2023-04-24T14:50:00Z">
        <w:r w:rsidR="00B168CE" w:rsidDel="008978F8">
          <w:rPr>
            <w:rFonts w:ascii="Times New Roman" w:hAnsi="Times New Roman" w:cs="Times New Roman"/>
          </w:rPr>
          <w:delText xml:space="preserve">but </w:delText>
        </w:r>
      </w:del>
      <w:ins w:id="409" w:author="Isabelle Cote" w:date="2023-04-24T14:50:00Z">
        <w:r w:rsidR="008978F8">
          <w:rPr>
            <w:rFonts w:ascii="Times New Roman" w:hAnsi="Times New Roman" w:cs="Times New Roman"/>
          </w:rPr>
          <w:t xml:space="preserve">and </w:t>
        </w:r>
      </w:ins>
      <w:r w:rsidR="00B168CE">
        <w:rPr>
          <w:rFonts w:ascii="Times New Roman" w:hAnsi="Times New Roman" w:cs="Times New Roman"/>
        </w:rPr>
        <w:t xml:space="preserve">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ins w:id="410" w:author="Isabelle Cote" w:date="2023-04-24T14:50:00Z">
        <w:r w:rsidR="008978F8">
          <w:t>(</w:t>
        </w:r>
      </w:ins>
      <w:r w:rsidR="00B168CE" w:rsidRPr="00B168CE">
        <w:rPr>
          <w:rFonts w:ascii="Times New Roman" w:hAnsi="Times New Roman" w:cs="Times New Roman"/>
        </w:rPr>
        <w:t>QE</w:t>
      </w:r>
      <w:r w:rsidR="00B168CE" w:rsidRPr="00B168CE">
        <w:rPr>
          <w:rFonts w:ascii="Times New Roman" w:hAnsi="Times New Roman" w:cs="Times New Roman"/>
          <w:vertAlign w:val="subscript"/>
        </w:rPr>
        <w:t>1</w:t>
      </w:r>
      <w:r w:rsidR="008E2F1F">
        <w:rPr>
          <w:rFonts w:ascii="Times New Roman" w:hAnsi="Times New Roman" w:cs="Times New Roman"/>
          <w:vertAlign w:val="subscript"/>
        </w:rPr>
        <w:t>71</w:t>
      </w:r>
      <w:r w:rsidR="00B168CE" w:rsidRPr="00B168CE">
        <w:rPr>
          <w:rFonts w:ascii="Times New Roman" w:hAnsi="Times New Roman" w:cs="Times New Roman"/>
        </w:rPr>
        <w:t xml:space="preserve"> = 30</w:t>
      </w:r>
      <w:r w:rsidR="00AC7FEA">
        <w:rPr>
          <w:rFonts w:ascii="Times New Roman" w:hAnsi="Times New Roman" w:cs="Times New Roman"/>
        </w:rPr>
        <w:t>13</w:t>
      </w:r>
      <w:r w:rsidR="00B168CE" w:rsidRPr="00B168CE">
        <w:rPr>
          <w:rFonts w:ascii="Times New Roman" w:hAnsi="Times New Roman" w:cs="Times New Roman"/>
        </w:rPr>
        <w:t>.</w:t>
      </w:r>
      <w:r w:rsidR="00AC7FEA">
        <w:rPr>
          <w:rFonts w:ascii="Times New Roman" w:hAnsi="Times New Roman" w:cs="Times New Roman"/>
        </w:rPr>
        <w:t>21</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.001</w:t>
      </w:r>
      <w:r w:rsidR="00B168CE">
        <w:rPr>
          <w:rFonts w:ascii="Times New Roman" w:hAnsi="Times New Roman" w:cs="Times New Roman"/>
        </w:rPr>
        <w:t xml:space="preserve">). </w:t>
      </w:r>
    </w:p>
    <w:p w14:paraId="08445A0F" w14:textId="1BC3A722" w:rsidR="00504E41" w:rsidRDefault="00B168CE" w:rsidP="00504E41">
      <w:pPr>
        <w:spacing w:line="360" w:lineRule="auto"/>
        <w:ind w:firstLine="720"/>
        <w:rPr>
          <w:rFonts w:ascii="Times New Roman" w:hAnsi="Times New Roman" w:cs="Times New Roman"/>
        </w:rPr>
      </w:pPr>
      <w:r>
        <w:rPr>
          <w:rFonts w:ascii="Times New Roman" w:hAnsi="Times New Roman" w:cs="Times New Roman"/>
        </w:rPr>
        <w:t xml:space="preserve">For both </w:t>
      </w:r>
      <w:ins w:id="411" w:author="Isabelle Cote" w:date="2023-04-24T14:50:00Z">
        <w:r w:rsidR="008978F8">
          <w:rPr>
            <w:rFonts w:ascii="Times New Roman" w:hAnsi="Times New Roman" w:cs="Times New Roman"/>
          </w:rPr>
          <w:t xml:space="preserve">of </w:t>
        </w:r>
      </w:ins>
      <w:r>
        <w:rPr>
          <w:rFonts w:ascii="Times New Roman" w:hAnsi="Times New Roman" w:cs="Times New Roman"/>
        </w:rPr>
        <w:t>the</w:t>
      </w:r>
      <w:ins w:id="412" w:author="Isabelle Cote" w:date="2023-04-24T14:50:00Z">
        <w:r w:rsidR="008978F8">
          <w:rPr>
            <w:rFonts w:ascii="Times New Roman" w:hAnsi="Times New Roman" w:cs="Times New Roman"/>
          </w:rPr>
          <w:t>se</w:t>
        </w:r>
      </w:ins>
      <w:r>
        <w:rPr>
          <w:rFonts w:ascii="Times New Roman" w:hAnsi="Times New Roman" w:cs="Times New Roman"/>
        </w:rPr>
        <w:t xml:space="preserve"> model</w:t>
      </w:r>
      <w:ins w:id="413" w:author="Isabelle Cote" w:date="2023-04-24T14:50:00Z">
        <w:r w:rsidR="008978F8">
          <w:rPr>
            <w:rFonts w:ascii="Times New Roman" w:hAnsi="Times New Roman" w:cs="Times New Roman"/>
          </w:rPr>
          <w:t>s</w:t>
        </w:r>
      </w:ins>
      <w:del w:id="414" w:author="Isabelle Cote" w:date="2023-04-24T14:50:00Z">
        <w:r w:rsidR="000C04AF" w:rsidDel="008978F8">
          <w:rPr>
            <w:rFonts w:ascii="Times New Roman" w:hAnsi="Times New Roman" w:cs="Times New Roman"/>
          </w:rPr>
          <w:delText xml:space="preserve"> with latitude and that with temperature</w:delText>
        </w:r>
      </w:del>
      <w:r w:rsidR="000C04AF">
        <w:rPr>
          <w:rFonts w:ascii="Times New Roman" w:hAnsi="Times New Roman" w:cs="Times New Roman"/>
        </w:rPr>
        <w:t>,</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w:t>
      </w:r>
      <w:del w:id="415" w:author="Isabelle Cote" w:date="2023-04-24T14:50:00Z">
        <w:r w:rsidR="000C04AF" w:rsidDel="008978F8">
          <w:rPr>
            <w:rFonts w:ascii="Times New Roman" w:hAnsi="Times New Roman" w:cs="Times New Roman"/>
          </w:rPr>
          <w:delText xml:space="preserve">of </w:delText>
        </w:r>
      </w:del>
      <w:r>
        <w:rPr>
          <w:rFonts w:ascii="Times New Roman" w:hAnsi="Times New Roman" w:cs="Times New Roman"/>
        </w:rPr>
        <w:t xml:space="preserve">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r w:rsidR="00A87CDD">
        <w:rPr>
          <w:rFonts w:ascii="Times New Roman" w:hAnsi="Times New Roman" w:cs="Times New Roman"/>
          <w:highlight w:val="yellow"/>
        </w:rPr>
        <w:t>T</w:t>
      </w:r>
      <w:r w:rsidRPr="00B168CE">
        <w:rPr>
          <w:rFonts w:ascii="Times New Roman" w:hAnsi="Times New Roman" w:cs="Times New Roman"/>
          <w:highlight w:val="yellow"/>
        </w:rPr>
        <w:t>able</w:t>
      </w:r>
      <w:r w:rsidR="00A87CDD">
        <w:rPr>
          <w:rFonts w:ascii="Times New Roman" w:hAnsi="Times New Roman" w:cs="Times New Roman"/>
          <w:highlight w:val="yellow"/>
        </w:rPr>
        <w:t>s</w:t>
      </w:r>
      <w:r w:rsidRPr="00B168CE">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6</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8</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9</w:t>
      </w:r>
      <w:r w:rsidR="005E4743">
        <w:rPr>
          <w:rFonts w:ascii="Times New Roman" w:hAnsi="Times New Roman" w:cs="Times New Roman"/>
          <w:highlight w:val="yellow"/>
        </w:rPr>
        <w:t>, Fig S</w:t>
      </w:r>
      <w:r w:rsidR="004E5CEB">
        <w:rPr>
          <w:rFonts w:ascii="Times New Roman" w:hAnsi="Times New Roman" w:cs="Times New Roman"/>
          <w:highlight w:val="yellow"/>
        </w:rPr>
        <w:t>7</w:t>
      </w:r>
      <w:r w:rsidR="005E4743">
        <w:rPr>
          <w:rFonts w:ascii="Times New Roman" w:hAnsi="Times New Roman" w:cs="Times New Roman"/>
          <w:highlight w:val="yellow"/>
        </w:rPr>
        <w:t>, S</w:t>
      </w:r>
      <w:r w:rsidR="004E5CEB">
        <w:rPr>
          <w:rFonts w:ascii="Times New Roman" w:hAnsi="Times New Roman" w:cs="Times New Roman"/>
          <w:highlight w:val="yellow"/>
        </w:rPr>
        <w:t>8</w:t>
      </w:r>
      <w:r>
        <w:rPr>
          <w:rFonts w:ascii="Times New Roman" w:hAnsi="Times New Roman" w:cs="Times New Roman"/>
        </w:rPr>
        <w:t>).</w:t>
      </w:r>
    </w:p>
    <w:p w14:paraId="7E59C35F" w14:textId="65F53EBC" w:rsidR="004E5CEB" w:rsidRDefault="00D7346A"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C749B0D" wp14:editId="571AA8A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t_effect_size_mod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A90AB9" w14:textId="279923C4" w:rsidR="004E5CEB" w:rsidRDefault="004E5CEB" w:rsidP="004E5CEB">
      <w:pPr>
        <w:spacing w:line="360" w:lineRule="auto"/>
        <w:rPr>
          <w:rFonts w:ascii="Times New Roman" w:hAnsi="Times New Roman" w:cs="Times New Roman"/>
        </w:rPr>
      </w:pPr>
      <w:r>
        <w:rPr>
          <w:rFonts w:ascii="Times New Roman" w:hAnsi="Times New Roman" w:cs="Times New Roman"/>
        </w:rPr>
        <w:t>Figure S3. Effect sizes from absolute latitude model</w:t>
      </w:r>
    </w:p>
    <w:p w14:paraId="6FEB6A5A" w14:textId="59DFC0CC" w:rsidR="005E4743" w:rsidRDefault="005E4743" w:rsidP="00955049">
      <w:pPr>
        <w:spacing w:line="360" w:lineRule="auto"/>
        <w:rPr>
          <w:rFonts w:ascii="Times New Roman" w:hAnsi="Times New Roman" w:cs="Times New Roman"/>
        </w:rPr>
      </w:pPr>
    </w:p>
    <w:p w14:paraId="6D46DAF2" w14:textId="699D44CB"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S7</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6BA3376" w14:textId="77777777" w:rsidTr="005B0F18">
        <w:tc>
          <w:tcPr>
            <w:tcW w:w="2536" w:type="dxa"/>
          </w:tcPr>
          <w:p w14:paraId="524A75D1" w14:textId="77777777" w:rsidR="004E5CEB" w:rsidRDefault="004E5CEB" w:rsidP="005B0F18">
            <w:pPr>
              <w:spacing w:line="360" w:lineRule="auto"/>
              <w:rPr>
                <w:rFonts w:ascii="Times New Roman" w:hAnsi="Times New Roman" w:cs="Times New Roman"/>
              </w:rPr>
            </w:pPr>
          </w:p>
        </w:tc>
        <w:tc>
          <w:tcPr>
            <w:tcW w:w="1157" w:type="dxa"/>
          </w:tcPr>
          <w:p w14:paraId="0D96AF2A"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68CAA8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41B8234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02DC1EB"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df</w:t>
            </w:r>
          </w:p>
        </w:tc>
        <w:tc>
          <w:tcPr>
            <w:tcW w:w="1141" w:type="dxa"/>
          </w:tcPr>
          <w:p w14:paraId="06752286"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7B712FB4" w14:textId="77777777" w:rsidTr="005B0F18">
        <w:tc>
          <w:tcPr>
            <w:tcW w:w="2536" w:type="dxa"/>
          </w:tcPr>
          <w:p w14:paraId="40552C54"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1E927307" w14:textId="667367C9"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0.51</w:t>
            </w:r>
          </w:p>
        </w:tc>
        <w:tc>
          <w:tcPr>
            <w:tcW w:w="1150" w:type="dxa"/>
          </w:tcPr>
          <w:p w14:paraId="73538538" w14:textId="0A49EDF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D7346A">
              <w:rPr>
                <w:rFonts w:ascii="Times New Roman" w:hAnsi="Times New Roman" w:cs="Times New Roman"/>
              </w:rPr>
              <w:t>6</w:t>
            </w:r>
          </w:p>
        </w:tc>
        <w:tc>
          <w:tcPr>
            <w:tcW w:w="1150" w:type="dxa"/>
          </w:tcPr>
          <w:p w14:paraId="662A9F97" w14:textId="27E8A70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3.</w:t>
            </w:r>
            <w:r w:rsidR="00D7346A">
              <w:rPr>
                <w:rFonts w:ascii="Times New Roman" w:hAnsi="Times New Roman" w:cs="Times New Roman"/>
              </w:rPr>
              <w:t>24</w:t>
            </w:r>
          </w:p>
        </w:tc>
        <w:tc>
          <w:tcPr>
            <w:tcW w:w="1108" w:type="dxa"/>
          </w:tcPr>
          <w:p w14:paraId="0C39539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E480193" w14:textId="68E44B8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0.001</w:t>
            </w:r>
            <w:r w:rsidR="00D7346A">
              <w:rPr>
                <w:rFonts w:ascii="Times New Roman" w:hAnsi="Times New Roman" w:cs="Times New Roman"/>
              </w:rPr>
              <w:t>5</w:t>
            </w:r>
          </w:p>
        </w:tc>
      </w:tr>
      <w:tr w:rsidR="004E5CEB" w14:paraId="0C6D69DC" w14:textId="77777777" w:rsidTr="005B0F18">
        <w:tc>
          <w:tcPr>
            <w:tcW w:w="2536" w:type="dxa"/>
          </w:tcPr>
          <w:p w14:paraId="403FFB4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Lat_stand</w:t>
            </w:r>
          </w:p>
        </w:tc>
        <w:tc>
          <w:tcPr>
            <w:tcW w:w="1157" w:type="dxa"/>
          </w:tcPr>
          <w:p w14:paraId="7197F2C3" w14:textId="7EF6104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-0.01</w:t>
            </w:r>
            <w:r w:rsidR="00D7346A">
              <w:rPr>
                <w:rFonts w:ascii="Times New Roman" w:hAnsi="Times New Roman" w:cs="Times New Roman"/>
              </w:rPr>
              <w:t>2</w:t>
            </w:r>
          </w:p>
        </w:tc>
        <w:tc>
          <w:tcPr>
            <w:tcW w:w="1150" w:type="dxa"/>
          </w:tcPr>
          <w:p w14:paraId="6D491B79" w14:textId="63CF615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0.07</w:t>
            </w:r>
            <w:r w:rsidR="00D7346A">
              <w:rPr>
                <w:rFonts w:ascii="Times New Roman" w:hAnsi="Times New Roman" w:cs="Times New Roman"/>
              </w:rPr>
              <w:t>7</w:t>
            </w:r>
          </w:p>
        </w:tc>
        <w:tc>
          <w:tcPr>
            <w:tcW w:w="1150" w:type="dxa"/>
          </w:tcPr>
          <w:p w14:paraId="28AFDBE2" w14:textId="6FD7381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15</w:t>
            </w:r>
          </w:p>
        </w:tc>
        <w:tc>
          <w:tcPr>
            <w:tcW w:w="1108" w:type="dxa"/>
          </w:tcPr>
          <w:p w14:paraId="7D93285E"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18091FE" w14:textId="2D544DA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0.8</w:t>
            </w:r>
            <w:r w:rsidR="00D7346A">
              <w:rPr>
                <w:rFonts w:ascii="Times New Roman" w:hAnsi="Times New Roman" w:cs="Times New Roman"/>
              </w:rPr>
              <w:t>8</w:t>
            </w:r>
          </w:p>
        </w:tc>
      </w:tr>
      <w:tr w:rsidR="004E5CEB" w14:paraId="4B13883B" w14:textId="77777777" w:rsidTr="005B0F18">
        <w:tc>
          <w:tcPr>
            <w:tcW w:w="2536" w:type="dxa"/>
          </w:tcPr>
          <w:p w14:paraId="5C82D35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F1C5AF" w14:textId="0EA8717A"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11</w:t>
            </w:r>
          </w:p>
        </w:tc>
        <w:tc>
          <w:tcPr>
            <w:tcW w:w="1150" w:type="dxa"/>
          </w:tcPr>
          <w:p w14:paraId="53399CB2" w14:textId="2498A01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4</w:t>
            </w:r>
          </w:p>
        </w:tc>
        <w:tc>
          <w:tcPr>
            <w:tcW w:w="1150" w:type="dxa"/>
          </w:tcPr>
          <w:p w14:paraId="643D3580" w14:textId="003ABE54"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46</w:t>
            </w:r>
          </w:p>
        </w:tc>
        <w:tc>
          <w:tcPr>
            <w:tcW w:w="1108" w:type="dxa"/>
          </w:tcPr>
          <w:p w14:paraId="1B3A4B5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669FCCA" w14:textId="1D6EA91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64</w:t>
            </w:r>
          </w:p>
        </w:tc>
      </w:tr>
      <w:tr w:rsidR="004E5CEB" w14:paraId="55DE1716" w14:textId="77777777" w:rsidTr="005B0F18">
        <w:tc>
          <w:tcPr>
            <w:tcW w:w="2536" w:type="dxa"/>
          </w:tcPr>
          <w:p w14:paraId="475E17C6"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7FC2E6AF" w14:textId="31EAD8F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7</w:t>
            </w:r>
          </w:p>
        </w:tc>
        <w:tc>
          <w:tcPr>
            <w:tcW w:w="1150" w:type="dxa"/>
          </w:tcPr>
          <w:p w14:paraId="7318CD05" w14:textId="6BB7A082"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c>
          <w:tcPr>
            <w:tcW w:w="1150" w:type="dxa"/>
          </w:tcPr>
          <w:p w14:paraId="197E25FD" w14:textId="4F08CDB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1.2</w:t>
            </w:r>
            <w:r w:rsidR="00D7346A">
              <w:rPr>
                <w:rFonts w:ascii="Times New Roman" w:hAnsi="Times New Roman" w:cs="Times New Roman"/>
              </w:rPr>
              <w:t>4</w:t>
            </w:r>
          </w:p>
        </w:tc>
        <w:tc>
          <w:tcPr>
            <w:tcW w:w="1108" w:type="dxa"/>
          </w:tcPr>
          <w:p w14:paraId="1784276A"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43E8D271" w14:textId="6FD0829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r>
      <w:tr w:rsidR="004E5CEB" w14:paraId="3CB053B2" w14:textId="77777777" w:rsidTr="005B0F18">
        <w:tc>
          <w:tcPr>
            <w:tcW w:w="2536" w:type="dxa"/>
          </w:tcPr>
          <w:p w14:paraId="44287F4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60A6DFC4" w14:textId="0632BBD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0.61</w:t>
            </w:r>
          </w:p>
        </w:tc>
        <w:tc>
          <w:tcPr>
            <w:tcW w:w="1150" w:type="dxa"/>
          </w:tcPr>
          <w:p w14:paraId="7CE34568" w14:textId="4408ECFD"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F212DC">
              <w:rPr>
                <w:rFonts w:ascii="Times New Roman" w:hAnsi="Times New Roman" w:cs="Times New Roman"/>
              </w:rPr>
              <w:t>3</w:t>
            </w:r>
            <w:r w:rsidR="00D7346A">
              <w:rPr>
                <w:rFonts w:ascii="Times New Roman" w:hAnsi="Times New Roman" w:cs="Times New Roman"/>
              </w:rPr>
              <w:t>2</w:t>
            </w:r>
          </w:p>
        </w:tc>
        <w:tc>
          <w:tcPr>
            <w:tcW w:w="1150" w:type="dxa"/>
          </w:tcPr>
          <w:p w14:paraId="35EA9381" w14:textId="3F3520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1.9</w:t>
            </w:r>
            <w:r w:rsidR="00D7346A">
              <w:rPr>
                <w:rFonts w:ascii="Times New Roman" w:hAnsi="Times New Roman" w:cs="Times New Roman"/>
              </w:rPr>
              <w:t>3</w:t>
            </w:r>
          </w:p>
        </w:tc>
        <w:tc>
          <w:tcPr>
            <w:tcW w:w="1108" w:type="dxa"/>
          </w:tcPr>
          <w:p w14:paraId="032984EC"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6ADD0907" w14:textId="7E3C282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0.05</w:t>
            </w:r>
            <w:r w:rsidR="00D7346A">
              <w:rPr>
                <w:rFonts w:ascii="Times New Roman" w:hAnsi="Times New Roman" w:cs="Times New Roman"/>
              </w:rPr>
              <w:t>5</w:t>
            </w:r>
          </w:p>
        </w:tc>
      </w:tr>
      <w:tr w:rsidR="004E5CEB" w14:paraId="6D9AD27E" w14:textId="77777777" w:rsidTr="005B0F18">
        <w:tc>
          <w:tcPr>
            <w:tcW w:w="2536" w:type="dxa"/>
          </w:tcPr>
          <w:p w14:paraId="5387B1B3"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17B8F84C" w14:textId="111447A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0.11</w:t>
            </w:r>
          </w:p>
        </w:tc>
        <w:tc>
          <w:tcPr>
            <w:tcW w:w="1150" w:type="dxa"/>
          </w:tcPr>
          <w:p w14:paraId="2E1A2E0A" w14:textId="535CADC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D64F27A" w14:textId="10F23CF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4</w:t>
            </w:r>
          </w:p>
        </w:tc>
        <w:tc>
          <w:tcPr>
            <w:tcW w:w="1108" w:type="dxa"/>
          </w:tcPr>
          <w:p w14:paraId="64B6F8A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5A6EF431" w14:textId="3A7F08F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9</w:t>
            </w:r>
          </w:p>
        </w:tc>
      </w:tr>
      <w:tr w:rsidR="004E5CEB" w14:paraId="64FEF117" w14:textId="77777777" w:rsidTr="005B0F18">
        <w:tc>
          <w:tcPr>
            <w:tcW w:w="2536" w:type="dxa"/>
          </w:tcPr>
          <w:p w14:paraId="678A0BA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35EEFF3C" w14:textId="1EE9123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1</w:t>
            </w:r>
          </w:p>
        </w:tc>
        <w:tc>
          <w:tcPr>
            <w:tcW w:w="1150" w:type="dxa"/>
          </w:tcPr>
          <w:p w14:paraId="2CC25F4A" w14:textId="15AD49B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7CE6017" w14:textId="2D0B6E8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024</w:t>
            </w:r>
          </w:p>
        </w:tc>
        <w:tc>
          <w:tcPr>
            <w:tcW w:w="1108" w:type="dxa"/>
          </w:tcPr>
          <w:p w14:paraId="034933C4"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A539EC7" w14:textId="6B1631D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31</w:t>
            </w:r>
          </w:p>
        </w:tc>
      </w:tr>
      <w:tr w:rsidR="004E5CEB" w14:paraId="2856B487" w14:textId="77777777" w:rsidTr="005B0F18">
        <w:tc>
          <w:tcPr>
            <w:tcW w:w="2536" w:type="dxa"/>
          </w:tcPr>
          <w:p w14:paraId="2373E4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 xml:space="preserve">groupPhytoplankton </w:t>
            </w:r>
          </w:p>
        </w:tc>
        <w:tc>
          <w:tcPr>
            <w:tcW w:w="1157" w:type="dxa"/>
          </w:tcPr>
          <w:p w14:paraId="3000F216" w14:textId="4C3774D5"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0.38</w:t>
            </w:r>
          </w:p>
        </w:tc>
        <w:tc>
          <w:tcPr>
            <w:tcW w:w="1150" w:type="dxa"/>
          </w:tcPr>
          <w:p w14:paraId="2F53F947" w14:textId="6431D29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D7346A">
              <w:rPr>
                <w:rFonts w:ascii="Times New Roman" w:hAnsi="Times New Roman" w:cs="Times New Roman"/>
              </w:rPr>
              <w:t>3</w:t>
            </w:r>
          </w:p>
        </w:tc>
        <w:tc>
          <w:tcPr>
            <w:tcW w:w="1150" w:type="dxa"/>
          </w:tcPr>
          <w:p w14:paraId="438EF6FA" w14:textId="389553CE"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t xml:space="preserve"> </w:t>
            </w:r>
            <w:r w:rsidRPr="00DF3C0B">
              <w:rPr>
                <w:rFonts w:ascii="Times New Roman" w:hAnsi="Times New Roman" w:cs="Times New Roman"/>
              </w:rPr>
              <w:t>1.6</w:t>
            </w:r>
            <w:r w:rsidR="00D7346A">
              <w:rPr>
                <w:rFonts w:ascii="Times New Roman" w:hAnsi="Times New Roman" w:cs="Times New Roman"/>
              </w:rPr>
              <w:t>3</w:t>
            </w:r>
          </w:p>
        </w:tc>
        <w:tc>
          <w:tcPr>
            <w:tcW w:w="1108" w:type="dxa"/>
          </w:tcPr>
          <w:p w14:paraId="5EA5BB05"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704A5BB" w14:textId="1CF915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D7346A">
              <w:rPr>
                <w:rFonts w:ascii="Times New Roman" w:hAnsi="Times New Roman" w:cs="Times New Roman"/>
              </w:rPr>
              <w:t>10</w:t>
            </w:r>
          </w:p>
        </w:tc>
      </w:tr>
      <w:tr w:rsidR="004E5CEB" w14:paraId="5EF3936B" w14:textId="77777777" w:rsidTr="005B0F18">
        <w:tc>
          <w:tcPr>
            <w:tcW w:w="2536" w:type="dxa"/>
          </w:tcPr>
          <w:p w14:paraId="21585E5C"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5628B58E" w14:textId="72CDA623"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0.36</w:t>
            </w:r>
          </w:p>
        </w:tc>
        <w:tc>
          <w:tcPr>
            <w:tcW w:w="1150" w:type="dxa"/>
          </w:tcPr>
          <w:p w14:paraId="72C9E306" w14:textId="2BE0707F"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DF3C0B">
              <w:rPr>
                <w:rFonts w:ascii="Times New Roman" w:hAnsi="Times New Roman" w:cs="Times New Roman"/>
              </w:rPr>
              <w:t>1</w:t>
            </w:r>
            <w:r w:rsidR="00D7346A">
              <w:rPr>
                <w:rFonts w:ascii="Times New Roman" w:hAnsi="Times New Roman" w:cs="Times New Roman"/>
              </w:rPr>
              <w:t>9</w:t>
            </w:r>
          </w:p>
        </w:tc>
        <w:tc>
          <w:tcPr>
            <w:tcW w:w="1150" w:type="dxa"/>
          </w:tcPr>
          <w:p w14:paraId="4617403C" w14:textId="370DD258"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1.</w:t>
            </w:r>
            <w:r w:rsidR="00D7346A">
              <w:rPr>
                <w:rFonts w:ascii="Times New Roman" w:hAnsi="Times New Roman" w:cs="Times New Roman"/>
              </w:rPr>
              <w:t>89</w:t>
            </w:r>
          </w:p>
        </w:tc>
        <w:tc>
          <w:tcPr>
            <w:tcW w:w="1108" w:type="dxa"/>
          </w:tcPr>
          <w:p w14:paraId="05081C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23431118" w14:textId="43A5025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D7346A">
              <w:rPr>
                <w:rFonts w:ascii="Times New Roman" w:hAnsi="Times New Roman" w:cs="Times New Roman"/>
              </w:rPr>
              <w:t>61</w:t>
            </w:r>
          </w:p>
        </w:tc>
      </w:tr>
    </w:tbl>
    <w:p w14:paraId="416B5792" w14:textId="1807926D" w:rsidR="004E5CEB" w:rsidRDefault="004E5CEB" w:rsidP="004E5CEB">
      <w:pPr>
        <w:spacing w:line="360" w:lineRule="auto"/>
        <w:rPr>
          <w:rFonts w:ascii="Times New Roman" w:hAnsi="Times New Roman" w:cs="Times New Roman"/>
        </w:rPr>
      </w:pPr>
    </w:p>
    <w:p w14:paraId="28375FDC" w14:textId="08640225" w:rsidR="004E5CEB" w:rsidRDefault="009438DB"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FB30BCC" wp14:editId="13F963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mp_effect_size_mod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91D56" w14:textId="62A3D627" w:rsidR="004E5CEB" w:rsidRDefault="004E5CEB" w:rsidP="004E5CEB">
      <w:pPr>
        <w:spacing w:line="360" w:lineRule="auto"/>
        <w:rPr>
          <w:rFonts w:ascii="Times New Roman" w:hAnsi="Times New Roman" w:cs="Times New Roman"/>
        </w:rPr>
      </w:pPr>
      <w:r>
        <w:rPr>
          <w:rFonts w:ascii="Times New Roman" w:hAnsi="Times New Roman" w:cs="Times New Roman"/>
        </w:rPr>
        <w:t>Figure S4: Effect sizes from temperature model</w:t>
      </w:r>
    </w:p>
    <w:p w14:paraId="7FB275E4" w14:textId="77777777" w:rsidR="004E5CEB" w:rsidRDefault="004E5CEB" w:rsidP="004E5CEB">
      <w:pPr>
        <w:spacing w:line="360" w:lineRule="auto"/>
        <w:rPr>
          <w:rFonts w:ascii="Times New Roman" w:hAnsi="Times New Roman" w:cs="Times New Roman"/>
        </w:rPr>
      </w:pPr>
    </w:p>
    <w:p w14:paraId="4E0B64DD" w14:textId="588AE91A"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S8</w:t>
      </w:r>
      <w:r>
        <w:rPr>
          <w:rFonts w:ascii="Times New Roman" w:hAnsi="Times New Roman" w:cs="Times New Roman"/>
        </w:rPr>
        <w:t>. Model output for temperature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E1DC07C" w14:textId="77777777" w:rsidTr="005B0F18">
        <w:tc>
          <w:tcPr>
            <w:tcW w:w="2536" w:type="dxa"/>
          </w:tcPr>
          <w:p w14:paraId="2629508C" w14:textId="77777777" w:rsidR="004E5CEB" w:rsidRDefault="004E5CEB" w:rsidP="005B0F18">
            <w:pPr>
              <w:spacing w:line="360" w:lineRule="auto"/>
              <w:rPr>
                <w:rFonts w:ascii="Times New Roman" w:hAnsi="Times New Roman" w:cs="Times New Roman"/>
              </w:rPr>
            </w:pPr>
          </w:p>
        </w:tc>
        <w:tc>
          <w:tcPr>
            <w:tcW w:w="1157" w:type="dxa"/>
          </w:tcPr>
          <w:p w14:paraId="1A03D1AB" w14:textId="77777777" w:rsidR="004E5CEB" w:rsidRDefault="004E5CEB" w:rsidP="005B0F18">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F8F598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SE</w:t>
            </w:r>
          </w:p>
        </w:tc>
        <w:tc>
          <w:tcPr>
            <w:tcW w:w="1150" w:type="dxa"/>
          </w:tcPr>
          <w:p w14:paraId="596B343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t-value</w:t>
            </w:r>
          </w:p>
        </w:tc>
        <w:tc>
          <w:tcPr>
            <w:tcW w:w="1108" w:type="dxa"/>
          </w:tcPr>
          <w:p w14:paraId="00BDF7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df</w:t>
            </w:r>
          </w:p>
        </w:tc>
        <w:tc>
          <w:tcPr>
            <w:tcW w:w="1141" w:type="dxa"/>
          </w:tcPr>
          <w:p w14:paraId="12D05A1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p-value</w:t>
            </w:r>
          </w:p>
        </w:tc>
      </w:tr>
      <w:tr w:rsidR="004E5CEB" w14:paraId="5AAD5447" w14:textId="77777777" w:rsidTr="005B0F18">
        <w:tc>
          <w:tcPr>
            <w:tcW w:w="2536" w:type="dxa"/>
          </w:tcPr>
          <w:p w14:paraId="366E31F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3C80D6CF" w14:textId="1B29DC1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w:t>
            </w:r>
            <w:r w:rsidR="009438DB">
              <w:rPr>
                <w:rFonts w:ascii="Times New Roman" w:hAnsi="Times New Roman" w:cs="Times New Roman"/>
              </w:rPr>
              <w:t>9</w:t>
            </w:r>
          </w:p>
        </w:tc>
        <w:tc>
          <w:tcPr>
            <w:tcW w:w="1150" w:type="dxa"/>
          </w:tcPr>
          <w:p w14:paraId="35BD8E81" w14:textId="178BBDB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6</w:t>
            </w:r>
          </w:p>
        </w:tc>
        <w:tc>
          <w:tcPr>
            <w:tcW w:w="1150" w:type="dxa"/>
          </w:tcPr>
          <w:p w14:paraId="4410B365" w14:textId="3802182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3.</w:t>
            </w:r>
            <w:r w:rsidR="009438DB">
              <w:rPr>
                <w:rFonts w:ascii="Times New Roman" w:hAnsi="Times New Roman" w:cs="Times New Roman"/>
              </w:rPr>
              <w:t>09</w:t>
            </w:r>
          </w:p>
        </w:tc>
        <w:tc>
          <w:tcPr>
            <w:tcW w:w="1108" w:type="dxa"/>
          </w:tcPr>
          <w:p w14:paraId="4FBEFCF0"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CFA5575" w14:textId="0830834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0.00</w:t>
            </w:r>
            <w:r w:rsidR="009438DB">
              <w:rPr>
                <w:rFonts w:ascii="Times New Roman" w:hAnsi="Times New Roman" w:cs="Times New Roman"/>
              </w:rPr>
              <w:t>24</w:t>
            </w:r>
          </w:p>
        </w:tc>
      </w:tr>
      <w:tr w:rsidR="004E5CEB" w14:paraId="2167182F" w14:textId="77777777" w:rsidTr="005B0F18">
        <w:tc>
          <w:tcPr>
            <w:tcW w:w="2536" w:type="dxa"/>
          </w:tcPr>
          <w:p w14:paraId="4686FB7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temp_stand</w:t>
            </w:r>
          </w:p>
        </w:tc>
        <w:tc>
          <w:tcPr>
            <w:tcW w:w="1157" w:type="dxa"/>
          </w:tcPr>
          <w:p w14:paraId="436AC021" w14:textId="5BC5BD8A"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0.0</w:t>
            </w:r>
            <w:r w:rsidR="009438DB">
              <w:rPr>
                <w:rFonts w:ascii="Times New Roman" w:hAnsi="Times New Roman" w:cs="Times New Roman"/>
              </w:rPr>
              <w:t>51</w:t>
            </w:r>
          </w:p>
        </w:tc>
        <w:tc>
          <w:tcPr>
            <w:tcW w:w="1150" w:type="dxa"/>
          </w:tcPr>
          <w:p w14:paraId="71598408" w14:textId="0D2FAAF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71</w:t>
            </w:r>
          </w:p>
        </w:tc>
        <w:tc>
          <w:tcPr>
            <w:tcW w:w="1150" w:type="dxa"/>
          </w:tcPr>
          <w:p w14:paraId="122B2324" w14:textId="70A42BE2"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0.7</w:t>
            </w:r>
            <w:r w:rsidR="009438DB">
              <w:rPr>
                <w:rFonts w:ascii="Times New Roman" w:hAnsi="Times New Roman" w:cs="Times New Roman"/>
              </w:rPr>
              <w:t>2</w:t>
            </w:r>
          </w:p>
        </w:tc>
        <w:tc>
          <w:tcPr>
            <w:tcW w:w="1108" w:type="dxa"/>
          </w:tcPr>
          <w:p w14:paraId="1BEFD5DA"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AEBC165" w14:textId="0C70FBC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0.48</w:t>
            </w:r>
          </w:p>
        </w:tc>
      </w:tr>
      <w:tr w:rsidR="004E5CEB" w14:paraId="2D2C14F3" w14:textId="77777777" w:rsidTr="005B0F18">
        <w:tc>
          <w:tcPr>
            <w:tcW w:w="2536" w:type="dxa"/>
          </w:tcPr>
          <w:p w14:paraId="0B178A6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258EA0" w14:textId="642F76BF"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10</w:t>
            </w:r>
          </w:p>
        </w:tc>
        <w:tc>
          <w:tcPr>
            <w:tcW w:w="1150" w:type="dxa"/>
          </w:tcPr>
          <w:p w14:paraId="38DD579B" w14:textId="45BD30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1E76BA17" w14:textId="327F9308"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43</w:t>
            </w:r>
          </w:p>
        </w:tc>
        <w:tc>
          <w:tcPr>
            <w:tcW w:w="1108" w:type="dxa"/>
          </w:tcPr>
          <w:p w14:paraId="4BCDC39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2FD583BF" w14:textId="00D76A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67</w:t>
            </w:r>
          </w:p>
        </w:tc>
      </w:tr>
      <w:tr w:rsidR="004E5CEB" w14:paraId="076DD632" w14:textId="77777777" w:rsidTr="005B0F18">
        <w:tc>
          <w:tcPr>
            <w:tcW w:w="2536" w:type="dxa"/>
          </w:tcPr>
          <w:p w14:paraId="0F2C6A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36022B87" w14:textId="30B6210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w:t>
            </w:r>
            <w:r w:rsidR="009438DB">
              <w:rPr>
                <w:rFonts w:ascii="Times New Roman" w:hAnsi="Times New Roman" w:cs="Times New Roman"/>
              </w:rPr>
              <w:t>1</w:t>
            </w:r>
          </w:p>
        </w:tc>
        <w:tc>
          <w:tcPr>
            <w:tcW w:w="1150" w:type="dxa"/>
          </w:tcPr>
          <w:p w14:paraId="0C4C9983" w14:textId="1833D87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1</w:t>
            </w:r>
          </w:p>
        </w:tc>
        <w:tc>
          <w:tcPr>
            <w:tcW w:w="1150" w:type="dxa"/>
          </w:tcPr>
          <w:p w14:paraId="71A9E44B" w14:textId="5B04382D"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1.4</w:t>
            </w:r>
            <w:r w:rsidR="009438DB">
              <w:rPr>
                <w:rFonts w:ascii="Times New Roman" w:hAnsi="Times New Roman" w:cs="Times New Roman"/>
              </w:rPr>
              <w:t>4</w:t>
            </w:r>
          </w:p>
        </w:tc>
        <w:tc>
          <w:tcPr>
            <w:tcW w:w="1108" w:type="dxa"/>
          </w:tcPr>
          <w:p w14:paraId="1DA809CF"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28D07B7" w14:textId="01E03F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5</w:t>
            </w:r>
          </w:p>
        </w:tc>
      </w:tr>
      <w:tr w:rsidR="004E5CEB" w14:paraId="33858F23" w14:textId="77777777" w:rsidTr="005B0F18">
        <w:tc>
          <w:tcPr>
            <w:tcW w:w="2536" w:type="dxa"/>
          </w:tcPr>
          <w:p w14:paraId="1BBEE00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04A65327" w14:textId="44E0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0.6</w:t>
            </w:r>
            <w:r w:rsidR="009438DB">
              <w:rPr>
                <w:rFonts w:ascii="Times New Roman" w:hAnsi="Times New Roman" w:cs="Times New Roman"/>
              </w:rPr>
              <w:t>4</w:t>
            </w:r>
          </w:p>
        </w:tc>
        <w:tc>
          <w:tcPr>
            <w:tcW w:w="1150" w:type="dxa"/>
          </w:tcPr>
          <w:p w14:paraId="7BD0BF61" w14:textId="6823E4E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0.31</w:t>
            </w:r>
          </w:p>
        </w:tc>
        <w:tc>
          <w:tcPr>
            <w:tcW w:w="1150" w:type="dxa"/>
          </w:tcPr>
          <w:p w14:paraId="124ADFA2" w14:textId="7EB5A89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2.0</w:t>
            </w:r>
            <w:r w:rsidR="009438DB">
              <w:rPr>
                <w:rFonts w:ascii="Times New Roman" w:hAnsi="Times New Roman" w:cs="Times New Roman"/>
              </w:rPr>
              <w:t>2</w:t>
            </w:r>
            <w:r w:rsidRPr="00DF3C0B">
              <w:rPr>
                <w:rFonts w:ascii="Times New Roman" w:hAnsi="Times New Roman" w:cs="Times New Roman"/>
              </w:rPr>
              <w:t>7</w:t>
            </w:r>
          </w:p>
        </w:tc>
        <w:tc>
          <w:tcPr>
            <w:tcW w:w="1108" w:type="dxa"/>
          </w:tcPr>
          <w:p w14:paraId="5D71F2D6"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77DE34A" w14:textId="73BBD319"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44</w:t>
            </w:r>
          </w:p>
        </w:tc>
      </w:tr>
      <w:tr w:rsidR="004E5CEB" w14:paraId="4E3AA812" w14:textId="77777777" w:rsidTr="005B0F18">
        <w:tc>
          <w:tcPr>
            <w:tcW w:w="2536" w:type="dxa"/>
          </w:tcPr>
          <w:p w14:paraId="25D0F1E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5BDE047C" w14:textId="6B478D1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0.10</w:t>
            </w:r>
          </w:p>
        </w:tc>
        <w:tc>
          <w:tcPr>
            <w:tcW w:w="1150" w:type="dxa"/>
          </w:tcPr>
          <w:p w14:paraId="6F5EFEC2" w14:textId="339D3FD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2A604007" w14:textId="6DE5D9A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0.5</w:t>
            </w:r>
            <w:r w:rsidR="009438DB">
              <w:rPr>
                <w:rFonts w:ascii="Times New Roman" w:hAnsi="Times New Roman" w:cs="Times New Roman"/>
              </w:rPr>
              <w:t>1</w:t>
            </w:r>
          </w:p>
        </w:tc>
        <w:tc>
          <w:tcPr>
            <w:tcW w:w="1108" w:type="dxa"/>
          </w:tcPr>
          <w:p w14:paraId="49852795"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144C4D35" w14:textId="7662D14B"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61</w:t>
            </w:r>
          </w:p>
        </w:tc>
      </w:tr>
      <w:tr w:rsidR="004E5CEB" w14:paraId="225F0A23" w14:textId="77777777" w:rsidTr="005B0F18">
        <w:tc>
          <w:tcPr>
            <w:tcW w:w="2536" w:type="dxa"/>
          </w:tcPr>
          <w:p w14:paraId="3B4E8EC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pp_groupCoral</w:t>
            </w:r>
          </w:p>
        </w:tc>
        <w:tc>
          <w:tcPr>
            <w:tcW w:w="1157" w:type="dxa"/>
          </w:tcPr>
          <w:p w14:paraId="4FC7889C" w14:textId="23BC5C13"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0.1</w:t>
            </w:r>
            <w:r w:rsidR="009438DB">
              <w:rPr>
                <w:rFonts w:ascii="Times New Roman" w:hAnsi="Times New Roman" w:cs="Times New Roman"/>
              </w:rPr>
              <w:t>5</w:t>
            </w:r>
          </w:p>
        </w:tc>
        <w:tc>
          <w:tcPr>
            <w:tcW w:w="1150" w:type="dxa"/>
          </w:tcPr>
          <w:p w14:paraId="34D0A43C" w14:textId="65607C1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43396A4A" w14:textId="478AAC4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72</w:t>
            </w:r>
          </w:p>
        </w:tc>
        <w:tc>
          <w:tcPr>
            <w:tcW w:w="1108" w:type="dxa"/>
          </w:tcPr>
          <w:p w14:paraId="0CAF603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F0AF4D3" w14:textId="0282162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47</w:t>
            </w:r>
          </w:p>
        </w:tc>
      </w:tr>
      <w:tr w:rsidR="004E5CEB" w14:paraId="1C87E795" w14:textId="77777777" w:rsidTr="005B0F18">
        <w:tc>
          <w:tcPr>
            <w:tcW w:w="2536" w:type="dxa"/>
          </w:tcPr>
          <w:p w14:paraId="33149F2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groupPhytoplankton</w:t>
            </w:r>
          </w:p>
        </w:tc>
        <w:tc>
          <w:tcPr>
            <w:tcW w:w="1157" w:type="dxa"/>
          </w:tcPr>
          <w:p w14:paraId="39299A97" w14:textId="0B02413E"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w:t>
            </w:r>
            <w:r w:rsidR="009438DB">
              <w:rPr>
                <w:rFonts w:ascii="Times New Roman" w:hAnsi="Times New Roman" w:cs="Times New Roman"/>
              </w:rPr>
              <w:t>8</w:t>
            </w:r>
          </w:p>
        </w:tc>
        <w:tc>
          <w:tcPr>
            <w:tcW w:w="1150" w:type="dxa"/>
          </w:tcPr>
          <w:p w14:paraId="0C1C7863" w14:textId="79E9582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3B432629" w14:textId="210734F0"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w:t>
            </w:r>
            <w:r w:rsidR="009438DB">
              <w:rPr>
                <w:rFonts w:ascii="Times New Roman" w:hAnsi="Times New Roman" w:cs="Times New Roman"/>
              </w:rPr>
              <w:t>66</w:t>
            </w:r>
          </w:p>
        </w:tc>
        <w:tc>
          <w:tcPr>
            <w:tcW w:w="1108" w:type="dxa"/>
          </w:tcPr>
          <w:p w14:paraId="1A1BD594"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8DD4AB6" w14:textId="12C6844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98</w:t>
            </w:r>
          </w:p>
        </w:tc>
      </w:tr>
      <w:tr w:rsidR="004E5CEB" w14:paraId="2BA52C93" w14:textId="77777777" w:rsidTr="005B0F18">
        <w:tc>
          <w:tcPr>
            <w:tcW w:w="2536" w:type="dxa"/>
          </w:tcPr>
          <w:p w14:paraId="24CC1333" w14:textId="77777777" w:rsidR="004E5CEB" w:rsidRPr="00955049" w:rsidRDefault="004E5CEB" w:rsidP="005B0F18">
            <w:pPr>
              <w:spacing w:line="360" w:lineRule="auto"/>
              <w:rPr>
                <w:rFonts w:ascii="Times New Roman" w:hAnsi="Times New Roman" w:cs="Times New Roman"/>
              </w:rPr>
            </w:pPr>
            <w:r>
              <w:rPr>
                <w:rFonts w:ascii="Times New Roman" w:hAnsi="Times New Roman" w:cs="Times New Roman"/>
              </w:rPr>
              <w:t>pp_</w:t>
            </w:r>
            <w:r w:rsidRPr="00955049">
              <w:rPr>
                <w:rFonts w:ascii="Times New Roman" w:hAnsi="Times New Roman" w:cs="Times New Roman"/>
              </w:rPr>
              <w:t>groupPlants</w:t>
            </w:r>
          </w:p>
        </w:tc>
        <w:tc>
          <w:tcPr>
            <w:tcW w:w="1157" w:type="dxa"/>
          </w:tcPr>
          <w:p w14:paraId="44095DB9" w14:textId="136B557B"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0.36</w:t>
            </w:r>
          </w:p>
        </w:tc>
        <w:tc>
          <w:tcPr>
            <w:tcW w:w="1150" w:type="dxa"/>
          </w:tcPr>
          <w:p w14:paraId="365D6603" w14:textId="5958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9</w:t>
            </w:r>
          </w:p>
        </w:tc>
        <w:tc>
          <w:tcPr>
            <w:tcW w:w="1150" w:type="dxa"/>
          </w:tcPr>
          <w:p w14:paraId="381F58D5" w14:textId="6E9B6C7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-1.9</w:t>
            </w:r>
            <w:r w:rsidR="009438DB">
              <w:rPr>
                <w:rFonts w:ascii="Times New Roman" w:hAnsi="Times New Roman" w:cs="Times New Roman"/>
              </w:rPr>
              <w:t>0</w:t>
            </w:r>
          </w:p>
        </w:tc>
        <w:tc>
          <w:tcPr>
            <w:tcW w:w="1108" w:type="dxa"/>
          </w:tcPr>
          <w:p w14:paraId="259FB1C1"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A7312CD" w14:textId="4B253C2A"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0.05</w:t>
            </w:r>
            <w:r w:rsidR="009438DB">
              <w:rPr>
                <w:rFonts w:ascii="Times New Roman" w:hAnsi="Times New Roman" w:cs="Times New Roman"/>
              </w:rPr>
              <w:t>9</w:t>
            </w:r>
          </w:p>
        </w:tc>
      </w:tr>
    </w:tbl>
    <w:p w14:paraId="7AABBEAB" w14:textId="77777777" w:rsidR="004E5CEB" w:rsidRDefault="004E5CEB" w:rsidP="004E5CEB">
      <w:pPr>
        <w:spacing w:line="360" w:lineRule="auto"/>
        <w:rPr>
          <w:rFonts w:ascii="Times New Roman" w:hAnsi="Times New Roman" w:cs="Times New Roman"/>
        </w:rPr>
      </w:pPr>
    </w:p>
    <w:p w14:paraId="29BE99F6" w14:textId="77777777" w:rsidR="004E5CEB" w:rsidRDefault="004E5CEB" w:rsidP="004E5CEB">
      <w:pPr>
        <w:spacing w:line="360" w:lineRule="auto"/>
        <w:rPr>
          <w:rFonts w:ascii="Times New Roman" w:hAnsi="Times New Roman" w:cs="Times New Roman"/>
        </w:rPr>
      </w:pPr>
    </w:p>
    <w:p w14:paraId="77F42BF2" w14:textId="425B8630" w:rsidR="004E5CEB" w:rsidRDefault="004E5CEB" w:rsidP="00955049">
      <w:pPr>
        <w:spacing w:line="360" w:lineRule="auto"/>
        <w:rPr>
          <w:rFonts w:ascii="Times New Roman" w:hAnsi="Times New Roman" w:cs="Times New Roman"/>
        </w:rPr>
      </w:pPr>
    </w:p>
    <w:p w14:paraId="4C37A81E" w14:textId="0E396815" w:rsidR="00C30C5E" w:rsidRDefault="00C30C5E" w:rsidP="00955049">
      <w:pPr>
        <w:spacing w:line="360" w:lineRule="auto"/>
        <w:rPr>
          <w:rFonts w:ascii="Times New Roman" w:hAnsi="Times New Roman" w:cs="Times New Roman"/>
        </w:rPr>
      </w:pPr>
    </w:p>
    <w:p w14:paraId="4B5AB7A8" w14:textId="77777777" w:rsidR="00C30C5E" w:rsidRDefault="00C30C5E" w:rsidP="00955049">
      <w:pPr>
        <w:spacing w:line="360" w:lineRule="auto"/>
        <w:rPr>
          <w:ins w:id="416" w:author="Em Lim" w:date="2023-03-22T21:39:00Z"/>
          <w:rFonts w:ascii="Times New Roman" w:hAnsi="Times New Roman" w:cs="Times New Roman"/>
        </w:rPr>
      </w:pPr>
    </w:p>
    <w:p w14:paraId="1A28A8DF" w14:textId="77777777" w:rsidR="00200D26" w:rsidRPr="00BB3547" w:rsidRDefault="00200D26" w:rsidP="00200D26">
      <w:pPr>
        <w:spacing w:line="360" w:lineRule="auto"/>
        <w:rPr>
          <w:rFonts w:ascii="Times New Roman" w:hAnsi="Times New Roman" w:cs="Times New Roman"/>
          <w:b/>
          <w:bCs/>
        </w:rPr>
      </w:pPr>
      <w:commentRangeStart w:id="417"/>
      <w:r w:rsidRPr="00BB3547">
        <w:rPr>
          <w:rFonts w:ascii="Times New Roman" w:hAnsi="Times New Roman" w:cs="Times New Roman"/>
          <w:b/>
          <w:bCs/>
        </w:rPr>
        <w:lastRenderedPageBreak/>
        <w:t>Discussion</w:t>
      </w:r>
      <w:commentRangeEnd w:id="417"/>
      <w:r w:rsidRPr="00BB3547">
        <w:rPr>
          <w:rStyle w:val="CommentReference"/>
          <w:b/>
          <w:bCs/>
        </w:rPr>
        <w:commentReference w:id="417"/>
      </w:r>
    </w:p>
    <w:p w14:paraId="24E32EF5" w14:textId="55FF1F12" w:rsidR="00200D26" w:rsidRDefault="00200D26" w:rsidP="00BB3547">
      <w:pPr>
        <w:spacing w:line="360" w:lineRule="auto"/>
        <w:rPr>
          <w:rFonts w:ascii="Times New Roman" w:hAnsi="Times New Roman" w:cs="Times New Roman"/>
        </w:rPr>
      </w:pPr>
      <w:r>
        <w:rPr>
          <w:rFonts w:ascii="Times New Roman" w:hAnsi="Times New Roman" w:cs="Times New Roman"/>
        </w:rPr>
        <w:t xml:space="preserve">Overall, we found a consistently positive effect of animal-provisioned nutrients on the growth and performance of primary producers across studies. </w:t>
      </w:r>
      <w:del w:id="418" w:author="Isabelle Cote" w:date="2023-04-26T13:16:00Z">
        <w:r w:rsidDel="00BB3547">
          <w:rPr>
            <w:rFonts w:ascii="Times New Roman" w:hAnsi="Times New Roman" w:cs="Times New Roman"/>
          </w:rPr>
          <w:delText>This shows that c</w:delText>
        </w:r>
      </w:del>
      <w:ins w:id="419" w:author="Isabelle Cote" w:date="2023-04-26T13:16:00Z">
        <w:r w:rsidR="00BB3547">
          <w:rPr>
            <w:rFonts w:ascii="Times New Roman" w:hAnsi="Times New Roman" w:cs="Times New Roman"/>
          </w:rPr>
          <w:t>C</w:t>
        </w:r>
      </w:ins>
      <w:r>
        <w:rPr>
          <w:rFonts w:ascii="Times New Roman" w:hAnsi="Times New Roman" w:cs="Times New Roman"/>
        </w:rPr>
        <w:t xml:space="preserve">onsumers are </w:t>
      </w:r>
      <w:ins w:id="420" w:author="Isabelle Cote" w:date="2023-04-26T13:16:00Z">
        <w:r w:rsidR="00BB3547">
          <w:rPr>
            <w:rFonts w:ascii="Times New Roman" w:hAnsi="Times New Roman" w:cs="Times New Roman"/>
          </w:rPr>
          <w:t xml:space="preserve">therefore </w:t>
        </w:r>
      </w:ins>
      <w:r>
        <w:rPr>
          <w:rFonts w:ascii="Times New Roman" w:hAnsi="Times New Roman" w:cs="Times New Roman"/>
        </w:rPr>
        <w:t xml:space="preserve">generally able to bolster primary productivity through </w:t>
      </w:r>
      <w:del w:id="421" w:author="Isabelle Cote" w:date="2023-04-26T13:16:00Z">
        <w:r w:rsidDel="00BB3547">
          <w:rPr>
            <w:rFonts w:ascii="Times New Roman" w:hAnsi="Times New Roman" w:cs="Times New Roman"/>
          </w:rPr>
          <w:delText>fertilization</w:delText>
        </w:r>
      </w:del>
      <w:ins w:id="422" w:author="Isabelle Cote" w:date="2023-04-26T13:16:00Z">
        <w:r w:rsidR="00BB3547">
          <w:rPr>
            <w:rFonts w:ascii="Times New Roman" w:hAnsi="Times New Roman" w:cs="Times New Roman"/>
          </w:rPr>
          <w:t>nutrient addition</w:t>
        </w:r>
      </w:ins>
      <w:r>
        <w:rPr>
          <w:rFonts w:ascii="Times New Roman" w:hAnsi="Times New Roman" w:cs="Times New Roman"/>
        </w:rPr>
        <w:t xml:space="preserve">, thus supporting </w:t>
      </w:r>
      <w:ins w:id="423" w:author="Isabelle Cote" w:date="2023-04-26T13:17:00Z">
        <w:r w:rsidR="00BB3547">
          <w:rPr>
            <w:rFonts w:ascii="Times New Roman" w:hAnsi="Times New Roman" w:cs="Times New Roman"/>
          </w:rPr>
          <w:t xml:space="preserve">their role in </w:t>
        </w:r>
      </w:ins>
      <w:r>
        <w:rPr>
          <w:rFonts w:ascii="Times New Roman" w:hAnsi="Times New Roman" w:cs="Times New Roman"/>
        </w:rPr>
        <w:t xml:space="preserve">bottom-up processes. However, we did not find support for the </w:t>
      </w:r>
      <w:del w:id="424" w:author="Isabelle Cote" w:date="2023-04-26T13:17:00Z">
        <w:r w:rsidDel="00BB3547">
          <w:rPr>
            <w:rFonts w:ascii="Times New Roman" w:hAnsi="Times New Roman" w:cs="Times New Roman"/>
          </w:rPr>
          <w:delText xml:space="preserve">hypothesis </w:delText>
        </w:r>
      </w:del>
      <w:ins w:id="425" w:author="Isabelle Cote" w:date="2023-04-26T13:17:00Z">
        <w:r w:rsidR="00BB3547">
          <w:rPr>
            <w:rFonts w:ascii="Times New Roman" w:hAnsi="Times New Roman" w:cs="Times New Roman"/>
          </w:rPr>
          <w:t>idea</w:t>
        </w:r>
        <w:r w:rsidR="00BB3547">
          <w:rPr>
            <w:rFonts w:ascii="Times New Roman" w:hAnsi="Times New Roman" w:cs="Times New Roman"/>
          </w:rPr>
          <w:t xml:space="preserve"> </w:t>
        </w:r>
      </w:ins>
      <w:r>
        <w:rPr>
          <w:rFonts w:ascii="Times New Roman" w:hAnsi="Times New Roman" w:cs="Times New Roman"/>
        </w:rPr>
        <w:t xml:space="preserve">that consumer-mediated nutrient cycling (CNC) has a larger effect on productivity in tropical, oligotrophic waters. </w:t>
      </w:r>
      <w:del w:id="426" w:author="Isabelle Cote" w:date="2023-04-26T13:17:00Z">
        <w:r w:rsidDel="00BB3547">
          <w:rPr>
            <w:rFonts w:ascii="Times New Roman" w:hAnsi="Times New Roman" w:cs="Times New Roman"/>
          </w:rPr>
          <w:delText>We did not find a</w:delText>
        </w:r>
      </w:del>
      <w:ins w:id="427" w:author="Isabelle Cote" w:date="2023-04-26T13:17:00Z">
        <w:r w:rsidR="00BB3547">
          <w:rPr>
            <w:rFonts w:ascii="Times New Roman" w:hAnsi="Times New Roman" w:cs="Times New Roman"/>
          </w:rPr>
          <w:t>There was no</w:t>
        </w:r>
      </w:ins>
      <w:r>
        <w:rPr>
          <w:rFonts w:ascii="Times New Roman" w:hAnsi="Times New Roman" w:cs="Times New Roman"/>
        </w:rPr>
        <w:t xml:space="preserve"> relationship between absolute latitude and the effect of CNC on productivity, suggesting the effect </w:t>
      </w:r>
      <w:del w:id="428" w:author="Isabelle Cote" w:date="2023-04-26T13:17:00Z">
        <w:r w:rsidDel="00BB3547">
          <w:rPr>
            <w:rFonts w:ascii="Times New Roman" w:hAnsi="Times New Roman" w:cs="Times New Roman"/>
          </w:rPr>
          <w:delText xml:space="preserve">doesn’t </w:delText>
        </w:r>
      </w:del>
      <w:ins w:id="429" w:author="Isabelle Cote" w:date="2023-04-26T13:17:00Z">
        <w:r w:rsidR="00BB3547">
          <w:rPr>
            <w:rFonts w:ascii="Times New Roman" w:hAnsi="Times New Roman" w:cs="Times New Roman"/>
          </w:rPr>
          <w:t>does</w:t>
        </w:r>
        <w:r w:rsidR="00BB3547">
          <w:rPr>
            <w:rFonts w:ascii="Times New Roman" w:hAnsi="Times New Roman" w:cs="Times New Roman"/>
          </w:rPr>
          <w:t xml:space="preserve"> not</w:t>
        </w:r>
        <w:r w:rsidR="00BB3547">
          <w:rPr>
            <w:rFonts w:ascii="Times New Roman" w:hAnsi="Times New Roman" w:cs="Times New Roman"/>
          </w:rPr>
          <w:t xml:space="preserve"> </w:t>
        </w:r>
      </w:ins>
      <w:r>
        <w:rPr>
          <w:rFonts w:ascii="Times New Roman" w:hAnsi="Times New Roman" w:cs="Times New Roman"/>
        </w:rPr>
        <w:t xml:space="preserve">vary </w:t>
      </w:r>
      <w:ins w:id="430" w:author="Isabelle Cote" w:date="2023-04-26T13:17:00Z">
        <w:r w:rsidR="00BB3547">
          <w:rPr>
            <w:rFonts w:ascii="Times New Roman" w:hAnsi="Times New Roman" w:cs="Times New Roman"/>
          </w:rPr>
          <w:t>system</w:t>
        </w:r>
      </w:ins>
      <w:ins w:id="431" w:author="Isabelle Cote" w:date="2023-04-26T13:18:00Z">
        <w:r w:rsidR="00BB3547">
          <w:rPr>
            <w:rFonts w:ascii="Times New Roman" w:hAnsi="Times New Roman" w:cs="Times New Roman"/>
          </w:rPr>
          <w:t xml:space="preserve">atically </w:t>
        </w:r>
      </w:ins>
      <w:r>
        <w:rPr>
          <w:rFonts w:ascii="Times New Roman" w:hAnsi="Times New Roman" w:cs="Times New Roman"/>
        </w:rPr>
        <w:t xml:space="preserve">between tropical and temperate waters. </w:t>
      </w:r>
      <w:del w:id="432" w:author="Isabelle Cote" w:date="2023-04-26T13:18:00Z">
        <w:r w:rsidDel="00BB3547">
          <w:rPr>
            <w:rFonts w:ascii="Times New Roman" w:hAnsi="Times New Roman" w:cs="Times New Roman"/>
          </w:rPr>
          <w:delText xml:space="preserve">When we examined background nutrient availability and temperature, two </w:delText>
        </w:r>
      </w:del>
      <w:ins w:id="433" w:author="Isabelle Cote" w:date="2023-04-26T13:18:00Z">
        <w:r w:rsidR="00BB3547">
          <w:rPr>
            <w:rFonts w:ascii="Times New Roman" w:hAnsi="Times New Roman" w:cs="Times New Roman"/>
          </w:rPr>
          <w:t>T</w:t>
        </w:r>
        <w:r w:rsidR="00BB3547">
          <w:rPr>
            <w:rFonts w:ascii="Times New Roman" w:hAnsi="Times New Roman" w:cs="Times New Roman"/>
          </w:rPr>
          <w:t xml:space="preserve">wo </w:t>
        </w:r>
      </w:ins>
      <w:r>
        <w:rPr>
          <w:rFonts w:ascii="Times New Roman" w:hAnsi="Times New Roman" w:cs="Times New Roman"/>
        </w:rPr>
        <w:t xml:space="preserve">additional </w:t>
      </w:r>
      <w:del w:id="434" w:author="Isabelle Cote" w:date="2023-04-26T13:18:00Z">
        <w:r w:rsidDel="00BB3547">
          <w:rPr>
            <w:rFonts w:ascii="Times New Roman" w:hAnsi="Times New Roman" w:cs="Times New Roman"/>
          </w:rPr>
          <w:delText xml:space="preserve">variables </w:delText>
        </w:r>
      </w:del>
      <w:ins w:id="435" w:author="Isabelle Cote" w:date="2023-04-26T13:18:00Z">
        <w:r w:rsidR="00BB3547">
          <w:rPr>
            <w:rFonts w:ascii="Times New Roman" w:hAnsi="Times New Roman" w:cs="Times New Roman"/>
          </w:rPr>
          <w:t>factors,</w:t>
        </w:r>
        <w:r w:rsidR="00BB3547" w:rsidRPr="00BB3547">
          <w:rPr>
            <w:rFonts w:ascii="Times New Roman" w:hAnsi="Times New Roman" w:cs="Times New Roman"/>
          </w:rPr>
          <w:t xml:space="preserve"> </w:t>
        </w:r>
        <w:r w:rsidR="00BB3547">
          <w:rPr>
            <w:rFonts w:ascii="Times New Roman" w:hAnsi="Times New Roman" w:cs="Times New Roman"/>
          </w:rPr>
          <w:t>background nutrient availability and temperature</w:t>
        </w:r>
        <w:r w:rsidR="00BB3547">
          <w:rPr>
            <w:rFonts w:ascii="Times New Roman" w:hAnsi="Times New Roman" w:cs="Times New Roman"/>
          </w:rPr>
          <w:t>,</w:t>
        </w:r>
        <w:r w:rsidR="00BB3547">
          <w:rPr>
            <w:rFonts w:ascii="Times New Roman" w:hAnsi="Times New Roman" w:cs="Times New Roman"/>
          </w:rPr>
          <w:t xml:space="preserve"> </w:t>
        </w:r>
      </w:ins>
      <w:r>
        <w:rPr>
          <w:rFonts w:ascii="Times New Roman" w:hAnsi="Times New Roman" w:cs="Times New Roman"/>
        </w:rPr>
        <w:t xml:space="preserve">that might </w:t>
      </w:r>
      <w:del w:id="436" w:author="Isabelle Cote" w:date="2023-04-26T13:19:00Z">
        <w:r w:rsidDel="00BB3547">
          <w:rPr>
            <w:rFonts w:ascii="Times New Roman" w:hAnsi="Times New Roman" w:cs="Times New Roman"/>
          </w:rPr>
          <w:delText xml:space="preserve">capture </w:delText>
        </w:r>
      </w:del>
      <w:ins w:id="437" w:author="Isabelle Cote" w:date="2023-04-26T13:19:00Z">
        <w:r w:rsidR="00BB3547">
          <w:rPr>
            <w:rFonts w:ascii="Times New Roman" w:hAnsi="Times New Roman" w:cs="Times New Roman"/>
          </w:rPr>
          <w:t>influence more directly</w:t>
        </w:r>
        <w:r w:rsidR="00BB3547">
          <w:rPr>
            <w:rFonts w:ascii="Times New Roman" w:hAnsi="Times New Roman" w:cs="Times New Roman"/>
          </w:rPr>
          <w:t xml:space="preserve"> </w:t>
        </w:r>
      </w:ins>
      <w:r>
        <w:rPr>
          <w:rFonts w:ascii="Times New Roman" w:hAnsi="Times New Roman" w:cs="Times New Roman"/>
        </w:rPr>
        <w:t xml:space="preserve">the </w:t>
      </w:r>
      <w:ins w:id="438" w:author="Isabelle Cote" w:date="2023-04-26T13:19:00Z">
        <w:r w:rsidR="00BB3547">
          <w:rPr>
            <w:rFonts w:ascii="Times New Roman" w:hAnsi="Times New Roman" w:cs="Times New Roman"/>
          </w:rPr>
          <w:t xml:space="preserve">assumed </w:t>
        </w:r>
      </w:ins>
      <w:r>
        <w:rPr>
          <w:rFonts w:ascii="Times New Roman" w:hAnsi="Times New Roman" w:cs="Times New Roman"/>
        </w:rPr>
        <w:t>greater growth benefit to producers in the tropics</w:t>
      </w:r>
      <w:del w:id="439" w:author="Isabelle Cote" w:date="2023-04-26T13:20:00Z">
        <w:r w:rsidDel="00BB3547">
          <w:rPr>
            <w:rFonts w:ascii="Times New Roman" w:hAnsi="Times New Roman" w:cs="Times New Roman"/>
          </w:rPr>
          <w:delText>, we found no effect of these variables either</w:delText>
        </w:r>
      </w:del>
      <w:ins w:id="440" w:author="Isabelle Cote" w:date="2023-04-26T13:20:00Z">
        <w:r w:rsidR="00BB3547">
          <w:rPr>
            <w:rFonts w:ascii="Times New Roman" w:hAnsi="Times New Roman" w:cs="Times New Roman"/>
          </w:rPr>
          <w:t xml:space="preserve"> also had no effect</w:t>
        </w:r>
      </w:ins>
      <w:r>
        <w:rPr>
          <w:rFonts w:ascii="Times New Roman" w:hAnsi="Times New Roman" w:cs="Times New Roman"/>
        </w:rPr>
        <w:t xml:space="preserve">. We found that algae respond </w:t>
      </w:r>
      <w:del w:id="441" w:author="Isabelle Cote" w:date="2023-04-26T13:21:00Z">
        <w:r w:rsidDel="00BB3547">
          <w:rPr>
            <w:rFonts w:ascii="Times New Roman" w:hAnsi="Times New Roman" w:cs="Times New Roman"/>
          </w:rPr>
          <w:delText xml:space="preserve">the </w:delText>
        </w:r>
      </w:del>
      <w:ins w:id="442" w:author="Isabelle Cote" w:date="2023-04-26T13:21:00Z">
        <w:r w:rsidR="00BB3547">
          <w:rPr>
            <w:rFonts w:ascii="Times New Roman" w:hAnsi="Times New Roman" w:cs="Times New Roman"/>
          </w:rPr>
          <w:t>most</w:t>
        </w:r>
        <w:r w:rsidR="00BB3547">
          <w:rPr>
            <w:rFonts w:ascii="Times New Roman" w:hAnsi="Times New Roman" w:cs="Times New Roman"/>
          </w:rPr>
          <w:t xml:space="preserve"> </w:t>
        </w:r>
      </w:ins>
      <w:del w:id="443" w:author="Isabelle Cote" w:date="2023-04-26T13:21:00Z">
        <w:r w:rsidDel="00BB3547">
          <w:rPr>
            <w:rFonts w:ascii="Times New Roman" w:hAnsi="Times New Roman" w:cs="Times New Roman"/>
          </w:rPr>
          <w:delText xml:space="preserve">strongest </w:delText>
        </w:r>
      </w:del>
      <w:ins w:id="444" w:author="Isabelle Cote" w:date="2023-04-26T13:21:00Z">
        <w:r w:rsidR="00BB3547">
          <w:rPr>
            <w:rFonts w:ascii="Times New Roman" w:hAnsi="Times New Roman" w:cs="Times New Roman"/>
          </w:rPr>
          <w:t>strong</w:t>
        </w:r>
        <w:r w:rsidR="00BB3547">
          <w:rPr>
            <w:rFonts w:ascii="Times New Roman" w:hAnsi="Times New Roman" w:cs="Times New Roman"/>
          </w:rPr>
          <w:t>ly</w:t>
        </w:r>
        <w:r w:rsidR="00BB3547">
          <w:rPr>
            <w:rFonts w:ascii="Times New Roman" w:hAnsi="Times New Roman" w:cs="Times New Roman"/>
          </w:rPr>
          <w:t xml:space="preserve"> </w:t>
        </w:r>
      </w:ins>
      <w:r>
        <w:rPr>
          <w:rFonts w:ascii="Times New Roman" w:hAnsi="Times New Roman" w:cs="Times New Roman"/>
        </w:rPr>
        <w:t xml:space="preserve">to nutrient provisioning, and </w:t>
      </w:r>
      <w:ins w:id="445" w:author="Isabelle Cote" w:date="2023-04-26T13:21:00Z">
        <w:r w:rsidR="00BB3547">
          <w:rPr>
            <w:rFonts w:ascii="Times New Roman" w:hAnsi="Times New Roman" w:cs="Times New Roman"/>
          </w:rPr>
          <w:t xml:space="preserve">that </w:t>
        </w:r>
      </w:ins>
      <w:r>
        <w:rPr>
          <w:rFonts w:ascii="Times New Roman" w:hAnsi="Times New Roman" w:cs="Times New Roman"/>
        </w:rPr>
        <w:t xml:space="preserve">experimental design </w:t>
      </w:r>
      <w:del w:id="446" w:author="Isabelle Cote" w:date="2023-04-26T13:21:00Z">
        <w:r w:rsidDel="00BB3547">
          <w:rPr>
            <w:rFonts w:ascii="Times New Roman" w:hAnsi="Times New Roman" w:cs="Times New Roman"/>
          </w:rPr>
          <w:delText xml:space="preserve">didn’t </w:delText>
        </w:r>
      </w:del>
      <w:ins w:id="447" w:author="Isabelle Cote" w:date="2023-04-26T13:21:00Z">
        <w:r w:rsidR="00BB3547">
          <w:rPr>
            <w:rFonts w:ascii="Times New Roman" w:hAnsi="Times New Roman" w:cs="Times New Roman"/>
          </w:rPr>
          <w:t>did</w:t>
        </w:r>
        <w:r w:rsidR="00BB3547">
          <w:rPr>
            <w:rFonts w:ascii="Times New Roman" w:hAnsi="Times New Roman" w:cs="Times New Roman"/>
          </w:rPr>
          <w:t xml:space="preserve"> not</w:t>
        </w:r>
        <w:r w:rsidR="00BB3547">
          <w:rPr>
            <w:rFonts w:ascii="Times New Roman" w:hAnsi="Times New Roman" w:cs="Times New Roman"/>
          </w:rPr>
          <w:t xml:space="preserve"> </w:t>
        </w:r>
      </w:ins>
      <w:r>
        <w:rPr>
          <w:rFonts w:ascii="Times New Roman" w:hAnsi="Times New Roman" w:cs="Times New Roman"/>
        </w:rPr>
        <w:t>usually alter effect size (although field experiments with stocked producers showed weaker and less consistent responses to provisioning</w:t>
      </w:r>
      <w:ins w:id="448" w:author="Isabelle Cote" w:date="2023-04-26T13:21:00Z">
        <w:r w:rsidR="00BB3547">
          <w:rPr>
            <w:rFonts w:ascii="Times New Roman" w:hAnsi="Times New Roman" w:cs="Times New Roman"/>
          </w:rPr>
          <w:t xml:space="preserve"> than other types of experiments</w:t>
        </w:r>
      </w:ins>
      <w:r>
        <w:rPr>
          <w:rFonts w:ascii="Times New Roman" w:hAnsi="Times New Roman" w:cs="Times New Roman"/>
        </w:rPr>
        <w:t xml:space="preserve">). Large amounts of heterogeneity </w:t>
      </w:r>
      <w:del w:id="449" w:author="Isabelle Cote" w:date="2023-04-26T13:22:00Z">
        <w:r w:rsidDel="00BB3547">
          <w:rPr>
            <w:rFonts w:ascii="Times New Roman" w:hAnsi="Times New Roman" w:cs="Times New Roman"/>
          </w:rPr>
          <w:delText xml:space="preserve">were </w:delText>
        </w:r>
      </w:del>
      <w:ins w:id="450" w:author="Isabelle Cote" w:date="2023-04-26T13:22:00Z">
        <w:r w:rsidR="00BB3547">
          <w:rPr>
            <w:rFonts w:ascii="Times New Roman" w:hAnsi="Times New Roman" w:cs="Times New Roman"/>
          </w:rPr>
          <w:t>remained</w:t>
        </w:r>
        <w:r w:rsidR="00BB3547">
          <w:rPr>
            <w:rFonts w:ascii="Times New Roman" w:hAnsi="Times New Roman" w:cs="Times New Roman"/>
          </w:rPr>
          <w:t xml:space="preserve"> </w:t>
        </w:r>
      </w:ins>
      <w:r>
        <w:rPr>
          <w:rFonts w:ascii="Times New Roman" w:hAnsi="Times New Roman" w:cs="Times New Roman"/>
        </w:rPr>
        <w:t xml:space="preserve">unexplained by our models, suggesting </w:t>
      </w:r>
      <w:ins w:id="451" w:author="Isabelle Cote" w:date="2023-04-26T13:22:00Z">
        <w:r w:rsidR="00BB3547">
          <w:rPr>
            <w:rFonts w:ascii="Times New Roman" w:hAnsi="Times New Roman" w:cs="Times New Roman"/>
          </w:rPr>
          <w:t xml:space="preserve">the </w:t>
        </w:r>
      </w:ins>
      <w:r>
        <w:rPr>
          <w:rFonts w:ascii="Times New Roman" w:hAnsi="Times New Roman" w:cs="Times New Roman"/>
        </w:rPr>
        <w:t xml:space="preserve">effects of processes </w:t>
      </w:r>
      <w:del w:id="452" w:author="Isabelle Cote" w:date="2023-04-26T13:22:00Z">
        <w:r w:rsidDel="00BB3547">
          <w:rPr>
            <w:rFonts w:ascii="Times New Roman" w:hAnsi="Times New Roman" w:cs="Times New Roman"/>
          </w:rPr>
          <w:delText>not included in our models</w:delText>
        </w:r>
      </w:del>
      <w:ins w:id="453" w:author="Isabelle Cote" w:date="2023-04-26T13:22:00Z">
        <w:r w:rsidR="00BB3547">
          <w:rPr>
            <w:rFonts w:ascii="Times New Roman" w:hAnsi="Times New Roman" w:cs="Times New Roman"/>
          </w:rPr>
          <w:t>unaccounted for</w:t>
        </w:r>
      </w:ins>
      <w:r>
        <w:rPr>
          <w:rFonts w:ascii="Times New Roman" w:hAnsi="Times New Roman" w:cs="Times New Roman"/>
        </w:rPr>
        <w:t xml:space="preserve"> or high levels of natural variability. </w:t>
      </w:r>
      <w:ins w:id="454" w:author="Isabelle Cote" w:date="2023-04-26T13:22:00Z">
        <w:r w:rsidR="00BB3547">
          <w:rPr>
            <w:rFonts w:ascii="Times New Roman" w:hAnsi="Times New Roman" w:cs="Times New Roman"/>
          </w:rPr>
          <w:t>T</w:t>
        </w:r>
      </w:ins>
      <w:del w:id="455" w:author="Isabelle Cote" w:date="2023-04-26T13:22:00Z">
        <w:r w:rsidDel="00BB3547">
          <w:rPr>
            <w:rFonts w:ascii="Times New Roman" w:hAnsi="Times New Roman" w:cs="Times New Roman"/>
          </w:rPr>
          <w:delText>These results t</w:delText>
        </w:r>
      </w:del>
      <w:r>
        <w:rPr>
          <w:rFonts w:ascii="Times New Roman" w:hAnsi="Times New Roman" w:cs="Times New Roman"/>
        </w:rPr>
        <w:t>aken together</w:t>
      </w:r>
      <w:ins w:id="456" w:author="Isabelle Cote" w:date="2023-04-26T13:23:00Z">
        <w:r w:rsidR="00BB3547">
          <w:rPr>
            <w:rFonts w:ascii="Times New Roman" w:hAnsi="Times New Roman" w:cs="Times New Roman"/>
          </w:rPr>
          <w:t>, t</w:t>
        </w:r>
      </w:ins>
      <w:del w:id="457" w:author="Isabelle Cote" w:date="2023-04-26T13:23:00Z">
        <w:r w:rsidDel="00BB3547">
          <w:rPr>
            <w:rFonts w:ascii="Times New Roman" w:hAnsi="Times New Roman" w:cs="Times New Roman"/>
          </w:rPr>
          <w:delText xml:space="preserve"> </w:delText>
        </w:r>
      </w:del>
      <w:ins w:id="458" w:author="Isabelle Cote" w:date="2023-04-26T13:22:00Z">
        <w:r w:rsidR="00BB3547">
          <w:rPr>
            <w:rFonts w:ascii="Times New Roman" w:hAnsi="Times New Roman" w:cs="Times New Roman"/>
          </w:rPr>
          <w:t xml:space="preserve">hese results </w:t>
        </w:r>
      </w:ins>
      <w:r>
        <w:rPr>
          <w:rFonts w:ascii="Times New Roman" w:hAnsi="Times New Roman" w:cs="Times New Roman"/>
        </w:rPr>
        <w:t xml:space="preserve">suggest </w:t>
      </w:r>
      <w:ins w:id="459" w:author="Isabelle Cote" w:date="2023-04-26T13:23:00Z">
        <w:r w:rsidR="00BB3547">
          <w:rPr>
            <w:rFonts w:ascii="Times New Roman" w:hAnsi="Times New Roman" w:cs="Times New Roman"/>
          </w:rPr>
          <w:t xml:space="preserve">that </w:t>
        </w:r>
      </w:ins>
      <w:r>
        <w:rPr>
          <w:rFonts w:ascii="Times New Roman" w:hAnsi="Times New Roman" w:cs="Times New Roman"/>
        </w:rPr>
        <w:t xml:space="preserve">the effect of CNC on </w:t>
      </w:r>
      <w:ins w:id="460" w:author="Isabelle Cote" w:date="2023-04-26T13:23:00Z">
        <w:r w:rsidR="000A03A8">
          <w:rPr>
            <w:rFonts w:ascii="Times New Roman" w:hAnsi="Times New Roman" w:cs="Times New Roman"/>
          </w:rPr>
          <w:t xml:space="preserve">primary </w:t>
        </w:r>
      </w:ins>
      <w:r>
        <w:rPr>
          <w:rFonts w:ascii="Times New Roman" w:hAnsi="Times New Roman" w:cs="Times New Roman"/>
        </w:rPr>
        <w:t>productivity is driven by smaller</w:t>
      </w:r>
      <w:ins w:id="461" w:author="Isabelle Cote" w:date="2023-04-26T13:23:00Z">
        <w:r w:rsidR="00BB3547">
          <w:rPr>
            <w:rFonts w:ascii="Times New Roman" w:hAnsi="Times New Roman" w:cs="Times New Roman"/>
          </w:rPr>
          <w:t>-</w:t>
        </w:r>
      </w:ins>
      <w:del w:id="462" w:author="Isabelle Cote" w:date="2023-04-26T13:23:00Z">
        <w:r w:rsidDel="00BB3547">
          <w:rPr>
            <w:rFonts w:ascii="Times New Roman" w:hAnsi="Times New Roman" w:cs="Times New Roman"/>
          </w:rPr>
          <w:delText xml:space="preserve"> </w:delText>
        </w:r>
      </w:del>
      <w:r>
        <w:rPr>
          <w:rFonts w:ascii="Times New Roman" w:hAnsi="Times New Roman" w:cs="Times New Roman"/>
        </w:rPr>
        <w:t>scale processes than the overall latitude or t</w:t>
      </w:r>
      <w:ins w:id="463" w:author="Isabelle Cote" w:date="2023-04-26T13:23:00Z">
        <w:r w:rsidR="000A03A8">
          <w:rPr>
            <w:rFonts w:ascii="Times New Roman" w:hAnsi="Times New Roman" w:cs="Times New Roman"/>
          </w:rPr>
          <w:t>r</w:t>
        </w:r>
      </w:ins>
      <w:r>
        <w:rPr>
          <w:rFonts w:ascii="Times New Roman" w:hAnsi="Times New Roman" w:cs="Times New Roman"/>
        </w:rPr>
        <w:t xml:space="preserve">opicalization of regions.  </w:t>
      </w:r>
    </w:p>
    <w:p w14:paraId="3A8D2C78" w14:textId="77777777" w:rsidR="00200D26" w:rsidRDefault="00200D26" w:rsidP="00033DDE">
      <w:pPr>
        <w:spacing w:line="360" w:lineRule="auto"/>
        <w:rPr>
          <w:ins w:id="464" w:author="Isabelle Cote" w:date="2023-04-26T14:43:00Z"/>
          <w:rFonts w:ascii="Times New Roman" w:hAnsi="Times New Roman" w:cs="Times New Roman"/>
        </w:rPr>
      </w:pPr>
    </w:p>
    <w:p w14:paraId="368FB729" w14:textId="16808026" w:rsidR="00033DDE" w:rsidRDefault="00033DDE" w:rsidP="00033DDE">
      <w:pPr>
        <w:spacing w:line="360" w:lineRule="auto"/>
        <w:rPr>
          <w:rFonts w:ascii="Times New Roman" w:hAnsi="Times New Roman" w:cs="Times New Roman"/>
        </w:rPr>
      </w:pPr>
      <w:ins w:id="465" w:author="Isabelle Cote" w:date="2023-04-26T14:43:00Z">
        <w:r>
          <w:rPr>
            <w:rFonts w:ascii="Times New Roman" w:hAnsi="Times New Roman" w:cs="Times New Roman"/>
          </w:rPr>
          <w:t>This paragraph: The hypothesis under test (latitude</w:t>
        </w:r>
      </w:ins>
      <w:ins w:id="466" w:author="Isabelle Cote" w:date="2023-04-26T14:44:00Z">
        <w:r>
          <w:rPr>
            <w:rFonts w:ascii="Times New Roman" w:hAnsi="Times New Roman" w:cs="Times New Roman"/>
          </w:rPr>
          <w:t>)</w:t>
        </w:r>
      </w:ins>
      <w:ins w:id="467" w:author="Isabelle Cote" w:date="2023-04-26T14:48:00Z">
        <w:r>
          <w:rPr>
            <w:rFonts w:ascii="Times New Roman" w:hAnsi="Times New Roman" w:cs="Times New Roman"/>
          </w:rPr>
          <w:t xml:space="preserve"> (Fig S3)</w:t>
        </w:r>
      </w:ins>
    </w:p>
    <w:p w14:paraId="54EFCBAA" w14:textId="12D49F60" w:rsidR="00200D26" w:rsidRDefault="00200D26" w:rsidP="00B53EF6">
      <w:pPr>
        <w:spacing w:line="360" w:lineRule="auto"/>
        <w:ind w:firstLine="720"/>
        <w:rPr>
          <w:rFonts w:ascii="Times New Roman" w:hAnsi="Times New Roman" w:cs="Times New Roman"/>
        </w:rPr>
      </w:pPr>
      <w:r>
        <w:rPr>
          <w:rFonts w:ascii="Times New Roman" w:hAnsi="Times New Roman" w:cs="Times New Roman"/>
        </w:rPr>
        <w:t>Not only did we find no significant effect of absolute latitude</w:t>
      </w:r>
      <w:ins w:id="468" w:author="Isabelle Cote" w:date="2023-04-26T14:17:00Z">
        <w:r w:rsidR="00B53EF6">
          <w:rPr>
            <w:rFonts w:ascii="Times New Roman" w:hAnsi="Times New Roman" w:cs="Times New Roman"/>
          </w:rPr>
          <w:t xml:space="preserve"> </w:t>
        </w:r>
      </w:ins>
      <w:del w:id="469" w:author="Isabelle Cote" w:date="2023-04-26T14:44:00Z">
        <w:r w:rsidDel="00033DDE">
          <w:rPr>
            <w:rFonts w:ascii="Times New Roman" w:hAnsi="Times New Roman" w:cs="Times New Roman"/>
          </w:rPr>
          <w:delText xml:space="preserve"> </w:delText>
        </w:r>
      </w:del>
      <w:r>
        <w:rPr>
          <w:rFonts w:ascii="Times New Roman" w:hAnsi="Times New Roman" w:cs="Times New Roman"/>
        </w:rPr>
        <w:t xml:space="preserve">on the effect of CNC on productivity, but our estimate for </w:t>
      </w:r>
      <w:del w:id="470" w:author="Isabelle Cote" w:date="2023-04-26T14:44:00Z">
        <w:r w:rsidDel="00033DDE">
          <w:rPr>
            <w:rFonts w:ascii="Times New Roman" w:hAnsi="Times New Roman" w:cs="Times New Roman"/>
          </w:rPr>
          <w:delText xml:space="preserve">the </w:delText>
        </w:r>
      </w:del>
      <w:ins w:id="471" w:author="Isabelle Cote" w:date="2023-04-26T14:44:00Z">
        <w:r w:rsidR="00033DDE">
          <w:rPr>
            <w:rFonts w:ascii="Times New Roman" w:hAnsi="Times New Roman" w:cs="Times New Roman"/>
          </w:rPr>
          <w:t>th</w:t>
        </w:r>
      </w:ins>
      <w:ins w:id="472" w:author="Isabelle Cote" w:date="2023-04-26T14:45:00Z">
        <w:r w:rsidR="00033DDE">
          <w:rPr>
            <w:rFonts w:ascii="Times New Roman" w:hAnsi="Times New Roman" w:cs="Times New Roman"/>
          </w:rPr>
          <w:t>e slope of this</w:t>
        </w:r>
      </w:ins>
      <w:ins w:id="473" w:author="Isabelle Cote" w:date="2023-04-26T14:44:00Z">
        <w:r w:rsidR="00033DDE">
          <w:rPr>
            <w:rFonts w:ascii="Times New Roman" w:hAnsi="Times New Roman" w:cs="Times New Roman"/>
          </w:rPr>
          <w:t xml:space="preserve"> </w:t>
        </w:r>
      </w:ins>
      <w:r>
        <w:rPr>
          <w:rFonts w:ascii="Times New Roman" w:hAnsi="Times New Roman" w:cs="Times New Roman"/>
        </w:rPr>
        <w:t>relationship was slightly negative</w:t>
      </w:r>
      <w:ins w:id="474" w:author="Isabelle Cote" w:date="2023-04-26T14:18:00Z">
        <w:r w:rsidR="00B53EF6">
          <w:rPr>
            <w:rFonts w:ascii="Times New Roman" w:hAnsi="Times New Roman" w:cs="Times New Roman"/>
          </w:rPr>
          <w:t>.</w:t>
        </w:r>
      </w:ins>
      <w:del w:id="475" w:author="Isabelle Cote" w:date="2023-04-26T14:18:00Z">
        <w:r w:rsidDel="00B53EF6">
          <w:rPr>
            <w:rFonts w:ascii="Times New Roman" w:hAnsi="Times New Roman" w:cs="Times New Roman"/>
          </w:rPr>
          <w:delText>;</w:delText>
        </w:r>
      </w:del>
      <w:r>
        <w:rPr>
          <w:rFonts w:ascii="Times New Roman" w:hAnsi="Times New Roman" w:cs="Times New Roman"/>
        </w:rPr>
        <w:t xml:space="preserve"> </w:t>
      </w:r>
      <w:del w:id="476" w:author="Isabelle Cote" w:date="2023-04-26T14:20:00Z">
        <w:r w:rsidDel="00B53EF6">
          <w:rPr>
            <w:rFonts w:ascii="Times New Roman" w:hAnsi="Times New Roman" w:cs="Times New Roman"/>
          </w:rPr>
          <w:delText xml:space="preserve">our hypothesis was not only unsupported, but potentially backwards. </w:delText>
        </w:r>
      </w:del>
      <w:r>
        <w:rPr>
          <w:rFonts w:ascii="Times New Roman" w:hAnsi="Times New Roman" w:cs="Times New Roman"/>
        </w:rPr>
        <w:t xml:space="preserve">This is </w:t>
      </w:r>
      <w:del w:id="477" w:author="Isabelle Cote" w:date="2023-04-26T14:20:00Z">
        <w:r w:rsidDel="00B53EF6">
          <w:rPr>
            <w:rFonts w:ascii="Times New Roman" w:hAnsi="Times New Roman" w:cs="Times New Roman"/>
          </w:rPr>
          <w:delText>in direct conflict with</w:delText>
        </w:r>
      </w:del>
      <w:ins w:id="478" w:author="Isabelle Cote" w:date="2023-04-26T14:20:00Z">
        <w:r w:rsidR="00B53EF6">
          <w:rPr>
            <w:rFonts w:ascii="Times New Roman" w:hAnsi="Times New Roman" w:cs="Times New Roman"/>
          </w:rPr>
          <w:t>contrary</w:t>
        </w:r>
      </w:ins>
      <w:ins w:id="479" w:author="Isabelle Cote" w:date="2023-04-26T14:21:00Z">
        <w:r w:rsidR="00B53EF6">
          <w:rPr>
            <w:rFonts w:ascii="Times New Roman" w:hAnsi="Times New Roman" w:cs="Times New Roman"/>
          </w:rPr>
          <w:t xml:space="preserve"> to the</w:t>
        </w:r>
      </w:ins>
      <w:r>
        <w:rPr>
          <w:rFonts w:ascii="Times New Roman" w:hAnsi="Times New Roman" w:cs="Times New Roman"/>
        </w:rPr>
        <w:t xml:space="preserve"> conventional wisdom, which suggest that CNC </w:t>
      </w:r>
      <w:del w:id="480" w:author="Isabelle Cote" w:date="2023-04-26T14:21:00Z">
        <w:r w:rsidDel="00B53EF6">
          <w:rPr>
            <w:rFonts w:ascii="Times New Roman" w:hAnsi="Times New Roman" w:cs="Times New Roman"/>
          </w:rPr>
          <w:delText xml:space="preserve">would </w:delText>
        </w:r>
      </w:del>
      <w:ins w:id="481" w:author="Isabelle Cote" w:date="2023-04-26T14:21:00Z">
        <w:r w:rsidR="00B53EF6">
          <w:rPr>
            <w:rFonts w:ascii="Times New Roman" w:hAnsi="Times New Roman" w:cs="Times New Roman"/>
          </w:rPr>
          <w:t>sh</w:t>
        </w:r>
        <w:r w:rsidR="00B53EF6">
          <w:rPr>
            <w:rFonts w:ascii="Times New Roman" w:hAnsi="Times New Roman" w:cs="Times New Roman"/>
          </w:rPr>
          <w:t xml:space="preserve">ould </w:t>
        </w:r>
      </w:ins>
      <w:r>
        <w:rPr>
          <w:rFonts w:ascii="Times New Roman" w:hAnsi="Times New Roman" w:cs="Times New Roman"/>
        </w:rPr>
        <w:t>have the greatest effect at low, nutrient</w:t>
      </w:r>
      <w:ins w:id="482" w:author="Isabelle Cote" w:date="2023-04-26T14:21:00Z">
        <w:r w:rsidR="00B53EF6">
          <w:rPr>
            <w:rFonts w:ascii="Times New Roman" w:hAnsi="Times New Roman" w:cs="Times New Roman"/>
          </w:rPr>
          <w:t>-</w:t>
        </w:r>
      </w:ins>
      <w:del w:id="483" w:author="Isabelle Cote" w:date="2023-04-26T14:21:00Z">
        <w:r w:rsidDel="00B53EF6">
          <w:rPr>
            <w:rFonts w:ascii="Times New Roman" w:hAnsi="Times New Roman" w:cs="Times New Roman"/>
          </w:rPr>
          <w:delText xml:space="preserve"> </w:delText>
        </w:r>
      </w:del>
      <w:r>
        <w:rPr>
          <w:rFonts w:ascii="Times New Roman" w:hAnsi="Times New Roman" w:cs="Times New Roman"/>
        </w:rPr>
        <w:t xml:space="preserve">poor latitudes </w:t>
      </w:r>
      <w:r>
        <w:rPr>
          <w:rFonts w:ascii="Times New Roman" w:hAnsi="Times New Roman" w:cs="Times New Roman"/>
        </w:rPr>
        <w:fldChar w:fldCharType="begin"/>
      </w:r>
      <w:r>
        <w:rPr>
          <w:rFonts w:ascii="Times New Roman" w:hAnsi="Times New Roman" w:cs="Times New Roman"/>
        </w:rPr>
        <w:instrText xml:space="preserve"> ADDIN ZOTERO_ITEM CSL_CITATION {"citationID":"fBzwvADQ","properties":{"formattedCitation":"(Allgeier et al., 2017; Atkinson et al., 2017)","plainCitation":"(Allgeier et al., 2017; Atkinson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(Allgeier et al., 2017; Atkinson et al., 2017)</w:t>
      </w:r>
      <w:r>
        <w:rPr>
          <w:rFonts w:ascii="Times New Roman" w:hAnsi="Times New Roman" w:cs="Times New Roman"/>
        </w:rPr>
        <w:fldChar w:fldCharType="end"/>
      </w:r>
      <w:r>
        <w:rPr>
          <w:rFonts w:ascii="Times New Roman" w:hAnsi="Times New Roman" w:cs="Times New Roman"/>
        </w:rPr>
        <w:t xml:space="preserve">. However, we are not the first to find a similar effect of fertilization between tropical and temperate regions. </w:t>
      </w:r>
      <w:r>
        <w:rPr>
          <w:rFonts w:ascii="Times New Roman" w:hAnsi="Times New Roman" w:cs="Times New Roman"/>
        </w:rPr>
        <w:fldChar w:fldCharType="begin"/>
      </w:r>
      <w:r>
        <w:rPr>
          <w:rFonts w:ascii="Times New Roman" w:hAnsi="Times New Roman" w:cs="Times New Roman"/>
        </w:rPr>
        <w:instrText xml:space="preserve"> ADDIN ZOTERO_ITEM CSL_CITATION {"citationID":"hLHs6ypD","properties":{"formattedCitation":"(Gruner et al., 2008)","plainCitation":"(Gruner et al., 2008)","noteIndex":0},"citationItems":[{"id":1499,"uris":["http://zotero.org/users/local/idKDtb7T/items/UPI64LJR"],"itemData":{"id":1499,"type":"article-journal","abstract":"Nutrient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Letters","DOI":"10.1111/j.1461-0248.2008.01192.x","ISSN":"1461-0248","issue":"7","language":"en","license":"© 2008 Blackwell Publishing Ltd/CNRS","note":"_eprint: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(Gruner et al., 2008)</w:t>
      </w:r>
      <w:r>
        <w:rPr>
          <w:rFonts w:ascii="Times New Roman" w:hAnsi="Times New Roman" w:cs="Times New Roman"/>
        </w:rPr>
        <w:fldChar w:fldCharType="end"/>
      </w:r>
      <w:r>
        <w:rPr>
          <w:rFonts w:ascii="Times New Roman" w:hAnsi="Times New Roman" w:cs="Times New Roman"/>
        </w:rPr>
        <w:t xml:space="preserve"> found similar impacts of fertilization on productivity between temperate rocky reefs and coral reefs. </w:t>
      </w:r>
      <w:commentRangeStart w:id="484"/>
      <w:r>
        <w:rPr>
          <w:rFonts w:ascii="Times New Roman" w:hAnsi="Times New Roman" w:cs="Times New Roman"/>
        </w:rPr>
        <w:t xml:space="preserve">–need more here-- </w:t>
      </w:r>
      <w:commentRangeEnd w:id="484"/>
      <w:r w:rsidR="00B53EF6">
        <w:rPr>
          <w:rStyle w:val="CommentReference"/>
        </w:rPr>
        <w:commentReference w:id="484"/>
      </w:r>
    </w:p>
    <w:p w14:paraId="0E650AF5" w14:textId="77777777" w:rsidR="00200D26" w:rsidRDefault="00200D26" w:rsidP="00200D26">
      <w:pPr>
        <w:spacing w:line="360" w:lineRule="auto"/>
        <w:ind w:firstLine="720"/>
        <w:rPr>
          <w:ins w:id="485" w:author="Isabelle Cote" w:date="2023-04-26T14:45:00Z"/>
          <w:rFonts w:ascii="Times New Roman" w:hAnsi="Times New Roman" w:cs="Times New Roman"/>
        </w:rPr>
      </w:pPr>
    </w:p>
    <w:p w14:paraId="77AD2903" w14:textId="62F7A775" w:rsidR="00033DDE" w:rsidRDefault="00033DDE" w:rsidP="00033DDE">
      <w:pPr>
        <w:spacing w:line="360" w:lineRule="auto"/>
        <w:rPr>
          <w:rFonts w:ascii="Times New Roman" w:hAnsi="Times New Roman" w:cs="Times New Roman"/>
        </w:rPr>
      </w:pPr>
      <w:ins w:id="486" w:author="Isabelle Cote" w:date="2023-04-26T14:45:00Z">
        <w:r>
          <w:rPr>
            <w:rFonts w:ascii="Times New Roman" w:hAnsi="Times New Roman" w:cs="Times New Roman"/>
          </w:rPr>
          <w:t>This paragraph: background nutrients</w:t>
        </w:r>
      </w:ins>
      <w:ins w:id="487" w:author="Isabelle Cote" w:date="2023-04-26T14:48:00Z">
        <w:r>
          <w:rPr>
            <w:rFonts w:ascii="Times New Roman" w:hAnsi="Times New Roman" w:cs="Times New Roman"/>
          </w:rPr>
          <w:t xml:space="preserve"> (Fig 3)</w:t>
        </w:r>
      </w:ins>
    </w:p>
    <w:p w14:paraId="167767B1" w14:textId="4C2ADC0B" w:rsidR="00033DDE" w:rsidRDefault="00200D26" w:rsidP="000957F3">
      <w:pPr>
        <w:spacing w:line="360" w:lineRule="auto"/>
        <w:ind w:firstLine="720"/>
        <w:rPr>
          <w:ins w:id="488" w:author="Isabelle Cote" w:date="2023-04-26T14:52:00Z"/>
          <w:rFonts w:ascii="Times New Roman" w:hAnsi="Times New Roman" w:cs="Times New Roman"/>
        </w:rPr>
        <w:pPrChange w:id="489" w:author="Isabelle Cote" w:date="2023-04-26T14:56:00Z">
          <w:pPr>
            <w:spacing w:line="360" w:lineRule="auto"/>
          </w:pPr>
        </w:pPrChange>
      </w:pPr>
      <w:r>
        <w:rPr>
          <w:rFonts w:ascii="Times New Roman" w:hAnsi="Times New Roman" w:cs="Times New Roman"/>
        </w:rPr>
        <w:t xml:space="preserve">One </w:t>
      </w:r>
      <w:del w:id="490" w:author="Isabelle Cote" w:date="2023-04-26T14:47:00Z">
        <w:r w:rsidDel="00033DDE">
          <w:rPr>
            <w:rFonts w:ascii="Times New Roman" w:hAnsi="Times New Roman" w:cs="Times New Roman"/>
          </w:rPr>
          <w:delText>of the lines of reasoning for believing</w:delText>
        </w:r>
      </w:del>
      <w:ins w:id="491" w:author="Isabelle Cote" w:date="2023-04-26T14:47:00Z">
        <w:r w:rsidR="00033DDE">
          <w:rPr>
            <w:rFonts w:ascii="Times New Roman" w:hAnsi="Times New Roman" w:cs="Times New Roman"/>
          </w:rPr>
          <w:t xml:space="preserve">reason </w:t>
        </w:r>
      </w:ins>
      <w:ins w:id="492" w:author="Isabelle Cote" w:date="2023-04-26T14:56:00Z">
        <w:r w:rsidR="000957F3">
          <w:rPr>
            <w:rFonts w:ascii="Times New Roman" w:hAnsi="Times New Roman" w:cs="Times New Roman"/>
          </w:rPr>
          <w:t>underpinning</w:t>
        </w:r>
      </w:ins>
      <w:ins w:id="493" w:author="Isabelle Cote" w:date="2023-04-26T14:55:00Z">
        <w:r w:rsidR="000957F3">
          <w:rPr>
            <w:rFonts w:ascii="Times New Roman" w:hAnsi="Times New Roman" w:cs="Times New Roman"/>
          </w:rPr>
          <w:t xml:space="preserve"> the assumptio</w:t>
        </w:r>
      </w:ins>
      <w:ins w:id="494" w:author="Isabelle Cote" w:date="2023-04-26T14:56:00Z">
        <w:r w:rsidR="000957F3">
          <w:rPr>
            <w:rFonts w:ascii="Times New Roman" w:hAnsi="Times New Roman" w:cs="Times New Roman"/>
          </w:rPr>
          <w:t>n that</w:t>
        </w:r>
      </w:ins>
      <w:r>
        <w:rPr>
          <w:rFonts w:ascii="Times New Roman" w:hAnsi="Times New Roman" w:cs="Times New Roman"/>
        </w:rPr>
        <w:t xml:space="preserve"> CNC is most important in the tropics is </w:t>
      </w:r>
      <w:del w:id="495" w:author="Isabelle Cote" w:date="2023-04-26T14:56:00Z">
        <w:r w:rsidDel="000957F3">
          <w:rPr>
            <w:rFonts w:ascii="Times New Roman" w:hAnsi="Times New Roman" w:cs="Times New Roman"/>
          </w:rPr>
          <w:delText xml:space="preserve">due to </w:delText>
        </w:r>
      </w:del>
      <w:r>
        <w:rPr>
          <w:rFonts w:ascii="Times New Roman" w:hAnsi="Times New Roman" w:cs="Times New Roman"/>
        </w:rPr>
        <w:t xml:space="preserve">the low external nutrient input into </w:t>
      </w:r>
      <w:del w:id="496" w:author="Isabelle Cote" w:date="2023-04-26T14:47:00Z">
        <w:r w:rsidDel="00033DDE">
          <w:rPr>
            <w:rFonts w:ascii="Times New Roman" w:hAnsi="Times New Roman" w:cs="Times New Roman"/>
          </w:rPr>
          <w:delText xml:space="preserve">these </w:delText>
        </w:r>
      </w:del>
      <w:ins w:id="497" w:author="Isabelle Cote" w:date="2023-04-26T14:47:00Z">
        <w:r w:rsidR="00033DDE">
          <w:rPr>
            <w:rFonts w:ascii="Times New Roman" w:hAnsi="Times New Roman" w:cs="Times New Roman"/>
          </w:rPr>
          <w:t>low-latitude</w:t>
        </w:r>
        <w:r w:rsidR="00033DDE">
          <w:rPr>
            <w:rFonts w:ascii="Times New Roman" w:hAnsi="Times New Roman" w:cs="Times New Roman"/>
          </w:rPr>
          <w:t xml:space="preserve"> </w:t>
        </w:r>
      </w:ins>
      <w:r>
        <w:rPr>
          <w:rFonts w:ascii="Times New Roman" w:hAnsi="Times New Roman" w:cs="Times New Roman"/>
        </w:rPr>
        <w:t xml:space="preserve">ecosystems. In tropical waters, external nutrients from run-off, atmospheric fixation, and upwelling provide less than X% </w:t>
      </w:r>
      <w:ins w:id="498" w:author="Isabelle Cote" w:date="2023-04-26T14:49:00Z">
        <w:r w:rsidR="00033DDE">
          <w:rPr>
            <w:rFonts w:ascii="Times New Roman" w:hAnsi="Times New Roman" w:cs="Times New Roman"/>
          </w:rPr>
          <w:t xml:space="preserve">of ?? </w:t>
        </w:r>
      </w:ins>
      <w:r>
        <w:rPr>
          <w:rFonts w:ascii="Times New Roman" w:hAnsi="Times New Roman" w:cs="Times New Roman"/>
        </w:rPr>
        <w:t xml:space="preserve">(CITE). </w:t>
      </w:r>
      <w:r>
        <w:rPr>
          <w:rFonts w:ascii="Times New Roman" w:hAnsi="Times New Roman" w:cs="Times New Roman"/>
        </w:rPr>
        <w:lastRenderedPageBreak/>
        <w:t xml:space="preserve">Conversely, some temperate regions receive massive amounts of nitrogen from upwelling and run-off </w:t>
      </w:r>
      <w:r>
        <w:rPr>
          <w:rFonts w:ascii="Times New Roman" w:hAnsi="Times New Roman" w:cs="Times New Roman"/>
        </w:rPr>
        <w:fldChar w:fldCharType="begin"/>
      </w:r>
      <w:r>
        <w:rPr>
          <w:rFonts w:ascii="Times New Roman" w:hAnsi="Times New Roman" w:cs="Times New Roman"/>
        </w:rPr>
        <w:instrText xml:space="preserve"> ADDIN ZOTERO_ITEM CSL_CITATION {"citationID":"8xMPHKbr","properties":{"formattedCitation":"(Pawlowicz, 2017)","plainCitation":"(Pawlowicz, 2017)","noteIndex":0},"citationItems":[{"id":1773,"uris":["http://zotero.org/users/local/idKDtb7T/items/E8HMS8N2"],"itemData":{"id":1773,"type":"article-journal","abstract":"The west coast of Vancouver Island (WCVI) is an important marine ecosystem in which concentrations of dissolved oxygen can reach hypoxic levels at certain times of the year. Although the general features of its oceanography are well understood, little is known in particular about the seasonal cycle of oxygen in shelf areas and its interannual variability. It is possible that high temporal resolution monitoring efforts could be carried out relatively easily in sheltered fjords adjacent to the shelf, but the linkages between conditions in these fjords and those on the shelf are also not known. Here a 10-year time series of monthly hydrographic stations in Barkley Sound, British Columbia, is used to identify the seasonal cycle of temperature, salinity, density, dissolved oxygen, and chlorophyll fluorescence in a WCVI fjord. Analysis suggests that there is a standard estuarine circulation in surface and near-surface waters of the Sound, as well as a deep renewal cycle in intermediate and deep waters, and that the two are largely independent. The deep basin in the Sound undergoes annual summer renewals in response to wind-driven upwelling on the shelf, separated by stagnation and hypoxia during fall, winter, and spring downwelling periods. Other than for the stagnant deep waters in winter, residence times in different parts of the Sound are only a few weeks. Barkley Sound characteristics thus adjust rapidly to shelf conditions, and inshore measurements can be used with care as a proxy for some shelf properties. However, phytoplankton biomass does not appear to be affected by the onset of deep renewal and the associated reversal of along-shore winds and instead responds to local factors. Finally, once the seasonal cycle has been accounted for, interannual variations in temperature, density, and dissolved oxygen are uncoupled, possibly in response to longer-term changes in the characteristics of source waters offshore and/or to changes in shelf processes.","container-title":"Atmosphere-Ocean","DOI":"10.1080/07055900.2017.1374240","ISSN":"0705-5900","issue":"4-5","note":"publisher: Taylor &amp; Francis\n_eprint: https://doi.org/10.1080/07055900.2017.1374240","page":"264-283","source":"Taylor and Francis+NEJM","title":"Seasonal cycles, hypoxia, and renewal in a coastal fjord (Barkley Sound, British Columbia)","volume":"55","author":[{"family":"Pawlowicz","given":"R."}],"issued":{"date-parts":[["2017",10,20]]}}}],"schema":"https://github.com/citation-style-language/schema/raw/master/csl-citation.json"}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(Pawlowicz, 2017)</w:t>
      </w:r>
      <w:r>
        <w:rPr>
          <w:rFonts w:ascii="Times New Roman" w:hAnsi="Times New Roman" w:cs="Times New Roman"/>
        </w:rPr>
        <w:fldChar w:fldCharType="end"/>
      </w:r>
      <w:r>
        <w:rPr>
          <w:rFonts w:ascii="Times New Roman" w:hAnsi="Times New Roman" w:cs="Times New Roman"/>
        </w:rPr>
        <w:t xml:space="preserve">. </w:t>
      </w:r>
      <w:ins w:id="499" w:author="Isabelle Cote" w:date="2023-04-26T15:00:00Z">
        <w:r w:rsidR="000957F3">
          <w:rPr>
            <w:rFonts w:ascii="Times New Roman" w:hAnsi="Times New Roman" w:cs="Times New Roman"/>
          </w:rPr>
          <w:t>However, if the</w:t>
        </w:r>
        <w:r w:rsidR="000957F3" w:rsidRPr="000957F3">
          <w:rPr>
            <w:rFonts w:ascii="Times New Roman" w:hAnsi="Times New Roman" w:cs="Times New Roman"/>
          </w:rPr>
          <w:t xml:space="preserve"> </w:t>
        </w:r>
        <w:r w:rsidR="000957F3">
          <w:rPr>
            <w:rFonts w:ascii="Times New Roman" w:hAnsi="Times New Roman" w:cs="Times New Roman"/>
          </w:rPr>
          <w:t xml:space="preserve">correlation between the </w:t>
        </w:r>
      </w:ins>
      <w:del w:id="500" w:author="Isabelle Cote" w:date="2023-04-26T14:49:00Z">
        <w:r w:rsidDel="00033DDE">
          <w:rPr>
            <w:rFonts w:ascii="Times New Roman" w:hAnsi="Times New Roman" w:cs="Times New Roman"/>
          </w:rPr>
          <w:delText xml:space="preserve"> </w:delText>
        </w:r>
      </w:del>
      <w:ins w:id="501" w:author="Isabelle Cote" w:date="2023-04-26T14:56:00Z">
        <w:r w:rsidR="000957F3">
          <w:rPr>
            <w:rFonts w:ascii="Times New Roman" w:hAnsi="Times New Roman" w:cs="Times New Roman"/>
          </w:rPr>
          <w:t>availability</w:t>
        </w:r>
      </w:ins>
      <w:ins w:id="502" w:author="Isabelle Cote" w:date="2023-04-26T14:49:00Z">
        <w:r w:rsidR="00033DDE">
          <w:rPr>
            <w:rFonts w:ascii="Times New Roman" w:hAnsi="Times New Roman" w:cs="Times New Roman"/>
          </w:rPr>
          <w:t xml:space="preserve"> of background nutrients </w:t>
        </w:r>
      </w:ins>
      <w:ins w:id="503" w:author="Isabelle Cote" w:date="2023-04-26T15:00:00Z">
        <w:r w:rsidR="000957F3">
          <w:rPr>
            <w:rFonts w:ascii="Times New Roman" w:hAnsi="Times New Roman" w:cs="Times New Roman"/>
          </w:rPr>
          <w:t xml:space="preserve">and latitude is weak, the former </w:t>
        </w:r>
      </w:ins>
      <w:ins w:id="504" w:author="Isabelle Cote" w:date="2023-04-26T14:49:00Z">
        <w:r w:rsidR="00033DDE">
          <w:rPr>
            <w:rFonts w:ascii="Times New Roman" w:hAnsi="Times New Roman" w:cs="Times New Roman"/>
          </w:rPr>
          <w:t xml:space="preserve">could be more important than </w:t>
        </w:r>
      </w:ins>
      <w:ins w:id="505" w:author="Isabelle Cote" w:date="2023-04-26T15:00:00Z">
        <w:r w:rsidR="000957F3">
          <w:rPr>
            <w:rFonts w:ascii="Times New Roman" w:hAnsi="Times New Roman" w:cs="Times New Roman"/>
          </w:rPr>
          <w:t>the latter</w:t>
        </w:r>
      </w:ins>
      <w:ins w:id="506" w:author="Isabelle Cote" w:date="2023-04-26T14:50:00Z">
        <w:r w:rsidR="00033DDE">
          <w:rPr>
            <w:rFonts w:ascii="Times New Roman" w:hAnsi="Times New Roman" w:cs="Times New Roman"/>
          </w:rPr>
          <w:t>. Our results suggest that th</w:t>
        </w:r>
      </w:ins>
      <w:ins w:id="507" w:author="Isabelle Cote" w:date="2023-04-26T15:01:00Z">
        <w:r w:rsidR="000957F3">
          <w:rPr>
            <w:rFonts w:ascii="Times New Roman" w:hAnsi="Times New Roman" w:cs="Times New Roman"/>
          </w:rPr>
          <w:t>ere is</w:t>
        </w:r>
      </w:ins>
      <w:ins w:id="508" w:author="Isabelle Cote" w:date="2023-04-26T14:52:00Z">
        <w:r w:rsidR="00033DDE">
          <w:rPr>
            <w:rFonts w:ascii="Times New Roman" w:hAnsi="Times New Roman" w:cs="Times New Roman"/>
          </w:rPr>
          <w:t xml:space="preserve"> high variability</w:t>
        </w:r>
      </w:ins>
      <w:ins w:id="509" w:author="Isabelle Cote" w:date="2023-04-26T14:56:00Z">
        <w:r w:rsidR="000957F3">
          <w:rPr>
            <w:rFonts w:ascii="Times New Roman" w:hAnsi="Times New Roman" w:cs="Times New Roman"/>
          </w:rPr>
          <w:t xml:space="preserve"> of background nutrients</w:t>
        </w:r>
      </w:ins>
      <w:ins w:id="510" w:author="Isabelle Cote" w:date="2023-04-26T14:52:00Z">
        <w:r w:rsidR="00033DDE">
          <w:rPr>
            <w:rFonts w:ascii="Times New Roman" w:hAnsi="Times New Roman" w:cs="Times New Roman"/>
          </w:rPr>
          <w:t xml:space="preserve"> at high latitudes</w:t>
        </w:r>
      </w:ins>
      <w:ins w:id="511" w:author="Isabelle Cote" w:date="2023-04-26T14:57:00Z">
        <w:r w:rsidR="000957F3">
          <w:rPr>
            <w:rFonts w:ascii="Times New Roman" w:hAnsi="Times New Roman" w:cs="Times New Roman"/>
          </w:rPr>
          <w:t xml:space="preserve"> </w:t>
        </w:r>
        <w:commentRangeStart w:id="512"/>
        <w:r w:rsidR="000957F3">
          <w:rPr>
            <w:rFonts w:ascii="Times New Roman" w:hAnsi="Times New Roman" w:cs="Times New Roman"/>
          </w:rPr>
          <w:t>so</w:t>
        </w:r>
      </w:ins>
      <w:commentRangeEnd w:id="512"/>
      <w:ins w:id="513" w:author="Isabelle Cote" w:date="2023-04-26T15:01:00Z">
        <w:r w:rsidR="000957F3">
          <w:rPr>
            <w:rStyle w:val="CommentReference"/>
          </w:rPr>
          <w:commentReference w:id="512"/>
        </w:r>
      </w:ins>
      <w:ins w:id="514" w:author="Isabelle Cote" w:date="2023-04-26T14:57:00Z">
        <w:r w:rsidR="000957F3">
          <w:rPr>
            <w:rFonts w:ascii="Times New Roman" w:hAnsi="Times New Roman" w:cs="Times New Roman"/>
          </w:rPr>
          <w:t xml:space="preserve"> there are high-latitude places </w:t>
        </w:r>
      </w:ins>
      <w:ins w:id="515" w:author="Isabelle Cote" w:date="2023-04-26T15:01:00Z">
        <w:r w:rsidR="000957F3">
          <w:rPr>
            <w:rFonts w:ascii="Times New Roman" w:hAnsi="Times New Roman" w:cs="Times New Roman"/>
          </w:rPr>
          <w:t xml:space="preserve">that are </w:t>
        </w:r>
      </w:ins>
      <w:ins w:id="516" w:author="Isabelle Cote" w:date="2023-04-26T14:57:00Z">
        <w:r w:rsidR="000957F3">
          <w:rPr>
            <w:rFonts w:ascii="Times New Roman" w:hAnsi="Times New Roman" w:cs="Times New Roman"/>
          </w:rPr>
          <w:t>as nutrient-impoverished as tropical areas</w:t>
        </w:r>
      </w:ins>
      <w:ins w:id="517" w:author="Isabelle Cote" w:date="2023-04-26T14:52:00Z">
        <w:r w:rsidR="00033DDE">
          <w:rPr>
            <w:rFonts w:ascii="Times New Roman" w:hAnsi="Times New Roman" w:cs="Times New Roman"/>
          </w:rPr>
          <w:t xml:space="preserve">. Nevertheless, </w:t>
        </w:r>
      </w:ins>
      <w:ins w:id="518" w:author="Isabelle Cote" w:date="2023-04-26T14:58:00Z">
        <w:r w:rsidR="000957F3">
          <w:rPr>
            <w:rFonts w:ascii="Times New Roman" w:hAnsi="Times New Roman" w:cs="Times New Roman"/>
          </w:rPr>
          <w:t xml:space="preserve">we found </w:t>
        </w:r>
      </w:ins>
      <w:ins w:id="519" w:author="Isabelle Cote" w:date="2023-04-26T14:53:00Z">
        <w:r w:rsidR="000957F3">
          <w:rPr>
            <w:rFonts w:ascii="Times New Roman" w:hAnsi="Times New Roman" w:cs="Times New Roman"/>
          </w:rPr>
          <w:t xml:space="preserve">no </w:t>
        </w:r>
      </w:ins>
      <w:ins w:id="520" w:author="Isabelle Cote" w:date="2023-04-26T14:59:00Z">
        <w:r w:rsidR="000957F3">
          <w:rPr>
            <w:rFonts w:ascii="Times New Roman" w:hAnsi="Times New Roman" w:cs="Times New Roman"/>
          </w:rPr>
          <w:t xml:space="preserve">significant </w:t>
        </w:r>
      </w:ins>
      <w:ins w:id="521" w:author="Isabelle Cote" w:date="2023-04-26T14:53:00Z">
        <w:r w:rsidR="000957F3">
          <w:rPr>
            <w:rFonts w:ascii="Times New Roman" w:hAnsi="Times New Roman" w:cs="Times New Roman"/>
          </w:rPr>
          <w:t>effect of background nutrient</w:t>
        </w:r>
      </w:ins>
      <w:ins w:id="522" w:author="Isabelle Cote" w:date="2023-04-26T14:58:00Z">
        <w:r w:rsidR="000957F3">
          <w:rPr>
            <w:rFonts w:ascii="Times New Roman" w:hAnsi="Times New Roman" w:cs="Times New Roman"/>
          </w:rPr>
          <w:t xml:space="preserve"> concentrations</w:t>
        </w:r>
      </w:ins>
      <w:r w:rsidR="000957F3" w:rsidRPr="000957F3">
        <w:rPr>
          <w:rFonts w:ascii="Times New Roman" w:hAnsi="Times New Roman" w:cs="Times New Roman"/>
        </w:rPr>
        <w:t xml:space="preserve"> </w:t>
      </w:r>
      <w:del w:id="523" w:author="Isabelle Cote" w:date="2023-04-26T14:58:00Z">
        <w:r w:rsidR="000957F3" w:rsidDel="000957F3">
          <w:rPr>
            <w:rFonts w:ascii="Times New Roman" w:hAnsi="Times New Roman" w:cs="Times New Roman"/>
          </w:rPr>
          <w:delText>While we didn’t find a significant relationship between background nutrient availability and</w:delText>
        </w:r>
      </w:del>
      <w:ins w:id="524" w:author="Isabelle Cote" w:date="2023-04-26T14:58:00Z">
        <w:r w:rsidR="000957F3">
          <w:rPr>
            <w:rFonts w:ascii="Times New Roman" w:hAnsi="Times New Roman" w:cs="Times New Roman"/>
          </w:rPr>
          <w:t>on</w:t>
        </w:r>
      </w:ins>
      <w:r w:rsidR="000957F3">
        <w:rPr>
          <w:rFonts w:ascii="Times New Roman" w:hAnsi="Times New Roman" w:cs="Times New Roman"/>
        </w:rPr>
        <w:t xml:space="preserve"> the effect of CNC on </w:t>
      </w:r>
      <w:commentRangeStart w:id="525"/>
      <w:r w:rsidR="000957F3">
        <w:rPr>
          <w:rFonts w:ascii="Times New Roman" w:hAnsi="Times New Roman" w:cs="Times New Roman"/>
        </w:rPr>
        <w:t>productivity</w:t>
      </w:r>
      <w:commentRangeEnd w:id="525"/>
      <w:r w:rsidR="002C157E">
        <w:rPr>
          <w:rStyle w:val="CommentReference"/>
        </w:rPr>
        <w:commentReference w:id="525"/>
      </w:r>
      <w:ins w:id="526" w:author="Isabelle Cote" w:date="2023-04-26T14:58:00Z">
        <w:r w:rsidR="000957F3">
          <w:rPr>
            <w:rFonts w:ascii="Times New Roman" w:hAnsi="Times New Roman" w:cs="Times New Roman"/>
          </w:rPr>
          <w:t>.</w:t>
        </w:r>
      </w:ins>
      <w:del w:id="527" w:author="Isabelle Cote" w:date="2023-04-26T14:58:00Z">
        <w:r w:rsidR="000957F3" w:rsidDel="000957F3">
          <w:rPr>
            <w:rFonts w:ascii="Times New Roman" w:hAnsi="Times New Roman" w:cs="Times New Roman"/>
          </w:rPr>
          <w:delText>,</w:delText>
        </w:r>
      </w:del>
      <w:r w:rsidR="000957F3">
        <w:rPr>
          <w:rFonts w:ascii="Times New Roman" w:hAnsi="Times New Roman" w:cs="Times New Roman"/>
        </w:rPr>
        <w:t xml:space="preserve"> </w:t>
      </w:r>
      <w:del w:id="528" w:author="Isabelle Cote" w:date="2023-04-26T15:02:00Z">
        <w:r w:rsidR="000957F3" w:rsidDel="000957F3">
          <w:rPr>
            <w:rFonts w:ascii="Times New Roman" w:hAnsi="Times New Roman" w:cs="Times New Roman"/>
          </w:rPr>
          <w:delText xml:space="preserve">the </w:delText>
        </w:r>
      </w:del>
      <w:ins w:id="529" w:author="Isabelle Cote" w:date="2023-04-26T15:02:00Z">
        <w:r w:rsidR="000957F3">
          <w:rPr>
            <w:rFonts w:ascii="Times New Roman" w:hAnsi="Times New Roman" w:cs="Times New Roman"/>
          </w:rPr>
          <w:t>Moreover, t</w:t>
        </w:r>
        <w:r w:rsidR="000957F3">
          <w:rPr>
            <w:rFonts w:ascii="Times New Roman" w:hAnsi="Times New Roman" w:cs="Times New Roman"/>
          </w:rPr>
          <w:t xml:space="preserve">he </w:t>
        </w:r>
        <w:r w:rsidR="000957F3">
          <w:rPr>
            <w:rFonts w:ascii="Times New Roman" w:hAnsi="Times New Roman" w:cs="Times New Roman"/>
          </w:rPr>
          <w:t xml:space="preserve">average effect </w:t>
        </w:r>
      </w:ins>
      <w:del w:id="530" w:author="Isabelle Cote" w:date="2023-04-26T15:02:00Z">
        <w:r w:rsidR="000957F3" w:rsidDel="000957F3">
          <w:rPr>
            <w:rFonts w:ascii="Times New Roman" w:hAnsi="Times New Roman" w:cs="Times New Roman"/>
          </w:rPr>
          <w:delText xml:space="preserve">observed relationship </w:delText>
        </w:r>
      </w:del>
      <w:r w:rsidR="000957F3">
        <w:rPr>
          <w:rFonts w:ascii="Times New Roman" w:hAnsi="Times New Roman" w:cs="Times New Roman"/>
        </w:rPr>
        <w:t xml:space="preserve">was positive, suggesting that producers may respond </w:t>
      </w:r>
      <w:ins w:id="531" w:author="Isabelle Cote" w:date="2023-04-26T15:02:00Z">
        <w:r w:rsidR="000957F3">
          <w:rPr>
            <w:rFonts w:ascii="Times New Roman" w:hAnsi="Times New Roman" w:cs="Times New Roman"/>
          </w:rPr>
          <w:t xml:space="preserve">more </w:t>
        </w:r>
      </w:ins>
      <w:del w:id="532" w:author="Isabelle Cote" w:date="2023-04-26T15:02:00Z">
        <w:r w:rsidR="000957F3" w:rsidDel="000957F3">
          <w:rPr>
            <w:rFonts w:ascii="Times New Roman" w:hAnsi="Times New Roman" w:cs="Times New Roman"/>
          </w:rPr>
          <w:delText xml:space="preserve">stronger </w:delText>
        </w:r>
      </w:del>
      <w:ins w:id="533" w:author="Isabelle Cote" w:date="2023-04-26T15:02:00Z">
        <w:r w:rsidR="000957F3">
          <w:rPr>
            <w:rFonts w:ascii="Times New Roman" w:hAnsi="Times New Roman" w:cs="Times New Roman"/>
          </w:rPr>
          <w:t>strong</w:t>
        </w:r>
        <w:r w:rsidR="000957F3">
          <w:rPr>
            <w:rFonts w:ascii="Times New Roman" w:hAnsi="Times New Roman" w:cs="Times New Roman"/>
          </w:rPr>
          <w:t>ly</w:t>
        </w:r>
        <w:r w:rsidR="000957F3">
          <w:rPr>
            <w:rFonts w:ascii="Times New Roman" w:hAnsi="Times New Roman" w:cs="Times New Roman"/>
          </w:rPr>
          <w:t xml:space="preserve"> </w:t>
        </w:r>
      </w:ins>
      <w:r w:rsidR="000957F3">
        <w:rPr>
          <w:rFonts w:ascii="Times New Roman" w:hAnsi="Times New Roman" w:cs="Times New Roman"/>
        </w:rPr>
        <w:t xml:space="preserve">to CNC in </w:t>
      </w:r>
      <w:del w:id="534" w:author="Isabelle Cote" w:date="2023-04-26T15:03:00Z">
        <w:r w:rsidR="000957F3" w:rsidDel="000957F3">
          <w:rPr>
            <w:rFonts w:ascii="Times New Roman" w:hAnsi="Times New Roman" w:cs="Times New Roman"/>
          </w:rPr>
          <w:delText xml:space="preserve">higher </w:delText>
        </w:r>
      </w:del>
      <w:ins w:id="535" w:author="Isabelle Cote" w:date="2023-04-26T15:03:00Z">
        <w:r w:rsidR="000957F3">
          <w:rPr>
            <w:rFonts w:ascii="Times New Roman" w:hAnsi="Times New Roman" w:cs="Times New Roman"/>
          </w:rPr>
          <w:t>more</w:t>
        </w:r>
        <w:r w:rsidR="000957F3">
          <w:rPr>
            <w:rFonts w:ascii="Times New Roman" w:hAnsi="Times New Roman" w:cs="Times New Roman"/>
          </w:rPr>
          <w:t xml:space="preserve"> </w:t>
        </w:r>
      </w:ins>
      <w:r w:rsidR="000957F3">
        <w:rPr>
          <w:rFonts w:ascii="Times New Roman" w:hAnsi="Times New Roman" w:cs="Times New Roman"/>
        </w:rPr>
        <w:t>nutrient</w:t>
      </w:r>
      <w:ins w:id="536" w:author="Isabelle Cote" w:date="2023-04-26T15:03:00Z">
        <w:r w:rsidR="000957F3">
          <w:rPr>
            <w:rFonts w:ascii="Times New Roman" w:hAnsi="Times New Roman" w:cs="Times New Roman"/>
          </w:rPr>
          <w:t>-rich</w:t>
        </w:r>
      </w:ins>
      <w:r w:rsidR="000957F3">
        <w:rPr>
          <w:rFonts w:ascii="Times New Roman" w:hAnsi="Times New Roman" w:cs="Times New Roman"/>
        </w:rPr>
        <w:t xml:space="preserve"> waters. While this is at odds with the conventional wisdom that CNC </w:t>
      </w:r>
      <w:del w:id="537" w:author="Isabelle Cote" w:date="2023-04-26T15:03:00Z">
        <w:r w:rsidR="000957F3" w:rsidDel="000957F3">
          <w:rPr>
            <w:rFonts w:ascii="Times New Roman" w:hAnsi="Times New Roman" w:cs="Times New Roman"/>
          </w:rPr>
          <w:delText xml:space="preserve">would </w:delText>
        </w:r>
      </w:del>
      <w:ins w:id="538" w:author="Isabelle Cote" w:date="2023-04-26T15:03:00Z">
        <w:r w:rsidR="000957F3">
          <w:rPr>
            <w:rFonts w:ascii="Times New Roman" w:hAnsi="Times New Roman" w:cs="Times New Roman"/>
          </w:rPr>
          <w:t>sh</w:t>
        </w:r>
        <w:r w:rsidR="000957F3">
          <w:rPr>
            <w:rFonts w:ascii="Times New Roman" w:hAnsi="Times New Roman" w:cs="Times New Roman"/>
          </w:rPr>
          <w:t xml:space="preserve">ould </w:t>
        </w:r>
      </w:ins>
      <w:r w:rsidR="000957F3">
        <w:rPr>
          <w:rFonts w:ascii="Times New Roman" w:hAnsi="Times New Roman" w:cs="Times New Roman"/>
        </w:rPr>
        <w:t xml:space="preserve">have </w:t>
      </w:r>
      <w:del w:id="539" w:author="Isabelle Cote" w:date="2023-04-26T15:03:00Z">
        <w:r w:rsidR="000957F3" w:rsidDel="000957F3">
          <w:rPr>
            <w:rFonts w:ascii="Times New Roman" w:hAnsi="Times New Roman" w:cs="Times New Roman"/>
          </w:rPr>
          <w:delText>higher impacts</w:delText>
        </w:r>
      </w:del>
      <w:ins w:id="540" w:author="Isabelle Cote" w:date="2023-04-26T15:03:00Z">
        <w:r w:rsidR="000957F3">
          <w:rPr>
            <w:rFonts w:ascii="Times New Roman" w:hAnsi="Times New Roman" w:cs="Times New Roman"/>
          </w:rPr>
          <w:t>a greater effect</w:t>
        </w:r>
      </w:ins>
      <w:r w:rsidR="000957F3">
        <w:rPr>
          <w:rFonts w:ascii="Times New Roman" w:hAnsi="Times New Roman" w:cs="Times New Roman"/>
        </w:rPr>
        <w:t xml:space="preserve"> in </w:t>
      </w:r>
      <w:del w:id="541" w:author="Isabelle Cote" w:date="2023-04-26T15:03:00Z">
        <w:r w:rsidR="000957F3" w:rsidDel="000957F3">
          <w:rPr>
            <w:rFonts w:ascii="Times New Roman" w:hAnsi="Times New Roman" w:cs="Times New Roman"/>
          </w:rPr>
          <w:delText xml:space="preserve">lower </w:delText>
        </w:r>
      </w:del>
      <w:r w:rsidR="000957F3">
        <w:rPr>
          <w:rFonts w:ascii="Times New Roman" w:hAnsi="Times New Roman" w:cs="Times New Roman"/>
        </w:rPr>
        <w:t>nutrient</w:t>
      </w:r>
      <w:del w:id="542" w:author="Isabelle Cote" w:date="2023-04-26T15:03:00Z">
        <w:r w:rsidR="000957F3" w:rsidDel="000957F3">
          <w:rPr>
            <w:rFonts w:ascii="Times New Roman" w:hAnsi="Times New Roman" w:cs="Times New Roman"/>
          </w:rPr>
          <w:delText xml:space="preserve"> water</w:delText>
        </w:r>
      </w:del>
      <w:ins w:id="543" w:author="Isabelle Cote" w:date="2023-04-26T15:03:00Z">
        <w:r w:rsidR="000957F3">
          <w:rPr>
            <w:rFonts w:ascii="Times New Roman" w:hAnsi="Times New Roman" w:cs="Times New Roman"/>
          </w:rPr>
          <w:t>-poor environments</w:t>
        </w:r>
      </w:ins>
      <w:r w:rsidR="000957F3">
        <w:rPr>
          <w:rFonts w:ascii="Times New Roman" w:hAnsi="Times New Roman" w:cs="Times New Roman"/>
        </w:rPr>
        <w:t>, this may be in line with plant physiology. Past exposure to nutrients can influence future uptake rates, and some plants grown in high</w:t>
      </w:r>
      <w:ins w:id="544" w:author="Isabelle Cote" w:date="2023-04-26T15:04:00Z">
        <w:r w:rsidR="000957F3">
          <w:rPr>
            <w:rFonts w:ascii="Times New Roman" w:hAnsi="Times New Roman" w:cs="Times New Roman"/>
          </w:rPr>
          <w:t>-</w:t>
        </w:r>
      </w:ins>
      <w:del w:id="545" w:author="Isabelle Cote" w:date="2023-04-26T15:04:00Z">
        <w:r w:rsidR="000957F3" w:rsidDel="000957F3">
          <w:rPr>
            <w:rFonts w:ascii="Times New Roman" w:hAnsi="Times New Roman" w:cs="Times New Roman"/>
          </w:rPr>
          <w:delText xml:space="preserve"> </w:delText>
        </w:r>
      </w:del>
      <w:r w:rsidR="000957F3">
        <w:rPr>
          <w:rFonts w:ascii="Times New Roman" w:hAnsi="Times New Roman" w:cs="Times New Roman"/>
        </w:rPr>
        <w:t xml:space="preserve">nitrogen conditions </w:t>
      </w:r>
      <w:del w:id="546" w:author="Isabelle Cote" w:date="2023-04-26T15:04:00Z">
        <w:r w:rsidR="000957F3" w:rsidDel="002C157E">
          <w:rPr>
            <w:rFonts w:ascii="Times New Roman" w:hAnsi="Times New Roman" w:cs="Times New Roman"/>
          </w:rPr>
          <w:delText xml:space="preserve">increased </w:delText>
        </w:r>
      </w:del>
      <w:ins w:id="547" w:author="Isabelle Cote" w:date="2023-04-26T15:04:00Z">
        <w:r w:rsidR="002C157E">
          <w:rPr>
            <w:rFonts w:ascii="Times New Roman" w:hAnsi="Times New Roman" w:cs="Times New Roman"/>
          </w:rPr>
          <w:t>have a greater</w:t>
        </w:r>
      </w:ins>
      <w:del w:id="548" w:author="Isabelle Cote" w:date="2023-04-26T15:04:00Z">
        <w:r w:rsidR="000957F3" w:rsidDel="002C157E">
          <w:rPr>
            <w:rFonts w:ascii="Times New Roman" w:hAnsi="Times New Roman" w:cs="Times New Roman"/>
          </w:rPr>
          <w:delText>their</w:delText>
        </w:r>
      </w:del>
      <w:r w:rsidR="000957F3">
        <w:rPr>
          <w:rFonts w:ascii="Times New Roman" w:hAnsi="Times New Roman" w:cs="Times New Roman"/>
        </w:rPr>
        <w:t xml:space="preserve"> ability to uptake ammonium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{"citationID":"cpTVbA01","properties":{"formattedCitation":"(Zalamea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(Zalamea et al., 2016)</w:t>
      </w:r>
      <w:r w:rsidR="000957F3">
        <w:rPr>
          <w:rFonts w:ascii="Times New Roman" w:hAnsi="Times New Roman" w:cs="Times New Roman"/>
        </w:rPr>
        <w:fldChar w:fldCharType="end"/>
      </w:r>
      <w:r w:rsidR="000957F3">
        <w:rPr>
          <w:rFonts w:ascii="Times New Roman" w:hAnsi="Times New Roman" w:cs="Times New Roman"/>
        </w:rPr>
        <w:t xml:space="preserve">. In fertilization experiments, </w:t>
      </w:r>
      <w:del w:id="549" w:author="Isabelle Cote" w:date="2023-04-26T15:04:00Z">
        <w:r w:rsidR="000957F3" w:rsidDel="002C157E">
          <w:rPr>
            <w:rFonts w:ascii="Times New Roman" w:hAnsi="Times New Roman" w:cs="Times New Roman"/>
          </w:rPr>
          <w:delText xml:space="preserve">sometimes </w:delText>
        </w:r>
      </w:del>
      <w:r w:rsidR="000957F3">
        <w:rPr>
          <w:rFonts w:ascii="Times New Roman" w:hAnsi="Times New Roman" w:cs="Times New Roman"/>
        </w:rPr>
        <w:t xml:space="preserve">plots are </w:t>
      </w:r>
      <w:ins w:id="550" w:author="Isabelle Cote" w:date="2023-04-26T15:04:00Z">
        <w:r w:rsidR="002C157E">
          <w:rPr>
            <w:rFonts w:ascii="Times New Roman" w:hAnsi="Times New Roman" w:cs="Times New Roman"/>
          </w:rPr>
          <w:t xml:space="preserve">sometimes </w:t>
        </w:r>
      </w:ins>
      <w:r w:rsidR="000957F3">
        <w:rPr>
          <w:rFonts w:ascii="Times New Roman" w:hAnsi="Times New Roman" w:cs="Times New Roman"/>
        </w:rPr>
        <w:t xml:space="preserve">taken over by producers with larger potential for uptake and </w:t>
      </w:r>
      <w:del w:id="551" w:author="Isabelle Cote" w:date="2023-04-26T15:04:00Z">
        <w:r w:rsidR="000957F3" w:rsidDel="002C157E">
          <w:rPr>
            <w:rFonts w:ascii="Times New Roman" w:hAnsi="Times New Roman" w:cs="Times New Roman"/>
          </w:rPr>
          <w:delText xml:space="preserve">utilization </w:delText>
        </w:r>
      </w:del>
      <w:ins w:id="552" w:author="Isabelle Cote" w:date="2023-04-26T15:04:00Z">
        <w:r w:rsidR="002C157E">
          <w:rPr>
            <w:rFonts w:ascii="Times New Roman" w:hAnsi="Times New Roman" w:cs="Times New Roman"/>
          </w:rPr>
          <w:t>assimilation</w:t>
        </w:r>
        <w:r w:rsidR="002C157E">
          <w:rPr>
            <w:rFonts w:ascii="Times New Roman" w:hAnsi="Times New Roman" w:cs="Times New Roman"/>
          </w:rPr>
          <w:t xml:space="preserve"> </w:t>
        </w:r>
      </w:ins>
      <w:r w:rsidR="000957F3">
        <w:rPr>
          <w:rFonts w:ascii="Times New Roman" w:hAnsi="Times New Roman" w:cs="Times New Roman"/>
        </w:rPr>
        <w:t xml:space="preserve">of these nutrients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{"citationID":"yC6Y4jMK","properties":{"formattedCitation":"(Gough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(Gough et al., 2016)</w:t>
      </w:r>
      <w:r w:rsidR="000957F3">
        <w:rPr>
          <w:rFonts w:ascii="Times New Roman" w:hAnsi="Times New Roman" w:cs="Times New Roman"/>
        </w:rPr>
        <w:fldChar w:fldCharType="end"/>
      </w:r>
      <w:r w:rsidR="000957F3">
        <w:rPr>
          <w:rFonts w:ascii="Times New Roman" w:hAnsi="Times New Roman" w:cs="Times New Roman"/>
        </w:rPr>
        <w:t xml:space="preserve">, so it follows that producer communities exposed to high nutrient availability may be </w:t>
      </w:r>
      <w:del w:id="553" w:author="Isabelle Cote" w:date="2023-04-26T15:05:00Z">
        <w:r w:rsidR="000957F3" w:rsidDel="002C157E">
          <w:rPr>
            <w:rFonts w:ascii="Times New Roman" w:hAnsi="Times New Roman" w:cs="Times New Roman"/>
          </w:rPr>
          <w:delText xml:space="preserve">comprised </w:delText>
        </w:r>
      </w:del>
      <w:ins w:id="554" w:author="Isabelle Cote" w:date="2023-04-26T15:05:00Z">
        <w:r w:rsidR="002C157E">
          <w:rPr>
            <w:rFonts w:ascii="Times New Roman" w:hAnsi="Times New Roman" w:cs="Times New Roman"/>
          </w:rPr>
          <w:t>composed</w:t>
        </w:r>
        <w:r w:rsidR="002C157E">
          <w:rPr>
            <w:rFonts w:ascii="Times New Roman" w:hAnsi="Times New Roman" w:cs="Times New Roman"/>
          </w:rPr>
          <w:t xml:space="preserve"> </w:t>
        </w:r>
      </w:ins>
      <w:r w:rsidR="000957F3">
        <w:rPr>
          <w:rFonts w:ascii="Times New Roman" w:hAnsi="Times New Roman" w:cs="Times New Roman"/>
        </w:rPr>
        <w:t xml:space="preserve">of species that are able to uptake and use nutrients well. </w:t>
      </w:r>
      <w:ins w:id="555" w:author="Isabelle Cote" w:date="2023-04-26T15:07:00Z">
        <w:r w:rsidR="002C157E">
          <w:rPr>
            <w:rFonts w:ascii="Times New Roman" w:hAnsi="Times New Roman" w:cs="Times New Roman"/>
          </w:rPr>
          <w:t>For example,</w:t>
        </w:r>
      </w:ins>
      <w:ins w:id="556" w:author="Isabelle Cote" w:date="2023-04-26T15:05:00Z">
        <w:r w:rsidR="002C157E">
          <w:rPr>
            <w:rFonts w:ascii="Times New Roman" w:hAnsi="Times New Roman" w:cs="Times New Roman"/>
          </w:rPr>
          <w:t xml:space="preserve"> temp</w:t>
        </w:r>
      </w:ins>
      <w:ins w:id="557" w:author="Isabelle Cote" w:date="2023-04-26T15:06:00Z">
        <w:r w:rsidR="002C157E">
          <w:rPr>
            <w:rFonts w:ascii="Times New Roman" w:hAnsi="Times New Roman" w:cs="Times New Roman"/>
          </w:rPr>
          <w:t>erate seaweeds</w:t>
        </w:r>
      </w:ins>
      <w:ins w:id="558" w:author="Isabelle Cote" w:date="2023-04-26T15:07:00Z">
        <w:r w:rsidR="002C157E">
          <w:rPr>
            <w:rFonts w:ascii="Times New Roman" w:hAnsi="Times New Roman" w:cs="Times New Roman"/>
          </w:rPr>
          <w:t xml:space="preserve">, such as </w:t>
        </w:r>
        <w:r w:rsidR="002C157E">
          <w:rPr>
            <w:rFonts w:ascii="Times New Roman" w:hAnsi="Times New Roman" w:cs="Times New Roman"/>
          </w:rPr>
          <w:t>giant kelp</w:t>
        </w:r>
        <w:r w:rsidR="002C157E">
          <w:rPr>
            <w:rFonts w:ascii="Times New Roman" w:hAnsi="Times New Roman" w:cs="Times New Roman"/>
          </w:rPr>
          <w:t xml:space="preserve"> Latin name,</w:t>
        </w:r>
        <w:r w:rsidR="002C157E">
          <w:rPr>
            <w:rFonts w:ascii="Times New Roman" w:hAnsi="Times New Roman" w:cs="Times New Roman"/>
          </w:rPr>
          <w:t xml:space="preserve"> from nutrient-r</w:t>
        </w:r>
      </w:ins>
      <w:ins w:id="559" w:author="Isabelle Cote" w:date="2023-04-26T15:09:00Z">
        <w:r w:rsidR="002C157E">
          <w:rPr>
            <w:rFonts w:ascii="Times New Roman" w:hAnsi="Times New Roman" w:cs="Times New Roman"/>
          </w:rPr>
          <w:t>ich</w:t>
        </w:r>
      </w:ins>
      <w:ins w:id="560" w:author="Isabelle Cote" w:date="2023-04-26T15:07:00Z">
        <w:r w:rsidR="002C157E">
          <w:rPr>
            <w:rFonts w:ascii="Times New Roman" w:hAnsi="Times New Roman" w:cs="Times New Roman"/>
          </w:rPr>
          <w:t xml:space="preserve"> waters</w:t>
        </w:r>
        <w:r w:rsidR="002C157E">
          <w:rPr>
            <w:rFonts w:ascii="Times New Roman" w:hAnsi="Times New Roman" w:cs="Times New Roman"/>
          </w:rPr>
          <w:t xml:space="preserve"> have a</w:t>
        </w:r>
      </w:ins>
      <w:ins w:id="561" w:author="Isabelle Cote" w:date="2023-04-26T15:08:00Z">
        <w:r w:rsidR="002C157E">
          <w:rPr>
            <w:rFonts w:ascii="Times New Roman" w:hAnsi="Times New Roman" w:cs="Times New Roman"/>
          </w:rPr>
          <w:t xml:space="preserve"> </w:t>
        </w:r>
      </w:ins>
      <w:ins w:id="562" w:author="Isabelle Cote" w:date="2023-04-26T15:07:00Z">
        <w:r w:rsidR="002C157E">
          <w:rPr>
            <w:rFonts w:ascii="Times New Roman" w:hAnsi="Times New Roman" w:cs="Times New Roman"/>
          </w:rPr>
          <w:t xml:space="preserve">high </w:t>
        </w:r>
      </w:ins>
      <w:del w:id="563" w:author="Isabelle Cote" w:date="2023-04-26T15:07:00Z">
        <w:r w:rsidR="000957F3" w:rsidDel="002C157E">
          <w:rPr>
            <w:rFonts w:ascii="Times New Roman" w:hAnsi="Times New Roman" w:cs="Times New Roman"/>
          </w:rPr>
          <w:delText xml:space="preserve">When we compare the </w:delText>
        </w:r>
      </w:del>
      <w:r w:rsidR="000957F3">
        <w:rPr>
          <w:rFonts w:ascii="Times New Roman" w:hAnsi="Times New Roman" w:cs="Times New Roman"/>
        </w:rPr>
        <w:t>surge uptake capacit</w:t>
      </w:r>
      <w:ins w:id="564" w:author="Isabelle Cote" w:date="2023-04-26T15:08:00Z">
        <w:r w:rsidR="002C157E">
          <w:rPr>
            <w:rFonts w:ascii="Times New Roman" w:hAnsi="Times New Roman" w:cs="Times New Roman"/>
          </w:rPr>
          <w:t>y, being</w:t>
        </w:r>
      </w:ins>
      <w:del w:id="565" w:author="Isabelle Cote" w:date="2023-04-26T15:08:00Z">
        <w:r w:rsidR="000957F3" w:rsidDel="002C157E">
          <w:rPr>
            <w:rFonts w:ascii="Times New Roman" w:hAnsi="Times New Roman" w:cs="Times New Roman"/>
          </w:rPr>
          <w:delText xml:space="preserve">ies of different seaweeds, </w:delText>
        </w:r>
      </w:del>
      <w:del w:id="566" w:author="Isabelle Cote" w:date="2023-04-26T15:06:00Z">
        <w:r w:rsidR="000957F3" w:rsidDel="002C157E">
          <w:rPr>
            <w:rFonts w:ascii="Times New Roman" w:hAnsi="Times New Roman" w:cs="Times New Roman"/>
          </w:rPr>
          <w:delText xml:space="preserve">we see that </w:delText>
        </w:r>
      </w:del>
      <w:del w:id="567" w:author="Isabelle Cote" w:date="2023-04-26T15:07:00Z">
        <w:r w:rsidR="000957F3" w:rsidDel="002C157E">
          <w:rPr>
            <w:rFonts w:ascii="Times New Roman" w:hAnsi="Times New Roman" w:cs="Times New Roman"/>
          </w:rPr>
          <w:delText xml:space="preserve">giant kelp from nutrient-replete waters </w:delText>
        </w:r>
      </w:del>
      <w:del w:id="568" w:author="Isabelle Cote" w:date="2023-04-26T15:08:00Z">
        <w:r w:rsidR="000957F3" w:rsidDel="002C157E">
          <w:rPr>
            <w:rFonts w:ascii="Times New Roman" w:hAnsi="Times New Roman" w:cs="Times New Roman"/>
          </w:rPr>
          <w:delText>are</w:delText>
        </w:r>
      </w:del>
      <w:r w:rsidR="000957F3">
        <w:rPr>
          <w:rFonts w:ascii="Times New Roman" w:hAnsi="Times New Roman" w:cs="Times New Roman"/>
        </w:rPr>
        <w:t xml:space="preserve"> able to quickly </w:t>
      </w:r>
      <w:del w:id="569" w:author="Isabelle Cote" w:date="2023-04-26T15:08:00Z">
        <w:r w:rsidR="000957F3" w:rsidDel="002C157E">
          <w:rPr>
            <w:rFonts w:ascii="Times New Roman" w:hAnsi="Times New Roman" w:cs="Times New Roman"/>
          </w:rPr>
          <w:delText>up</w:delText>
        </w:r>
      </w:del>
      <w:r w:rsidR="000957F3">
        <w:rPr>
          <w:rFonts w:ascii="Times New Roman" w:hAnsi="Times New Roman" w:cs="Times New Roman"/>
        </w:rPr>
        <w:t xml:space="preserve">take </w:t>
      </w:r>
      <w:ins w:id="570" w:author="Isabelle Cote" w:date="2023-04-26T15:08:00Z">
        <w:r w:rsidR="002C157E">
          <w:rPr>
            <w:rFonts w:ascii="Times New Roman" w:hAnsi="Times New Roman" w:cs="Times New Roman"/>
          </w:rPr>
          <w:t xml:space="preserve">up </w:t>
        </w:r>
      </w:ins>
      <w:r w:rsidR="000957F3">
        <w:rPr>
          <w:rFonts w:ascii="Times New Roman" w:hAnsi="Times New Roman" w:cs="Times New Roman"/>
        </w:rPr>
        <w:t xml:space="preserve">and store large amounts of nitrogen </w:t>
      </w:r>
      <w:r w:rsidR="000957F3">
        <w:rPr>
          <w:rFonts w:ascii="Times New Roman" w:hAnsi="Times New Roman" w:cs="Times New Roman"/>
        </w:rPr>
        <w:fldChar w:fldCharType="begin"/>
      </w:r>
      <w:r w:rsidR="000957F3">
        <w:rPr>
          <w:rFonts w:ascii="Times New Roman" w:hAnsi="Times New Roman" w:cs="Times New Roman"/>
        </w:rPr>
        <w:instrText xml:space="preserve"> ADDIN ZOTERO_ITEM CSL_CITATION {"citationID":"7Jzosrbo","properties":{"formattedCitation":"(Cedeno et al., 2021)","plainCitation":"(Cedeno et al., 2021)","noteIndex":0},"citationItems":[{"id":2107,"uris":["http://zotero.org/users/local/idKDtb7T/items/Y6TB95UP"],"itemData":{"id":2107,"type":"article-journal","abstract":"This study examined the capacity of the giant kelp, Macrocystis pyrifera, to exhibit surge uptake as a mechanism to enhance nitrogen assimilation during seasons when nitrate is depleted. Surge uptake of nitrate, ammonium, and urea was assessed in the spring and summer with whole-blade incubation experiments using 15 N tracers. The incubation experiments showed evidence of surge uptake lasting up to 5 min for ammonium and 1 min for nitrate during the summer only. Giant kelp showed little capacity for surge uptake of urea regardless of season. The ecological importance of the patterns of surge uptake observed for ammonium and nitrate, however, is questionable, given the small scale and ephemeral nature of ammonium pulses most likely experienced by giant kelp, and the longer duration pulses of nitrate associated with internal waves and upwelling. Rather it seems more likely that uptake of ammonium and urea at ambient concentrations, combined with normal uptake of nitrate during longer duration pulses of high concentrations, sustains giant kelp growth during seasons when ambient concentrations of nitrate are low.","container-title":"Marine Biology","DOI":"10.1007/s00227-021-03975-z","ISSN":"0025-3162, 1432-1793","issue":"11","journalAbbreviation":"Mar Biol","language":"en","page":"166","source":"DOI.org (Crossref)","title":"An evaluation of surge uptake capability in the giant kelp (Macrocystis pyrifera) in response to pulses of three different forms of nitrogen","volume":"168","author":[{"family":"Cedeno","given":"Tiffany Hiroko"},{"family":"Brzezinski","given":"Mark A."},{"family":"Miller","given":"Robert J."},{"family":"Reed","given":"Daniel C."}],"issued":{"date-parts":[["2021",11]]}}}],"schema":"https://github.com/citation-style-language/schema/raw/master/csl-citation.json"} </w:instrText>
      </w:r>
      <w:r w:rsidR="000957F3">
        <w:rPr>
          <w:rFonts w:ascii="Times New Roman" w:hAnsi="Times New Roman" w:cs="Times New Roman"/>
        </w:rPr>
        <w:fldChar w:fldCharType="separate"/>
      </w:r>
      <w:r w:rsidR="000957F3">
        <w:rPr>
          <w:rFonts w:ascii="Times New Roman" w:hAnsi="Times New Roman" w:cs="Times New Roman"/>
          <w:noProof/>
        </w:rPr>
        <w:t>(Cedeno et al., 2021)</w:t>
      </w:r>
      <w:r w:rsidR="000957F3">
        <w:rPr>
          <w:rFonts w:ascii="Times New Roman" w:hAnsi="Times New Roman" w:cs="Times New Roman"/>
        </w:rPr>
        <w:fldChar w:fldCharType="end"/>
      </w:r>
      <w:r w:rsidR="000957F3">
        <w:rPr>
          <w:rFonts w:ascii="Times New Roman" w:hAnsi="Times New Roman" w:cs="Times New Roman"/>
        </w:rPr>
        <w:t xml:space="preserve">. Therefore, </w:t>
      </w:r>
      <w:del w:id="571" w:author="Isabelle Cote" w:date="2023-04-26T15:08:00Z">
        <w:r w:rsidR="000957F3" w:rsidDel="002C157E">
          <w:rPr>
            <w:rFonts w:ascii="Times New Roman" w:hAnsi="Times New Roman" w:cs="Times New Roman"/>
          </w:rPr>
          <w:delText xml:space="preserve">it’s </w:delText>
        </w:r>
      </w:del>
      <w:ins w:id="572" w:author="Isabelle Cote" w:date="2023-04-26T15:08:00Z">
        <w:r w:rsidR="002C157E">
          <w:rPr>
            <w:rFonts w:ascii="Times New Roman" w:hAnsi="Times New Roman" w:cs="Times New Roman"/>
          </w:rPr>
          <w:t>it</w:t>
        </w:r>
        <w:r w:rsidR="002C157E">
          <w:rPr>
            <w:rFonts w:ascii="Times New Roman" w:hAnsi="Times New Roman" w:cs="Times New Roman"/>
          </w:rPr>
          <w:t xml:space="preserve"> is</w:t>
        </w:r>
        <w:r w:rsidR="002C157E">
          <w:rPr>
            <w:rFonts w:ascii="Times New Roman" w:hAnsi="Times New Roman" w:cs="Times New Roman"/>
          </w:rPr>
          <w:t xml:space="preserve"> </w:t>
        </w:r>
      </w:ins>
      <w:ins w:id="573" w:author="Isabelle Cote" w:date="2023-04-26T15:09:00Z">
        <w:r w:rsidR="002C157E">
          <w:rPr>
            <w:rFonts w:ascii="Times New Roman" w:hAnsi="Times New Roman" w:cs="Times New Roman"/>
          </w:rPr>
          <w:t xml:space="preserve">physiologically </w:t>
        </w:r>
      </w:ins>
      <w:r w:rsidR="000957F3">
        <w:rPr>
          <w:rFonts w:ascii="Times New Roman" w:hAnsi="Times New Roman" w:cs="Times New Roman"/>
        </w:rPr>
        <w:t xml:space="preserve">possible that CNC </w:t>
      </w:r>
      <w:del w:id="574" w:author="Isabelle Cote" w:date="2023-04-26T15:09:00Z">
        <w:r w:rsidR="000957F3" w:rsidDel="002C157E">
          <w:rPr>
            <w:rFonts w:ascii="Times New Roman" w:hAnsi="Times New Roman" w:cs="Times New Roman"/>
          </w:rPr>
          <w:delText xml:space="preserve">may </w:delText>
        </w:r>
      </w:del>
      <w:ins w:id="575" w:author="Isabelle Cote" w:date="2023-04-26T15:09:00Z">
        <w:r w:rsidR="002C157E">
          <w:rPr>
            <w:rFonts w:ascii="Times New Roman" w:hAnsi="Times New Roman" w:cs="Times New Roman"/>
          </w:rPr>
          <w:t>could</w:t>
        </w:r>
        <w:r w:rsidR="002C157E">
          <w:rPr>
            <w:rFonts w:ascii="Times New Roman" w:hAnsi="Times New Roman" w:cs="Times New Roman"/>
          </w:rPr>
          <w:t xml:space="preserve"> </w:t>
        </w:r>
      </w:ins>
      <w:r w:rsidR="000957F3">
        <w:rPr>
          <w:rFonts w:ascii="Times New Roman" w:hAnsi="Times New Roman" w:cs="Times New Roman"/>
        </w:rPr>
        <w:t xml:space="preserve">actually produce stronger effects </w:t>
      </w:r>
      <w:ins w:id="576" w:author="Isabelle Cote" w:date="2023-04-26T15:09:00Z">
        <w:r w:rsidR="002C157E">
          <w:rPr>
            <w:rFonts w:ascii="Times New Roman" w:hAnsi="Times New Roman" w:cs="Times New Roman"/>
          </w:rPr>
          <w:t xml:space="preserve">on producers </w:t>
        </w:r>
      </w:ins>
      <w:r w:rsidR="000957F3">
        <w:rPr>
          <w:rFonts w:ascii="Times New Roman" w:hAnsi="Times New Roman" w:cs="Times New Roman"/>
        </w:rPr>
        <w:t>in nutrient-replete waters</w:t>
      </w:r>
      <w:del w:id="577" w:author="Isabelle Cote" w:date="2023-04-26T15:09:00Z">
        <w:r w:rsidR="000957F3" w:rsidDel="002C157E">
          <w:rPr>
            <w:rFonts w:ascii="Times New Roman" w:hAnsi="Times New Roman" w:cs="Times New Roman"/>
          </w:rPr>
          <w:delText xml:space="preserve"> </w:delText>
        </w:r>
      </w:del>
      <w:ins w:id="578" w:author="Isabelle Cote" w:date="2023-04-26T15:09:00Z">
        <w:r w:rsidR="002C157E">
          <w:rPr>
            <w:rFonts w:ascii="Times New Roman" w:hAnsi="Times New Roman" w:cs="Times New Roman"/>
          </w:rPr>
          <w:t xml:space="preserve">, although the high variability </w:t>
        </w:r>
        <w:commentRangeStart w:id="579"/>
        <w:r w:rsidR="002C157E">
          <w:rPr>
            <w:rFonts w:ascii="Times New Roman" w:hAnsi="Times New Roman" w:cs="Times New Roman"/>
          </w:rPr>
          <w:t>in</w:t>
        </w:r>
      </w:ins>
      <w:commentRangeEnd w:id="579"/>
      <w:ins w:id="580" w:author="Isabelle Cote" w:date="2023-04-26T15:10:00Z">
        <w:r w:rsidR="002C157E">
          <w:rPr>
            <w:rStyle w:val="CommentReference"/>
          </w:rPr>
          <w:commentReference w:id="579"/>
        </w:r>
      </w:ins>
      <w:ins w:id="581" w:author="Isabelle Cote" w:date="2023-04-26T15:09:00Z">
        <w:r w:rsidR="002C157E">
          <w:rPr>
            <w:rFonts w:ascii="Times New Roman" w:hAnsi="Times New Roman" w:cs="Times New Roman"/>
          </w:rPr>
          <w:t xml:space="preserve"> our da</w:t>
        </w:r>
      </w:ins>
      <w:ins w:id="582" w:author="Isabelle Cote" w:date="2023-04-26T15:10:00Z">
        <w:r w:rsidR="002C157E">
          <w:rPr>
            <w:rFonts w:ascii="Times New Roman" w:hAnsi="Times New Roman" w:cs="Times New Roman"/>
          </w:rPr>
          <w:t>ta…</w:t>
        </w:r>
      </w:ins>
      <w:ins w:id="583" w:author="Isabelle Cote" w:date="2023-04-26T15:09:00Z">
        <w:r w:rsidR="002C157E">
          <w:rPr>
            <w:rFonts w:ascii="Times New Roman" w:hAnsi="Times New Roman" w:cs="Times New Roman"/>
          </w:rPr>
          <w:t xml:space="preserve"> </w:t>
        </w:r>
      </w:ins>
      <w:del w:id="584" w:author="Isabelle Cote" w:date="2023-04-26T15:09:00Z">
        <w:r w:rsidR="000957F3" w:rsidDel="002C157E">
          <w:rPr>
            <w:rFonts w:ascii="Times New Roman" w:hAnsi="Times New Roman" w:cs="Times New Roman"/>
          </w:rPr>
          <w:delText>given the physiology of the producers found in these ecosystems</w:delText>
        </w:r>
      </w:del>
      <w:r w:rsidR="000957F3">
        <w:rPr>
          <w:rFonts w:ascii="Times New Roman" w:hAnsi="Times New Roman" w:cs="Times New Roman"/>
        </w:rPr>
        <w:t>.</w:t>
      </w:r>
    </w:p>
    <w:p w14:paraId="4FF25D09" w14:textId="77777777" w:rsidR="00033DDE" w:rsidRDefault="00033DDE" w:rsidP="00033DDE">
      <w:pPr>
        <w:spacing w:line="360" w:lineRule="auto"/>
        <w:rPr>
          <w:ins w:id="585" w:author="Isabelle Cote" w:date="2023-04-26T14:47:00Z"/>
          <w:rFonts w:ascii="Times New Roman" w:hAnsi="Times New Roman" w:cs="Times New Roman"/>
        </w:rPr>
      </w:pPr>
    </w:p>
    <w:p w14:paraId="17D78B52" w14:textId="24EB8745" w:rsidR="000957F3" w:rsidRDefault="00200D26" w:rsidP="000957F3">
      <w:pPr>
        <w:spacing w:line="360" w:lineRule="auto"/>
        <w:ind w:firstLine="720"/>
        <w:rPr>
          <w:rFonts w:ascii="Times New Roman" w:hAnsi="Times New Roman" w:cs="Times New Roman"/>
        </w:rPr>
      </w:pPr>
      <w:commentRangeStart w:id="586"/>
      <w:r>
        <w:rPr>
          <w:rFonts w:ascii="Times New Roman" w:hAnsi="Times New Roman" w:cs="Times New Roman"/>
        </w:rPr>
        <w:t xml:space="preserve">However, temperate regions also experience nutrient limitation, due to reduced flow (ie tidepools, </w:t>
      </w:r>
      <w:r>
        <w:rPr>
          <w:rFonts w:ascii="Times New Roman" w:hAnsi="Times New Roman" w:cs="Times New Roman"/>
        </w:rPr>
        <w:fldChar w:fldCharType="begin"/>
      </w:r>
      <w:r>
        <w:rPr>
          <w:rFonts w:ascii="Times New Roman" w:hAnsi="Times New Roman" w:cs="Times New Roman"/>
        </w:rPr>
        <w:instrText xml:space="preserve"> ADDIN ZOTERO_ITEM CSL_CITATION {"citationID":"NoALcSx9","properties":{"formattedCitation":"(Bracken, 2004)","plainCitation":"(Bracken, 2004)","noteIndex":0},"citationItems":[{"id":"adNOp1ww/Cv5jDGSR","uris":["http://zotero.org/users/local/idKDtb7T/items/QEAH5NNJ"],"itemData":{"id":"adNOp1ww/Cv5jDGSR","type":"article-journal","abstract":"Even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2004)</w:t>
      </w:r>
      <w:r>
        <w:rPr>
          <w:rFonts w:ascii="Times New Roman" w:hAnsi="Times New Roman" w:cs="Times New Roman"/>
        </w:rPr>
        <w:fldChar w:fldCharType="end"/>
      </w:r>
      <w:r>
        <w:rPr>
          <w:rFonts w:ascii="Times New Roman" w:hAnsi="Times New Roman" w:cs="Times New Roman"/>
        </w:rPr>
        <w:t xml:space="preserve"> or periods of inactivity with regards to upwelling </w:t>
      </w:r>
      <w:r>
        <w:rPr>
          <w:rFonts w:ascii="Times New Roman" w:hAnsi="Times New Roman" w:cs="Times New Roman"/>
        </w:rPr>
        <w:fldChar w:fldCharType="begin"/>
      </w:r>
      <w:r>
        <w:rPr>
          <w:rFonts w:ascii="Times New Roman" w:hAnsi="Times New Roman" w:cs="Times New Roman"/>
        </w:rPr>
        <w:instrText xml:space="preserve"> ADDIN ZOTERO_ITEM CSL_CITATION {"citationID":"xgDr16bv","properties":{"formattedCitation":"(McPhee-Shaw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(McPhee-Shaw et al., 2007)</w:t>
      </w:r>
      <w:r>
        <w:rPr>
          <w:rFonts w:ascii="Times New Roman" w:hAnsi="Times New Roman" w:cs="Times New Roman"/>
        </w:rPr>
        <w:fldChar w:fldCharType="end"/>
      </w:r>
      <w:r>
        <w:rPr>
          <w:rFonts w:ascii="Times New Roman" w:hAnsi="Times New Roman" w:cs="Times New Roman"/>
        </w:rPr>
        <w:t xml:space="preserve">. Under these conditions of nutrient limitation, we see producers respond strongly to the effect of CNC </w:t>
      </w:r>
      <w:r>
        <w:rPr>
          <w:rFonts w:ascii="Times New Roman" w:hAnsi="Times New Roman" w:cs="Times New Roman"/>
        </w:rPr>
        <w:fldChar w:fldCharType="begin"/>
      </w:r>
      <w:r>
        <w:rPr>
          <w:rFonts w:ascii="Times New Roman" w:hAnsi="Times New Roman" w:cs="Times New Roman"/>
        </w:rPr>
        <w:instrText xml:space="preserve"> ADDIN ZOTERO_ITEM CSL_CITATION {"citationID":"PWq7doUs","properties":{"formattedCitation":"(Bracken et al., 2007)","plainCitation":"(Bracken et al., 2007)","noteIndex":0},"citationItems":[{"id":1516,"uris":["http://zotero.org/users/local/idKDtb7T/items/45RJZZT7"],"itemData":{"id":1516,"type":"article-journal","abstract":"Many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et al., 2007)</w:t>
      </w:r>
      <w:r>
        <w:rPr>
          <w:rFonts w:ascii="Times New Roman" w:hAnsi="Times New Roman" w:cs="Times New Roman"/>
        </w:rPr>
        <w:fldChar w:fldCharType="end"/>
      </w:r>
      <w:r>
        <w:rPr>
          <w:rFonts w:ascii="Times New Roman" w:hAnsi="Times New Roman" w:cs="Times New Roman"/>
        </w:rPr>
        <w:t xml:space="preserve">. Interestingly, in the same region researchers sought to quantify the effect of CNC on productivity even when both flow and nutrient availability is high, and still found strong effects of nutrient provisioning </w:t>
      </w:r>
      <w:r>
        <w:rPr>
          <w:rFonts w:ascii="Times New Roman" w:hAnsi="Times New Roman" w:cs="Times New Roman"/>
        </w:rPr>
        <w:fldChar w:fldCharType="begin"/>
      </w:r>
      <w:r>
        <w:rPr>
          <w:rFonts w:ascii="Times New Roman" w:hAnsi="Times New Roman" w:cs="Times New Roman"/>
        </w:rPr>
        <w:instrText xml:space="preserve"> ADDIN ZOTERO_ITEM CSL_CITATION {"citationID":"BYDTA9Ge","properties":{"formattedCitation":"(Aquilino et al., 2009)","plainCitation":"(Aquilino et al., 2009)","noteIndex":0},"citationItems":[{"id":1820,"uris":["http://zotero.org/users/local/idKDtb7T/items/XE8KER6D"],"itemData":{"id":1820,"type":"article-journal","abstract":"This study shows that, even on exposed, wave-swept, rocky shores in a nutrient-replete upwelling ecosystem, mussels (Mytilus californianus) facilitate the growth of the seaweed Porphyra perforata by enhancing nutrient concentrations in the nearby water column. In field surveys on emergent substrate in the mid-intertidal zone, we found ten times greater abundance of P. perforata on mussels than on adjacent rock. In field experiments, P. perforata accumulated and grew more quickly on mussels than on bare rock or on mussel mimics, suggesting that nutrients excreted by mussels might be responsible for greater P. perforata cover. At high tide, water column ammonium concentrations over mussel beds were nearly double those found over bare rock. Correspondingly, tissue nitrogen concentrations were higher, and carbon-to-nitrogen ratios were lower in P. perforata growing on mussels compared to bare rock. Given the dominance of mussels in mid-intertidal regions of temperate coasts worldwide, ammonium regeneration could be a general contributor to local-scale nutrient availability, even in high-flow systems characterized by high nutrient concentrations.","container-title":"Limnology and Oceanography","DOI":"https://doi.org/10.4319/lo.2009.54.1.0309","ISSN":"1939-5590","issue":"1","language":"en","note":"_eprint: https://onlinelibrary.wiley.com/doi/pdf/10.4319/lo.2009.54.1.0309","page":"309-317","source":"Wiley Online Library","title":"Local-scale nutrient regeneration facilitates seaweed growth on wave-exposed rocky shores in an upwelling system","volume":"54","author":[{"family":"Aquilino","given":"Kristin M."},{"family":"Bracken","given":"Matthew E. S."},{"family":"Faubel","given":"Melinda N."},{"family":"Stachowicz","given":"John J."}],"issued":{"date-parts":[["2009"]]}}}],"schema":"https://github.com/citation-style-language/schema/raw/master/csl-citation.json"}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(Aquilino et al., 2009)</w:t>
      </w:r>
      <w:r>
        <w:rPr>
          <w:rFonts w:ascii="Times New Roman" w:hAnsi="Times New Roman" w:cs="Times New Roman"/>
        </w:rPr>
        <w:fldChar w:fldCharType="end"/>
      </w:r>
      <w:r>
        <w:rPr>
          <w:rFonts w:ascii="Times New Roman" w:hAnsi="Times New Roman" w:cs="Times New Roman"/>
        </w:rPr>
        <w:t xml:space="preserve">. Therefore, if we assume the effect of CNC is high in the tropics because of low nutrients, we shouldn’t be surprised to see large effects of CNC in temperate areas which also undergo nutrient limitation. Further, even when nitrate-replete, high flow conditions, we still see large effects of CNC. Therefore, perhaps it is not the level of external nutrient input that determines the effect of CNC on producers. </w:t>
      </w:r>
      <w:commentRangeEnd w:id="586"/>
      <w:r w:rsidR="002C157E">
        <w:rPr>
          <w:rStyle w:val="CommentReference"/>
        </w:rPr>
        <w:commentReference w:id="586"/>
      </w:r>
    </w:p>
    <w:p w14:paraId="55621672" w14:textId="43088901" w:rsidR="00200D26" w:rsidRDefault="00200D26" w:rsidP="00200D26">
      <w:pPr>
        <w:spacing w:line="360" w:lineRule="auto"/>
        <w:ind w:firstLine="720"/>
        <w:rPr>
          <w:rFonts w:ascii="Times New Roman" w:hAnsi="Times New Roman" w:cs="Times New Roman"/>
        </w:rPr>
      </w:pPr>
    </w:p>
    <w:p w14:paraId="2F03EB28" w14:textId="77777777" w:rsidR="00200D26" w:rsidRDefault="00200D26" w:rsidP="00200D26">
      <w:pPr>
        <w:spacing w:line="360" w:lineRule="auto"/>
        <w:ind w:firstLine="720"/>
        <w:rPr>
          <w:rFonts w:ascii="Times New Roman" w:hAnsi="Times New Roman" w:cs="Times New Roman"/>
        </w:rPr>
      </w:pPr>
    </w:p>
    <w:p w14:paraId="44612BE8" w14:textId="77777777" w:rsidR="00200D26" w:rsidRDefault="00200D26" w:rsidP="00200D26">
      <w:pPr>
        <w:spacing w:line="360" w:lineRule="auto"/>
        <w:ind w:firstLine="720"/>
        <w:rPr>
          <w:rFonts w:ascii="Times New Roman" w:hAnsi="Times New Roman" w:cs="Times New Roman"/>
        </w:rPr>
      </w:pPr>
      <w:commentRangeStart w:id="587"/>
      <w:r>
        <w:rPr>
          <w:rFonts w:ascii="Times New Roman" w:hAnsi="Times New Roman" w:cs="Times New Roman"/>
        </w:rPr>
        <w:t xml:space="preserve">The ability of consumers to significantly fertilize producers with their excretions, even in nitrate-replete water, is likely due to the increased fertilization capabilities of ammonium relative to nitrate. Many consumers excrete ammonium as metabolic waste, and their egestion can enrich the organic nitrogen content of sediment, which microbes then remineralize as ammonium. Ammonium is a positively charged ion, which can be absorbed through passive or facilitated uptake, and active uptake </w:t>
      </w:r>
      <w:r>
        <w:rPr>
          <w:rFonts w:ascii="Times New Roman" w:hAnsi="Times New Roman" w:cs="Times New Roman"/>
        </w:rPr>
        <w:fldChar w:fldCharType="begin"/>
      </w:r>
      <w:r>
        <w:rPr>
          <w:rFonts w:ascii="Times New Roman" w:hAnsi="Times New Roman" w:cs="Times New Roman"/>
        </w:rPr>
        <w:instrText xml:space="preserve"> ADDIN ZOTERO_ITEM CSL_CITATION {"citationID":"0gNKo0Mz","properties":{"formattedCitation":"(Lobban and Harrison, 1994)","plainCitation":"(Lobban and Harrison, 1994)","noteIndex":0},"citationItems":[{"id":3737,"uris":["http://zotero.org/users/local/idKDtb7T/items/MF85ZZSR"],"itemData":{"id":3737,"type":"book","abstract":"A rewritten and re-organised edition of The Physiological Ecology of Seaweeds (1985). Seaweed Ecology and Physiology surveys the broad literature, but it is not merely an update of the earlier book. This book contains an introductory chapter reviewing seaweed morphology, cytology, and life histories. The chapter on community level ecology now includes six guest essays by senior algal ecologists which conveys the excitement of phycological research. The treatment of tropical seaweeds had been expanded, reflecting the growing literature from tropical regions, and the authors' experiences in the tropics. The final chapter on mariculture is much larger, and includes a case study on how principles of physiological ecology were applied in developing the carrageenan industry. Finally there is an appendix summarising the taxonomic position and nomenclature of the species mentioned in the book.","ISBN":"978-0-521-40897-4","language":"en","note":"Google-Books-ID: oDhSjvjJg0EC","number-of-pages":"388","publisher":"Cambridge University Press","source":"Google Books","title":"Seaweed Ecology and Physiology","author":[{"family":"Lobban","given":"Christopher S."},{"family":"Harrison","given":"Paul J."}],"issued":{"date-parts":[["1994"]]}}}],"schema":"https://github.com/citation-style-language/schema/raw/master/csl-citation.json"}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(Lobban and Harrison, 1994)</w:t>
      </w:r>
      <w:r>
        <w:rPr>
          <w:rFonts w:ascii="Times New Roman" w:hAnsi="Times New Roman" w:cs="Times New Roman"/>
        </w:rPr>
        <w:fldChar w:fldCharType="end"/>
      </w:r>
      <w:r>
        <w:rPr>
          <w:rFonts w:ascii="Times New Roman" w:hAnsi="Times New Roman" w:cs="Times New Roman"/>
        </w:rPr>
        <w:t xml:space="preserve">. Conversely, nitrate, which is negatively charged, must move across the electrochemical potential gradient, and thus requires active transport. This is supported by uptake studies that find ammonium update generally increases linearly with increasing concentrations, while the uptake of nitrate saturates </w:t>
      </w:r>
      <w:r>
        <w:rPr>
          <w:rFonts w:ascii="Times New Roman" w:hAnsi="Times New Roman" w:cs="Times New Roman"/>
        </w:rPr>
        <w:fldChar w:fldCharType="begin"/>
      </w:r>
      <w:r>
        <w:rPr>
          <w:rFonts w:ascii="Times New Roman" w:hAnsi="Times New Roman" w:cs="Times New Roman"/>
        </w:rPr>
        <w:instrText xml:space="preserve"> ADDIN ZOTERO_ITEM CSL_CITATION {"citationID":"k5GtgGja","properties":{"formattedCitation":"(Phillips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(Phillips and Hurd, 2004)</w:t>
      </w:r>
      <w:r>
        <w:rPr>
          <w:rFonts w:ascii="Times New Roman" w:hAnsi="Times New Roman" w:cs="Times New Roman"/>
        </w:rPr>
        <w:fldChar w:fldCharType="end"/>
      </w:r>
      <w:r>
        <w:rPr>
          <w:rFonts w:ascii="Times New Roman" w:hAnsi="Times New Roman" w:cs="Times New Roman"/>
        </w:rPr>
        <w:t xml:space="preserve">. Further, once nitrate is inside the cell, it requires conversion to ammonium before it can be assimilated as amino acids. Therefore, increases in ammonium may bolster productivity even in the presence of abundant nitrate, as ammonium is less energetically costly to uptake and assimilate than nitrate. </w:t>
      </w:r>
      <w:commentRangeEnd w:id="587"/>
      <w:r w:rsidR="000957F3">
        <w:rPr>
          <w:rStyle w:val="CommentReference"/>
        </w:rPr>
        <w:commentReference w:id="587"/>
      </w:r>
    </w:p>
    <w:p w14:paraId="5EDE3CF8" w14:textId="77777777" w:rsidR="00200D26" w:rsidRDefault="00200D26" w:rsidP="002C157E">
      <w:pPr>
        <w:spacing w:line="360" w:lineRule="auto"/>
        <w:rPr>
          <w:ins w:id="588" w:author="Isabelle Cote" w:date="2023-04-26T15:11:00Z"/>
          <w:rFonts w:ascii="Times New Roman" w:hAnsi="Times New Roman" w:cs="Times New Roman"/>
        </w:rPr>
      </w:pPr>
    </w:p>
    <w:p w14:paraId="77792935" w14:textId="50BB34F7" w:rsidR="002C157E" w:rsidRDefault="002C157E" w:rsidP="002C157E">
      <w:pPr>
        <w:spacing w:line="360" w:lineRule="auto"/>
        <w:rPr>
          <w:rFonts w:ascii="Times New Roman" w:hAnsi="Times New Roman" w:cs="Times New Roman"/>
        </w:rPr>
        <w:pPrChange w:id="589" w:author="Isabelle Cote" w:date="2023-04-26T15:11:00Z">
          <w:pPr>
            <w:spacing w:line="360" w:lineRule="auto"/>
            <w:ind w:firstLine="720"/>
          </w:pPr>
        </w:pPrChange>
      </w:pPr>
      <w:ins w:id="590" w:author="Isabelle Cote" w:date="2023-04-26T15:11:00Z">
        <w:r>
          <w:rPr>
            <w:rFonts w:ascii="Times New Roman" w:hAnsi="Times New Roman" w:cs="Times New Roman"/>
          </w:rPr>
          <w:t>You need one or two short paragraph</w:t>
        </w:r>
      </w:ins>
      <w:ins w:id="591" w:author="Isabelle Cote" w:date="2023-04-26T15:12:00Z">
        <w:r>
          <w:rPr>
            <w:rFonts w:ascii="Times New Roman" w:hAnsi="Times New Roman" w:cs="Times New Roman"/>
          </w:rPr>
          <w:t>s here to address the results of the experimental and taxonomic differences/similarity, which will wrap up the direct discussion of the results, allowing you to move on to more general dis</w:t>
        </w:r>
      </w:ins>
      <w:ins w:id="592" w:author="Isabelle Cote" w:date="2023-04-26T15:13:00Z">
        <w:r>
          <w:rPr>
            <w:rFonts w:ascii="Times New Roman" w:hAnsi="Times New Roman" w:cs="Times New Roman"/>
          </w:rPr>
          <w:t>cussion points.</w:t>
        </w:r>
      </w:ins>
    </w:p>
    <w:p w14:paraId="3E06996F" w14:textId="77777777" w:rsidR="00200D26" w:rsidRDefault="00200D26" w:rsidP="00200D26">
      <w:pPr>
        <w:spacing w:line="360" w:lineRule="auto"/>
        <w:ind w:firstLine="720"/>
        <w:rPr>
          <w:rFonts w:ascii="Times New Roman" w:hAnsi="Times New Roman" w:cs="Times New Roman"/>
        </w:rPr>
      </w:pPr>
    </w:p>
    <w:p w14:paraId="1E3904CD" w14:textId="12EFC19B" w:rsidR="00200D26" w:rsidRDefault="00200D26" w:rsidP="00200D26">
      <w:pPr>
        <w:spacing w:line="360" w:lineRule="auto"/>
        <w:rPr>
          <w:rFonts w:ascii="Times New Roman" w:hAnsi="Times New Roman" w:cs="Times New Roman"/>
        </w:rPr>
      </w:pPr>
      <w:r>
        <w:rPr>
          <w:rFonts w:ascii="Times New Roman" w:hAnsi="Times New Roman" w:cs="Times New Roman"/>
        </w:rPr>
        <w:tab/>
        <w:t xml:space="preserve">Although we found that CNC did not have a larger effect in </w:t>
      </w:r>
      <w:del w:id="593" w:author="Isabelle Cote" w:date="2023-04-26T15:16:00Z">
        <w:r w:rsidDel="00237A0A">
          <w:rPr>
            <w:rFonts w:ascii="Times New Roman" w:hAnsi="Times New Roman" w:cs="Times New Roman"/>
          </w:rPr>
          <w:delText xml:space="preserve">the </w:delText>
        </w:r>
      </w:del>
      <w:r>
        <w:rPr>
          <w:rFonts w:ascii="Times New Roman" w:hAnsi="Times New Roman" w:cs="Times New Roman"/>
        </w:rPr>
        <w:t xml:space="preserve">tropical </w:t>
      </w:r>
      <w:del w:id="594" w:author="Isabelle Cote" w:date="2023-04-26T15:16:00Z">
        <w:r w:rsidDel="00237A0A">
          <w:rPr>
            <w:rFonts w:ascii="Times New Roman" w:hAnsi="Times New Roman" w:cs="Times New Roman"/>
          </w:rPr>
          <w:delText xml:space="preserve">vs </w:delText>
        </w:r>
      </w:del>
      <w:ins w:id="595" w:author="Isabelle Cote" w:date="2023-04-26T15:16:00Z">
        <w:r w:rsidR="00237A0A">
          <w:rPr>
            <w:rFonts w:ascii="Times New Roman" w:hAnsi="Times New Roman" w:cs="Times New Roman"/>
          </w:rPr>
          <w:t>than in</w:t>
        </w:r>
        <w:r w:rsidR="00237A0A">
          <w:rPr>
            <w:rFonts w:ascii="Times New Roman" w:hAnsi="Times New Roman" w:cs="Times New Roman"/>
          </w:rPr>
          <w:t xml:space="preserve"> </w:t>
        </w:r>
      </w:ins>
      <w:r>
        <w:rPr>
          <w:rFonts w:ascii="Times New Roman" w:hAnsi="Times New Roman" w:cs="Times New Roman"/>
        </w:rPr>
        <w:t xml:space="preserve">temperate marine ecosystems, our meta-analysis was unsuited to answer whether or not </w:t>
      </w:r>
      <w:del w:id="596" w:author="Isabelle Cote" w:date="2023-04-26T15:17:00Z">
        <w:r w:rsidDel="00237A0A">
          <w:rPr>
            <w:rFonts w:ascii="Times New Roman" w:hAnsi="Times New Roman" w:cs="Times New Roman"/>
          </w:rPr>
          <w:delText xml:space="preserve">it’s </w:delText>
        </w:r>
      </w:del>
      <w:ins w:id="597" w:author="Isabelle Cote" w:date="2023-04-26T15:17:00Z">
        <w:r w:rsidR="00237A0A">
          <w:rPr>
            <w:rFonts w:ascii="Times New Roman" w:hAnsi="Times New Roman" w:cs="Times New Roman"/>
          </w:rPr>
          <w:t>it</w:t>
        </w:r>
        <w:r w:rsidR="00237A0A">
          <w:rPr>
            <w:rFonts w:ascii="Times New Roman" w:hAnsi="Times New Roman" w:cs="Times New Roman"/>
          </w:rPr>
          <w:t xml:space="preserve"> is</w:t>
        </w:r>
        <w:r w:rsidR="00237A0A">
          <w:rPr>
            <w:rFonts w:ascii="Times New Roman" w:hAnsi="Times New Roman" w:cs="Times New Roman"/>
          </w:rPr>
          <w:t xml:space="preserve"> </w:t>
        </w:r>
      </w:ins>
      <w:r>
        <w:rPr>
          <w:rFonts w:ascii="Times New Roman" w:hAnsi="Times New Roman" w:cs="Times New Roman"/>
        </w:rPr>
        <w:t xml:space="preserve">more </w:t>
      </w:r>
      <w:r>
        <w:rPr>
          <w:rFonts w:ascii="Times New Roman" w:hAnsi="Times New Roman" w:cs="Times New Roman"/>
          <w:i/>
        </w:rPr>
        <w:t>important</w:t>
      </w:r>
      <w:r>
        <w:rPr>
          <w:rFonts w:ascii="Times New Roman" w:hAnsi="Times New Roman" w:cs="Times New Roman"/>
        </w:rPr>
        <w:t xml:space="preserve"> in the tropics. </w:t>
      </w:r>
      <w:r w:rsidRPr="008A22DE">
        <w:rPr>
          <w:rFonts w:ascii="Times New Roman" w:hAnsi="Times New Roman" w:cs="Times New Roman"/>
        </w:rPr>
        <w:t>Vitousek et al. (2010)</w:t>
      </w:r>
      <w:r>
        <w:rPr>
          <w:rFonts w:ascii="Times New Roman" w:hAnsi="Times New Roman" w:cs="Times New Roman"/>
        </w:rPr>
        <w:t xml:space="preserve"> distinguishes between limiting nutrients</w:t>
      </w:r>
      <w:ins w:id="598" w:author="Isabelle Cote" w:date="2023-04-26T15:19:00Z">
        <w:r w:rsidR="00237A0A">
          <w:rPr>
            <w:rFonts w:ascii="Times New Roman" w:hAnsi="Times New Roman" w:cs="Times New Roman"/>
          </w:rPr>
          <w:t>,</w:t>
        </w:r>
      </w:ins>
      <w:r>
        <w:rPr>
          <w:rFonts w:ascii="Times New Roman" w:hAnsi="Times New Roman" w:cs="Times New Roman"/>
        </w:rPr>
        <w:t xml:space="preserve"> which can increase growth</w:t>
      </w:r>
      <w:ins w:id="599" w:author="Isabelle Cote" w:date="2023-04-26T15:17:00Z">
        <w:r w:rsidR="00237A0A">
          <w:rPr>
            <w:rFonts w:ascii="Times New Roman" w:hAnsi="Times New Roman" w:cs="Times New Roman"/>
          </w:rPr>
          <w:t>,</w:t>
        </w:r>
      </w:ins>
      <w:r>
        <w:rPr>
          <w:rFonts w:ascii="Times New Roman" w:hAnsi="Times New Roman" w:cs="Times New Roman"/>
        </w:rPr>
        <w:t xml:space="preserve"> and ultimate nutrients, which </w:t>
      </w:r>
      <w:ins w:id="600" w:author="Isabelle Cote" w:date="2023-04-26T15:19:00Z">
        <w:r w:rsidR="00237A0A">
          <w:rPr>
            <w:rFonts w:ascii="Times New Roman" w:hAnsi="Times New Roman" w:cs="Times New Roman"/>
          </w:rPr>
          <w:t xml:space="preserve">can </w:t>
        </w:r>
      </w:ins>
      <w:r>
        <w:rPr>
          <w:rFonts w:ascii="Times New Roman" w:hAnsi="Times New Roman" w:cs="Times New Roman"/>
        </w:rPr>
        <w:t xml:space="preserve">transform entire environments. In the </w:t>
      </w:r>
      <w:commentRangeStart w:id="601"/>
      <w:r>
        <w:rPr>
          <w:rFonts w:ascii="Times New Roman" w:hAnsi="Times New Roman" w:cs="Times New Roman"/>
        </w:rPr>
        <w:t>Ar</w:t>
      </w:r>
      <w:ins w:id="602" w:author="Isabelle Cote" w:date="2023-04-26T15:17:00Z">
        <w:r w:rsidR="00237A0A">
          <w:rPr>
            <w:rFonts w:ascii="Times New Roman" w:hAnsi="Times New Roman" w:cs="Times New Roman"/>
          </w:rPr>
          <w:t>c</w:t>
        </w:r>
      </w:ins>
      <w:r>
        <w:rPr>
          <w:rFonts w:ascii="Times New Roman" w:hAnsi="Times New Roman" w:cs="Times New Roman"/>
        </w:rPr>
        <w:t>tic</w:t>
      </w:r>
      <w:commentRangeEnd w:id="601"/>
      <w:r w:rsidR="00237A0A">
        <w:rPr>
          <w:rStyle w:val="CommentReference"/>
        </w:rPr>
        <w:commentReference w:id="601"/>
      </w:r>
      <w:r>
        <w:rPr>
          <w:rFonts w:ascii="Times New Roman" w:hAnsi="Times New Roman" w:cs="Times New Roman"/>
        </w:rPr>
        <w:t xml:space="preserve">, </w:t>
      </w:r>
      <w:ins w:id="603" w:author="Isabelle Cote" w:date="2023-04-26T15:19:00Z">
        <w:r w:rsidR="00237A0A">
          <w:rPr>
            <w:rFonts w:ascii="Times New Roman" w:hAnsi="Times New Roman" w:cs="Times New Roman"/>
          </w:rPr>
          <w:t xml:space="preserve">for example, </w:t>
        </w:r>
      </w:ins>
      <w:r>
        <w:rPr>
          <w:rFonts w:ascii="Times New Roman" w:hAnsi="Times New Roman" w:cs="Times New Roman"/>
        </w:rPr>
        <w:t xml:space="preserve">the addition of nitrogen and phosphorus </w:t>
      </w:r>
      <w:ins w:id="604" w:author="Isabelle Cote" w:date="2023-04-26T15:19:00Z">
        <w:r w:rsidR="00237A0A">
          <w:rPr>
            <w:rFonts w:ascii="Times New Roman" w:hAnsi="Times New Roman" w:cs="Times New Roman"/>
          </w:rPr>
          <w:t xml:space="preserve">not only </w:t>
        </w:r>
      </w:ins>
      <w:del w:id="605" w:author="Isabelle Cote" w:date="2023-04-26T15:19:00Z">
        <w:r w:rsidDel="00237A0A">
          <w:rPr>
            <w:rFonts w:ascii="Times New Roman" w:hAnsi="Times New Roman" w:cs="Times New Roman"/>
          </w:rPr>
          <w:delText xml:space="preserve">were found to transform ecosystems, </w:delText>
        </w:r>
      </w:del>
      <w:r>
        <w:rPr>
          <w:rFonts w:ascii="Times New Roman" w:hAnsi="Times New Roman" w:cs="Times New Roman"/>
        </w:rPr>
        <w:t>increas</w:t>
      </w:r>
      <w:del w:id="606" w:author="Isabelle Cote" w:date="2023-04-26T15:19:00Z">
        <w:r w:rsidDel="00237A0A">
          <w:rPr>
            <w:rFonts w:ascii="Times New Roman" w:hAnsi="Times New Roman" w:cs="Times New Roman"/>
          </w:rPr>
          <w:delText>ing not only</w:delText>
        </w:r>
      </w:del>
      <w:ins w:id="607" w:author="Isabelle Cote" w:date="2023-04-26T15:19:00Z">
        <w:r w:rsidR="00237A0A">
          <w:rPr>
            <w:rFonts w:ascii="Times New Roman" w:hAnsi="Times New Roman" w:cs="Times New Roman"/>
          </w:rPr>
          <w:t>es</w:t>
        </w:r>
      </w:ins>
      <w:r>
        <w:rPr>
          <w:rFonts w:ascii="Times New Roman" w:hAnsi="Times New Roman" w:cs="Times New Roman"/>
        </w:rPr>
        <w:t xml:space="preserve"> </w:t>
      </w:r>
      <w:del w:id="608" w:author="Isabelle Cote" w:date="2023-04-26T15:19:00Z">
        <w:r w:rsidDel="00237A0A">
          <w:rPr>
            <w:rFonts w:ascii="Times New Roman" w:hAnsi="Times New Roman" w:cs="Times New Roman"/>
          </w:rPr>
          <w:delText xml:space="preserve">NPP </w:delText>
        </w:r>
      </w:del>
      <w:ins w:id="609" w:author="Isabelle Cote" w:date="2023-04-26T15:19:00Z">
        <w:r w:rsidR="00237A0A">
          <w:rPr>
            <w:rFonts w:ascii="Times New Roman" w:hAnsi="Times New Roman" w:cs="Times New Roman"/>
          </w:rPr>
          <w:t>net pr</w:t>
        </w:r>
      </w:ins>
      <w:ins w:id="610" w:author="Isabelle Cote" w:date="2023-04-26T15:20:00Z">
        <w:r w:rsidR="00237A0A">
          <w:rPr>
            <w:rFonts w:ascii="Times New Roman" w:hAnsi="Times New Roman" w:cs="Times New Roman"/>
          </w:rPr>
          <w:t>imary production</w:t>
        </w:r>
      </w:ins>
      <w:ins w:id="611" w:author="Isabelle Cote" w:date="2023-04-26T15:19:00Z">
        <w:r w:rsidR="00237A0A">
          <w:rPr>
            <w:rFonts w:ascii="Times New Roman" w:hAnsi="Times New Roman" w:cs="Times New Roman"/>
          </w:rPr>
          <w:t xml:space="preserve"> </w:t>
        </w:r>
      </w:ins>
      <w:r>
        <w:rPr>
          <w:rFonts w:ascii="Times New Roman" w:hAnsi="Times New Roman" w:cs="Times New Roman"/>
        </w:rPr>
        <w:t xml:space="preserve">but also </w:t>
      </w:r>
      <w:del w:id="612" w:author="Isabelle Cote" w:date="2023-04-26T15:20:00Z">
        <w:r w:rsidDel="00237A0A">
          <w:rPr>
            <w:rFonts w:ascii="Times New Roman" w:hAnsi="Times New Roman" w:cs="Times New Roman"/>
          </w:rPr>
          <w:delText xml:space="preserve">altering </w:delText>
        </w:r>
      </w:del>
      <w:ins w:id="613" w:author="Isabelle Cote" w:date="2023-04-26T15:20:00Z">
        <w:r w:rsidR="00237A0A">
          <w:rPr>
            <w:rFonts w:ascii="Times New Roman" w:hAnsi="Times New Roman" w:cs="Times New Roman"/>
          </w:rPr>
          <w:t>alter</w:t>
        </w:r>
        <w:r w:rsidR="00237A0A">
          <w:rPr>
            <w:rFonts w:ascii="Times New Roman" w:hAnsi="Times New Roman" w:cs="Times New Roman"/>
          </w:rPr>
          <w:t>s</w:t>
        </w:r>
        <w:r w:rsidR="00237A0A">
          <w:rPr>
            <w:rFonts w:ascii="Times New Roman" w:hAnsi="Times New Roman" w:cs="Times New Roman"/>
          </w:rPr>
          <w:t xml:space="preserve"> </w:t>
        </w:r>
      </w:ins>
      <w:r>
        <w:rPr>
          <w:rFonts w:ascii="Times New Roman" w:hAnsi="Times New Roman" w:cs="Times New Roman"/>
        </w:rPr>
        <w:t xml:space="preserve">food webs, geophysical processes, and </w:t>
      </w:r>
      <w:commentRangeStart w:id="614"/>
      <w:r>
        <w:rPr>
          <w:rFonts w:ascii="Times New Roman" w:hAnsi="Times New Roman" w:cs="Times New Roman"/>
        </w:rPr>
        <w:t>more</w:t>
      </w:r>
      <w:commentRangeEnd w:id="614"/>
      <w:r w:rsidR="00237A0A">
        <w:rPr>
          <w:rStyle w:val="CommentReference"/>
        </w:rPr>
        <w:commentReference w:id="614"/>
      </w:r>
      <w:ins w:id="615" w:author="Isabelle Cote" w:date="2023-04-26T15:21:00Z">
        <w:r w:rsidR="00237A0A">
          <w:rPr>
            <w:rFonts w:ascii="Times New Roman" w:hAnsi="Times New Roman" w:cs="Times New Roman"/>
          </w:rPr>
          <w:t>, making these two elements ultimate nutrients in that en</w:t>
        </w:r>
      </w:ins>
      <w:ins w:id="616" w:author="Isabelle Cote" w:date="2023-04-26T15:22:00Z">
        <w:r w:rsidR="00237A0A">
          <w:rPr>
            <w:rFonts w:ascii="Times New Roman" w:hAnsi="Times New Roman" w:cs="Times New Roman"/>
          </w:rPr>
          <w:t>vironment</w:t>
        </w:r>
      </w:ins>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{"citationID":"NEq19ZYt","properties":{"formattedCitation":"(Gough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(Gough et al., 2016)</w:t>
      </w:r>
      <w:r>
        <w:rPr>
          <w:rFonts w:ascii="Times New Roman" w:hAnsi="Times New Roman" w:cs="Times New Roman"/>
        </w:rPr>
        <w:fldChar w:fldCharType="end"/>
      </w:r>
      <w:r>
        <w:rPr>
          <w:rFonts w:ascii="Times New Roman" w:hAnsi="Times New Roman" w:cs="Times New Roman"/>
        </w:rPr>
        <w:t>. Nitrogen may</w:t>
      </w:r>
      <w:ins w:id="617" w:author="Isabelle Cote" w:date="2023-04-26T15:22:00Z">
        <w:r w:rsidR="00237A0A">
          <w:rPr>
            <w:rFonts w:ascii="Times New Roman" w:hAnsi="Times New Roman" w:cs="Times New Roman"/>
          </w:rPr>
          <w:t xml:space="preserve"> similarly</w:t>
        </w:r>
      </w:ins>
      <w:r>
        <w:rPr>
          <w:rFonts w:ascii="Times New Roman" w:hAnsi="Times New Roman" w:cs="Times New Roman"/>
        </w:rPr>
        <w:t xml:space="preserve"> be an ultimate nutrient in oligotrophic </w:t>
      </w:r>
      <w:ins w:id="618" w:author="Isabelle Cote" w:date="2023-04-26T15:22:00Z">
        <w:r w:rsidR="00237A0A">
          <w:rPr>
            <w:rFonts w:ascii="Times New Roman" w:hAnsi="Times New Roman" w:cs="Times New Roman"/>
          </w:rPr>
          <w:t xml:space="preserve">marine </w:t>
        </w:r>
      </w:ins>
      <w:r>
        <w:rPr>
          <w:rFonts w:ascii="Times New Roman" w:hAnsi="Times New Roman" w:cs="Times New Roman"/>
        </w:rPr>
        <w:t xml:space="preserve">ecosystems. </w:t>
      </w:r>
      <w:ins w:id="619" w:author="Isabelle Cote" w:date="2023-04-26T15:57:00Z">
        <w:r w:rsidR="00B40F12">
          <w:rPr>
            <w:rFonts w:ascii="Times New Roman" w:hAnsi="Times New Roman" w:cs="Times New Roman"/>
          </w:rPr>
          <w:t>The excretions of coral reef fish</w:t>
        </w:r>
      </w:ins>
      <w:ins w:id="620" w:author="Isabelle Cote" w:date="2023-04-26T15:58:00Z">
        <w:r w:rsidR="00B40F12">
          <w:rPr>
            <w:rFonts w:ascii="Times New Roman" w:hAnsi="Times New Roman" w:cs="Times New Roman"/>
          </w:rPr>
          <w:t>es</w:t>
        </w:r>
      </w:ins>
      <w:ins w:id="621" w:author="Isabelle Cote" w:date="2023-04-26T15:57:00Z">
        <w:r w:rsidR="00B40F12">
          <w:rPr>
            <w:rFonts w:ascii="Times New Roman" w:hAnsi="Times New Roman" w:cs="Times New Roman"/>
          </w:rPr>
          <w:t xml:space="preserve"> onto new a</w:t>
        </w:r>
      </w:ins>
      <w:del w:id="622" w:author="Isabelle Cote" w:date="2023-04-26T15:58:00Z">
        <w:r w:rsidDel="00B40F12">
          <w:rPr>
            <w:rFonts w:ascii="Times New Roman" w:hAnsi="Times New Roman" w:cs="Times New Roman"/>
          </w:rPr>
          <w:delText>A</w:delText>
        </w:r>
      </w:del>
      <w:r>
        <w:rPr>
          <w:rFonts w:ascii="Times New Roman" w:hAnsi="Times New Roman" w:cs="Times New Roman"/>
        </w:rPr>
        <w:t>rtificial reefs</w:t>
      </w:r>
      <w:ins w:id="623" w:author="Isabelle Cote" w:date="2023-04-26T15:56:00Z">
        <w:r w:rsidR="00B40F12">
          <w:rPr>
            <w:rFonts w:ascii="Times New Roman" w:hAnsi="Times New Roman" w:cs="Times New Roman"/>
          </w:rPr>
          <w:t xml:space="preserve"> </w:t>
        </w:r>
      </w:ins>
      <w:del w:id="624" w:author="Isabelle Cote" w:date="2023-04-26T15:58:00Z">
        <w:r w:rsidDel="00B40F12">
          <w:rPr>
            <w:rFonts w:ascii="Times New Roman" w:hAnsi="Times New Roman" w:cs="Times New Roman"/>
          </w:rPr>
          <w:delText xml:space="preserve">, which attract coral reef fishes and their excretions, </w:delText>
        </w:r>
      </w:del>
      <w:r>
        <w:rPr>
          <w:rFonts w:ascii="Times New Roman" w:hAnsi="Times New Roman" w:cs="Times New Roman"/>
        </w:rPr>
        <w:t>start positive feedback loops</w:t>
      </w:r>
      <w:ins w:id="625" w:author="Isabelle Cote" w:date="2023-04-26T15:55:00Z">
        <w:r w:rsidR="00B40F12">
          <w:rPr>
            <w:rFonts w:ascii="Times New Roman" w:hAnsi="Times New Roman" w:cs="Times New Roman"/>
          </w:rPr>
          <w:t>,</w:t>
        </w:r>
      </w:ins>
      <w:r>
        <w:rPr>
          <w:rFonts w:ascii="Times New Roman" w:hAnsi="Times New Roman" w:cs="Times New Roman"/>
        </w:rPr>
        <w:t xml:space="preserve"> which can create novel ecosystems where </w:t>
      </w:r>
      <w:del w:id="626" w:author="Isabelle Cote" w:date="2023-04-26T15:55:00Z">
        <w:r w:rsidDel="00B40F12">
          <w:rPr>
            <w:rFonts w:ascii="Times New Roman" w:hAnsi="Times New Roman" w:cs="Times New Roman"/>
          </w:rPr>
          <w:delText xml:space="preserve">landscapes </w:delText>
        </w:r>
      </w:del>
      <w:ins w:id="627" w:author="Isabelle Cote" w:date="2023-04-26T15:55:00Z">
        <w:r w:rsidR="00B40F12">
          <w:rPr>
            <w:rFonts w:ascii="Times New Roman" w:hAnsi="Times New Roman" w:cs="Times New Roman"/>
          </w:rPr>
          <w:t>sea</w:t>
        </w:r>
        <w:r w:rsidR="00B40F12">
          <w:rPr>
            <w:rFonts w:ascii="Times New Roman" w:hAnsi="Times New Roman" w:cs="Times New Roman"/>
          </w:rPr>
          <w:t xml:space="preserve">scapes </w:t>
        </w:r>
      </w:ins>
      <w:r>
        <w:rPr>
          <w:rFonts w:ascii="Times New Roman" w:hAnsi="Times New Roman" w:cs="Times New Roman"/>
        </w:rPr>
        <w:t xml:space="preserve">were otherwise bare </w:t>
      </w:r>
      <w:r>
        <w:rPr>
          <w:rFonts w:ascii="Times New Roman" w:hAnsi="Times New Roman" w:cs="Times New Roman"/>
        </w:rPr>
        <w:fldChar w:fldCharType="begin"/>
      </w:r>
      <w:r>
        <w:rPr>
          <w:rFonts w:ascii="Times New Roman" w:hAnsi="Times New Roman" w:cs="Times New Roman"/>
        </w:rPr>
        <w:instrText xml:space="preserve"> ADDIN ZOTERO_ITEM CSL_CITATION {"citationID":"7JQnnEhf","properties":{"formattedCitation":"(Layman et al., 2016)","plainCitation":"(Layman et al., 2016)","noteIndex":0},"citationItems":[{"id":1783,"uris":["http://zotero.org/users/local/idKDtb7T/items/JCQKY2HW"],"itemData":{"id":1783,"type":"article-journal","container-title":"Ecological Engineering","DOI":"10.1016/j.ecoleng.2016.06.109","ISSN":"09258574","journalAbbreviation":"Ecological Engineering","language":"en","page":"574-579","source":"DOI.org (Crossref)","title":"Mechanistic evidence of enhanced production on artificial reefs: A case study in a Bahamian seagrass ecosystem","title-short":"Mechanistic evidence of enhanced production on artificial reefs","volume":"95","author":[{"family":"Layman","given":"Craig A."},{"family":"Allgeier","given":"Jacob E."},{"family":"Montaña","given":"Carmen G."}],"issued":{"date-parts":[["2016",10]]}}}],"schema":"https://github.com/citation-style-language/schema/raw/master/csl-citation.json"}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(Layman et al., 2016)</w:t>
      </w:r>
      <w:r>
        <w:rPr>
          <w:rFonts w:ascii="Times New Roman" w:hAnsi="Times New Roman" w:cs="Times New Roman"/>
        </w:rPr>
        <w:fldChar w:fldCharType="end"/>
      </w:r>
      <w:r>
        <w:rPr>
          <w:rFonts w:ascii="Times New Roman" w:hAnsi="Times New Roman" w:cs="Times New Roman"/>
        </w:rPr>
        <w:t xml:space="preserve">. </w:t>
      </w:r>
      <w:commentRangeStart w:id="628"/>
      <w:r>
        <w:rPr>
          <w:rFonts w:ascii="Times New Roman" w:hAnsi="Times New Roman" w:cs="Times New Roman"/>
        </w:rPr>
        <w:t xml:space="preserve">Fish pee may be an ecosystem stabilizer; it once supported the growth of corals, but now fertilizes an alternate stable state: fleshy algae </w:t>
      </w:r>
      <w:r>
        <w:rPr>
          <w:rFonts w:ascii="Times New Roman" w:hAnsi="Times New Roman" w:cs="Times New Roman"/>
        </w:rPr>
        <w:lastRenderedPageBreak/>
        <w:fldChar w:fldCharType="begin"/>
      </w:r>
      <w:r>
        <w:rPr>
          <w:rFonts w:ascii="Times New Roman" w:hAnsi="Times New Roman" w:cs="Times New Roman"/>
        </w:rPr>
        <w:instrText xml:space="preserve"> ADDIN ZOTERO_ITEM CSL_CITATION {"citationID":"FR26VaMM","properties":{"formattedCitation":"(Allgeier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(Allgeier et al., 2017)</w:t>
      </w:r>
      <w:r>
        <w:rPr>
          <w:rFonts w:ascii="Times New Roman" w:hAnsi="Times New Roman" w:cs="Times New Roman"/>
        </w:rPr>
        <w:fldChar w:fldCharType="end"/>
      </w:r>
      <w:r>
        <w:rPr>
          <w:rFonts w:ascii="Times New Roman" w:hAnsi="Times New Roman" w:cs="Times New Roman"/>
        </w:rPr>
        <w:t>.</w:t>
      </w:r>
      <w:commentRangeEnd w:id="628"/>
      <w:r w:rsidR="00B40F12">
        <w:rPr>
          <w:rStyle w:val="CommentReference"/>
        </w:rPr>
        <w:commentReference w:id="628"/>
      </w:r>
      <w:ins w:id="629" w:author="Isabelle Cote" w:date="2023-04-26T15:59:00Z">
        <w:r w:rsidR="00B40F12">
          <w:rPr>
            <w:rFonts w:ascii="Times New Roman" w:hAnsi="Times New Roman" w:cs="Times New Roman"/>
          </w:rPr>
          <w:t xml:space="preserve"> In contrast, </w:t>
        </w:r>
      </w:ins>
      <w:ins w:id="630" w:author="Isabelle Cote" w:date="2023-04-26T16:00:00Z">
        <w:r w:rsidR="00B40F12">
          <w:rPr>
            <w:rFonts w:ascii="Times New Roman" w:hAnsi="Times New Roman" w:cs="Times New Roman"/>
          </w:rPr>
          <w:t xml:space="preserve">nitrogen/CNC does not appear to transform temperate marine ecosystems as </w:t>
        </w:r>
      </w:ins>
      <w:ins w:id="631" w:author="Isabelle Cote" w:date="2023-04-26T16:01:00Z">
        <w:r w:rsidR="00B40F12">
          <w:rPr>
            <w:rFonts w:ascii="Times New Roman" w:hAnsi="Times New Roman" w:cs="Times New Roman"/>
          </w:rPr>
          <w:t xml:space="preserve">dramatically. </w:t>
        </w:r>
      </w:ins>
      <w:del w:id="632" w:author="Isabelle Cote" w:date="2023-04-26T15:59:00Z">
        <w:r w:rsidDel="00B40F12">
          <w:rPr>
            <w:rFonts w:ascii="Times New Roman" w:hAnsi="Times New Roman" w:cs="Times New Roman"/>
          </w:rPr>
          <w:delText xml:space="preserve"> We see the impact of this resource not only increasing primary productivity, but completely transforming ecosystems in tropical ecosystems. </w:delText>
        </w:r>
      </w:del>
      <w:del w:id="633" w:author="Isabelle Cote" w:date="2023-04-26T16:01:00Z">
        <w:r w:rsidDel="00B40F12">
          <w:rPr>
            <w:rFonts w:ascii="Times New Roman" w:hAnsi="Times New Roman" w:cs="Times New Roman"/>
          </w:rPr>
          <w:delText xml:space="preserve">While </w:delText>
        </w:r>
      </w:del>
      <w:r>
        <w:rPr>
          <w:rFonts w:ascii="Times New Roman" w:hAnsi="Times New Roman" w:cs="Times New Roman"/>
        </w:rPr>
        <w:t xml:space="preserve">CNC may increase diversity of producer communities </w:t>
      </w:r>
      <w:r>
        <w:rPr>
          <w:rFonts w:ascii="Times New Roman" w:hAnsi="Times New Roman" w:cs="Times New Roman"/>
        </w:rPr>
        <w:fldChar w:fldCharType="begin"/>
      </w:r>
      <w:r>
        <w:rPr>
          <w:rFonts w:ascii="Times New Roman" w:hAnsi="Times New Roman" w:cs="Times New Roman"/>
        </w:rPr>
        <w:instrText xml:space="preserve"> ADDIN ZOTERO_ITEM CSL_CITATION {"citationID":"K8TVJ342","properties":{"formattedCitation":"(Bracken and Stachowicz, 2006)","plainCitation":"(Bracken and Stachowicz, 2006)","noteIndex":0},"citationItems":[{"id":3487,"uris":["http://zotero.org/users/local/idKDtb7T/items/QTW2MN9C"],"itemData":{"id":3487,"type":"article-journal","abstract":"The consequences of declining biodiversity remain controversial, in part because many studies focus on a single metric of ecosystem functioning and fail to consider diversity's integrated effects on multiple ecosystem functions. We used tide pool microcosms as a model system to show that different conclusions about the potential effects of producer diversity on ecosystem functioning may result when ecosystem functions are measured separately vs. together. Specifically, we found that in diverse seaweed assemblages, uptake of either nitrate or ammonium alone was equal to the average of the component monocultures. However, when nitrate and ammonium were available simultaneously, uptake by diverse assemblages was 22% greater than the monoculture average because different species were complementary in their use of different nitrogen forms. Our results suggest that when individual species have dominant effects on particular ecosystem processes (i.e., the sampling effect), multivariate complementarity can arise if different species dominate different processes. Further, these results suggest that similar mechanisms (complementary nutrient uptake) may underlie diversity–functioning relationships in both algal and vascular-plant-based systems.","container-title":"Ecology","DOI":"10.1890/0012-9658(2006)87[2397:SDENUV]2.0.CO;2","ISSN":"1939-9170","issue":"9","language":"en","note":"_eprint: https://onlinelibrary.wiley.com/doi/pdf/10.1890/0012-9658%282006%2987%5B2397%3ASDENUV%5D2.0.CO%3B2","page":"2397-2403","source":"Wiley Online Library","title":"Seaweed Diversity Enhances Nitrogen Uptake Via Complementary Use of Nitrate and Ammonium","volume":"87","author":[{"family":"Bracken","given":"Matthew E. S."},{"family":"Stachowicz","given":"John J."}],"issued":{"date-parts":[["2006"]]}}}],"schema":"https://github.com/citation-style-language/schema/raw/master/csl-citation.json"}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(Bracken and Stachowicz, 2006)</w:t>
      </w:r>
      <w:r>
        <w:rPr>
          <w:rFonts w:ascii="Times New Roman" w:hAnsi="Times New Roman" w:cs="Times New Roman"/>
        </w:rPr>
        <w:fldChar w:fldCharType="end"/>
      </w:r>
      <w:del w:id="634" w:author="Isabelle Cote" w:date="2023-04-26T16:01:00Z">
        <w:r w:rsidDel="00B40F12">
          <w:rPr>
            <w:rFonts w:ascii="Times New Roman" w:hAnsi="Times New Roman" w:cs="Times New Roman"/>
          </w:rPr>
          <w:delText>,</w:delText>
        </w:r>
      </w:del>
      <w:r>
        <w:rPr>
          <w:rFonts w:ascii="Times New Roman" w:hAnsi="Times New Roman" w:cs="Times New Roman"/>
        </w:rPr>
        <w:t xml:space="preserve"> </w:t>
      </w:r>
      <w:del w:id="635" w:author="Isabelle Cote" w:date="2023-04-26T16:01:00Z">
        <w:r w:rsidDel="00B40F12">
          <w:rPr>
            <w:rFonts w:ascii="Times New Roman" w:hAnsi="Times New Roman" w:cs="Times New Roman"/>
          </w:rPr>
          <w:delText>we don’t see as dramatic transformations in temperate areas, with the exception of anthropogenic eutrophication. CNC</w:delText>
        </w:r>
      </w:del>
      <w:ins w:id="636" w:author="Isabelle Cote" w:date="2023-04-26T16:01:00Z">
        <w:r w:rsidR="00B40F12">
          <w:rPr>
            <w:rFonts w:ascii="Times New Roman" w:hAnsi="Times New Roman" w:cs="Times New Roman"/>
          </w:rPr>
          <w:t>and</w:t>
        </w:r>
      </w:ins>
      <w:r>
        <w:rPr>
          <w:rFonts w:ascii="Times New Roman" w:hAnsi="Times New Roman" w:cs="Times New Roman"/>
        </w:rPr>
        <w:t xml:space="preserve"> may </w:t>
      </w:r>
      <w:del w:id="637" w:author="Isabelle Cote" w:date="2023-04-26T16:01:00Z">
        <w:r w:rsidDel="00B40F12">
          <w:rPr>
            <w:rFonts w:ascii="Times New Roman" w:hAnsi="Times New Roman" w:cs="Times New Roman"/>
          </w:rPr>
          <w:delText>assist in</w:delText>
        </w:r>
      </w:del>
      <w:ins w:id="638" w:author="Isabelle Cote" w:date="2023-04-26T16:01:00Z">
        <w:r w:rsidR="00B40F12">
          <w:rPr>
            <w:rFonts w:ascii="Times New Roman" w:hAnsi="Times New Roman" w:cs="Times New Roman"/>
          </w:rPr>
          <w:t>help to</w:t>
        </w:r>
      </w:ins>
      <w:r>
        <w:rPr>
          <w:rFonts w:ascii="Times New Roman" w:hAnsi="Times New Roman" w:cs="Times New Roman"/>
        </w:rPr>
        <w:t xml:space="preserve"> support</w:t>
      </w:r>
      <w:del w:id="639" w:author="Isabelle Cote" w:date="2023-04-26T16:01:00Z">
        <w:r w:rsidDel="00B40F12">
          <w:rPr>
            <w:rFonts w:ascii="Times New Roman" w:hAnsi="Times New Roman" w:cs="Times New Roman"/>
          </w:rPr>
          <w:delText>ing</w:delText>
        </w:r>
      </w:del>
      <w:r>
        <w:rPr>
          <w:rFonts w:ascii="Times New Roman" w:hAnsi="Times New Roman" w:cs="Times New Roman"/>
        </w:rPr>
        <w:t xml:space="preserve"> kelp growth once spring upwelling ceases, but it</w:t>
      </w:r>
      <w:ins w:id="640" w:author="Isabelle Cote" w:date="2023-04-26T16:01:00Z">
        <w:r w:rsidR="00B40F12">
          <w:rPr>
            <w:rFonts w:ascii="Times New Roman" w:hAnsi="Times New Roman" w:cs="Times New Roman"/>
          </w:rPr>
          <w:t xml:space="preserve"> is </w:t>
        </w:r>
      </w:ins>
      <w:del w:id="641" w:author="Isabelle Cote" w:date="2023-04-26T16:01:00Z">
        <w:r w:rsidDel="00B40F12">
          <w:rPr>
            <w:rFonts w:ascii="Times New Roman" w:hAnsi="Times New Roman" w:cs="Times New Roman"/>
          </w:rPr>
          <w:delText xml:space="preserve">’s </w:delText>
        </w:r>
      </w:del>
      <w:r>
        <w:rPr>
          <w:rFonts w:ascii="Times New Roman" w:hAnsi="Times New Roman" w:cs="Times New Roman"/>
        </w:rPr>
        <w:t>often thought of and considered as a</w:t>
      </w:r>
      <w:ins w:id="642" w:author="Isabelle Cote" w:date="2023-04-26T16:01:00Z">
        <w:r w:rsidR="00B40F12">
          <w:rPr>
            <w:rFonts w:ascii="Times New Roman" w:hAnsi="Times New Roman" w:cs="Times New Roman"/>
          </w:rPr>
          <w:t xml:space="preserve"> supplement </w:t>
        </w:r>
      </w:ins>
      <w:del w:id="643" w:author="Isabelle Cote" w:date="2023-04-26T16:01:00Z">
        <w:r w:rsidDel="00B40F12">
          <w:rPr>
            <w:rFonts w:ascii="Times New Roman" w:hAnsi="Times New Roman" w:cs="Times New Roman"/>
          </w:rPr>
          <w:delText xml:space="preserve">n aid </w:delText>
        </w:r>
      </w:del>
      <w:r>
        <w:rPr>
          <w:rFonts w:ascii="Times New Roman" w:hAnsi="Times New Roman" w:cs="Times New Roman"/>
        </w:rPr>
        <w:t xml:space="preserve">to upwelling, not </w:t>
      </w:r>
      <w:ins w:id="644" w:author="Isabelle Cote" w:date="2023-04-26T16:01:00Z">
        <w:r w:rsidR="00B40F12">
          <w:rPr>
            <w:rFonts w:ascii="Times New Roman" w:hAnsi="Times New Roman" w:cs="Times New Roman"/>
          </w:rPr>
          <w:t xml:space="preserve">as </w:t>
        </w:r>
      </w:ins>
      <w:r>
        <w:rPr>
          <w:rFonts w:ascii="Times New Roman" w:hAnsi="Times New Roman" w:cs="Times New Roman"/>
        </w:rPr>
        <w:t xml:space="preserve">the primary source of nutrients </w:t>
      </w:r>
      <w:r>
        <w:rPr>
          <w:rFonts w:ascii="Times New Roman" w:hAnsi="Times New Roman" w:cs="Times New Roman"/>
        </w:rPr>
        <w:fldChar w:fldCharType="begin"/>
      </w:r>
      <w:r>
        <w:rPr>
          <w:rFonts w:ascii="Times New Roman" w:hAnsi="Times New Roman" w:cs="Times New Roman"/>
        </w:rPr>
        <w:instrText xml:space="preserve"> ADDIN ZOTERO_ITEM CSL_CITATION {"citationID":"w8L9alpb","properties":{"formattedCitation":"(Brzezinksi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(Brzezinksi et al., 2013)</w:t>
      </w:r>
      <w:r>
        <w:rPr>
          <w:rFonts w:ascii="Times New Roman" w:hAnsi="Times New Roman" w:cs="Times New Roman"/>
        </w:rPr>
        <w:fldChar w:fldCharType="end"/>
      </w:r>
      <w:r>
        <w:rPr>
          <w:rFonts w:ascii="Times New Roman" w:hAnsi="Times New Roman" w:cs="Times New Roman"/>
        </w:rPr>
        <w:t xml:space="preserve">. Therefore, </w:t>
      </w:r>
      <w:del w:id="645" w:author="Isabelle Cote" w:date="2023-04-26T16:02:00Z">
        <w:r w:rsidDel="00B40F12">
          <w:rPr>
            <w:rFonts w:ascii="Times New Roman" w:hAnsi="Times New Roman" w:cs="Times New Roman"/>
          </w:rPr>
          <w:delText xml:space="preserve">which </w:delText>
        </w:r>
      </w:del>
      <w:r>
        <w:rPr>
          <w:rFonts w:ascii="Times New Roman" w:hAnsi="Times New Roman" w:cs="Times New Roman"/>
        </w:rPr>
        <w:t xml:space="preserve">CNC </w:t>
      </w:r>
      <w:ins w:id="646" w:author="Isabelle Cote" w:date="2023-04-26T16:02:00Z">
        <w:r w:rsidR="00B40F12">
          <w:rPr>
            <w:rFonts w:ascii="Times New Roman" w:hAnsi="Times New Roman" w:cs="Times New Roman"/>
          </w:rPr>
          <w:t xml:space="preserve">may be </w:t>
        </w:r>
      </w:ins>
      <w:ins w:id="647" w:author="Isabelle Cote" w:date="2023-04-26T16:03:00Z">
        <w:r w:rsidR="00B40F12">
          <w:rPr>
            <w:rFonts w:ascii="Times New Roman" w:hAnsi="Times New Roman" w:cs="Times New Roman"/>
          </w:rPr>
          <w:t xml:space="preserve">a </w:t>
        </w:r>
      </w:ins>
      <w:ins w:id="648" w:author="Isabelle Cote" w:date="2023-04-26T16:02:00Z">
        <w:r w:rsidR="00B40F12">
          <w:rPr>
            <w:rFonts w:ascii="Times New Roman" w:hAnsi="Times New Roman" w:cs="Times New Roman"/>
          </w:rPr>
          <w:t xml:space="preserve">more important </w:t>
        </w:r>
      </w:ins>
      <w:ins w:id="649" w:author="Isabelle Cote" w:date="2023-04-26T16:03:00Z">
        <w:r w:rsidR="00B40F12">
          <w:rPr>
            <w:rFonts w:ascii="Times New Roman" w:hAnsi="Times New Roman" w:cs="Times New Roman"/>
          </w:rPr>
          <w:t xml:space="preserve">process </w:t>
        </w:r>
      </w:ins>
      <w:ins w:id="650" w:author="Isabelle Cote" w:date="2023-04-26T16:02:00Z">
        <w:r w:rsidR="00B40F12">
          <w:rPr>
            <w:rFonts w:ascii="Times New Roman" w:hAnsi="Times New Roman" w:cs="Times New Roman"/>
          </w:rPr>
          <w:t xml:space="preserve">in the tropics, even though it </w:t>
        </w:r>
      </w:ins>
      <w:del w:id="651" w:author="Isabelle Cote" w:date="2023-04-26T16:02:00Z">
        <w:r w:rsidDel="00B40F12">
          <w:rPr>
            <w:rFonts w:ascii="Times New Roman" w:hAnsi="Times New Roman" w:cs="Times New Roman"/>
          </w:rPr>
          <w:delText xml:space="preserve">doesn’t </w:delText>
        </w:r>
      </w:del>
      <w:ins w:id="652" w:author="Isabelle Cote" w:date="2023-04-26T16:02:00Z">
        <w:r w:rsidR="00B40F12">
          <w:rPr>
            <w:rFonts w:ascii="Times New Roman" w:hAnsi="Times New Roman" w:cs="Times New Roman"/>
          </w:rPr>
          <w:t>does</w:t>
        </w:r>
        <w:r w:rsidR="00B40F12">
          <w:rPr>
            <w:rFonts w:ascii="Times New Roman" w:hAnsi="Times New Roman" w:cs="Times New Roman"/>
          </w:rPr>
          <w:t xml:space="preserve"> not</w:t>
        </w:r>
        <w:r w:rsidR="00B40F12">
          <w:rPr>
            <w:rFonts w:ascii="Times New Roman" w:hAnsi="Times New Roman" w:cs="Times New Roman"/>
          </w:rPr>
          <w:t xml:space="preserve"> </w:t>
        </w:r>
      </w:ins>
      <w:r>
        <w:rPr>
          <w:rFonts w:ascii="Times New Roman" w:hAnsi="Times New Roman" w:cs="Times New Roman"/>
        </w:rPr>
        <w:t xml:space="preserve">produce larger effects </w:t>
      </w:r>
      <w:ins w:id="653" w:author="Isabelle Cote" w:date="2023-04-26T16:03:00Z">
        <w:r w:rsidR="00B40F12">
          <w:rPr>
            <w:rFonts w:ascii="Times New Roman" w:hAnsi="Times New Roman" w:cs="Times New Roman"/>
          </w:rPr>
          <w:t xml:space="preserve">than in </w:t>
        </w:r>
      </w:ins>
      <w:del w:id="654" w:author="Isabelle Cote" w:date="2023-04-26T16:03:00Z">
        <w:r w:rsidDel="00B40F12">
          <w:rPr>
            <w:rFonts w:ascii="Times New Roman" w:hAnsi="Times New Roman" w:cs="Times New Roman"/>
          </w:rPr>
          <w:delText xml:space="preserve">in the tropics, it may still be a more important process compared to </w:delText>
        </w:r>
      </w:del>
      <w:r>
        <w:rPr>
          <w:rFonts w:ascii="Times New Roman" w:hAnsi="Times New Roman" w:cs="Times New Roman"/>
        </w:rPr>
        <w:t>temperate ecosystems.</w:t>
      </w:r>
    </w:p>
    <w:p w14:paraId="0C79FF46" w14:textId="77777777" w:rsidR="00200D26" w:rsidRDefault="00200D26" w:rsidP="00200D26">
      <w:pPr>
        <w:spacing w:line="360" w:lineRule="auto"/>
        <w:rPr>
          <w:rFonts w:ascii="Times New Roman" w:hAnsi="Times New Roman" w:cs="Times New Roman"/>
        </w:rPr>
      </w:pPr>
    </w:p>
    <w:p w14:paraId="3F42C8E4" w14:textId="1C6D6445" w:rsidR="00200D26" w:rsidRDefault="00200D26" w:rsidP="00200D26">
      <w:pPr>
        <w:spacing w:line="360" w:lineRule="auto"/>
        <w:rPr>
          <w:rFonts w:ascii="Times New Roman" w:hAnsi="Times New Roman" w:cs="Times New Roman"/>
        </w:rPr>
      </w:pPr>
      <w:r>
        <w:rPr>
          <w:rFonts w:ascii="Times New Roman" w:hAnsi="Times New Roman" w:cs="Times New Roman"/>
        </w:rPr>
        <w:tab/>
        <w:t xml:space="preserve">We were surprised to discover how few studies (X/X) provided data on the environmental conditions under which experiments were run. We initially attempted to quantify the level of provisioning provided by consumers, but </w:t>
      </w:r>
      <w:del w:id="655" w:author="Isabelle Cote" w:date="2023-04-26T16:03:00Z">
        <w:r w:rsidDel="00B40F12">
          <w:rPr>
            <w:rFonts w:ascii="Times New Roman" w:hAnsi="Times New Roman" w:cs="Times New Roman"/>
          </w:rPr>
          <w:delText xml:space="preserve">this </w:delText>
        </w:r>
      </w:del>
      <w:ins w:id="656" w:author="Isabelle Cote" w:date="2023-04-26T16:03:00Z">
        <w:r w:rsidR="00B40F12">
          <w:rPr>
            <w:rFonts w:ascii="Times New Roman" w:hAnsi="Times New Roman" w:cs="Times New Roman"/>
          </w:rPr>
          <w:t>th</w:t>
        </w:r>
        <w:r w:rsidR="00B40F12">
          <w:rPr>
            <w:rFonts w:ascii="Times New Roman" w:hAnsi="Times New Roman" w:cs="Times New Roman"/>
          </w:rPr>
          <w:t>ese</w:t>
        </w:r>
        <w:r w:rsidR="00B40F12">
          <w:rPr>
            <w:rFonts w:ascii="Times New Roman" w:hAnsi="Times New Roman" w:cs="Times New Roman"/>
          </w:rPr>
          <w:t xml:space="preserve"> </w:t>
        </w:r>
      </w:ins>
      <w:r>
        <w:rPr>
          <w:rFonts w:ascii="Times New Roman" w:hAnsi="Times New Roman" w:cs="Times New Roman"/>
        </w:rPr>
        <w:t xml:space="preserve">data </w:t>
      </w:r>
      <w:del w:id="657" w:author="Isabelle Cote" w:date="2023-04-26T16:03:00Z">
        <w:r w:rsidDel="00B40F12">
          <w:rPr>
            <w:rFonts w:ascii="Times New Roman" w:hAnsi="Times New Roman" w:cs="Times New Roman"/>
          </w:rPr>
          <w:delText xml:space="preserve">was </w:delText>
        </w:r>
      </w:del>
      <w:ins w:id="658" w:author="Isabelle Cote" w:date="2023-04-26T16:03:00Z">
        <w:r w:rsidR="00B40F12">
          <w:rPr>
            <w:rFonts w:ascii="Times New Roman" w:hAnsi="Times New Roman" w:cs="Times New Roman"/>
          </w:rPr>
          <w:t>were</w:t>
        </w:r>
        <w:r w:rsidR="00B40F12">
          <w:rPr>
            <w:rFonts w:ascii="Times New Roman" w:hAnsi="Times New Roman" w:cs="Times New Roman"/>
          </w:rPr>
          <w:t xml:space="preserve"> </w:t>
        </w:r>
      </w:ins>
      <w:r>
        <w:rPr>
          <w:rFonts w:ascii="Times New Roman" w:hAnsi="Times New Roman" w:cs="Times New Roman"/>
        </w:rPr>
        <w:t xml:space="preserve">often not available. More surprising was the absence of </w:t>
      </w:r>
      <w:ins w:id="659" w:author="Isabelle Cote" w:date="2023-04-26T16:03:00Z">
        <w:r w:rsidR="00B40F12">
          <w:rPr>
            <w:rFonts w:ascii="Times New Roman" w:hAnsi="Times New Roman" w:cs="Times New Roman"/>
          </w:rPr>
          <w:t xml:space="preserve">information on </w:t>
        </w:r>
      </w:ins>
      <w:r>
        <w:rPr>
          <w:rFonts w:ascii="Times New Roman" w:hAnsi="Times New Roman" w:cs="Times New Roman"/>
        </w:rPr>
        <w:t xml:space="preserve">ambient nutrient availability. We suggest that future research on CNC report </w:t>
      </w:r>
      <w:del w:id="660" w:author="Isabelle Cote" w:date="2023-04-26T16:03:00Z">
        <w:r w:rsidDel="00B40F12">
          <w:rPr>
            <w:rFonts w:ascii="Times New Roman" w:hAnsi="Times New Roman" w:cs="Times New Roman"/>
          </w:rPr>
          <w:delText xml:space="preserve">the </w:delText>
        </w:r>
      </w:del>
      <w:r>
        <w:rPr>
          <w:rFonts w:ascii="Times New Roman" w:hAnsi="Times New Roman" w:cs="Times New Roman"/>
        </w:rPr>
        <w:t xml:space="preserve">ambient nitrate and ammonium concentrations in uM or other standardized units to facilitate comparisons </w:t>
      </w:r>
      <w:del w:id="661" w:author="Isabelle Cote" w:date="2023-04-26T16:04:00Z">
        <w:r w:rsidDel="00B40F12">
          <w:rPr>
            <w:rFonts w:ascii="Times New Roman" w:hAnsi="Times New Roman" w:cs="Times New Roman"/>
          </w:rPr>
          <w:delText>to other</w:delText>
        </w:r>
      </w:del>
      <w:ins w:id="662" w:author="Isabelle Cote" w:date="2023-04-26T16:04:00Z">
        <w:r w:rsidR="00B40F12">
          <w:rPr>
            <w:rFonts w:ascii="Times New Roman" w:hAnsi="Times New Roman" w:cs="Times New Roman"/>
          </w:rPr>
          <w:t>across</w:t>
        </w:r>
      </w:ins>
      <w:r>
        <w:rPr>
          <w:rFonts w:ascii="Times New Roman" w:hAnsi="Times New Roman" w:cs="Times New Roman"/>
        </w:rPr>
        <w:t xml:space="preserve"> studies. The lack of data </w:t>
      </w:r>
      <w:del w:id="663" w:author="Isabelle Cote" w:date="2023-04-26T16:04:00Z">
        <w:r w:rsidDel="00B40F12">
          <w:rPr>
            <w:rFonts w:ascii="Times New Roman" w:hAnsi="Times New Roman" w:cs="Times New Roman"/>
          </w:rPr>
          <w:delText xml:space="preserve">necessitated </w:delText>
        </w:r>
      </w:del>
      <w:ins w:id="664" w:author="Isabelle Cote" w:date="2023-04-26T16:04:00Z">
        <w:r w:rsidR="00B40F12">
          <w:rPr>
            <w:rFonts w:ascii="Times New Roman" w:hAnsi="Times New Roman" w:cs="Times New Roman"/>
          </w:rPr>
          <w:t>required us to</w:t>
        </w:r>
        <w:r w:rsidR="00B40F12">
          <w:rPr>
            <w:rFonts w:ascii="Times New Roman" w:hAnsi="Times New Roman" w:cs="Times New Roman"/>
          </w:rPr>
          <w:t xml:space="preserve"> </w:t>
        </w:r>
      </w:ins>
      <w:del w:id="665" w:author="Isabelle Cote" w:date="2023-04-26T16:04:00Z">
        <w:r w:rsidDel="00B40F12">
          <w:rPr>
            <w:rFonts w:ascii="Times New Roman" w:hAnsi="Times New Roman" w:cs="Times New Roman"/>
          </w:rPr>
          <w:delText xml:space="preserve">estimating </w:delText>
        </w:r>
      </w:del>
      <w:ins w:id="666" w:author="Isabelle Cote" w:date="2023-04-26T16:04:00Z">
        <w:r w:rsidR="00B40F12">
          <w:rPr>
            <w:rFonts w:ascii="Times New Roman" w:hAnsi="Times New Roman" w:cs="Times New Roman"/>
          </w:rPr>
          <w:t>estimat</w:t>
        </w:r>
        <w:r w:rsidR="00B40F12">
          <w:rPr>
            <w:rFonts w:ascii="Times New Roman" w:hAnsi="Times New Roman" w:cs="Times New Roman"/>
          </w:rPr>
          <w:t>e</w:t>
        </w:r>
        <w:r w:rsidR="00B40F12">
          <w:rPr>
            <w:rFonts w:ascii="Times New Roman" w:hAnsi="Times New Roman" w:cs="Times New Roman"/>
          </w:rPr>
          <w:t xml:space="preserve"> </w:t>
        </w:r>
      </w:ins>
      <w:r>
        <w:rPr>
          <w:rFonts w:ascii="Times New Roman" w:hAnsi="Times New Roman" w:cs="Times New Roman"/>
        </w:rPr>
        <w:t xml:space="preserve">both background </w:t>
      </w:r>
      <w:ins w:id="667" w:author="Isabelle Cote" w:date="2023-04-26T16:04:00Z">
        <w:r w:rsidR="00B40F12">
          <w:rPr>
            <w:rFonts w:ascii="Times New Roman" w:hAnsi="Times New Roman" w:cs="Times New Roman"/>
          </w:rPr>
          <w:t xml:space="preserve">nutrient levels </w:t>
        </w:r>
      </w:ins>
      <w:r>
        <w:rPr>
          <w:rFonts w:ascii="Times New Roman" w:hAnsi="Times New Roman" w:cs="Times New Roman"/>
        </w:rPr>
        <w:t xml:space="preserve">and temperature </w:t>
      </w:r>
      <w:del w:id="668" w:author="Isabelle Cote" w:date="2023-04-26T16:04:00Z">
        <w:r w:rsidDel="00B40F12">
          <w:rPr>
            <w:rFonts w:ascii="Times New Roman" w:hAnsi="Times New Roman" w:cs="Times New Roman"/>
          </w:rPr>
          <w:delText xml:space="preserve">data </w:delText>
        </w:r>
      </w:del>
      <w:r>
        <w:rPr>
          <w:rFonts w:ascii="Times New Roman" w:hAnsi="Times New Roman" w:cs="Times New Roman"/>
        </w:rPr>
        <w:t>for a number of studies</w:t>
      </w:r>
      <w:ins w:id="669" w:author="Isabelle Cote" w:date="2023-04-26T16:05:00Z">
        <w:r w:rsidR="00B40F12">
          <w:rPr>
            <w:rFonts w:ascii="Times New Roman" w:hAnsi="Times New Roman" w:cs="Times New Roman"/>
          </w:rPr>
          <w:t>, which might have introduced noise</w:t>
        </w:r>
      </w:ins>
      <w:del w:id="670" w:author="Isabelle Cote" w:date="2023-04-26T16:05:00Z">
        <w:r w:rsidDel="00B40F12">
          <w:rPr>
            <w:rFonts w:ascii="Times New Roman" w:hAnsi="Times New Roman" w:cs="Times New Roman"/>
          </w:rPr>
          <w:delText>, which weakened our study</w:delText>
        </w:r>
      </w:del>
      <w:r>
        <w:rPr>
          <w:rFonts w:ascii="Times New Roman" w:hAnsi="Times New Roman" w:cs="Times New Roman"/>
        </w:rPr>
        <w:t xml:space="preserve">. However, given the </w:t>
      </w:r>
      <w:del w:id="671" w:author="Isabelle Cote" w:date="2023-04-26T16:05:00Z">
        <w:r w:rsidDel="00B40F12">
          <w:rPr>
            <w:rFonts w:ascii="Times New Roman" w:hAnsi="Times New Roman" w:cs="Times New Roman"/>
          </w:rPr>
          <w:delText xml:space="preserve">scale of </w:delText>
        </w:r>
      </w:del>
      <w:r>
        <w:rPr>
          <w:rFonts w:ascii="Times New Roman" w:hAnsi="Times New Roman" w:cs="Times New Roman"/>
        </w:rPr>
        <w:t xml:space="preserve">magnitude of variance in these variables (X – X uM of nitrogen, X- X degrees in temperature), we are confident that our estimates </w:t>
      </w:r>
      <w:del w:id="672" w:author="Isabelle Cote" w:date="2023-04-26T16:06:00Z">
        <w:r w:rsidDel="00574840">
          <w:rPr>
            <w:rFonts w:ascii="Times New Roman" w:hAnsi="Times New Roman" w:cs="Times New Roman"/>
          </w:rPr>
          <w:delText>roughly described</w:delText>
        </w:r>
      </w:del>
      <w:ins w:id="673" w:author="Isabelle Cote" w:date="2023-04-26T16:06:00Z">
        <w:r w:rsidR="00574840">
          <w:rPr>
            <w:rFonts w:ascii="Times New Roman" w:hAnsi="Times New Roman" w:cs="Times New Roman"/>
          </w:rPr>
          <w:t>distinguished fairly between</w:t>
        </w:r>
      </w:ins>
      <w:r>
        <w:rPr>
          <w:rFonts w:ascii="Times New Roman" w:hAnsi="Times New Roman" w:cs="Times New Roman"/>
        </w:rPr>
        <w:t xml:space="preserve"> low </w:t>
      </w:r>
      <w:ins w:id="674" w:author="Isabelle Cote" w:date="2023-04-26T16:05:00Z">
        <w:r w:rsidR="00B40F12">
          <w:rPr>
            <w:rFonts w:ascii="Times New Roman" w:hAnsi="Times New Roman" w:cs="Times New Roman"/>
          </w:rPr>
          <w:t xml:space="preserve">and high </w:t>
        </w:r>
      </w:ins>
      <w:r>
        <w:rPr>
          <w:rFonts w:ascii="Times New Roman" w:hAnsi="Times New Roman" w:cs="Times New Roman"/>
        </w:rPr>
        <w:t>nitrogen sites</w:t>
      </w:r>
      <w:del w:id="675" w:author="Isabelle Cote" w:date="2023-04-26T16:06:00Z">
        <w:r w:rsidDel="00574840">
          <w:rPr>
            <w:rFonts w:ascii="Times New Roman" w:hAnsi="Times New Roman" w:cs="Times New Roman"/>
          </w:rPr>
          <w:delText xml:space="preserve"> as low, and high nitrogen sites as high fairly well</w:delText>
        </w:r>
      </w:del>
      <w:r>
        <w:rPr>
          <w:rFonts w:ascii="Times New Roman" w:hAnsi="Times New Roman" w:cs="Times New Roman"/>
        </w:rPr>
        <w:t xml:space="preserve">. Our studies were strongly biased towards North American and European countries, which was likely a combined effect of the databases used in our literature search and the </w:t>
      </w:r>
      <w:ins w:id="676" w:author="Isabelle Cote" w:date="2023-04-26T16:06:00Z">
        <w:r w:rsidR="00574840">
          <w:rPr>
            <w:rFonts w:ascii="Times New Roman" w:hAnsi="Times New Roman" w:cs="Times New Roman"/>
          </w:rPr>
          <w:t>search</w:t>
        </w:r>
      </w:ins>
      <w:ins w:id="677" w:author="Isabelle Cote" w:date="2023-04-26T16:07:00Z">
        <w:r w:rsidR="00574840">
          <w:rPr>
            <w:rFonts w:ascii="Times New Roman" w:hAnsi="Times New Roman" w:cs="Times New Roman"/>
          </w:rPr>
          <w:t xml:space="preserve"> and </w:t>
        </w:r>
      </w:ins>
      <w:r>
        <w:rPr>
          <w:rFonts w:ascii="Times New Roman" w:hAnsi="Times New Roman" w:cs="Times New Roman"/>
        </w:rPr>
        <w:t>publication bias towards English</w:t>
      </w:r>
      <w:ins w:id="678" w:author="Isabelle Cote" w:date="2023-04-26T16:06:00Z">
        <w:r w:rsidR="00574840">
          <w:rPr>
            <w:rFonts w:ascii="Times New Roman" w:hAnsi="Times New Roman" w:cs="Times New Roman"/>
          </w:rPr>
          <w:t>-</w:t>
        </w:r>
      </w:ins>
      <w:del w:id="679" w:author="Isabelle Cote" w:date="2023-04-26T16:06:00Z">
        <w:r w:rsidDel="00574840">
          <w:rPr>
            <w:rFonts w:ascii="Times New Roman" w:hAnsi="Times New Roman" w:cs="Times New Roman"/>
          </w:rPr>
          <w:delText xml:space="preserve"> </w:delText>
        </w:r>
      </w:del>
      <w:r>
        <w:rPr>
          <w:rFonts w:ascii="Times New Roman" w:hAnsi="Times New Roman" w:cs="Times New Roman"/>
        </w:rPr>
        <w:t xml:space="preserve">speaking countries. More data from the </w:t>
      </w:r>
      <w:ins w:id="680" w:author="Isabelle Cote" w:date="2023-04-26T16:07:00Z">
        <w:r w:rsidR="00574840">
          <w:rPr>
            <w:rFonts w:ascii="Times New Roman" w:hAnsi="Times New Roman" w:cs="Times New Roman"/>
          </w:rPr>
          <w:t>G</w:t>
        </w:r>
      </w:ins>
      <w:del w:id="681" w:author="Isabelle Cote" w:date="2023-04-26T16:07:00Z">
        <w:r w:rsidDel="00574840">
          <w:rPr>
            <w:rFonts w:ascii="Times New Roman" w:hAnsi="Times New Roman" w:cs="Times New Roman"/>
          </w:rPr>
          <w:delText>g</w:delText>
        </w:r>
      </w:del>
      <w:r>
        <w:rPr>
          <w:rFonts w:ascii="Times New Roman" w:hAnsi="Times New Roman" w:cs="Times New Roman"/>
        </w:rPr>
        <w:t xml:space="preserve">lobal </w:t>
      </w:r>
      <w:ins w:id="682" w:author="Isabelle Cote" w:date="2023-04-26T16:07:00Z">
        <w:r w:rsidR="00574840">
          <w:rPr>
            <w:rFonts w:ascii="Times New Roman" w:hAnsi="Times New Roman" w:cs="Times New Roman"/>
          </w:rPr>
          <w:t>S</w:t>
        </w:r>
      </w:ins>
      <w:del w:id="683" w:author="Isabelle Cote" w:date="2023-04-26T16:07:00Z">
        <w:r w:rsidDel="00574840">
          <w:rPr>
            <w:rFonts w:ascii="Times New Roman" w:hAnsi="Times New Roman" w:cs="Times New Roman"/>
          </w:rPr>
          <w:delText>s</w:delText>
        </w:r>
      </w:del>
      <w:r>
        <w:rPr>
          <w:rFonts w:ascii="Times New Roman" w:hAnsi="Times New Roman" w:cs="Times New Roman"/>
        </w:rPr>
        <w:t xml:space="preserve">outh would have improved our analyses. </w:t>
      </w:r>
    </w:p>
    <w:p w14:paraId="0021AFF8" w14:textId="77777777" w:rsidR="00200D26" w:rsidRDefault="00200D26" w:rsidP="00200D26">
      <w:pPr>
        <w:spacing w:line="360" w:lineRule="auto"/>
        <w:rPr>
          <w:rFonts w:ascii="Times New Roman" w:hAnsi="Times New Roman" w:cs="Times New Roman"/>
        </w:rPr>
      </w:pPr>
    </w:p>
    <w:p w14:paraId="2768681B" w14:textId="1F7976DD" w:rsidR="00200D26" w:rsidRPr="007B2CDF" w:rsidRDefault="00200D26" w:rsidP="00200D26">
      <w:pPr>
        <w:spacing w:line="360" w:lineRule="auto"/>
        <w:rPr>
          <w:rFonts w:ascii="Times New Roman" w:hAnsi="Times New Roman" w:cs="Times New Roman"/>
        </w:rPr>
      </w:pPr>
      <w:r>
        <w:rPr>
          <w:rFonts w:ascii="Times New Roman" w:hAnsi="Times New Roman" w:cs="Times New Roman"/>
        </w:rPr>
        <w:tab/>
        <w:t xml:space="preserve">In conclusion, we found a positive effect of consumer-mediated nutrient cycling on </w:t>
      </w:r>
      <w:ins w:id="684" w:author="Isabelle Cote" w:date="2023-04-26T16:07:00Z">
        <w:r w:rsidR="00574840">
          <w:rPr>
            <w:rFonts w:ascii="Times New Roman" w:hAnsi="Times New Roman" w:cs="Times New Roman"/>
          </w:rPr>
          <w:t xml:space="preserve">marine </w:t>
        </w:r>
      </w:ins>
      <w:r>
        <w:rPr>
          <w:rFonts w:ascii="Times New Roman" w:hAnsi="Times New Roman" w:cs="Times New Roman"/>
        </w:rPr>
        <w:t xml:space="preserve">primary productivity, providing further </w:t>
      </w:r>
      <w:del w:id="685" w:author="Isabelle Cote" w:date="2023-04-26T16:07:00Z">
        <w:r w:rsidDel="00574840">
          <w:rPr>
            <w:rFonts w:ascii="Times New Roman" w:hAnsi="Times New Roman" w:cs="Times New Roman"/>
          </w:rPr>
          <w:delText>support for this process as</w:delText>
        </w:r>
      </w:del>
      <w:ins w:id="686" w:author="Isabelle Cote" w:date="2023-04-26T16:07:00Z">
        <w:r w:rsidR="00574840">
          <w:rPr>
            <w:rFonts w:ascii="Times New Roman" w:hAnsi="Times New Roman" w:cs="Times New Roman"/>
          </w:rPr>
          <w:t>evidence</w:t>
        </w:r>
      </w:ins>
      <w:ins w:id="687" w:author="Isabelle Cote" w:date="2023-04-26T16:08:00Z">
        <w:r w:rsidR="00574840">
          <w:rPr>
            <w:rFonts w:ascii="Times New Roman" w:hAnsi="Times New Roman" w:cs="Times New Roman"/>
          </w:rPr>
          <w:t xml:space="preserve"> that CNC is</w:t>
        </w:r>
      </w:ins>
      <w:r>
        <w:rPr>
          <w:rFonts w:ascii="Times New Roman" w:hAnsi="Times New Roman" w:cs="Times New Roman"/>
        </w:rPr>
        <w:t xml:space="preserve"> an important contributor to bottom-up processes. However, we did not find evidence to support the conventional wisdom that CNC should have larger effects on </w:t>
      </w:r>
      <w:ins w:id="688" w:author="Isabelle Cote" w:date="2023-04-26T16:08:00Z">
        <w:r w:rsidR="00574840">
          <w:rPr>
            <w:rFonts w:ascii="Times New Roman" w:hAnsi="Times New Roman" w:cs="Times New Roman"/>
          </w:rPr>
          <w:t xml:space="preserve">marine </w:t>
        </w:r>
      </w:ins>
      <w:r>
        <w:rPr>
          <w:rFonts w:ascii="Times New Roman" w:hAnsi="Times New Roman" w:cs="Times New Roman"/>
        </w:rPr>
        <w:t xml:space="preserve">producers in tropical regions when we examined </w:t>
      </w:r>
      <w:ins w:id="689" w:author="Isabelle Cote" w:date="2023-04-26T16:08:00Z">
        <w:r w:rsidR="00574840">
          <w:rPr>
            <w:rFonts w:ascii="Times New Roman" w:hAnsi="Times New Roman" w:cs="Times New Roman"/>
          </w:rPr>
          <w:t xml:space="preserve">the effects of </w:t>
        </w:r>
      </w:ins>
      <w:r>
        <w:rPr>
          <w:rFonts w:ascii="Times New Roman" w:hAnsi="Times New Roman" w:cs="Times New Roman"/>
        </w:rPr>
        <w:t>absolute latitude, ambient nutrient availability, and temperature. Therefore, we suggest that the impact of CNC may not vary on such broad scales and is instead controlled by finer</w:t>
      </w:r>
      <w:ins w:id="690" w:author="Isabelle Cote" w:date="2023-04-26T16:09:00Z">
        <w:r w:rsidR="00574840">
          <w:rPr>
            <w:rFonts w:ascii="Times New Roman" w:hAnsi="Times New Roman" w:cs="Times New Roman"/>
          </w:rPr>
          <w:t>-</w:t>
        </w:r>
      </w:ins>
      <w:del w:id="691" w:author="Isabelle Cote" w:date="2023-04-26T16:09:00Z">
        <w:r w:rsidDel="00574840">
          <w:rPr>
            <w:rFonts w:ascii="Times New Roman" w:hAnsi="Times New Roman" w:cs="Times New Roman"/>
          </w:rPr>
          <w:delText xml:space="preserve"> </w:delText>
        </w:r>
      </w:del>
      <w:r>
        <w:rPr>
          <w:rFonts w:ascii="Times New Roman" w:hAnsi="Times New Roman" w:cs="Times New Roman"/>
        </w:rPr>
        <w:t>scale variables</w:t>
      </w:r>
      <w:ins w:id="692" w:author="Isabelle Cote" w:date="2023-04-26T16:09:00Z">
        <w:r w:rsidR="00574840">
          <w:rPr>
            <w:rFonts w:ascii="Times New Roman" w:hAnsi="Times New Roman" w:cs="Times New Roman"/>
          </w:rPr>
          <w:t>, including …</w:t>
        </w:r>
      </w:ins>
      <w:r>
        <w:rPr>
          <w:rFonts w:ascii="Times New Roman" w:hAnsi="Times New Roman" w:cs="Times New Roman"/>
        </w:rPr>
        <w:t xml:space="preserve">. </w:t>
      </w:r>
      <w:ins w:id="693" w:author="Isabelle Cote" w:date="2023-04-26T16:11:00Z">
        <w:r w:rsidR="00574840">
          <w:rPr>
            <w:rFonts w:ascii="Times New Roman" w:hAnsi="Times New Roman" w:cs="Times New Roman"/>
          </w:rPr>
          <w:t>Consumers in temperate, nutrient-replete waters may be more important for bottom-up processes than initially thought.</w:t>
        </w:r>
        <w:r w:rsidR="00574840">
          <w:rPr>
            <w:rFonts w:ascii="Times New Roman" w:hAnsi="Times New Roman" w:cs="Times New Roman"/>
          </w:rPr>
          <w:t xml:space="preserve"> </w:t>
        </w:r>
      </w:ins>
      <w:r>
        <w:rPr>
          <w:rFonts w:ascii="Times New Roman" w:hAnsi="Times New Roman" w:cs="Times New Roman"/>
        </w:rPr>
        <w:t xml:space="preserve">As humans continue to reduce and redistribute animal biomass worldwide, alter nutrient cycles through eutrophication, and threaten </w:t>
      </w:r>
      <w:r>
        <w:rPr>
          <w:rFonts w:ascii="Times New Roman" w:hAnsi="Times New Roman" w:cs="Times New Roman"/>
        </w:rPr>
        <w:lastRenderedPageBreak/>
        <w:t>oceanographic processes through climate change</w:t>
      </w:r>
      <w:ins w:id="694" w:author="Isabelle Cote" w:date="2023-04-26T16:09:00Z">
        <w:r w:rsidR="00574840">
          <w:rPr>
            <w:rFonts w:ascii="Times New Roman" w:hAnsi="Times New Roman" w:cs="Times New Roman"/>
          </w:rPr>
          <w:t>,</w:t>
        </w:r>
      </w:ins>
      <w:r>
        <w:rPr>
          <w:rFonts w:ascii="Times New Roman" w:hAnsi="Times New Roman" w:cs="Times New Roman"/>
        </w:rPr>
        <w:t xml:space="preserve"> it </w:t>
      </w:r>
      <w:del w:id="695" w:author="Isabelle Cote" w:date="2023-04-26T16:11:00Z">
        <w:r w:rsidDel="00574840">
          <w:rPr>
            <w:rFonts w:ascii="Times New Roman" w:hAnsi="Times New Roman" w:cs="Times New Roman"/>
          </w:rPr>
          <w:delText xml:space="preserve">remains </w:delText>
        </w:r>
      </w:del>
      <w:ins w:id="696" w:author="Isabelle Cote" w:date="2023-04-26T16:11:00Z">
        <w:r w:rsidR="00574840">
          <w:rPr>
            <w:rFonts w:ascii="Times New Roman" w:hAnsi="Times New Roman" w:cs="Times New Roman"/>
          </w:rPr>
          <w:t>becomes increasingly</w:t>
        </w:r>
        <w:r w:rsidR="00574840">
          <w:rPr>
            <w:rFonts w:ascii="Times New Roman" w:hAnsi="Times New Roman" w:cs="Times New Roman"/>
          </w:rPr>
          <w:t xml:space="preserve"> </w:t>
        </w:r>
      </w:ins>
      <w:r>
        <w:rPr>
          <w:rFonts w:ascii="Times New Roman" w:hAnsi="Times New Roman" w:cs="Times New Roman"/>
        </w:rPr>
        <w:t xml:space="preserve">important to understand the role of animals in supporting primary </w:t>
      </w:r>
      <w:commentRangeStart w:id="697"/>
      <w:r>
        <w:rPr>
          <w:rFonts w:ascii="Times New Roman" w:hAnsi="Times New Roman" w:cs="Times New Roman"/>
        </w:rPr>
        <w:t>productivity</w:t>
      </w:r>
      <w:commentRangeEnd w:id="697"/>
      <w:r w:rsidR="00574840">
        <w:rPr>
          <w:rStyle w:val="CommentReference"/>
        </w:rPr>
        <w:commentReference w:id="697"/>
      </w:r>
      <w:r>
        <w:rPr>
          <w:rFonts w:ascii="Times New Roman" w:hAnsi="Times New Roman" w:cs="Times New Roman"/>
        </w:rPr>
        <w:t xml:space="preserve">. </w:t>
      </w:r>
      <w:del w:id="698" w:author="Isabelle Cote" w:date="2023-04-26T16:11:00Z">
        <w:r w:rsidDel="00574840">
          <w:rPr>
            <w:rFonts w:ascii="Times New Roman" w:hAnsi="Times New Roman" w:cs="Times New Roman"/>
          </w:rPr>
          <w:delText>Consumers in temperate, nutrient-replete waters may be more important for bottom-up processes than initially thought</w:delText>
        </w:r>
      </w:del>
      <w:del w:id="699" w:author="Isabelle Cote" w:date="2023-04-26T16:10:00Z">
        <w:r w:rsidDel="00574840">
          <w:rPr>
            <w:rFonts w:ascii="Times New Roman" w:hAnsi="Times New Roman" w:cs="Times New Roman"/>
          </w:rPr>
          <w:delText xml:space="preserve"> and more research should investigate their role</w:delText>
        </w:r>
      </w:del>
      <w:del w:id="700" w:author="Isabelle Cote" w:date="2023-04-26T16:11:00Z">
        <w:r w:rsidDel="00574840">
          <w:rPr>
            <w:rFonts w:ascii="Times New Roman" w:hAnsi="Times New Roman" w:cs="Times New Roman"/>
          </w:rPr>
          <w:delText xml:space="preserve">. </w:delText>
        </w:r>
      </w:del>
    </w:p>
    <w:p w14:paraId="6B6E9153" w14:textId="77777777" w:rsidR="00200D26" w:rsidRDefault="00200D26" w:rsidP="00200D26">
      <w:pPr>
        <w:spacing w:line="360" w:lineRule="auto"/>
        <w:rPr>
          <w:rFonts w:ascii="Times New Roman" w:hAnsi="Times New Roman" w:cs="Times New Roman"/>
        </w:rPr>
      </w:pPr>
    </w:p>
    <w:p w14:paraId="322A6C94" w14:textId="77777777" w:rsidR="00410282" w:rsidRPr="005151E5" w:rsidRDefault="00410282" w:rsidP="00410282">
      <w:pPr>
        <w:spacing w:line="360" w:lineRule="auto"/>
        <w:rPr>
          <w:rFonts w:ascii="Times New Roman" w:hAnsi="Times New Roman" w:cs="Times New Roman"/>
        </w:rPr>
      </w:pPr>
    </w:p>
    <w:p w14:paraId="05555F90" w14:textId="76E4AE7A" w:rsidR="00955049" w:rsidRPr="00536E93" w:rsidRDefault="00955049" w:rsidP="00955049">
      <w:pPr>
        <w:spacing w:line="360" w:lineRule="auto"/>
        <w:rPr>
          <w:rFonts w:ascii="Times New Roman" w:hAnsi="Times New Roman" w:cs="Times New Roman"/>
          <w:b/>
        </w:rPr>
      </w:pPr>
      <w:r w:rsidRPr="005151E5">
        <w:rPr>
          <w:rFonts w:ascii="Times New Roman" w:hAnsi="Times New Roman" w:cs="Times New Roman"/>
          <w:b/>
        </w:rPr>
        <w:t>SUPPLEMEN</w:t>
      </w:r>
      <w:r w:rsidR="00536E93">
        <w:rPr>
          <w:rFonts w:ascii="Times New Roman" w:hAnsi="Times New Roman" w:cs="Times New Roman"/>
          <w:b/>
        </w:rPr>
        <w:t>T</w:t>
      </w: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A4A810B" w14:textId="1B5F4F42"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(ammon* OR nitrog* OR phosph* OR nutrient</w:t>
      </w:r>
      <w:r>
        <w:rPr>
          <w:rFonts w:ascii="Times New Roman" w:hAnsi="Times New Roman" w:cs="Times New Roman"/>
        </w:rPr>
        <w:t>*</w:t>
      </w:r>
      <w:r w:rsidRPr="00B748E3">
        <w:rPr>
          <w:rFonts w:ascii="Times New Roman" w:hAnsi="Times New Roman" w:cs="Times New Roman"/>
        </w:rPr>
        <w:t>) AND (excret* OR egest* OR mutual* OR symbio* OR subsid* OR consumer-mediat*) AND (coral* OR kelp* OR alga* OR macroalgae OR microalgae OR phytoplankton OR zooxanthell* OR primary prod* OR seagrass* OR sea grass* OR seaweed* OR mangrove*) AND (reef OR subtidal OR intertidal OR coast* OR marine OR benthic OR coral OR kelp) AND (grow* OR grew OR biomass OR abundance OR weight)</w:t>
      </w:r>
      <w:r>
        <w:rPr>
          <w:rFonts w:ascii="Times New Roman" w:hAnsi="Times New Roman" w:cs="Times New Roman"/>
        </w:rPr>
        <w:t>.</w:t>
      </w: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17B4AE77" w14:textId="77777777" w:rsidR="008A22DE" w:rsidRPr="008A22DE" w:rsidRDefault="00954E9C" w:rsidP="008A22DE">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r w:rsidR="008A22DE" w:rsidRPr="008A22DE">
        <w:rPr>
          <w:rFonts w:ascii="Calibri"/>
        </w:rPr>
        <w:t>Allgeier, J.E., Burkepile, D.E., Layman, C.A., 2017. Animal pee in the sea: consumer-mediated nutrient dynamics in the world’s changing oceans. Global Change Biology 23, 2166–2178. https://doi.org/10.1111/gcb.13625</w:t>
      </w:r>
    </w:p>
    <w:p w14:paraId="0995BB90" w14:textId="77777777" w:rsidR="008A22DE" w:rsidRPr="008A22DE" w:rsidRDefault="008A22DE" w:rsidP="008A22DE">
      <w:pPr>
        <w:pStyle w:val="Bibliography"/>
        <w:rPr>
          <w:rFonts w:ascii="Calibri"/>
        </w:rPr>
      </w:pPr>
      <w:r w:rsidRPr="008A22DE">
        <w:rPr>
          <w:rFonts w:ascii="Calibri"/>
        </w:rPr>
        <w:t>Allgeier, J.E., Rosemond, A.D., Layman, C.A., 2011. The frequency and magnitude of non-additive responses to multiple nutrient enrichment. Journal of Applied Ecology 48, 96–101. https://doi.org/10.1111/j.1365-2664.2010.01894.x</w:t>
      </w:r>
    </w:p>
    <w:p w14:paraId="50493CDB" w14:textId="77777777" w:rsidR="008A22DE" w:rsidRPr="008A22DE" w:rsidRDefault="008A22DE" w:rsidP="008A22DE">
      <w:pPr>
        <w:pStyle w:val="Bibliography"/>
        <w:rPr>
          <w:rFonts w:ascii="Calibri"/>
        </w:rPr>
      </w:pPr>
      <w:r w:rsidRPr="008A22DE">
        <w:rPr>
          <w:rFonts w:ascii="Calibri"/>
        </w:rPr>
        <w:t>Atkinson, C.L., Capps, K.A., Rugenski, A.T., Vanni, M.J., 2017. Consumer-driven nutrient dynamics in freshwater ecosystems: from individuals to ecosystems. Biological Reviews 92, 2003–2023. https://doi.org/10.1111/brv.12318</w:t>
      </w:r>
    </w:p>
    <w:p w14:paraId="24B08A95" w14:textId="77777777" w:rsidR="008A22DE" w:rsidRPr="008A22DE" w:rsidRDefault="008A22DE" w:rsidP="008A22DE">
      <w:pPr>
        <w:pStyle w:val="Bibliography"/>
        <w:rPr>
          <w:rFonts w:ascii="Calibri"/>
        </w:rPr>
      </w:pPr>
      <w:r w:rsidRPr="008A22DE">
        <w:rPr>
          <w:rFonts w:ascii="Calibri"/>
        </w:rPr>
        <w:t>Bracken, M.E.S., 2004. Invertebrate-Mediated Nutrient Loading Increases Growth of an Intertidal Macroalga1. Journal of Phycology 40, 1032–1041. https://doi.org/10.1111/j.1529-8817.2004.03106.x</w:t>
      </w:r>
    </w:p>
    <w:p w14:paraId="23C1349F" w14:textId="77777777" w:rsidR="008A22DE" w:rsidRPr="008A22DE" w:rsidRDefault="008A22DE" w:rsidP="008A22DE">
      <w:pPr>
        <w:pStyle w:val="Bibliography"/>
        <w:rPr>
          <w:rFonts w:ascii="Calibri"/>
        </w:rPr>
      </w:pPr>
      <w:r w:rsidRPr="008A22DE">
        <w:rPr>
          <w:rFonts w:ascii="Calibri"/>
        </w:rPr>
        <w:t>Bracken, M.E.S., Gonzalez-Dorantes, C.A., Stachowicz, J.J., 2007. Whole-community mutualism: Associated invertebrates facilitate a dominant habitat-forming seaweed. Ecology 88, 2211–2219. https://doi.org/10.1890/06-0881.1</w:t>
      </w:r>
    </w:p>
    <w:p w14:paraId="460C7DF8" w14:textId="77777777" w:rsidR="008A22DE" w:rsidRPr="008A22DE" w:rsidRDefault="008A22DE" w:rsidP="008A22DE">
      <w:pPr>
        <w:pStyle w:val="Bibliography"/>
        <w:rPr>
          <w:rFonts w:ascii="Calibri"/>
        </w:rPr>
      </w:pPr>
      <w:r w:rsidRPr="008A22DE">
        <w:rPr>
          <w:rFonts w:ascii="Calibri"/>
        </w:rPr>
        <w:t>Brzezinksi, M., Reed, D., Harrer, S., Rassweiler, A., Melack, J., Goodridge, B., Dugan, J., 2013. Multiple sources and forms of nitrogen sustain year-round kelp growth on the inner continental shelf of the Santa Barbara Channel. oceanog 26, 114–123. https://doi.org/10.5670/oceanog.2013.53</w:t>
      </w:r>
    </w:p>
    <w:p w14:paraId="68497480" w14:textId="77777777" w:rsidR="008A22DE" w:rsidRPr="008A22DE" w:rsidRDefault="008A22DE" w:rsidP="008A22DE">
      <w:pPr>
        <w:pStyle w:val="Bibliography"/>
        <w:rPr>
          <w:rFonts w:ascii="Calibri"/>
        </w:rPr>
      </w:pPr>
      <w:r w:rsidRPr="008A22DE">
        <w:rPr>
          <w:rFonts w:ascii="Calibri"/>
        </w:rPr>
        <w:t>Burnham, K.P., Anderson, D.R., Huyvaert, K.P., 2011. AIC model selection and multimodel inference in behavioral ecology: some background, observations, and comparisons. Behav Ecol Sociobiol 65, 23–35. https://doi.org/10.1007/s00265-010-1029-6</w:t>
      </w:r>
    </w:p>
    <w:p w14:paraId="6507316F" w14:textId="77777777" w:rsidR="008A22DE" w:rsidRPr="008A22DE" w:rsidRDefault="008A22DE" w:rsidP="008A22DE">
      <w:pPr>
        <w:pStyle w:val="Bibliography"/>
        <w:rPr>
          <w:rFonts w:ascii="Calibri"/>
        </w:rPr>
      </w:pPr>
      <w:r w:rsidRPr="008A22DE">
        <w:rPr>
          <w:rFonts w:ascii="Calibri"/>
        </w:rPr>
        <w:t xml:space="preserve">Elser, J.J., Bracken, M.E.S., Cleland, E.E., Gruner, D.S., Harpole, W.S., Hillebrand, H., Ngai, J.T., Seabloom, E.W., Shurin, J.B., Smith, J.E., 2007. Global analysis of nitrogen and </w:t>
      </w:r>
      <w:r w:rsidRPr="008A22DE">
        <w:rPr>
          <w:rFonts w:ascii="Calibri"/>
        </w:rPr>
        <w:lastRenderedPageBreak/>
        <w:t>phosphorus limitation of primary producers in freshwater, marine and terrestrial ecosystems. Ecology Letters 10, 1135–1142. https://doi.org/10.1111/j.1461-0248.2007.01113.x</w:t>
      </w:r>
    </w:p>
    <w:p w14:paraId="60004E7B" w14:textId="77777777" w:rsidR="008A22DE" w:rsidRPr="008A22DE" w:rsidRDefault="008A22DE" w:rsidP="008A22DE">
      <w:pPr>
        <w:pStyle w:val="Bibliography"/>
        <w:rPr>
          <w:rFonts w:ascii="Calibri"/>
        </w:rPr>
      </w:pPr>
      <w:r w:rsidRPr="008A22DE">
        <w:rPr>
          <w:rFonts w:ascii="Calibri"/>
        </w:rPr>
        <w:t>Elser, J.J., Urabe, J., 1999. The Stoichiometry of Consumer-Driven Nutrient Recycling: Theory, Observations, and Consequences. Ecology 80, 735–751. https://doi.org/10.1890/0012-9658(1999)080[0735:TSOCDN]2.0.CO;2</w:t>
      </w:r>
    </w:p>
    <w:p w14:paraId="06CFB8C0" w14:textId="77777777" w:rsidR="008A22DE" w:rsidRPr="008A22DE" w:rsidRDefault="008A22DE" w:rsidP="008A22DE">
      <w:pPr>
        <w:pStyle w:val="Bibliography"/>
        <w:rPr>
          <w:rFonts w:ascii="Calibri"/>
        </w:rPr>
      </w:pPr>
      <w:r w:rsidRPr="008A22DE">
        <w:rPr>
          <w:rFonts w:ascii="Calibri"/>
        </w:rPr>
        <w:t>Fortier, R., Wright, S.J., 2021. Nutrient limitation of plant reproduction in a tropical moist forest. Ecology 102, e03469. https://doi.org/10.1002/ecy.3469</w:t>
      </w:r>
    </w:p>
    <w:p w14:paraId="69EF5F16" w14:textId="77777777" w:rsidR="008A22DE" w:rsidRPr="008A22DE" w:rsidRDefault="008A22DE" w:rsidP="008A22DE">
      <w:pPr>
        <w:pStyle w:val="Bibliography"/>
        <w:rPr>
          <w:rFonts w:ascii="Calibri"/>
        </w:rPr>
      </w:pPr>
      <w:r w:rsidRPr="008A22DE">
        <w:rPr>
          <w:rFonts w:ascii="Calibri"/>
        </w:rPr>
        <w:t>Gough, L., Bettez, N.D., Slavik, K.A., Bowden, W.B., Giblin, A.E., Kling, G.W., Laundre, J.A., Shaver, G.R., 2016. Effects of long-term nutrient additions on Arctic tundra, stream, and lake ecosystems: beyond NPP. Oecologia 182, 653–665. https://doi.org/10.1007/s00442-016-3716-0</w:t>
      </w:r>
    </w:p>
    <w:p w14:paraId="1F1FB7D2" w14:textId="77777777" w:rsidR="008A22DE" w:rsidRPr="008A22DE" w:rsidRDefault="008A22DE" w:rsidP="008A22DE">
      <w:pPr>
        <w:pStyle w:val="Bibliography"/>
        <w:rPr>
          <w:rFonts w:ascii="Calibri"/>
        </w:rPr>
      </w:pPr>
      <w:r w:rsidRPr="008A22DE">
        <w:rPr>
          <w:rFonts w:ascii="Calibri"/>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1EDBAB30" w14:textId="77777777" w:rsidR="008A22DE" w:rsidRPr="008A22DE" w:rsidRDefault="008A22DE" w:rsidP="008A22DE">
      <w:pPr>
        <w:pStyle w:val="Bibliography"/>
        <w:rPr>
          <w:rFonts w:ascii="Calibri"/>
        </w:rPr>
      </w:pPr>
      <w:r w:rsidRPr="008A22DE">
        <w:rPr>
          <w:rFonts w:ascii="Calibri"/>
        </w:rPr>
        <w:t>Jackson, G.A., 1977. Nutrients and Production of Giant Kelp, Macrocystis pyrifera, Off Southern California. Limnology and Oceanography 22, 979–995.</w:t>
      </w:r>
    </w:p>
    <w:p w14:paraId="6C43173E" w14:textId="77777777" w:rsidR="008A22DE" w:rsidRPr="008A22DE" w:rsidRDefault="008A22DE" w:rsidP="008A22DE">
      <w:pPr>
        <w:pStyle w:val="Bibliography"/>
        <w:rPr>
          <w:rFonts w:ascii="Calibri"/>
        </w:rPr>
      </w:pPr>
      <w:r w:rsidRPr="008A22DE">
        <w:rPr>
          <w:rFonts w:ascii="Calibri"/>
        </w:rPr>
        <w:t>McNaughton, S.J., Ruess, R.W., Seagle, S.W., 1988. Large mammals and process dynamics in African ecosystems. BioScience 38, 794–800. https://doi.org/10.2307/1310789</w:t>
      </w:r>
    </w:p>
    <w:p w14:paraId="64DF9850" w14:textId="77777777" w:rsidR="008A22DE" w:rsidRPr="008A22DE" w:rsidRDefault="008A22DE" w:rsidP="008A22DE">
      <w:pPr>
        <w:pStyle w:val="Bibliography"/>
        <w:rPr>
          <w:rFonts w:ascii="Calibri"/>
        </w:rPr>
      </w:pPr>
      <w:r w:rsidRPr="008A22DE">
        <w:rPr>
          <w:rFonts w:ascii="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70E31964" w14:textId="77777777" w:rsidR="008A22DE" w:rsidRPr="008A22DE" w:rsidRDefault="008A22DE" w:rsidP="008A22DE">
      <w:pPr>
        <w:pStyle w:val="Bibliography"/>
        <w:rPr>
          <w:rFonts w:ascii="Calibri"/>
        </w:rPr>
      </w:pPr>
      <w:r w:rsidRPr="008A22DE">
        <w:rPr>
          <w:rFonts w:ascii="Calibri"/>
        </w:rPr>
        <w:t>Meyer, J.L., Schultz, E.T., Helfman, G.S., 1983. Fish schools: An asset to corals. Science 220, 1047–1049. https://doi.org/10.1126/science.220.4601.1047</w:t>
      </w:r>
    </w:p>
    <w:p w14:paraId="5351F37C" w14:textId="77777777" w:rsidR="008A22DE" w:rsidRPr="008A22DE" w:rsidRDefault="008A22DE" w:rsidP="008A22DE">
      <w:pPr>
        <w:pStyle w:val="Bibliography"/>
        <w:rPr>
          <w:rFonts w:ascii="Calibri"/>
        </w:rPr>
      </w:pPr>
      <w:r w:rsidRPr="008A22DE">
        <w:rPr>
          <w:rFonts w:ascii="Calibri"/>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09F6B417" w14:textId="77777777" w:rsidR="008A22DE" w:rsidRPr="008A22DE" w:rsidRDefault="008A22DE" w:rsidP="008A22DE">
      <w:pPr>
        <w:pStyle w:val="Bibliography"/>
        <w:rPr>
          <w:rFonts w:ascii="Calibri"/>
        </w:rPr>
      </w:pPr>
      <w:r w:rsidRPr="008A22DE">
        <w:rPr>
          <w:rFonts w:ascii="Calibri"/>
        </w:rPr>
        <w:t>Peterson, B., Heck, K., 2001. Positive interactions between suspension-feeding bivalves and seagrass-a facultative mutualism. Mar. Ecol. Prog. Ser. 213, 143–155. https://doi.org/10.3354/meps213143</w:t>
      </w:r>
    </w:p>
    <w:p w14:paraId="58679A3D" w14:textId="77777777" w:rsidR="008A22DE" w:rsidRPr="008A22DE" w:rsidRDefault="008A22DE" w:rsidP="008A22DE">
      <w:pPr>
        <w:pStyle w:val="Bibliography"/>
        <w:rPr>
          <w:rFonts w:ascii="Calibri"/>
        </w:rPr>
      </w:pPr>
      <w:r w:rsidRPr="008A22DE">
        <w:rPr>
          <w:rFonts w:ascii="Calibri"/>
        </w:rPr>
        <w:t>Pfister, C.A., Altabet, M.A., Post, D., 2014. Animal regeneration and microbial retention of nitrogen along coastal rocky shores. Ecology 95, 2803–2814. https://doi.org/10.1890/13-1825.1</w:t>
      </w:r>
    </w:p>
    <w:p w14:paraId="199505BB" w14:textId="77777777" w:rsidR="008A22DE" w:rsidRPr="008A22DE" w:rsidRDefault="008A22DE" w:rsidP="008A22DE">
      <w:pPr>
        <w:pStyle w:val="Bibliography"/>
        <w:rPr>
          <w:rFonts w:ascii="Calibri"/>
        </w:rPr>
      </w:pPr>
      <w:r w:rsidRPr="008A22DE">
        <w:rPr>
          <w:rFonts w:ascii="Calibri"/>
        </w:rPr>
        <w:t>Phillips, J.C., Hurd, C.L., 2004. Kinetics of nitrate, ammonium, and urea uptake by four intertidal seaweeds from New Zealand. Journal of Phycology 40, 534–545. https://doi.org/10.1111/j.1529-8817.2004.03157.x</w:t>
      </w:r>
    </w:p>
    <w:p w14:paraId="05099C2C" w14:textId="77777777" w:rsidR="008A22DE" w:rsidRPr="008A22DE" w:rsidRDefault="008A22DE" w:rsidP="008A22DE">
      <w:pPr>
        <w:pStyle w:val="Bibliography"/>
        <w:rPr>
          <w:rFonts w:ascii="Calibri"/>
        </w:rPr>
      </w:pPr>
      <w:r w:rsidRPr="008A22DE">
        <w:rPr>
          <w:rFonts w:ascii="Calibri"/>
        </w:rPr>
        <w:t>Probyn, T.A., McQuaid, C.D., 1985. In-situ measurements of nitrogenous nutrient uptake by kelp (Ecklonia maxima) and phytoplankton in a nitrate-rich upwelling environment. Mar. Biol. 88, 149–154. https://doi.org/10.1007/BF00397162</w:t>
      </w:r>
    </w:p>
    <w:p w14:paraId="5CB8F12A" w14:textId="77777777" w:rsidR="008A22DE" w:rsidRPr="008A22DE" w:rsidRDefault="008A22DE" w:rsidP="008A22DE">
      <w:pPr>
        <w:pStyle w:val="Bibliography"/>
        <w:rPr>
          <w:rFonts w:ascii="Calibri"/>
        </w:rPr>
      </w:pPr>
      <w:r w:rsidRPr="008A22DE">
        <w:rPr>
          <w:rFonts w:ascii="Calibri"/>
        </w:rPr>
        <w:lastRenderedPageBreak/>
        <w:t>Ryther, J.H., Dunstan, W.M., 1971. Nitrogen, phosphorus, and eutrophication in the coastal marine environment. Science 171, 1008–1013. https://doi.org/10.1126/science.171.3975.1008</w:t>
      </w:r>
    </w:p>
    <w:p w14:paraId="3E08C667" w14:textId="77777777" w:rsidR="008A22DE" w:rsidRPr="008A22DE" w:rsidRDefault="008A22DE" w:rsidP="008A22DE">
      <w:pPr>
        <w:pStyle w:val="Bibliography"/>
        <w:rPr>
          <w:rFonts w:ascii="Calibri"/>
        </w:rPr>
      </w:pPr>
      <w:r w:rsidRPr="008A22DE">
        <w:rPr>
          <w:rFonts w:ascii="Calibri"/>
        </w:rPr>
        <w:t>Schindler, D.W., 1974. Eutrophication and Recovery in Experimental Lakes: Implications for Lake Management. Science 184, 897–899. https://doi.org/10.1126/science.184.4139.897</w:t>
      </w:r>
    </w:p>
    <w:p w14:paraId="71B037B4" w14:textId="77777777" w:rsidR="008A22DE" w:rsidRPr="008A22DE" w:rsidRDefault="008A22DE" w:rsidP="008A22DE">
      <w:pPr>
        <w:pStyle w:val="Bibliography"/>
        <w:rPr>
          <w:rFonts w:ascii="Calibri"/>
        </w:rPr>
      </w:pPr>
      <w:r w:rsidRPr="008A22DE">
        <w:rPr>
          <w:rFonts w:ascii="Calibri"/>
        </w:rPr>
        <w:t>Sitters, J., Bakker, E.S., Veldhuis, M.P., Veen, G.F., Olde Venterink, H., Vanni, M.J., 2017. The stoichiometry of nutrient release by terrestrial herbivores and its ecosystem consequences. Front. Earth Sci. 5. https://doi.org/10.3389/feart.2017.00032</w:t>
      </w:r>
    </w:p>
    <w:p w14:paraId="1055EFE0" w14:textId="77777777" w:rsidR="008A22DE" w:rsidRPr="008A22DE" w:rsidRDefault="008A22DE" w:rsidP="008A22DE">
      <w:pPr>
        <w:pStyle w:val="Bibliography"/>
        <w:rPr>
          <w:rFonts w:ascii="Calibri"/>
        </w:rPr>
      </w:pPr>
      <w:r w:rsidRPr="008A22DE">
        <w:rPr>
          <w:rFonts w:ascii="Calibri"/>
        </w:rPr>
        <w:t>Smith, V.H., Tilman, G.D., Nekola, J.C., 1999. Eutrophication: impacts of excess nutrient inputs on freshwater, marine, and terrestrial ecosystems. Environmental Pollution 100, 179–196. https://doi.org/10.1016/S0269-7491(99)00091-3</w:t>
      </w:r>
    </w:p>
    <w:p w14:paraId="4BE0250A" w14:textId="77777777" w:rsidR="008A22DE" w:rsidRPr="008A22DE" w:rsidRDefault="008A22DE" w:rsidP="008A22DE">
      <w:pPr>
        <w:pStyle w:val="Bibliography"/>
        <w:rPr>
          <w:rFonts w:ascii="Calibri"/>
        </w:rPr>
      </w:pPr>
      <w:r w:rsidRPr="008A22DE">
        <w:rPr>
          <w:rFonts w:ascii="Calibri"/>
        </w:rPr>
        <w:t>Vanni, M.J., 2002. Nutrient cycling by animals in freshwater ecosystems. Annual Review of Ecology and Systematics 33, 341–370. https://doi.org/10.1146/annurev.ecolsys.33.010802.150519</w:t>
      </w:r>
    </w:p>
    <w:p w14:paraId="70F9C11A" w14:textId="77777777" w:rsidR="008A22DE" w:rsidRPr="008A22DE" w:rsidRDefault="008A22DE" w:rsidP="008A22DE">
      <w:pPr>
        <w:pStyle w:val="Bibliography"/>
        <w:rPr>
          <w:rFonts w:ascii="Calibri"/>
        </w:rPr>
      </w:pPr>
      <w:r w:rsidRPr="008A22DE">
        <w:rPr>
          <w:rFonts w:ascii="Calibri"/>
        </w:rPr>
        <w:t xml:space="preserve">Viechtbauer, W., 2010. Conducting Meta-Analyses in </w:t>
      </w:r>
      <w:r w:rsidRPr="008A22DE">
        <w:rPr>
          <w:rFonts w:ascii="Calibri"/>
          <w:i/>
          <w:iCs/>
        </w:rPr>
        <w:t>R</w:t>
      </w:r>
      <w:r w:rsidRPr="008A22DE">
        <w:rPr>
          <w:rFonts w:ascii="Calibri"/>
        </w:rPr>
        <w:t xml:space="preserve"> with the </w:t>
      </w:r>
      <w:r w:rsidRPr="008A22DE">
        <w:rPr>
          <w:rFonts w:ascii="Calibri"/>
          <w:b/>
          <w:bCs/>
        </w:rPr>
        <w:t>metafor</w:t>
      </w:r>
      <w:r w:rsidRPr="008A22DE">
        <w:rPr>
          <w:rFonts w:ascii="Calibri"/>
        </w:rPr>
        <w:t xml:space="preserve"> Package. J. Stat. Soft. 36. https://doi.org/10.18637/jss.v036.i03</w:t>
      </w:r>
    </w:p>
    <w:p w14:paraId="387205CC" w14:textId="77777777" w:rsidR="008A22DE" w:rsidRPr="008A22DE" w:rsidRDefault="008A22DE" w:rsidP="008A22DE">
      <w:pPr>
        <w:pStyle w:val="Bibliography"/>
        <w:rPr>
          <w:rFonts w:ascii="Calibri"/>
        </w:rPr>
      </w:pPr>
      <w:r w:rsidRPr="008A22DE">
        <w:rPr>
          <w:rFonts w:ascii="Calibri"/>
        </w:rPr>
        <w:t>Zalamea, P.-C., Turner, B.L., Winter, K., Jones, F.A., Sarmiento, C., Dalling, J.W., 2016. Seedling growth responses to phosphorus reflect adult distribution patterns of tropical trees. New Phytologist 212, 400–408. https://doi.org/10.1111/nph.14045</w:t>
      </w:r>
    </w:p>
    <w:p w14:paraId="3B4937E9" w14:textId="3B4F91BB"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Isabelle Cote" w:date="2023-04-13T08:02:00Z" w:initials="IC">
    <w:p w14:paraId="7D6833BD" w14:textId="77777777" w:rsidR="00762B07" w:rsidRDefault="00762B07" w:rsidP="0097636D">
      <w:pPr>
        <w:pStyle w:val="CommentText"/>
      </w:pPr>
      <w:r>
        <w:rPr>
          <w:rStyle w:val="CommentReference"/>
        </w:rPr>
        <w:annotationRef/>
      </w:r>
      <w:r>
        <w:t>Why beyond NPP?</w:t>
      </w:r>
    </w:p>
  </w:comment>
  <w:comment w:id="8" w:author="Isabelle Cote" w:date="2023-02-23T13:32:00Z" w:initials="IC">
    <w:p w14:paraId="01190800" w14:textId="65FDDA75" w:rsidR="005B0F18" w:rsidRDefault="005B0F18" w:rsidP="00626266">
      <w:pPr>
        <w:pStyle w:val="CommentText"/>
      </w:pPr>
      <w:r>
        <w:rPr>
          <w:rStyle w:val="CommentReference"/>
        </w:rPr>
        <w:annotationRef/>
      </w:r>
      <w:r>
        <w:t xml:space="preserve">Terrestrial eg: Turner et al 2019 Nature </w:t>
      </w:r>
      <w:r>
        <w:rPr>
          <w:b/>
          <w:bCs/>
          <w:color w:val="424242"/>
          <w:highlight w:val="white"/>
        </w:rPr>
        <w:t>Pervasive phosphorus limitation of tree species but not communities in tropical forests</w:t>
      </w:r>
    </w:p>
  </w:comment>
  <w:comment w:id="24" w:author="Isabelle Cote" w:date="2023-04-24T11:24:00Z" w:initials="IC">
    <w:p w14:paraId="49547E54" w14:textId="77777777" w:rsidR="000F7B55" w:rsidRDefault="000F7B55" w:rsidP="00677655">
      <w:pPr>
        <w:pStyle w:val="CommentText"/>
      </w:pPr>
      <w:r>
        <w:rPr>
          <w:rStyle w:val="CommentReference"/>
        </w:rPr>
        <w:annotationRef/>
      </w:r>
      <w:r>
        <w:t>You had a comment here about N fixation by microbes. Do you know how important that is in terms of amount of ammonium relative to animals, especially in nearshore environments?</w:t>
      </w:r>
    </w:p>
  </w:comment>
  <w:comment w:id="26" w:author="Em Lim" w:date="2022-12-07T09:53:00Z" w:initials="EL">
    <w:p w14:paraId="5FBB00DD" w14:textId="08432F83" w:rsidR="005B0F18" w:rsidRDefault="005B0F18">
      <w:pPr>
        <w:pStyle w:val="CommentText"/>
      </w:pPr>
      <w:r>
        <w:rPr>
          <w:rStyle w:val="CommentReference"/>
        </w:rPr>
        <w:annotationRef/>
      </w:r>
      <w:r>
        <w:t>Mention nitrogen fixation too?</w:t>
      </w:r>
    </w:p>
  </w:comment>
  <w:comment w:id="38" w:author="Isabelle Cote" w:date="2023-02-23T14:11:00Z" w:initials="IC">
    <w:p w14:paraId="7AFEE86C" w14:textId="77777777" w:rsidR="005B0F18" w:rsidRDefault="005B0F18" w:rsidP="00626266">
      <w:pPr>
        <w:pStyle w:val="CommentText"/>
      </w:pPr>
      <w:r>
        <w:rPr>
          <w:rStyle w:val="CommentReference"/>
        </w:rPr>
        <w:annotationRef/>
      </w:r>
      <w:r>
        <w:t>Mirrors the same assumption in terrestrial ecosystems - tested by Turner et al in Nature</w:t>
      </w:r>
    </w:p>
  </w:comment>
  <w:comment w:id="68" w:author="Em Lim" w:date="2023-03-15T17:00:00Z" w:initials="EL">
    <w:p w14:paraId="49783A2B" w14:textId="237BECEB" w:rsidR="005B0F18" w:rsidRDefault="005B0F18">
      <w:pPr>
        <w:pStyle w:val="CommentText"/>
      </w:pPr>
      <w:r>
        <w:rPr>
          <w:rStyle w:val="CommentReference"/>
        </w:rPr>
        <w:annotationRef/>
      </w:r>
      <w:r>
        <w:t>The full list is growth, percent cover, photosynthesis, density, biomass, chl a, abundance, length, tissue protein, area, dry weight, and width.</w:t>
      </w:r>
    </w:p>
  </w:comment>
  <w:comment w:id="91" w:author="Isabelle Cote" w:date="2023-04-24T12:09:00Z" w:initials="IC">
    <w:p w14:paraId="1023A308" w14:textId="77777777" w:rsidR="00980ECC" w:rsidRDefault="003A4C3D">
      <w:pPr>
        <w:pStyle w:val="CommentText"/>
      </w:pPr>
      <w:r>
        <w:rPr>
          <w:rStyle w:val="CommentReference"/>
        </w:rPr>
        <w:annotationRef/>
      </w:r>
      <w:r w:rsidR="00980ECC">
        <w:t>It would be good to organise the metrics like this. Not sure I got it right. Please check.</w:t>
      </w:r>
    </w:p>
    <w:p w14:paraId="423225B3" w14:textId="77777777" w:rsidR="00980ECC" w:rsidRDefault="00980ECC">
      <w:pPr>
        <w:pStyle w:val="CommentText"/>
      </w:pPr>
      <w:r>
        <w:t xml:space="preserve"> </w:t>
      </w:r>
    </w:p>
    <w:p w14:paraId="7841972A" w14:textId="77777777" w:rsidR="00980ECC" w:rsidRDefault="00980ECC" w:rsidP="00E91821">
      <w:pPr>
        <w:pStyle w:val="CommentText"/>
      </w:pPr>
      <w:r>
        <w:t>Now that I've got to the Results, it's perhaps better to keep a sentence like this for the Results. Important to mention that you put all the metric types into a single analysis (although it could be interesting to see if individual vs population, or static vs dynamic metrics differ…)</w:t>
      </w:r>
    </w:p>
  </w:comment>
  <w:comment w:id="99" w:author="Isabelle Cote" w:date="2023-04-24T12:11:00Z" w:initials="IC">
    <w:p w14:paraId="29195526" w14:textId="7584E2AE" w:rsidR="003A4C3D" w:rsidRDefault="003A4C3D" w:rsidP="0018010A">
      <w:pPr>
        <w:pStyle w:val="CommentText"/>
      </w:pPr>
      <w:r>
        <w:rPr>
          <w:rStyle w:val="CommentReference"/>
        </w:rPr>
        <w:annotationRef/>
      </w:r>
      <w:r>
        <w:t>That's not mentioned in the list above (unless it's = photosynthesis)</w:t>
      </w:r>
    </w:p>
  </w:comment>
  <w:comment w:id="107" w:author="Isabelle Cote" w:date="2023-04-24T13:35:00Z" w:initials="IC">
    <w:p w14:paraId="3AE47F3C" w14:textId="77777777" w:rsidR="009B07DB" w:rsidRDefault="009B07DB" w:rsidP="00C114DE">
      <w:pPr>
        <w:pStyle w:val="CommentText"/>
      </w:pPr>
      <w:r>
        <w:rPr>
          <w:rStyle w:val="CommentReference"/>
        </w:rPr>
        <w:annotationRef/>
      </w:r>
      <w:r>
        <w:t>This might not be the perfect word for a line of data (but study isn't the word)</w:t>
      </w:r>
    </w:p>
  </w:comment>
  <w:comment w:id="118" w:author="Isabelle Cote" w:date="2023-04-24T12:16:00Z" w:initials="IC">
    <w:p w14:paraId="179972EB" w14:textId="77741C3E" w:rsidR="00DE5F92" w:rsidRDefault="00DE5F92" w:rsidP="009A1AE6">
      <w:pPr>
        <w:pStyle w:val="CommentText"/>
      </w:pPr>
      <w:r>
        <w:rPr>
          <w:rStyle w:val="CommentReference"/>
        </w:rPr>
        <w:annotationRef/>
      </w:r>
      <w:r>
        <w:t>Readers might wonder what proxy sites are? Sites near the study location as mentioned in the previous sentence?</w:t>
      </w:r>
    </w:p>
  </w:comment>
  <w:comment w:id="149" w:author="Isabelle Cote" w:date="2023-04-24T14:19:00Z" w:initials="IC">
    <w:p w14:paraId="49245C71" w14:textId="77777777" w:rsidR="00E82519" w:rsidRDefault="00E82519" w:rsidP="00CB039E">
      <w:pPr>
        <w:pStyle w:val="CommentText"/>
      </w:pPr>
      <w:r>
        <w:rPr>
          <w:rStyle w:val="CommentReference"/>
        </w:rPr>
        <w:annotationRef/>
      </w:r>
      <w:r>
        <w:t>?? Or always just one model vs intercept?</w:t>
      </w:r>
    </w:p>
  </w:comment>
  <w:comment w:id="177" w:author="Isabelle Cote" w:date="2023-04-24T13:50:00Z" w:initials="IC">
    <w:p w14:paraId="023B7EC8" w14:textId="45FB3EEE" w:rsidR="005D1F7B" w:rsidRDefault="005D1F7B" w:rsidP="00983CB6">
      <w:pPr>
        <w:pStyle w:val="CommentText"/>
      </w:pPr>
      <w:r>
        <w:rPr>
          <w:rStyle w:val="CommentReference"/>
        </w:rPr>
        <w:annotationRef/>
      </w:r>
      <w:r>
        <w:t>Moved to put all the publication bias stuff together</w:t>
      </w:r>
    </w:p>
  </w:comment>
  <w:comment w:id="214" w:author="Em Lim" w:date="2023-03-31T22:33:00Z" w:initials="EL">
    <w:p w14:paraId="32706354" w14:textId="69F3E7C0" w:rsidR="004D63AA" w:rsidRPr="004D63AA" w:rsidRDefault="004D63AA" w:rsidP="004D63AA">
      <w:pPr>
        <w:autoSpaceDE w:val="0"/>
        <w:autoSpaceDN w:val="0"/>
        <w:adjustRightInd w:val="0"/>
        <w:rPr>
          <w:rFonts w:ascii="AppleSystemUIFont" w:hAnsi="AppleSystemUIFont" w:cs="AppleSystemUIFont"/>
          <w:color w:val="353535"/>
        </w:rPr>
      </w:pPr>
      <w:r>
        <w:rPr>
          <w:rStyle w:val="CommentReference"/>
        </w:rPr>
        <w:annotationRef/>
      </w:r>
      <w:r>
        <w:rPr>
          <w:rFonts w:ascii="AppleSystemUIFont" w:hAnsi="AppleSystemUIFont" w:cs="AppleSystemUIFont"/>
          <w:color w:val="353535"/>
        </w:rPr>
        <w:t xml:space="preserve">Not really the pattern we expect if there’s bias, but also not the pattern we expect to see if everything is perfect. There’s a bit of a right skew in the points, and the whole thing is super top heavy. Very few studies with massive error. Maybe there’s a bias against highly variable studies? Most studies have a similar level of error. SO maybe they have similar-is sample sizes and variance??? At the end of the day what’s important is the symmetry around the 0 value at the top. THere’s a little bit of a right skew, but it’s mostly even. If we show this we need to have an explanation for why it’s not showing a typical shape but we still think it’s ok to proceed. </w:t>
      </w:r>
    </w:p>
  </w:comment>
  <w:comment w:id="237" w:author="Isabelle Cote" w:date="2023-04-24T13:59:00Z" w:initials="IC">
    <w:p w14:paraId="6012A64B" w14:textId="77777777" w:rsidR="00980ECC" w:rsidRDefault="00980ECC" w:rsidP="00F8293F">
      <w:pPr>
        <w:pStyle w:val="CommentText"/>
      </w:pPr>
      <w:r>
        <w:rPr>
          <w:rStyle w:val="CommentReference"/>
        </w:rPr>
        <w:annotationRef/>
      </w:r>
      <w:r>
        <w:t>Composed of OR comprised, NEVER comprised of</w:t>
      </w:r>
    </w:p>
  </w:comment>
  <w:comment w:id="261" w:author="Isabelle Cote" w:date="2023-04-26T14:51:00Z" w:initials="IC">
    <w:p w14:paraId="2AEB16CF" w14:textId="77777777" w:rsidR="00033DDE" w:rsidRDefault="00033DDE" w:rsidP="003A4C8F">
      <w:pPr>
        <w:pStyle w:val="CommentText"/>
      </w:pPr>
      <w:r>
        <w:rPr>
          <w:rStyle w:val="CommentReference"/>
        </w:rPr>
        <w:annotationRef/>
      </w:r>
      <w:r>
        <w:t>What do the colours mean on the map?</w:t>
      </w:r>
    </w:p>
  </w:comment>
  <w:comment w:id="275" w:author="Isabelle Cote" w:date="2023-04-24T14:11:00Z" w:initials="IC">
    <w:p w14:paraId="6CD74E8E" w14:textId="6218DF9B" w:rsidR="005C0A3B" w:rsidRDefault="005C0A3B">
      <w:pPr>
        <w:pStyle w:val="CommentText"/>
      </w:pPr>
      <w:r>
        <w:rPr>
          <w:rStyle w:val="CommentReference"/>
        </w:rPr>
        <w:annotationRef/>
      </w:r>
      <w:r>
        <w:t xml:space="preserve">Better to write group instead of taxa in figure. Also, better to have either all common or all 'Latin' names for groups (Cnidaria vs jellies). </w:t>
      </w:r>
    </w:p>
    <w:p w14:paraId="69FD40EC" w14:textId="77777777" w:rsidR="005C0A3B" w:rsidRDefault="005C0A3B" w:rsidP="00D72570">
      <w:pPr>
        <w:pStyle w:val="CommentText"/>
      </w:pPr>
      <w:r>
        <w:t>Mollusc in fig but mollusk in text?</w:t>
      </w:r>
    </w:p>
  </w:comment>
  <w:comment w:id="283" w:author="Isabelle Cote" w:date="2023-04-24T14:14:00Z" w:initials="IC">
    <w:p w14:paraId="2B9691A9" w14:textId="77777777" w:rsidR="005C0A3B" w:rsidRDefault="005C0A3B" w:rsidP="00577E60">
      <w:pPr>
        <w:pStyle w:val="CommentText"/>
      </w:pPr>
      <w:r>
        <w:rPr>
          <w:rStyle w:val="CommentReference"/>
        </w:rPr>
        <w:annotationRef/>
      </w:r>
      <w:r>
        <w:t>Need to agree on what to call this</w:t>
      </w:r>
    </w:p>
  </w:comment>
  <w:comment w:id="291" w:author="Isabelle Cote" w:date="2023-04-24T14:13:00Z" w:initials="IC">
    <w:p w14:paraId="7FF4DC32" w14:textId="7C1B256E" w:rsidR="005C0A3B" w:rsidRDefault="005C0A3B" w:rsidP="00A87789">
      <w:pPr>
        <w:pStyle w:val="CommentText"/>
      </w:pPr>
      <w:r>
        <w:rPr>
          <w:rStyle w:val="CommentReference"/>
        </w:rPr>
        <w:annotationRef/>
      </w:r>
      <w:r>
        <w:t>This might need to go in the main text</w:t>
      </w:r>
    </w:p>
  </w:comment>
  <w:comment w:id="320" w:author="Isabelle Cote" w:date="2023-04-24T14:25:00Z" w:initials="IC">
    <w:p w14:paraId="11EA108D" w14:textId="77777777" w:rsidR="009D5DDC" w:rsidRDefault="009D5DDC" w:rsidP="00B56036">
      <w:pPr>
        <w:pStyle w:val="CommentText"/>
      </w:pPr>
      <w:r>
        <w:rPr>
          <w:rStyle w:val="CommentReference"/>
        </w:rPr>
        <w:annotationRef/>
      </w:r>
      <w:r>
        <w:t>Specify here whether the models are all compared to each other or just to the null</w:t>
      </w:r>
    </w:p>
  </w:comment>
  <w:comment w:id="324" w:author="Em Lim" w:date="2023-03-02T14:54:00Z" w:initials="EL">
    <w:p w14:paraId="03DE76E2" w14:textId="26BFEE97" w:rsidR="005B0F18" w:rsidRDefault="005B0F18">
      <w:pPr>
        <w:pStyle w:val="CommentText"/>
      </w:pPr>
      <w:r>
        <w:rPr>
          <w:rStyle w:val="CommentReference"/>
        </w:rPr>
        <w:annotationRef/>
      </w:r>
      <w:r>
        <w:t>State that this effect size is the effect at a mean background nutrients + algae + unmanipulated experiemnt</w:t>
      </w:r>
    </w:p>
  </w:comment>
  <w:comment w:id="327" w:author="Isabelle Cote" w:date="2023-04-26T13:27:00Z" w:initials="IC">
    <w:p w14:paraId="10AAEC28" w14:textId="77777777" w:rsidR="002E3BF3" w:rsidRDefault="002E3BF3" w:rsidP="0001435B">
      <w:pPr>
        <w:pStyle w:val="CommentText"/>
      </w:pPr>
      <w:r>
        <w:rPr>
          <w:rStyle w:val="CommentReference"/>
        </w:rPr>
        <w:annotationRef/>
      </w:r>
      <w:r>
        <w:t>Make it exact here (then in the Discussion, you can say nearly 3x more)</w:t>
      </w:r>
    </w:p>
  </w:comment>
  <w:comment w:id="344" w:author="Isabelle Cote" w:date="2023-04-24T14:39:00Z" w:initials="IC">
    <w:p w14:paraId="64178B5A" w14:textId="59664C28" w:rsidR="0084329B" w:rsidRDefault="0084329B" w:rsidP="00855056">
      <w:pPr>
        <w:pStyle w:val="CommentText"/>
      </w:pPr>
      <w:r>
        <w:rPr>
          <w:rStyle w:val="CommentReference"/>
        </w:rPr>
        <w:annotationRef/>
      </w:r>
      <w:r>
        <w:t>In other words, the model was not significant (or did not explain a significant proportion of the variance in the data)?</w:t>
      </w:r>
    </w:p>
  </w:comment>
  <w:comment w:id="363" w:author="Isabelle Cote" w:date="2023-04-26T13:15:00Z" w:initials="IC">
    <w:p w14:paraId="78D43C7C" w14:textId="77777777" w:rsidR="00BB3547" w:rsidRDefault="00BB3547" w:rsidP="0059410D">
      <w:pPr>
        <w:pStyle w:val="CommentText"/>
      </w:pPr>
      <w:r>
        <w:rPr>
          <w:rStyle w:val="CommentReference"/>
        </w:rPr>
        <w:annotationRef/>
      </w:r>
      <w:r>
        <w:t>I wonder if this figure (and the other ones like it) should have an additional box at the top that shows the overall effect size?</w:t>
      </w:r>
    </w:p>
  </w:comment>
  <w:comment w:id="390" w:author="Isabelle Cote" w:date="2023-04-24T14:45:00Z" w:initials="IC">
    <w:p w14:paraId="46BD9CF0" w14:textId="2A9C0A9B" w:rsidR="0084329B" w:rsidRDefault="0084329B" w:rsidP="008D6BAC">
      <w:pPr>
        <w:pStyle w:val="CommentText"/>
      </w:pPr>
      <w:r>
        <w:rPr>
          <w:rStyle w:val="CommentReference"/>
        </w:rPr>
        <w:annotationRef/>
      </w:r>
      <w:r>
        <w:t>Need to make the factor levels more explicit</w:t>
      </w:r>
    </w:p>
  </w:comment>
  <w:comment w:id="399" w:author="Isabelle Cote" w:date="2023-04-24T14:49:00Z" w:initials="IC">
    <w:p w14:paraId="12805511" w14:textId="77777777" w:rsidR="008978F8" w:rsidRDefault="008978F8" w:rsidP="00A16980">
      <w:pPr>
        <w:pStyle w:val="CommentText"/>
      </w:pPr>
      <w:r>
        <w:rPr>
          <w:rStyle w:val="CommentReference"/>
        </w:rPr>
        <w:annotationRef/>
      </w:r>
      <w:r>
        <w:t>Subgroups of what? Which factor?</w:t>
      </w:r>
    </w:p>
  </w:comment>
  <w:comment w:id="417" w:author="Em Lim" w:date="2023-04-24T15:29:00Z" w:initials="EL">
    <w:p w14:paraId="0BCA0A40" w14:textId="77777777" w:rsidR="00200D26" w:rsidRDefault="00200D26" w:rsidP="00200D26">
      <w:pPr>
        <w:pStyle w:val="CommentText"/>
      </w:pPr>
      <w:r>
        <w:rPr>
          <w:rStyle w:val="CommentReference"/>
        </w:rPr>
        <w:annotationRef/>
      </w:r>
      <w:r>
        <w:t>Throw something about MET here with regards to temperature</w:t>
      </w:r>
    </w:p>
    <w:p w14:paraId="60F7FEB5" w14:textId="77777777" w:rsidR="00200D26" w:rsidRDefault="00200D26" w:rsidP="00200D26">
      <w:pPr>
        <w:pStyle w:val="CommentText"/>
      </w:pPr>
    </w:p>
  </w:comment>
  <w:comment w:id="484" w:author="Isabelle Cote" w:date="2023-04-26T14:24:00Z" w:initials="IC">
    <w:p w14:paraId="5D79D979" w14:textId="77777777" w:rsidR="00B53EF6" w:rsidRDefault="00B53EF6" w:rsidP="00725EFE">
      <w:pPr>
        <w:pStyle w:val="CommentText"/>
      </w:pPr>
      <w:r>
        <w:rPr>
          <w:rStyle w:val="CommentReference"/>
        </w:rPr>
        <w:annotationRef/>
      </w:r>
      <w:r>
        <w:t>Yes.  Important to explain what Gruner was actually comparing, i.e. specifically coral reefs to temperate rocky reefs - more a habitat comparison than a consideration of latitude. Otherwise, readers (and reviewers) will think that what we've done has been done before</w:t>
      </w:r>
    </w:p>
  </w:comment>
  <w:comment w:id="512" w:author="Isabelle Cote" w:date="2023-04-26T15:01:00Z" w:initials="IC">
    <w:p w14:paraId="180C2AE2" w14:textId="77777777" w:rsidR="000957F3" w:rsidRDefault="000957F3" w:rsidP="005E2B2B">
      <w:pPr>
        <w:pStyle w:val="CommentText"/>
      </w:pPr>
      <w:r>
        <w:rPr>
          <w:rStyle w:val="CommentReference"/>
        </w:rPr>
        <w:annotationRef/>
      </w:r>
      <w:r>
        <w:t>You used to have a figure that showed high variability in background nutrients at higher latitudes. This would be useful here.</w:t>
      </w:r>
    </w:p>
  </w:comment>
  <w:comment w:id="525" w:author="Isabelle Cote" w:date="2023-04-26T15:11:00Z" w:initials="IC">
    <w:p w14:paraId="146BBAEE" w14:textId="77777777" w:rsidR="002C157E" w:rsidRDefault="002C157E" w:rsidP="009C78F2">
      <w:pPr>
        <w:pStyle w:val="CommentText"/>
      </w:pPr>
      <w:r>
        <w:rPr>
          <w:rStyle w:val="CommentReference"/>
        </w:rPr>
        <w:annotationRef/>
      </w:r>
      <w:r>
        <w:t>The bit that follows was a different paragraph, which I think fits better here</w:t>
      </w:r>
    </w:p>
  </w:comment>
  <w:comment w:id="579" w:author="Isabelle Cote" w:date="2023-04-26T15:10:00Z" w:initials="IC">
    <w:p w14:paraId="59309DA6" w14:textId="35F6E2FF" w:rsidR="002C157E" w:rsidRDefault="002C157E" w:rsidP="00AB04BB">
      <w:pPr>
        <w:pStyle w:val="CommentText"/>
      </w:pPr>
      <w:r>
        <w:rPr>
          <w:rStyle w:val="CommentReference"/>
        </w:rPr>
        <w:annotationRef/>
      </w:r>
      <w:r>
        <w:t>Bring it back to your results</w:t>
      </w:r>
    </w:p>
  </w:comment>
  <w:comment w:id="586" w:author="Isabelle Cote" w:date="2023-04-26T15:10:00Z" w:initials="IC">
    <w:p w14:paraId="456C37B6" w14:textId="77777777" w:rsidR="002C157E" w:rsidRDefault="002C157E" w:rsidP="0051269B">
      <w:pPr>
        <w:pStyle w:val="CommentText"/>
      </w:pPr>
      <w:r>
        <w:rPr>
          <w:rStyle w:val="CommentReference"/>
        </w:rPr>
        <w:annotationRef/>
      </w:r>
      <w:r>
        <w:t>I'm not sure where this piece about flow fits in with the reorganisation of paragraphs</w:t>
      </w:r>
    </w:p>
  </w:comment>
  <w:comment w:id="587" w:author="Isabelle Cote" w:date="2023-04-26T14:54:00Z" w:initials="IC">
    <w:p w14:paraId="6B727E4B" w14:textId="2A5170A3" w:rsidR="000957F3" w:rsidRDefault="000957F3" w:rsidP="004825F1">
      <w:pPr>
        <w:pStyle w:val="CommentText"/>
      </w:pPr>
      <w:r>
        <w:rPr>
          <w:rStyle w:val="CommentReference"/>
        </w:rPr>
        <w:annotationRef/>
      </w:r>
      <w:r>
        <w:t>Not sure this is needed here (but great that you wrote this paragraph just before your candidacy!!)</w:t>
      </w:r>
    </w:p>
  </w:comment>
  <w:comment w:id="601" w:author="Isabelle Cote" w:date="2023-04-26T15:21:00Z" w:initials="IC">
    <w:p w14:paraId="5F93D0AE" w14:textId="77777777" w:rsidR="00237A0A" w:rsidRDefault="00237A0A" w:rsidP="00CC759B">
      <w:pPr>
        <w:pStyle w:val="CommentText"/>
      </w:pPr>
      <w:r>
        <w:rPr>
          <w:rStyle w:val="CommentReference"/>
        </w:rPr>
        <w:annotationRef/>
      </w:r>
      <w:r>
        <w:t>Land or sea? I think of the Arctic as nutrient-rich in the summer with snow melt and river run-off. Might need to clarify</w:t>
      </w:r>
    </w:p>
  </w:comment>
  <w:comment w:id="614" w:author="Isabelle Cote" w:date="2023-04-26T15:20:00Z" w:initials="IC">
    <w:p w14:paraId="6B9042CE" w14:textId="0D097574" w:rsidR="00237A0A" w:rsidRDefault="00237A0A" w:rsidP="00AE5F96">
      <w:pPr>
        <w:pStyle w:val="CommentText"/>
      </w:pPr>
      <w:r>
        <w:rPr>
          <w:rStyle w:val="CommentReference"/>
        </w:rPr>
        <w:annotationRef/>
      </w:r>
      <w:r>
        <w:t>Elaborate on 'more'</w:t>
      </w:r>
    </w:p>
  </w:comment>
  <w:comment w:id="628" w:author="Isabelle Cote" w:date="2023-04-26T15:59:00Z" w:initials="IC">
    <w:p w14:paraId="76CA868A" w14:textId="77777777" w:rsidR="00B40F12" w:rsidRDefault="00B40F12" w:rsidP="00D40B48">
      <w:pPr>
        <w:pStyle w:val="CommentText"/>
      </w:pPr>
      <w:r>
        <w:rPr>
          <w:rStyle w:val="CommentReference"/>
        </w:rPr>
        <w:annotationRef/>
      </w:r>
      <w:r>
        <w:t>Does this really fit with the description of an ultimate nutrient if N didn't kickstart the process (i.e. coral death)?</w:t>
      </w:r>
    </w:p>
  </w:comment>
  <w:comment w:id="697" w:author="Isabelle Cote" w:date="2023-04-26T16:12:00Z" w:initials="IC">
    <w:p w14:paraId="572BC160" w14:textId="77777777" w:rsidR="00574840" w:rsidRDefault="00574840" w:rsidP="00572344">
      <w:pPr>
        <w:pStyle w:val="CommentText"/>
      </w:pPr>
      <w:r>
        <w:rPr>
          <w:rStyle w:val="CommentReference"/>
        </w:rPr>
        <w:annotationRef/>
      </w:r>
      <w:r>
        <w:t>This is a great last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6833BD" w15:done="0"/>
  <w15:commentEx w15:paraId="01190800" w15:done="0"/>
  <w15:commentEx w15:paraId="49547E54" w15:done="0"/>
  <w15:commentEx w15:paraId="5FBB00DD" w15:done="0"/>
  <w15:commentEx w15:paraId="7AFEE86C" w15:done="0"/>
  <w15:commentEx w15:paraId="49783A2B" w15:done="0"/>
  <w15:commentEx w15:paraId="7841972A" w15:done="0"/>
  <w15:commentEx w15:paraId="29195526" w15:done="0"/>
  <w15:commentEx w15:paraId="3AE47F3C" w15:done="0"/>
  <w15:commentEx w15:paraId="179972EB" w15:done="0"/>
  <w15:commentEx w15:paraId="49245C71" w15:done="0"/>
  <w15:commentEx w15:paraId="023B7EC8" w15:done="0"/>
  <w15:commentEx w15:paraId="32706354" w15:done="0"/>
  <w15:commentEx w15:paraId="6012A64B" w15:done="0"/>
  <w15:commentEx w15:paraId="2AEB16CF" w15:done="0"/>
  <w15:commentEx w15:paraId="69FD40EC" w15:done="0"/>
  <w15:commentEx w15:paraId="2B9691A9" w15:done="0"/>
  <w15:commentEx w15:paraId="7FF4DC32" w15:done="0"/>
  <w15:commentEx w15:paraId="11EA108D" w15:done="0"/>
  <w15:commentEx w15:paraId="03DE76E2" w15:done="0"/>
  <w15:commentEx w15:paraId="10AAEC28" w15:done="0"/>
  <w15:commentEx w15:paraId="64178B5A" w15:done="0"/>
  <w15:commentEx w15:paraId="78D43C7C" w15:done="0"/>
  <w15:commentEx w15:paraId="46BD9CF0" w15:done="0"/>
  <w15:commentEx w15:paraId="12805511" w15:done="0"/>
  <w15:commentEx w15:paraId="60F7FEB5" w15:done="0"/>
  <w15:commentEx w15:paraId="5D79D979" w15:done="0"/>
  <w15:commentEx w15:paraId="180C2AE2" w15:done="0"/>
  <w15:commentEx w15:paraId="146BBAEE" w15:done="0"/>
  <w15:commentEx w15:paraId="59309DA6" w15:done="0"/>
  <w15:commentEx w15:paraId="456C37B6" w15:done="0"/>
  <w15:commentEx w15:paraId="6B727E4B" w15:done="0"/>
  <w15:commentEx w15:paraId="5F93D0AE" w15:done="0"/>
  <w15:commentEx w15:paraId="6B9042CE" w15:done="0"/>
  <w15:commentEx w15:paraId="76CA868A" w15:done="0"/>
  <w15:commentEx w15:paraId="572BC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235A3" w16cex:dateUtc="2023-04-13T15:02:00Z"/>
  <w16cex:commentExtensible w16cex:durableId="27A1E965" w16cex:dateUtc="2023-02-23T21:32:00Z"/>
  <w16cex:commentExtensible w16cex:durableId="27F0E568" w16cex:dateUtc="2023-04-24T18:24:00Z"/>
  <w16cex:commentExtensible w16cex:durableId="27A1F27B" w16cex:dateUtc="2023-02-23T22:11:00Z"/>
  <w16cex:commentExtensible w16cex:durableId="27F0F016" w16cex:dateUtc="2023-04-24T19:09:00Z"/>
  <w16cex:commentExtensible w16cex:durableId="27F0F068" w16cex:dateUtc="2023-04-24T19:11:00Z"/>
  <w16cex:commentExtensible w16cex:durableId="27F10439" w16cex:dateUtc="2023-04-24T20:35:00Z"/>
  <w16cex:commentExtensible w16cex:durableId="27F0F1AD" w16cex:dateUtc="2023-04-24T19:16:00Z"/>
  <w16cex:commentExtensible w16cex:durableId="27F10E70" w16cex:dateUtc="2023-04-24T21:19:00Z"/>
  <w16cex:commentExtensible w16cex:durableId="27F107AC" w16cex:dateUtc="2023-04-24T20:50:00Z"/>
  <w16cex:commentExtensible w16cex:durableId="27F109D9" w16cex:dateUtc="2023-04-24T20:59:00Z"/>
  <w16cex:commentExtensible w16cex:durableId="27F3B8DF" w16cex:dateUtc="2023-04-26T21:51:00Z"/>
  <w16cex:commentExtensible w16cex:durableId="27F10CA3" w16cex:dateUtc="2023-04-24T21:11:00Z"/>
  <w16cex:commentExtensible w16cex:durableId="27F10D50" w16cex:dateUtc="2023-04-24T21:14:00Z"/>
  <w16cex:commentExtensible w16cex:durableId="27F10D26" w16cex:dateUtc="2023-04-24T21:13:00Z"/>
  <w16cex:commentExtensible w16cex:durableId="27F10FF3" w16cex:dateUtc="2023-04-24T21:25:00Z"/>
  <w16cex:commentExtensible w16cex:durableId="27F3A542" w16cex:dateUtc="2023-04-26T20:27:00Z"/>
  <w16cex:commentExtensible w16cex:durableId="27F1132F" w16cex:dateUtc="2023-04-24T21:39:00Z"/>
  <w16cex:commentExtensible w16cex:durableId="27F3A270" w16cex:dateUtc="2023-04-26T20:15:00Z"/>
  <w16cex:commentExtensible w16cex:durableId="27F11470" w16cex:dateUtc="2023-04-24T21:45:00Z"/>
  <w16cex:commentExtensible w16cex:durableId="27F11577" w16cex:dateUtc="2023-04-24T21:49:00Z"/>
  <w16cex:commentExtensible w16cex:durableId="27F3B285" w16cex:dateUtc="2023-04-26T21:24:00Z"/>
  <w16cex:commentExtensible w16cex:durableId="27F3BB4B" w16cex:dateUtc="2023-04-26T22:01:00Z"/>
  <w16cex:commentExtensible w16cex:durableId="27F3BD92" w16cex:dateUtc="2023-04-26T22:11:00Z"/>
  <w16cex:commentExtensible w16cex:durableId="27F3BD54" w16cex:dateUtc="2023-04-26T22:10:00Z"/>
  <w16cex:commentExtensible w16cex:durableId="27F3BD71" w16cex:dateUtc="2023-04-26T22:10:00Z"/>
  <w16cex:commentExtensible w16cex:durableId="27F3B9A0" w16cex:dateUtc="2023-04-26T21:54:00Z"/>
  <w16cex:commentExtensible w16cex:durableId="27F3BFF0" w16cex:dateUtc="2023-04-26T22:21:00Z"/>
  <w16cex:commentExtensible w16cex:durableId="27F3BFB9" w16cex:dateUtc="2023-04-26T22:20:00Z"/>
  <w16cex:commentExtensible w16cex:durableId="27F3C8D1" w16cex:dateUtc="2023-04-26T22:59:00Z"/>
  <w16cex:commentExtensible w16cex:durableId="27F3CBD4" w16cex:dateUtc="2023-04-26T2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6833BD" w16cid:durableId="27E235A3"/>
  <w16cid:commentId w16cid:paraId="01190800" w16cid:durableId="27A1E965"/>
  <w16cid:commentId w16cid:paraId="49547E54" w16cid:durableId="27F0E568"/>
  <w16cid:commentId w16cid:paraId="5FBB00DD" w16cid:durableId="273AE123"/>
  <w16cid:commentId w16cid:paraId="7AFEE86C" w16cid:durableId="27A1F27B"/>
  <w16cid:commentId w16cid:paraId="49783A2B" w16cid:durableId="27BC7836"/>
  <w16cid:commentId w16cid:paraId="7841972A" w16cid:durableId="27F0F016"/>
  <w16cid:commentId w16cid:paraId="29195526" w16cid:durableId="27F0F068"/>
  <w16cid:commentId w16cid:paraId="3AE47F3C" w16cid:durableId="27F10439"/>
  <w16cid:commentId w16cid:paraId="179972EB" w16cid:durableId="27F0F1AD"/>
  <w16cid:commentId w16cid:paraId="49245C71" w16cid:durableId="27F10E70"/>
  <w16cid:commentId w16cid:paraId="023B7EC8" w16cid:durableId="27F107AC"/>
  <w16cid:commentId w16cid:paraId="32706354" w16cid:durableId="27D1DE22"/>
  <w16cid:commentId w16cid:paraId="6012A64B" w16cid:durableId="27F109D9"/>
  <w16cid:commentId w16cid:paraId="2AEB16CF" w16cid:durableId="27F3B8DF"/>
  <w16cid:commentId w16cid:paraId="69FD40EC" w16cid:durableId="27F10CA3"/>
  <w16cid:commentId w16cid:paraId="2B9691A9" w16cid:durableId="27F10D50"/>
  <w16cid:commentId w16cid:paraId="7FF4DC32" w16cid:durableId="27F10D26"/>
  <w16cid:commentId w16cid:paraId="11EA108D" w16cid:durableId="27F10FF3"/>
  <w16cid:commentId w16cid:paraId="03DE76E2" w16cid:durableId="27AB3743"/>
  <w16cid:commentId w16cid:paraId="10AAEC28" w16cid:durableId="27F3A542"/>
  <w16cid:commentId w16cid:paraId="64178B5A" w16cid:durableId="27F1132F"/>
  <w16cid:commentId w16cid:paraId="78D43C7C" w16cid:durableId="27F3A270"/>
  <w16cid:commentId w16cid:paraId="46BD9CF0" w16cid:durableId="27F11470"/>
  <w16cid:commentId w16cid:paraId="12805511" w16cid:durableId="27F11577"/>
  <w16cid:commentId w16cid:paraId="60F7FEB5" w16cid:durableId="27F11EEA"/>
  <w16cid:commentId w16cid:paraId="5D79D979" w16cid:durableId="27F3B285"/>
  <w16cid:commentId w16cid:paraId="180C2AE2" w16cid:durableId="27F3BB4B"/>
  <w16cid:commentId w16cid:paraId="146BBAEE" w16cid:durableId="27F3BD92"/>
  <w16cid:commentId w16cid:paraId="59309DA6" w16cid:durableId="27F3BD54"/>
  <w16cid:commentId w16cid:paraId="456C37B6" w16cid:durableId="27F3BD71"/>
  <w16cid:commentId w16cid:paraId="6B727E4B" w16cid:durableId="27F3B9A0"/>
  <w16cid:commentId w16cid:paraId="5F93D0AE" w16cid:durableId="27F3BFF0"/>
  <w16cid:commentId w16cid:paraId="6B9042CE" w16cid:durableId="27F3BFB9"/>
  <w16cid:commentId w16cid:paraId="76CA868A" w16cid:durableId="27F3C8D1"/>
  <w16cid:commentId w16cid:paraId="572BC160" w16cid:durableId="27F3CB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A4260" w14:textId="77777777" w:rsidR="00FE73F5" w:rsidRDefault="00FE73F5" w:rsidP="00C5123B">
      <w:r>
        <w:separator/>
      </w:r>
    </w:p>
  </w:endnote>
  <w:endnote w:type="continuationSeparator" w:id="0">
    <w:p w14:paraId="443F440C" w14:textId="77777777" w:rsidR="00FE73F5" w:rsidRDefault="00FE73F5"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0448C" w14:textId="77777777" w:rsidR="00FE73F5" w:rsidRDefault="00FE73F5" w:rsidP="00C5123B">
      <w:r>
        <w:separator/>
      </w:r>
    </w:p>
  </w:footnote>
  <w:footnote w:type="continuationSeparator" w:id="0">
    <w:p w14:paraId="6D9ADF10" w14:textId="77777777" w:rsidR="00FE73F5" w:rsidRDefault="00FE73F5"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11344">
    <w:abstractNumId w:val="2"/>
  </w:num>
  <w:num w:numId="2" w16cid:durableId="923953779">
    <w:abstractNumId w:val="1"/>
  </w:num>
  <w:num w:numId="3" w16cid:durableId="1753164286">
    <w:abstractNumId w:val="4"/>
  </w:num>
  <w:num w:numId="4" w16cid:durableId="355469286">
    <w:abstractNumId w:val="0"/>
  </w:num>
  <w:num w:numId="5" w16cid:durableId="17368498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3DDE"/>
    <w:rsid w:val="000368E0"/>
    <w:rsid w:val="0003755D"/>
    <w:rsid w:val="00051670"/>
    <w:rsid w:val="000526B8"/>
    <w:rsid w:val="000547F8"/>
    <w:rsid w:val="0005645D"/>
    <w:rsid w:val="00057311"/>
    <w:rsid w:val="000655AA"/>
    <w:rsid w:val="00067124"/>
    <w:rsid w:val="000674DD"/>
    <w:rsid w:val="00067A90"/>
    <w:rsid w:val="00067FAF"/>
    <w:rsid w:val="00082172"/>
    <w:rsid w:val="00090008"/>
    <w:rsid w:val="000957F3"/>
    <w:rsid w:val="00096CD0"/>
    <w:rsid w:val="000A03A8"/>
    <w:rsid w:val="000A592D"/>
    <w:rsid w:val="000B3D13"/>
    <w:rsid w:val="000B5543"/>
    <w:rsid w:val="000C04AF"/>
    <w:rsid w:val="000C25BF"/>
    <w:rsid w:val="000C383E"/>
    <w:rsid w:val="000C7DAD"/>
    <w:rsid w:val="000D2D91"/>
    <w:rsid w:val="000D389D"/>
    <w:rsid w:val="000D3F79"/>
    <w:rsid w:val="000F7B55"/>
    <w:rsid w:val="001003E5"/>
    <w:rsid w:val="001039E0"/>
    <w:rsid w:val="00116CE7"/>
    <w:rsid w:val="00122A2B"/>
    <w:rsid w:val="00140497"/>
    <w:rsid w:val="00140638"/>
    <w:rsid w:val="00140DEA"/>
    <w:rsid w:val="001430E3"/>
    <w:rsid w:val="001438DD"/>
    <w:rsid w:val="00145342"/>
    <w:rsid w:val="001509B4"/>
    <w:rsid w:val="00157593"/>
    <w:rsid w:val="001632AC"/>
    <w:rsid w:val="00163860"/>
    <w:rsid w:val="00173B11"/>
    <w:rsid w:val="00173C10"/>
    <w:rsid w:val="00173CF1"/>
    <w:rsid w:val="00183A8B"/>
    <w:rsid w:val="001868B3"/>
    <w:rsid w:val="00186F51"/>
    <w:rsid w:val="0019506B"/>
    <w:rsid w:val="0019580B"/>
    <w:rsid w:val="00197F68"/>
    <w:rsid w:val="001B7617"/>
    <w:rsid w:val="001B7C12"/>
    <w:rsid w:val="001C0E84"/>
    <w:rsid w:val="001C1331"/>
    <w:rsid w:val="001C473C"/>
    <w:rsid w:val="001C546F"/>
    <w:rsid w:val="001D5196"/>
    <w:rsid w:val="001E1945"/>
    <w:rsid w:val="001F3C92"/>
    <w:rsid w:val="001F514B"/>
    <w:rsid w:val="00200640"/>
    <w:rsid w:val="00200D26"/>
    <w:rsid w:val="0020538A"/>
    <w:rsid w:val="002054EC"/>
    <w:rsid w:val="00212B39"/>
    <w:rsid w:val="00214C00"/>
    <w:rsid w:val="00215397"/>
    <w:rsid w:val="00216FF3"/>
    <w:rsid w:val="00220EF3"/>
    <w:rsid w:val="00237A0A"/>
    <w:rsid w:val="00244413"/>
    <w:rsid w:val="00250755"/>
    <w:rsid w:val="00262F87"/>
    <w:rsid w:val="00272EE3"/>
    <w:rsid w:val="002813C3"/>
    <w:rsid w:val="00284616"/>
    <w:rsid w:val="0028519A"/>
    <w:rsid w:val="002A0B74"/>
    <w:rsid w:val="002A1009"/>
    <w:rsid w:val="002A3568"/>
    <w:rsid w:val="002A3E77"/>
    <w:rsid w:val="002B3A1D"/>
    <w:rsid w:val="002C050C"/>
    <w:rsid w:val="002C157E"/>
    <w:rsid w:val="002D012F"/>
    <w:rsid w:val="002D3816"/>
    <w:rsid w:val="002D7395"/>
    <w:rsid w:val="002E3BF3"/>
    <w:rsid w:val="002E611A"/>
    <w:rsid w:val="002F2E53"/>
    <w:rsid w:val="002F6DFC"/>
    <w:rsid w:val="002F72F3"/>
    <w:rsid w:val="003008CD"/>
    <w:rsid w:val="00302D7A"/>
    <w:rsid w:val="00312ACB"/>
    <w:rsid w:val="00315ACC"/>
    <w:rsid w:val="003307B0"/>
    <w:rsid w:val="00364D60"/>
    <w:rsid w:val="0037264A"/>
    <w:rsid w:val="00394894"/>
    <w:rsid w:val="003A29CA"/>
    <w:rsid w:val="003A35E0"/>
    <w:rsid w:val="003A397E"/>
    <w:rsid w:val="003A4C3D"/>
    <w:rsid w:val="003C61F7"/>
    <w:rsid w:val="003D1388"/>
    <w:rsid w:val="003D7403"/>
    <w:rsid w:val="003F3EDB"/>
    <w:rsid w:val="003F5023"/>
    <w:rsid w:val="003F5B30"/>
    <w:rsid w:val="003F633B"/>
    <w:rsid w:val="00410282"/>
    <w:rsid w:val="00411B55"/>
    <w:rsid w:val="004306A8"/>
    <w:rsid w:val="00432A88"/>
    <w:rsid w:val="00447837"/>
    <w:rsid w:val="00457F19"/>
    <w:rsid w:val="00463148"/>
    <w:rsid w:val="00463839"/>
    <w:rsid w:val="00470685"/>
    <w:rsid w:val="00472977"/>
    <w:rsid w:val="00476697"/>
    <w:rsid w:val="004811EE"/>
    <w:rsid w:val="00494153"/>
    <w:rsid w:val="004A2CE2"/>
    <w:rsid w:val="004A7E98"/>
    <w:rsid w:val="004B3EA0"/>
    <w:rsid w:val="004C5E95"/>
    <w:rsid w:val="004D63AA"/>
    <w:rsid w:val="004D773F"/>
    <w:rsid w:val="004E55D0"/>
    <w:rsid w:val="004E5CEB"/>
    <w:rsid w:val="004E69C8"/>
    <w:rsid w:val="004F7961"/>
    <w:rsid w:val="00501D7F"/>
    <w:rsid w:val="00504E41"/>
    <w:rsid w:val="005151E5"/>
    <w:rsid w:val="0051546B"/>
    <w:rsid w:val="00523D2E"/>
    <w:rsid w:val="0052618F"/>
    <w:rsid w:val="005317EB"/>
    <w:rsid w:val="00531EA4"/>
    <w:rsid w:val="00533DDC"/>
    <w:rsid w:val="00536E93"/>
    <w:rsid w:val="005414FA"/>
    <w:rsid w:val="00546199"/>
    <w:rsid w:val="005577CF"/>
    <w:rsid w:val="00563494"/>
    <w:rsid w:val="00563F28"/>
    <w:rsid w:val="00571C21"/>
    <w:rsid w:val="00574840"/>
    <w:rsid w:val="005814BD"/>
    <w:rsid w:val="00583782"/>
    <w:rsid w:val="0058791B"/>
    <w:rsid w:val="005B0F18"/>
    <w:rsid w:val="005B6F9A"/>
    <w:rsid w:val="005C0A3B"/>
    <w:rsid w:val="005C2111"/>
    <w:rsid w:val="005C7A67"/>
    <w:rsid w:val="005D1F7B"/>
    <w:rsid w:val="005D2978"/>
    <w:rsid w:val="005D641B"/>
    <w:rsid w:val="005E10B0"/>
    <w:rsid w:val="005E4743"/>
    <w:rsid w:val="005F380A"/>
    <w:rsid w:val="00603D57"/>
    <w:rsid w:val="006052A2"/>
    <w:rsid w:val="0060588D"/>
    <w:rsid w:val="0061497D"/>
    <w:rsid w:val="006149A7"/>
    <w:rsid w:val="006252B2"/>
    <w:rsid w:val="00626266"/>
    <w:rsid w:val="00626F90"/>
    <w:rsid w:val="00647BC6"/>
    <w:rsid w:val="006534E2"/>
    <w:rsid w:val="00661C52"/>
    <w:rsid w:val="00663F94"/>
    <w:rsid w:val="0067606A"/>
    <w:rsid w:val="00677A02"/>
    <w:rsid w:val="006964FC"/>
    <w:rsid w:val="00696A7B"/>
    <w:rsid w:val="006A03DF"/>
    <w:rsid w:val="006A2C8D"/>
    <w:rsid w:val="006A2FB5"/>
    <w:rsid w:val="006A49F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0A08"/>
    <w:rsid w:val="007516B1"/>
    <w:rsid w:val="007540E9"/>
    <w:rsid w:val="007611E1"/>
    <w:rsid w:val="007614B2"/>
    <w:rsid w:val="00762B07"/>
    <w:rsid w:val="00773128"/>
    <w:rsid w:val="00783960"/>
    <w:rsid w:val="00790CC8"/>
    <w:rsid w:val="00792989"/>
    <w:rsid w:val="00792DA2"/>
    <w:rsid w:val="00795714"/>
    <w:rsid w:val="007A0E67"/>
    <w:rsid w:val="007A4988"/>
    <w:rsid w:val="007B4D9D"/>
    <w:rsid w:val="007B5534"/>
    <w:rsid w:val="007B55F1"/>
    <w:rsid w:val="007C73CA"/>
    <w:rsid w:val="007D1CA4"/>
    <w:rsid w:val="007D588D"/>
    <w:rsid w:val="007E3038"/>
    <w:rsid w:val="007E5B7B"/>
    <w:rsid w:val="00806F12"/>
    <w:rsid w:val="00812293"/>
    <w:rsid w:val="00817E60"/>
    <w:rsid w:val="00833915"/>
    <w:rsid w:val="00834168"/>
    <w:rsid w:val="0084329B"/>
    <w:rsid w:val="0084590D"/>
    <w:rsid w:val="00856E67"/>
    <w:rsid w:val="00857597"/>
    <w:rsid w:val="00864B7E"/>
    <w:rsid w:val="00864D7D"/>
    <w:rsid w:val="00871EB5"/>
    <w:rsid w:val="008723FB"/>
    <w:rsid w:val="00873A9D"/>
    <w:rsid w:val="00874808"/>
    <w:rsid w:val="00883B94"/>
    <w:rsid w:val="008863BF"/>
    <w:rsid w:val="008978F8"/>
    <w:rsid w:val="008A0337"/>
    <w:rsid w:val="008A0FE8"/>
    <w:rsid w:val="008A22DE"/>
    <w:rsid w:val="008A4900"/>
    <w:rsid w:val="008A70CE"/>
    <w:rsid w:val="008B1FCB"/>
    <w:rsid w:val="008B3552"/>
    <w:rsid w:val="008B5AEA"/>
    <w:rsid w:val="008B6630"/>
    <w:rsid w:val="008D34A4"/>
    <w:rsid w:val="008E2DBF"/>
    <w:rsid w:val="008E2F1F"/>
    <w:rsid w:val="008F7310"/>
    <w:rsid w:val="00907A82"/>
    <w:rsid w:val="0091519E"/>
    <w:rsid w:val="00917464"/>
    <w:rsid w:val="00922C2B"/>
    <w:rsid w:val="00927A1D"/>
    <w:rsid w:val="00927DC1"/>
    <w:rsid w:val="00932DB1"/>
    <w:rsid w:val="009366CC"/>
    <w:rsid w:val="009438DB"/>
    <w:rsid w:val="00952447"/>
    <w:rsid w:val="00954E9C"/>
    <w:rsid w:val="00955049"/>
    <w:rsid w:val="009552C5"/>
    <w:rsid w:val="009562A3"/>
    <w:rsid w:val="00960579"/>
    <w:rsid w:val="00960C3D"/>
    <w:rsid w:val="009648FA"/>
    <w:rsid w:val="00977A10"/>
    <w:rsid w:val="00980ECC"/>
    <w:rsid w:val="0098152A"/>
    <w:rsid w:val="00982C03"/>
    <w:rsid w:val="00991DD5"/>
    <w:rsid w:val="009B07DB"/>
    <w:rsid w:val="009B12A9"/>
    <w:rsid w:val="009B23D7"/>
    <w:rsid w:val="009B3AE8"/>
    <w:rsid w:val="009B5BF5"/>
    <w:rsid w:val="009C2911"/>
    <w:rsid w:val="009C2971"/>
    <w:rsid w:val="009C2EB0"/>
    <w:rsid w:val="009C450B"/>
    <w:rsid w:val="009D5DDC"/>
    <w:rsid w:val="009E0E5E"/>
    <w:rsid w:val="009E7A0D"/>
    <w:rsid w:val="009F68C5"/>
    <w:rsid w:val="00A0260E"/>
    <w:rsid w:val="00A10494"/>
    <w:rsid w:val="00A12D61"/>
    <w:rsid w:val="00A16B51"/>
    <w:rsid w:val="00A4411C"/>
    <w:rsid w:val="00A51B2F"/>
    <w:rsid w:val="00A5281B"/>
    <w:rsid w:val="00A55D03"/>
    <w:rsid w:val="00A60B0D"/>
    <w:rsid w:val="00A6305A"/>
    <w:rsid w:val="00A669EA"/>
    <w:rsid w:val="00A717B2"/>
    <w:rsid w:val="00A87CDD"/>
    <w:rsid w:val="00A913E6"/>
    <w:rsid w:val="00A93E63"/>
    <w:rsid w:val="00A95724"/>
    <w:rsid w:val="00A96CF1"/>
    <w:rsid w:val="00AA0D89"/>
    <w:rsid w:val="00AA0FD9"/>
    <w:rsid w:val="00AC1CBE"/>
    <w:rsid w:val="00AC46C7"/>
    <w:rsid w:val="00AC6C89"/>
    <w:rsid w:val="00AC7FEA"/>
    <w:rsid w:val="00AD4BFC"/>
    <w:rsid w:val="00AD66D9"/>
    <w:rsid w:val="00AD76D4"/>
    <w:rsid w:val="00AE2CF0"/>
    <w:rsid w:val="00AE6659"/>
    <w:rsid w:val="00AF3F14"/>
    <w:rsid w:val="00AF5B20"/>
    <w:rsid w:val="00AF7CC4"/>
    <w:rsid w:val="00B00892"/>
    <w:rsid w:val="00B01179"/>
    <w:rsid w:val="00B118CB"/>
    <w:rsid w:val="00B13C80"/>
    <w:rsid w:val="00B14560"/>
    <w:rsid w:val="00B168CE"/>
    <w:rsid w:val="00B17C37"/>
    <w:rsid w:val="00B354F3"/>
    <w:rsid w:val="00B40F12"/>
    <w:rsid w:val="00B44ACC"/>
    <w:rsid w:val="00B47A3A"/>
    <w:rsid w:val="00B5118C"/>
    <w:rsid w:val="00B53EF6"/>
    <w:rsid w:val="00B567C9"/>
    <w:rsid w:val="00B5690C"/>
    <w:rsid w:val="00B577BC"/>
    <w:rsid w:val="00B61F98"/>
    <w:rsid w:val="00B64ABC"/>
    <w:rsid w:val="00B64B39"/>
    <w:rsid w:val="00B67702"/>
    <w:rsid w:val="00B748E3"/>
    <w:rsid w:val="00B75D4E"/>
    <w:rsid w:val="00B7738A"/>
    <w:rsid w:val="00B864CF"/>
    <w:rsid w:val="00B877A7"/>
    <w:rsid w:val="00B87DAB"/>
    <w:rsid w:val="00B944A0"/>
    <w:rsid w:val="00B95320"/>
    <w:rsid w:val="00BA7305"/>
    <w:rsid w:val="00BB2433"/>
    <w:rsid w:val="00BB3547"/>
    <w:rsid w:val="00BC07DF"/>
    <w:rsid w:val="00BC0A04"/>
    <w:rsid w:val="00BC2A13"/>
    <w:rsid w:val="00BC7145"/>
    <w:rsid w:val="00BD0ABE"/>
    <w:rsid w:val="00BD3F95"/>
    <w:rsid w:val="00BE0C9E"/>
    <w:rsid w:val="00BE5778"/>
    <w:rsid w:val="00BF51E8"/>
    <w:rsid w:val="00BF5B35"/>
    <w:rsid w:val="00C2024C"/>
    <w:rsid w:val="00C23AF9"/>
    <w:rsid w:val="00C249B5"/>
    <w:rsid w:val="00C269E0"/>
    <w:rsid w:val="00C300D4"/>
    <w:rsid w:val="00C30C5E"/>
    <w:rsid w:val="00C36E88"/>
    <w:rsid w:val="00C42EAF"/>
    <w:rsid w:val="00C454BB"/>
    <w:rsid w:val="00C458ED"/>
    <w:rsid w:val="00C5123B"/>
    <w:rsid w:val="00C53934"/>
    <w:rsid w:val="00C63871"/>
    <w:rsid w:val="00C65166"/>
    <w:rsid w:val="00C753F0"/>
    <w:rsid w:val="00C8787E"/>
    <w:rsid w:val="00C91408"/>
    <w:rsid w:val="00C9234D"/>
    <w:rsid w:val="00C97FEF"/>
    <w:rsid w:val="00CA339B"/>
    <w:rsid w:val="00CB375F"/>
    <w:rsid w:val="00CB3826"/>
    <w:rsid w:val="00CB69EC"/>
    <w:rsid w:val="00CD60B3"/>
    <w:rsid w:val="00CE5E3D"/>
    <w:rsid w:val="00CF1968"/>
    <w:rsid w:val="00CF6976"/>
    <w:rsid w:val="00D00FFC"/>
    <w:rsid w:val="00D02B16"/>
    <w:rsid w:val="00D11F14"/>
    <w:rsid w:val="00D1627A"/>
    <w:rsid w:val="00D21C19"/>
    <w:rsid w:val="00D31EAA"/>
    <w:rsid w:val="00D3597D"/>
    <w:rsid w:val="00D35FDD"/>
    <w:rsid w:val="00D37B45"/>
    <w:rsid w:val="00D40225"/>
    <w:rsid w:val="00D47552"/>
    <w:rsid w:val="00D504C4"/>
    <w:rsid w:val="00D61619"/>
    <w:rsid w:val="00D622A8"/>
    <w:rsid w:val="00D6355E"/>
    <w:rsid w:val="00D71D35"/>
    <w:rsid w:val="00D7346A"/>
    <w:rsid w:val="00D81550"/>
    <w:rsid w:val="00D84524"/>
    <w:rsid w:val="00D941C0"/>
    <w:rsid w:val="00DA5219"/>
    <w:rsid w:val="00DB065D"/>
    <w:rsid w:val="00DB4B1C"/>
    <w:rsid w:val="00DD2086"/>
    <w:rsid w:val="00DE150E"/>
    <w:rsid w:val="00DE23FA"/>
    <w:rsid w:val="00DE5F92"/>
    <w:rsid w:val="00DE737E"/>
    <w:rsid w:val="00DF1A9E"/>
    <w:rsid w:val="00DF3C0B"/>
    <w:rsid w:val="00DF5CD8"/>
    <w:rsid w:val="00E00154"/>
    <w:rsid w:val="00E004CF"/>
    <w:rsid w:val="00E01152"/>
    <w:rsid w:val="00E0624E"/>
    <w:rsid w:val="00E2377D"/>
    <w:rsid w:val="00E340AB"/>
    <w:rsid w:val="00E34177"/>
    <w:rsid w:val="00E37943"/>
    <w:rsid w:val="00E42532"/>
    <w:rsid w:val="00E448D3"/>
    <w:rsid w:val="00E468C1"/>
    <w:rsid w:val="00E622C0"/>
    <w:rsid w:val="00E772EE"/>
    <w:rsid w:val="00E80FB1"/>
    <w:rsid w:val="00E82519"/>
    <w:rsid w:val="00E963B5"/>
    <w:rsid w:val="00EA5986"/>
    <w:rsid w:val="00EA792A"/>
    <w:rsid w:val="00EB30F5"/>
    <w:rsid w:val="00EC105C"/>
    <w:rsid w:val="00EC5AE2"/>
    <w:rsid w:val="00ED4745"/>
    <w:rsid w:val="00F00740"/>
    <w:rsid w:val="00F02A2B"/>
    <w:rsid w:val="00F041E7"/>
    <w:rsid w:val="00F20017"/>
    <w:rsid w:val="00F212DC"/>
    <w:rsid w:val="00F340C3"/>
    <w:rsid w:val="00F34B83"/>
    <w:rsid w:val="00F35F41"/>
    <w:rsid w:val="00F40344"/>
    <w:rsid w:val="00F43DC3"/>
    <w:rsid w:val="00F4780B"/>
    <w:rsid w:val="00F5124D"/>
    <w:rsid w:val="00F51928"/>
    <w:rsid w:val="00F616F5"/>
    <w:rsid w:val="00F71C05"/>
    <w:rsid w:val="00F76D46"/>
    <w:rsid w:val="00F83D2C"/>
    <w:rsid w:val="00F86E69"/>
    <w:rsid w:val="00F944A1"/>
    <w:rsid w:val="00FA2DCA"/>
    <w:rsid w:val="00FA60EA"/>
    <w:rsid w:val="00FA6ACC"/>
    <w:rsid w:val="00FB3754"/>
    <w:rsid w:val="00FB427C"/>
    <w:rsid w:val="00FB7F83"/>
    <w:rsid w:val="00FD3CA8"/>
    <w:rsid w:val="00FE57E7"/>
    <w:rsid w:val="00FE73F5"/>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ADC60-A81C-3E4D-8D14-DE7195FD1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26</Pages>
  <Words>26785</Words>
  <Characters>152944</Characters>
  <Application>Microsoft Office Word</Application>
  <DocSecurity>0</DocSecurity>
  <Lines>9559</Lines>
  <Paragraphs>8558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Isabelle Cote</cp:lastModifiedBy>
  <cp:revision>10</cp:revision>
  <dcterms:created xsi:type="dcterms:W3CDTF">2023-04-24T19:17:00Z</dcterms:created>
  <dcterms:modified xsi:type="dcterms:W3CDTF">2023-04-26T23:12:00Z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id="tii0PXDo"/&gt;&lt;style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