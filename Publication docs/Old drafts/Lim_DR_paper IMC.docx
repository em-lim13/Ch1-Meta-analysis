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2F48A67C" w:rsidR="003062C8" w:rsidRPr="00932DB1" w:rsidRDefault="00696A7B" w:rsidP="000D389D">
      <w:pPr>
        <w:spacing w:line="360" w:lineRule="auto"/>
        <w:jc w:val="center"/>
        <w:rPr>
          <w:rFonts w:ascii="Times New Roman" w:hAnsi="Times New Roman" w:cs="Times New Roman"/>
          <w:b/>
          <w:bCs/>
          <w:lang w:val="en-CA"/>
        </w:rPr>
      </w:pPr>
      <w:r w:rsidRPr="00932DB1">
        <w:rPr>
          <w:rFonts w:ascii="Times New Roman" w:hAnsi="Times New Roman" w:cs="Times New Roman"/>
          <w:b/>
          <w:bCs/>
          <w:lang w:val="en-CA"/>
        </w:rPr>
        <w:t>A</w:t>
      </w:r>
      <w:del w:id="0" w:author="Isabelle Cote" w:date="2020-09-01T11:07:00Z">
        <w:r w:rsidRPr="00932DB1" w:rsidDel="009B23D7">
          <w:rPr>
            <w:rFonts w:ascii="Times New Roman" w:hAnsi="Times New Roman" w:cs="Times New Roman"/>
            <w:b/>
            <w:bCs/>
            <w:lang w:val="en-CA"/>
          </w:rPr>
          <w:delText xml:space="preserve"> comparison of a</w:delText>
        </w:r>
      </w:del>
      <w:r w:rsidRPr="00932DB1">
        <w:rPr>
          <w:rFonts w:ascii="Times New Roman" w:hAnsi="Times New Roman" w:cs="Times New Roman"/>
          <w:b/>
          <w:bCs/>
          <w:lang w:val="en-CA"/>
        </w:rPr>
        <w:t>nimal-mediated nutrient cycling in temperate and tropical regions</w:t>
      </w:r>
    </w:p>
    <w:p w14:paraId="5B8CFCD4" w14:textId="77777777" w:rsidR="006A2C8D" w:rsidRPr="00B748E3" w:rsidRDefault="006A2C8D" w:rsidP="000D389D">
      <w:pPr>
        <w:spacing w:line="360" w:lineRule="auto"/>
        <w:rPr>
          <w:rFonts w:ascii="Times New Roman" w:hAnsi="Times New Roman" w:cs="Times New Roman"/>
          <w:lang w:val="en-CA"/>
        </w:rPr>
      </w:pPr>
    </w:p>
    <w:p w14:paraId="4ACC29CE" w14:textId="77777777" w:rsidR="001438DD"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3D1D1DD5" w14:textId="7A90B5A7" w:rsidR="00C300D4" w:rsidRDefault="008B5AEA" w:rsidP="00A51B2F">
      <w:pPr>
        <w:spacing w:line="360" w:lineRule="auto"/>
        <w:ind w:firstLine="720"/>
        <w:rPr>
          <w:rFonts w:ascii="Times New Roman" w:hAnsi="Times New Roman" w:cs="Times New Roman"/>
          <w:lang w:val="en-CA"/>
        </w:rPr>
      </w:pPr>
      <w:r w:rsidRPr="00B748E3">
        <w:rPr>
          <w:rFonts w:ascii="Times New Roman" w:hAnsi="Times New Roman" w:cs="Times New Roman"/>
          <w:lang w:val="en-CA"/>
        </w:rPr>
        <w:t xml:space="preserve">Determining the relative importance of </w:t>
      </w:r>
      <w:commentRangeStart w:id="1"/>
      <w:r w:rsidRPr="00B748E3">
        <w:rPr>
          <w:rFonts w:ascii="Times New Roman" w:hAnsi="Times New Roman" w:cs="Times New Roman"/>
          <w:lang w:val="en-CA"/>
        </w:rPr>
        <w:t>consumer</w:t>
      </w:r>
      <w:commentRangeEnd w:id="1"/>
      <w:r w:rsidR="009B23D7">
        <w:rPr>
          <w:rStyle w:val="CommentReference"/>
        </w:rPr>
        <w:commentReference w:id="1"/>
      </w:r>
      <w:ins w:id="2" w:author="Isabelle Cote" w:date="2020-09-01T11:07:00Z">
        <w:r w:rsidR="009B23D7">
          <w:rPr>
            <w:rFonts w:ascii="Times New Roman" w:hAnsi="Times New Roman" w:cs="Times New Roman"/>
            <w:lang w:val="en-CA"/>
          </w:rPr>
          <w:t>-</w:t>
        </w:r>
      </w:ins>
      <w:del w:id="3" w:author="Isabelle Cote" w:date="2020-09-01T11:07:00Z">
        <w:r w:rsidRPr="00B748E3" w:rsidDel="009B23D7">
          <w:rPr>
            <w:rFonts w:ascii="Times New Roman" w:hAnsi="Times New Roman" w:cs="Times New Roman"/>
            <w:lang w:val="en-CA"/>
          </w:rPr>
          <w:delText xml:space="preserve"> </w:delText>
        </w:r>
      </w:del>
      <w:r w:rsidRPr="00B748E3">
        <w:rPr>
          <w:rFonts w:ascii="Times New Roman" w:hAnsi="Times New Roman" w:cs="Times New Roman"/>
          <w:lang w:val="en-CA"/>
        </w:rPr>
        <w:t xml:space="preserve">mediated “top-down” effects </w:t>
      </w:r>
      <w:del w:id="4" w:author="Isabelle Cote" w:date="2020-09-01T11:08:00Z">
        <w:r w:rsidRPr="00B748E3" w:rsidDel="009B23D7">
          <w:rPr>
            <w:rFonts w:ascii="Times New Roman" w:hAnsi="Times New Roman" w:cs="Times New Roman"/>
            <w:lang w:val="en-CA"/>
          </w:rPr>
          <w:delText xml:space="preserve">compared </w:delText>
        </w:r>
      </w:del>
      <w:ins w:id="5" w:author="Isabelle Cote" w:date="2020-09-01T11:08:00Z">
        <w:r w:rsidR="009B23D7">
          <w:rPr>
            <w:rFonts w:ascii="Times New Roman" w:hAnsi="Times New Roman" w:cs="Times New Roman"/>
            <w:lang w:val="en-CA"/>
          </w:rPr>
          <w:t>and</w:t>
        </w:r>
        <w:r w:rsidR="009B23D7" w:rsidRPr="00B748E3">
          <w:rPr>
            <w:rFonts w:ascii="Times New Roman" w:hAnsi="Times New Roman" w:cs="Times New Roman"/>
            <w:lang w:val="en-CA"/>
          </w:rPr>
          <w:t xml:space="preserve"> </w:t>
        </w:r>
      </w:ins>
      <w:del w:id="6" w:author="Isabelle Cote" w:date="2020-09-01T11:08:00Z">
        <w:r w:rsidRPr="00B748E3" w:rsidDel="009B23D7">
          <w:rPr>
            <w:rFonts w:ascii="Times New Roman" w:hAnsi="Times New Roman" w:cs="Times New Roman"/>
            <w:lang w:val="en-CA"/>
          </w:rPr>
          <w:delText>to</w:delText>
        </w:r>
        <w:r w:rsidRPr="00B748E3" w:rsidDel="009B23D7">
          <w:rPr>
            <w:rFonts w:ascii="Times New Roman" w:hAnsi="Times New Roman" w:cs="Times New Roman"/>
          </w:rPr>
          <w:delText xml:space="preserve"> </w:delText>
        </w:r>
      </w:del>
      <w:r w:rsidRPr="00B748E3">
        <w:rPr>
          <w:rFonts w:ascii="Times New Roman" w:hAnsi="Times New Roman" w:cs="Times New Roman"/>
        </w:rPr>
        <w:t>resource</w:t>
      </w:r>
      <w:ins w:id="7" w:author="Isabelle Cote" w:date="2020-09-01T11:08:00Z">
        <w:r w:rsidR="009B23D7">
          <w:rPr>
            <w:rFonts w:ascii="Times New Roman" w:hAnsi="Times New Roman" w:cs="Times New Roman"/>
          </w:rPr>
          <w:t>-</w:t>
        </w:r>
      </w:ins>
      <w:del w:id="8" w:author="Isabelle Cote" w:date="2020-09-01T11:08:00Z">
        <w:r w:rsidRPr="00B748E3" w:rsidDel="009B23D7">
          <w:rPr>
            <w:rFonts w:ascii="Times New Roman" w:hAnsi="Times New Roman" w:cs="Times New Roman"/>
          </w:rPr>
          <w:delText xml:space="preserve"> </w:delText>
        </w:r>
      </w:del>
      <w:r w:rsidRPr="00B748E3">
        <w:rPr>
          <w:rFonts w:ascii="Times New Roman" w:hAnsi="Times New Roman" w:cs="Times New Roman"/>
        </w:rPr>
        <w:t xml:space="preserve">controlled </w:t>
      </w:r>
      <w:r w:rsidRPr="00B748E3">
        <w:rPr>
          <w:rFonts w:ascii="Times New Roman" w:hAnsi="Times New Roman" w:cs="Times New Roman"/>
          <w:lang w:val="en-CA"/>
        </w:rPr>
        <w:t xml:space="preserve">“bottom-up” processes </w:t>
      </w:r>
      <w:del w:id="9" w:author="Isabelle Cote" w:date="2020-09-01T11:08:00Z">
        <w:r w:rsidRPr="00B748E3" w:rsidDel="009B23D7">
          <w:rPr>
            <w:rFonts w:ascii="Times New Roman" w:hAnsi="Times New Roman" w:cs="Times New Roman"/>
            <w:lang w:val="en-CA"/>
          </w:rPr>
          <w:delText xml:space="preserve">across </w:delText>
        </w:r>
        <w:r w:rsidR="00DB065D" w:rsidDel="009B23D7">
          <w:rPr>
            <w:rFonts w:ascii="Times New Roman" w:hAnsi="Times New Roman" w:cs="Times New Roman"/>
            <w:lang w:val="en-CA"/>
          </w:rPr>
          <w:delText xml:space="preserve">global </w:delText>
        </w:r>
        <w:r w:rsidR="00864B7E" w:rsidDel="009B23D7">
          <w:rPr>
            <w:rFonts w:ascii="Times New Roman" w:hAnsi="Times New Roman" w:cs="Times New Roman"/>
            <w:lang w:val="en-CA"/>
          </w:rPr>
          <w:delText xml:space="preserve">marine </w:delText>
        </w:r>
        <w:r w:rsidRPr="00B748E3" w:rsidDel="009B23D7">
          <w:rPr>
            <w:rFonts w:ascii="Times New Roman" w:hAnsi="Times New Roman" w:cs="Times New Roman"/>
            <w:lang w:val="en-CA"/>
          </w:rPr>
          <w:delText xml:space="preserve">systems </w:delText>
        </w:r>
      </w:del>
      <w:r w:rsidRPr="00B748E3">
        <w:rPr>
          <w:rFonts w:ascii="Times New Roman" w:hAnsi="Times New Roman" w:cs="Times New Roman"/>
          <w:lang w:val="en-CA"/>
        </w:rPr>
        <w:t>is a longstanding aim of ecology</w:t>
      </w:r>
      <w:ins w:id="10" w:author="Isabelle Cote" w:date="2020-09-01T11:08:00Z">
        <w:r w:rsidR="009B23D7">
          <w:rPr>
            <w:rFonts w:ascii="Times New Roman" w:hAnsi="Times New Roman" w:cs="Times New Roman"/>
            <w:lang w:val="en-CA"/>
          </w:rPr>
          <w:t>, particularly in relation</w:t>
        </w:r>
      </w:ins>
      <w:ins w:id="11" w:author="Isabelle Cote" w:date="2020-09-01T11:09:00Z">
        <w:r w:rsidR="009B23D7">
          <w:rPr>
            <w:rFonts w:ascii="Times New Roman" w:hAnsi="Times New Roman" w:cs="Times New Roman"/>
            <w:lang w:val="en-CA"/>
          </w:rPr>
          <w:t xml:space="preserve"> to</w:t>
        </w:r>
      </w:ins>
      <w:del w:id="12" w:author="Isabelle Cote" w:date="2020-09-01T11:09:00Z">
        <w:r w:rsidRPr="00B748E3" w:rsidDel="009B23D7">
          <w:rPr>
            <w:rFonts w:ascii="Times New Roman" w:hAnsi="Times New Roman" w:cs="Times New Roman"/>
            <w:lang w:val="en-CA"/>
          </w:rPr>
          <w:delText xml:space="preserve"> </w:delText>
        </w:r>
      </w:del>
      <w:ins w:id="13" w:author="Isabelle Cote" w:date="2020-09-01T11:08:00Z">
        <w:r w:rsidR="009B23D7">
          <w:rPr>
            <w:rFonts w:ascii="Times New Roman" w:hAnsi="Times New Roman" w:cs="Times New Roman"/>
            <w:lang w:val="en-CA"/>
          </w:rPr>
          <w:t xml:space="preserve"> marine </w:t>
        </w:r>
      </w:ins>
      <w:commentRangeStart w:id="14"/>
      <w:ins w:id="15" w:author="Isabelle Cote" w:date="2020-09-01T11:09:00Z">
        <w:r w:rsidR="009B23D7">
          <w:rPr>
            <w:rFonts w:ascii="Times New Roman" w:hAnsi="Times New Roman" w:cs="Times New Roman"/>
            <w:lang w:val="en-CA"/>
          </w:rPr>
          <w:t>eco</w:t>
        </w:r>
      </w:ins>
      <w:ins w:id="16" w:author="Isabelle Cote" w:date="2020-09-01T11:08:00Z">
        <w:r w:rsidR="009B23D7" w:rsidRPr="00B748E3">
          <w:rPr>
            <w:rFonts w:ascii="Times New Roman" w:hAnsi="Times New Roman" w:cs="Times New Roman"/>
            <w:lang w:val="en-CA"/>
          </w:rPr>
          <w:t>systems</w:t>
        </w:r>
      </w:ins>
      <w:commentRangeEnd w:id="14"/>
      <w:ins w:id="17" w:author="Isabelle Cote" w:date="2020-09-01T11:09:00Z">
        <w:r w:rsidR="009B23D7">
          <w:rPr>
            <w:rStyle w:val="CommentReference"/>
          </w:rPr>
          <w:commentReference w:id="14"/>
        </w:r>
      </w:ins>
      <w:ins w:id="18" w:author="Isabelle Cote" w:date="2020-09-01T11:08:00Z">
        <w:r w:rsidR="009B23D7" w:rsidRPr="00B748E3">
          <w:rPr>
            <w:rFonts w:ascii="Times New Roman" w:hAnsi="Times New Roman" w:cs="Times New Roman"/>
            <w:lang w:val="en-CA"/>
          </w:rPr>
          <w:t xml:space="preserve"> </w:t>
        </w:r>
      </w:ins>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rPr>
        <w:t>(Gruner et al., 2008; Polis, 1999; Poore et al., 2012)</w:t>
      </w:r>
      <w:r w:rsidRPr="00B748E3">
        <w:rPr>
          <w:rFonts w:ascii="Times New Roman" w:hAnsi="Times New Roman" w:cs="Times New Roman"/>
          <w:lang w:val="en-CA"/>
        </w:rPr>
        <w:fldChar w:fldCharType="end"/>
      </w:r>
      <w:r w:rsidRPr="00B748E3">
        <w:rPr>
          <w:rFonts w:ascii="Times New Roman" w:hAnsi="Times New Roman" w:cs="Times New Roman"/>
          <w:lang w:val="en-CA"/>
        </w:rPr>
        <w:t xml:space="preserve">. </w:t>
      </w:r>
      <w:r w:rsidR="00A51B2F" w:rsidRPr="00626F90">
        <w:rPr>
          <w:rFonts w:ascii="Times New Roman" w:hAnsi="Times New Roman" w:cs="Times New Roman"/>
          <w:lang w:val="en-CA"/>
        </w:rPr>
        <w:t xml:space="preserve">Paradoxically, despite the fact that temperate marine waters are </w:t>
      </w:r>
      <w:del w:id="19" w:author="Isabelle Cote" w:date="2020-09-01T11:10:00Z">
        <w:r w:rsidR="00A51B2F" w:rsidRPr="00626F90" w:rsidDel="009B23D7">
          <w:rPr>
            <w:rFonts w:ascii="Times New Roman" w:hAnsi="Times New Roman" w:cs="Times New Roman"/>
            <w:lang w:val="en-CA"/>
          </w:rPr>
          <w:delText xml:space="preserve">high </w:delText>
        </w:r>
      </w:del>
      <w:ins w:id="20" w:author="Isabelle Cote" w:date="2020-09-01T11:10:00Z">
        <w:r w:rsidR="009B23D7">
          <w:rPr>
            <w:rFonts w:ascii="Times New Roman" w:hAnsi="Times New Roman" w:cs="Times New Roman"/>
            <w:lang w:val="en-CA"/>
          </w:rPr>
          <w:t>rich</w:t>
        </w:r>
        <w:r w:rsidR="009B23D7" w:rsidRPr="00626F90">
          <w:rPr>
            <w:rFonts w:ascii="Times New Roman" w:hAnsi="Times New Roman" w:cs="Times New Roman"/>
            <w:lang w:val="en-CA"/>
          </w:rPr>
          <w:t xml:space="preserve"> </w:t>
        </w:r>
      </w:ins>
      <w:r w:rsidR="00A51B2F" w:rsidRPr="00626F90">
        <w:rPr>
          <w:rFonts w:ascii="Times New Roman" w:hAnsi="Times New Roman" w:cs="Times New Roman"/>
          <w:lang w:val="en-CA"/>
        </w:rPr>
        <w:t>in nutrients, some of the highest biodiversity</w:t>
      </w:r>
      <w:r w:rsidR="00864B7E">
        <w:rPr>
          <w:rFonts w:ascii="Times New Roman" w:hAnsi="Times New Roman" w:cs="Times New Roman"/>
          <w:lang w:val="en-CA"/>
        </w:rPr>
        <w:t xml:space="preserve"> is found</w:t>
      </w:r>
      <w:r w:rsidR="00A51B2F" w:rsidRPr="00626F90">
        <w:rPr>
          <w:rFonts w:ascii="Times New Roman" w:hAnsi="Times New Roman" w:cs="Times New Roman"/>
          <w:lang w:val="en-CA"/>
        </w:rPr>
        <w:t xml:space="preserve"> </w:t>
      </w:r>
      <w:ins w:id="21" w:author="Isabelle Cote" w:date="2020-09-01T11:10:00Z">
        <w:r w:rsidR="009B23D7">
          <w:rPr>
            <w:rFonts w:ascii="Times New Roman" w:hAnsi="Times New Roman" w:cs="Times New Roman"/>
            <w:lang w:val="en-CA"/>
          </w:rPr>
          <w:t>o</w:t>
        </w:r>
      </w:ins>
      <w:del w:id="22" w:author="Isabelle Cote" w:date="2020-09-01T11:10:00Z">
        <w:r w:rsidR="00A51B2F" w:rsidRPr="00626F90" w:rsidDel="009B23D7">
          <w:rPr>
            <w:rFonts w:ascii="Times New Roman" w:hAnsi="Times New Roman" w:cs="Times New Roman"/>
            <w:lang w:val="en-CA"/>
          </w:rPr>
          <w:delText>i</w:delText>
        </w:r>
      </w:del>
      <w:r w:rsidR="00A51B2F" w:rsidRPr="00626F90">
        <w:rPr>
          <w:rFonts w:ascii="Times New Roman" w:hAnsi="Times New Roman" w:cs="Times New Roman"/>
          <w:lang w:val="en-CA"/>
        </w:rPr>
        <w:t xml:space="preserve">n nutrient-scarce tropical coral reefs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{"citationID":"0a9kJ6E7","properties":{"formattedCitation":"(Darwin, 1842)","plainCitation":"(Darwin, 1842)","noteIndex":0},"citationItems":[{"id":1624,"uris":["http://zotero.org/users/local/idKDtb7T/items/XG6KWZV6"],"uri":["http://zotero.org/users/local/idKDtb7T/items/XG6KWZV6"],"itemData":{"id":1624,"type":"book","publisher":"Smith, Elder and Co, London  (Reprinted 1962, Univ of  Calif Press)","title":"The structure and distribution of coral reefs","author":[{"family":"Darwin","given":"Charles"}],"issued":{"date-parts":[["1842"]]}}}],"schema":"https://github.com/citation-style-language/schema/raw/master/csl-citation.json"}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(Darwin, 1842)</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commentRangeStart w:id="23"/>
      <w:r w:rsidR="00864B7E">
        <w:rPr>
          <w:rFonts w:ascii="Times New Roman" w:hAnsi="Times New Roman" w:cs="Times New Roman"/>
          <w:lang w:val="en-CA"/>
        </w:rPr>
        <w:t>The</w:t>
      </w:r>
      <w:commentRangeEnd w:id="23"/>
      <w:r w:rsidR="009B23D7">
        <w:rPr>
          <w:rStyle w:val="CommentReference"/>
        </w:rPr>
        <w:commentReference w:id="23"/>
      </w:r>
      <w:r w:rsidR="00A51B2F" w:rsidRPr="00626F90">
        <w:rPr>
          <w:rFonts w:ascii="Times New Roman" w:hAnsi="Times New Roman" w:cs="Times New Roman"/>
          <w:lang w:val="en-CA"/>
        </w:rPr>
        <w:t xml:space="preserve"> mechanisms by which nutrients are released into </w:t>
      </w:r>
      <w:r w:rsidR="00932DB1">
        <w:rPr>
          <w:rFonts w:ascii="Times New Roman" w:hAnsi="Times New Roman" w:cs="Times New Roman"/>
          <w:lang w:val="en-CA"/>
        </w:rPr>
        <w:t xml:space="preserve">marine </w:t>
      </w:r>
      <w:r w:rsidR="00A51B2F" w:rsidRPr="00626F90">
        <w:rPr>
          <w:rFonts w:ascii="Times New Roman" w:hAnsi="Times New Roman" w:cs="Times New Roman"/>
          <w:lang w:val="en-CA"/>
        </w:rPr>
        <w:t>environment</w:t>
      </w:r>
      <w:r w:rsidR="00932DB1">
        <w:rPr>
          <w:rFonts w:ascii="Times New Roman" w:hAnsi="Times New Roman" w:cs="Times New Roman"/>
          <w:lang w:val="en-CA"/>
        </w:rPr>
        <w:t>s</w:t>
      </w:r>
      <w:r w:rsidR="00A51B2F" w:rsidRPr="00626F90">
        <w:rPr>
          <w:rFonts w:ascii="Times New Roman" w:hAnsi="Times New Roman" w:cs="Times New Roman"/>
          <w:lang w:val="en-CA"/>
        </w:rPr>
        <w:t xml:space="preserve"> vary across </w:t>
      </w:r>
      <w:commentRangeStart w:id="24"/>
      <w:r w:rsidR="00A51B2F" w:rsidRPr="00626F90">
        <w:rPr>
          <w:rFonts w:ascii="Times New Roman" w:hAnsi="Times New Roman" w:cs="Times New Roman"/>
          <w:lang w:val="en-CA"/>
        </w:rPr>
        <w:t>latitudes</w:t>
      </w:r>
      <w:commentRangeEnd w:id="24"/>
      <w:r w:rsidR="009B23D7">
        <w:rPr>
          <w:rStyle w:val="CommentReference"/>
        </w:rPr>
        <w:commentReference w:id="24"/>
      </w:r>
      <w:r w:rsidR="00AE6659">
        <w:rPr>
          <w:rFonts w:ascii="Times New Roman" w:hAnsi="Times New Roman" w:cs="Times New Roman"/>
          <w:lang w:val="en-CA"/>
        </w:rPr>
        <w:t xml:space="preserve">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{"citationID":"uyPYCITh","properties":{"formattedCitation":"(Sarmiento et al., 2004)","plainCitation":"(Sarmiento et al., 2004)","noteIndex":0},"citationItems":[{"id":1628,"uris":["http://zotero.org/users/local/idKDtb7T/items/QYFY4YXZ"],"uri":["http://zotero.org/users/local/idKDtb7T/items/QYFY4YXZ"],"itemData":{"id":1628,"type":"article-journal","abstract":"The ocean's biological pump strips nutrients out of the surface waters and exports them into the thermocline and deep waters. If there were no return path of nutrients from deep waters, the biological pump would eventually deplete the surface waters and thermocline of nutrients; surface biological productivity would plummet. Here we make use of the combined distributions of silicic acid and nitrate to trace the main nutrient return path from deep waters by upwelling in the Southern Ocean1 and subsequent entrainment into subantarctic mode water. We show that the subantarctic mode water, which spreads throughout the entire Southern Hemisphere2,3 and North Atlantic Ocean3, is the main source of nutrients for the thermocline. We also find that an additional return path exists in the northwest corner of the Pacific Ocean, where enhanced vertical mixing, perhaps driven by tides4, brings abyssal nutrients to the surface and supplies them to the thermocline of the North Pacific. Our analysis has important implications for our understanding of large-scale controls on the nature and magnitude of low-latitude biological productivity and its sensitivity to climate change.","container-title":"Nature","DOI":"10.1038/nature02127","ISSN":"1476-4687","issue":"6969","language":"en","note":"number: 6969\npublisher: Nature Publishing Group","page":"56-60","source":"www.nature.com","title":"High-latitude controls of thermocline nutrients and low latitude biological productivity","volume":"427","author":[{"family":"Sarmiento","given":"J. L."},{"family":"Gruber","given":"N."},{"family":"Brzezinski","given":"M. A."},{"family":"Dunne","given":"J. P."}],"issued":{"date-parts":[["2004",1]]}}}],"schema":"https://github.com/citation-style-language/schema/raw/master/csl-citation.json"}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(Sarmiento et al., 2004)</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r w:rsidR="00932DB1">
        <w:rPr>
          <w:rFonts w:ascii="Times New Roman" w:hAnsi="Times New Roman" w:cs="Times New Roman" w:hint="eastAsia"/>
          <w:lang w:val="en-CA" w:eastAsia="zh-TW"/>
        </w:rPr>
        <w:t xml:space="preserve">yet </w:t>
      </w:r>
      <w:commentRangeStart w:id="25"/>
      <w:r w:rsidR="00932DB1">
        <w:rPr>
          <w:rFonts w:ascii="Times New Roman" w:hAnsi="Times New Roman" w:cs="Times New Roman" w:hint="eastAsia"/>
          <w:lang w:val="en-CA" w:eastAsia="zh-TW"/>
        </w:rPr>
        <w:t>the influence of nutrient source</w:t>
      </w:r>
      <w:commentRangeEnd w:id="25"/>
      <w:r w:rsidR="009B23D7">
        <w:rPr>
          <w:rStyle w:val="CommentReference"/>
        </w:rPr>
        <w:commentReference w:id="25"/>
      </w:r>
      <w:r w:rsidR="00932DB1">
        <w:rPr>
          <w:rFonts w:ascii="Times New Roman" w:hAnsi="Times New Roman" w:cs="Times New Roman" w:hint="eastAsia"/>
          <w:lang w:val="en-CA" w:eastAsia="zh-TW"/>
        </w:rPr>
        <w:t xml:space="preserve"> on</w:t>
      </w:r>
      <w:r w:rsidR="00932DB1" w:rsidRPr="00626F90">
        <w:rPr>
          <w:rFonts w:ascii="Times New Roman" w:hAnsi="Times New Roman" w:cs="Times New Roman"/>
          <w:lang w:val="en-CA"/>
        </w:rPr>
        <w:t xml:space="preserve"> ecosystem functioning</w:t>
      </w:r>
      <w:r w:rsidR="00932DB1">
        <w:rPr>
          <w:rFonts w:ascii="Times New Roman" w:hAnsi="Times New Roman" w:cs="Times New Roman" w:hint="eastAsia"/>
          <w:lang w:val="en-CA" w:eastAsia="zh-TW"/>
        </w:rPr>
        <w:t xml:space="preserve"> remains unclear</w:t>
      </w:r>
      <w:r w:rsidR="00A51B2F" w:rsidRPr="00626F90">
        <w:rPr>
          <w:rFonts w:ascii="Times New Roman" w:hAnsi="Times New Roman" w:cs="Times New Roman"/>
          <w:lang w:val="en-CA"/>
        </w:rPr>
        <w:t>.</w:t>
      </w:r>
      <w:r w:rsidR="00A51B2F">
        <w:rPr>
          <w:rFonts w:ascii="Times New Roman" w:hAnsi="Times New Roman" w:cs="Times New Roman"/>
          <w:lang w:val="en-CA"/>
        </w:rPr>
        <w:t xml:space="preserve"> </w:t>
      </w:r>
      <w:r w:rsidR="00A51B2F" w:rsidRPr="00B748E3">
        <w:rPr>
          <w:rFonts w:ascii="Times New Roman" w:hAnsi="Times New Roman" w:cs="Times New Roman"/>
          <w:lang w:val="en-CA"/>
        </w:rPr>
        <w:t>In marine ecosystems, nitrogen is</w:t>
      </w:r>
      <w:r w:rsidR="00A51B2F">
        <w:rPr>
          <w:rFonts w:ascii="Times New Roman" w:hAnsi="Times New Roman" w:cs="Times New Roman"/>
          <w:lang w:val="en-CA"/>
        </w:rPr>
        <w:t xml:space="preserve"> the </w:t>
      </w:r>
      <w:r w:rsidR="00864B7E">
        <w:rPr>
          <w:rFonts w:ascii="Times New Roman" w:hAnsi="Times New Roman" w:cs="Times New Roman"/>
          <w:lang w:val="en-CA"/>
        </w:rPr>
        <w:t>dominant</w:t>
      </w:r>
      <w:r w:rsidR="00864B7E"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limiting nutrient </w:t>
      </w:r>
      <w:r w:rsidR="00A51B2F">
        <w:rPr>
          <w:rFonts w:ascii="Times New Roman" w:hAnsi="Times New Roman" w:cs="Times New Roman"/>
          <w:lang w:val="en-CA"/>
        </w:rPr>
        <w:t xml:space="preserve">for primary producers </w:t>
      </w:r>
      <w:commentRangeStart w:id="26"/>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(Ryther and Dunstan, 1971)</w:t>
      </w:r>
      <w:r w:rsidR="00A51B2F" w:rsidRPr="00B748E3">
        <w:rPr>
          <w:rFonts w:ascii="Times New Roman" w:hAnsi="Times New Roman" w:cs="Times New Roman"/>
          <w:lang w:val="en-CA"/>
        </w:rPr>
        <w:fldChar w:fldCharType="end"/>
      </w:r>
      <w:commentRangeEnd w:id="26"/>
      <w:r w:rsidR="009B23D7">
        <w:rPr>
          <w:rStyle w:val="CommentReference"/>
        </w:rPr>
        <w:commentReference w:id="26"/>
      </w:r>
      <w:r w:rsidR="00A51B2F" w:rsidRPr="00B748E3">
        <w:rPr>
          <w:rFonts w:ascii="Times New Roman" w:hAnsi="Times New Roman" w:cs="Times New Roman"/>
          <w:lang w:val="en-CA"/>
        </w:rPr>
        <w:t>.</w:t>
      </w:r>
      <w:r w:rsidR="00A51B2F">
        <w:rPr>
          <w:rFonts w:ascii="Times New Roman" w:hAnsi="Times New Roman" w:cs="Times New Roman"/>
          <w:lang w:val="en-CA"/>
        </w:rPr>
        <w:t xml:space="preserve"> Specifically, the growth of many species of algae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(Jackson, 1977)</w:t>
      </w:r>
      <w:r w:rsidR="00A51B2F" w:rsidRPr="00B748E3">
        <w:rPr>
          <w:rFonts w:ascii="Times New Roman" w:hAnsi="Times New Roman" w:cs="Times New Roman"/>
          <w:lang w:val="en-CA"/>
        </w:rPr>
        <w:fldChar w:fldCharType="end"/>
      </w:r>
      <w:r w:rsidR="00A51B2F">
        <w:rPr>
          <w:rFonts w:ascii="Times New Roman" w:hAnsi="Times New Roman" w:cs="Times New Roman"/>
          <w:lang w:val="en-CA"/>
        </w:rPr>
        <w:t xml:space="preserve">, seagrasses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1989)","noteIndex":0},"citationItems":[{"id":1630,"uris":["http://zotero.org/users/local/idKDtb7T/items/W9U7R77I"],"uri":["http://zotero.org/users/local/idKDtb7T/items/W9U7R77I"],"itemData":{"id":1630,"type":"chapter","abstract":"Research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(Hillman et al., 1989)</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and phytoplankton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2013)","noteIndex":0},"citationItems":[{"id":1632,"uris":["http://zotero.org/users/local/idKDtb7T/items/94ARLAAI"],"uri":["http://zotero.org/users/local/idKDtb7T/items/94ARLAAI"],"itemData":{"id":1632,"type":"article-journal","abstract":"Microbial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(Moore et al., 2013)</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w:t>
      </w:r>
      <w:del w:id="27" w:author="Isabelle Cote" w:date="2020-09-01T11:12:00Z">
        <w:r w:rsidR="00A51B2F" w:rsidDel="009B23D7">
          <w:rPr>
            <w:rFonts w:ascii="Times New Roman" w:hAnsi="Times New Roman" w:cs="Times New Roman"/>
            <w:lang w:val="en-CA"/>
          </w:rPr>
          <w:delText>are</w:delText>
        </w:r>
        <w:r w:rsidR="00A51B2F" w:rsidRPr="00B748E3" w:rsidDel="009B23D7">
          <w:rPr>
            <w:rFonts w:ascii="Times New Roman" w:hAnsi="Times New Roman" w:cs="Times New Roman"/>
            <w:lang w:val="en-CA"/>
          </w:rPr>
          <w:delText xml:space="preserve"> </w:delText>
        </w:r>
      </w:del>
      <w:ins w:id="28" w:author="Isabelle Cote" w:date="2020-09-01T11:12:00Z">
        <w:r w:rsidR="009B23D7">
          <w:rPr>
            <w:rFonts w:ascii="Times New Roman" w:hAnsi="Times New Roman" w:cs="Times New Roman"/>
            <w:lang w:val="en-CA"/>
          </w:rPr>
          <w:t>is</w:t>
        </w:r>
        <w:r w:rsidR="009B23D7" w:rsidRPr="00B748E3">
          <w:rPr>
            <w:rFonts w:ascii="Times New Roman" w:hAnsi="Times New Roman" w:cs="Times New Roman"/>
            <w:lang w:val="en-CA"/>
          </w:rPr>
          <w:t xml:space="preserve"> </w:t>
        </w:r>
      </w:ins>
      <w:r w:rsidR="00A51B2F" w:rsidRPr="00B748E3">
        <w:rPr>
          <w:rFonts w:ascii="Times New Roman" w:hAnsi="Times New Roman" w:cs="Times New Roman"/>
          <w:lang w:val="en-CA"/>
        </w:rPr>
        <w:t xml:space="preserve">limited by the availability of </w:t>
      </w:r>
      <w:ins w:id="29" w:author="Isabelle Cote" w:date="2020-09-01T11:13:00Z">
        <w:r w:rsidR="009B23D7">
          <w:rPr>
            <w:rFonts w:ascii="Times New Roman" w:hAnsi="Times New Roman" w:cs="Times New Roman"/>
            <w:lang w:val="en-CA"/>
          </w:rPr>
          <w:t xml:space="preserve">inorganic </w:t>
        </w:r>
      </w:ins>
      <w:r w:rsidR="00A51B2F" w:rsidRPr="00B748E3">
        <w:rPr>
          <w:rFonts w:ascii="Times New Roman" w:hAnsi="Times New Roman" w:cs="Times New Roman"/>
          <w:lang w:val="en-CA"/>
        </w:rPr>
        <w:t xml:space="preserve">nitrogen. </w:t>
      </w:r>
      <w:r w:rsidR="00932DB1">
        <w:rPr>
          <w:rFonts w:ascii="Times New Roman" w:hAnsi="Times New Roman" w:cs="Times New Roman"/>
          <w:lang w:val="en-CA"/>
        </w:rPr>
        <w:t>Consequently</w:t>
      </w:r>
      <w:r w:rsidR="00A51B2F" w:rsidRPr="00B748E3">
        <w:rPr>
          <w:rFonts w:ascii="Times New Roman" w:hAnsi="Times New Roman" w:cs="Times New Roman"/>
          <w:lang w:val="en-CA"/>
        </w:rPr>
        <w:t xml:space="preserve">, </w:t>
      </w:r>
      <w:r w:rsidR="00A51B2F" w:rsidRPr="00090008">
        <w:rPr>
          <w:rFonts w:ascii="Times New Roman" w:hAnsi="Times New Roman" w:cs="Times New Roman"/>
        </w:rPr>
        <w:t xml:space="preserve">the total </w:t>
      </w:r>
      <w:r w:rsidR="00262F87">
        <w:rPr>
          <w:rFonts w:ascii="Times New Roman" w:hAnsi="Times New Roman" w:cs="Times New Roman"/>
        </w:rPr>
        <w:t xml:space="preserve">available </w:t>
      </w:r>
      <w:r w:rsidR="00A51B2F" w:rsidRPr="00090008">
        <w:rPr>
          <w:rFonts w:ascii="Times New Roman" w:hAnsi="Times New Roman" w:cs="Times New Roman"/>
        </w:rPr>
        <w:t xml:space="preserve">nitrogen content in marine </w:t>
      </w:r>
      <w:r w:rsidR="00262F87">
        <w:rPr>
          <w:rFonts w:ascii="Times New Roman" w:hAnsi="Times New Roman" w:cs="Times New Roman"/>
        </w:rPr>
        <w:t>systems can dictate trophic energy transfer and therefore total ecosystem biomass</w:t>
      </w:r>
      <w:r w:rsidR="00A51B2F" w:rsidRPr="00090008">
        <w:rPr>
          <w:rFonts w:ascii="Times New Roman" w:hAnsi="Times New Roman" w:cs="Times New Roman"/>
        </w:rPr>
        <w:t xml:space="preserve"> </w:t>
      </w:r>
      <w:ins w:id="30" w:author="Isabelle Cote" w:date="2020-09-01T11:14:00Z">
        <w:r w:rsidR="009B23D7">
          <w:rPr>
            <w:rFonts w:ascii="Times New Roman" w:hAnsi="Times New Roman" w:cs="Times New Roman"/>
          </w:rPr>
          <w:t xml:space="preserve">mainly </w:t>
        </w:r>
      </w:ins>
      <w:r w:rsidR="00262F87">
        <w:rPr>
          <w:rFonts w:ascii="Times New Roman" w:hAnsi="Times New Roman" w:cs="Times New Roman"/>
        </w:rPr>
        <w:t>through</w:t>
      </w:r>
      <w:r w:rsidR="00A51B2F" w:rsidRPr="00090008">
        <w:rPr>
          <w:rFonts w:ascii="Times New Roman" w:hAnsi="Times New Roman" w:cs="Times New Roman"/>
        </w:rPr>
        <w:t xml:space="preserve"> </w:t>
      </w:r>
      <w:del w:id="31" w:author="Isabelle Cote" w:date="2020-09-01T11:14:00Z">
        <w:r w:rsidR="00A51B2F" w:rsidRPr="00090008" w:rsidDel="009B23D7">
          <w:rPr>
            <w:rFonts w:ascii="Times New Roman" w:hAnsi="Times New Roman" w:cs="Times New Roman"/>
          </w:rPr>
          <w:delText xml:space="preserve">large </w:delText>
        </w:r>
      </w:del>
      <w:r w:rsidR="00A51B2F" w:rsidRPr="00090008">
        <w:rPr>
          <w:rFonts w:ascii="Times New Roman" w:hAnsi="Times New Roman" w:cs="Times New Roman"/>
        </w:rPr>
        <w:t xml:space="preserve">bottom-up </w:t>
      </w:r>
      <w:r w:rsidR="00262F87">
        <w:rPr>
          <w:rFonts w:ascii="Times New Roman" w:hAnsi="Times New Roman" w:cs="Times New Roman"/>
        </w:rPr>
        <w:t>processes.</w:t>
      </w:r>
    </w:p>
    <w:p w14:paraId="70B35A05" w14:textId="7C4FFABA" w:rsidR="00C5123B" w:rsidRDefault="00DB065D" w:rsidP="00A51B2F">
      <w:pPr>
        <w:spacing w:line="360" w:lineRule="auto"/>
        <w:ind w:firstLine="720"/>
        <w:rPr>
          <w:rFonts w:ascii="Times New Roman" w:hAnsi="Times New Roman" w:cs="Times New Roman"/>
          <w:lang w:val="en-CA"/>
        </w:rPr>
      </w:pPr>
      <w:r>
        <w:rPr>
          <w:rFonts w:ascii="Times New Roman" w:hAnsi="Times New Roman" w:cs="Times New Roman"/>
          <w:lang w:val="en-CA"/>
        </w:rPr>
        <w:tab/>
      </w:r>
    </w:p>
    <w:p w14:paraId="69B539E6" w14:textId="703833B9" w:rsidR="00501D7F" w:rsidRDefault="00A51B2F" w:rsidP="003A29CA">
      <w:pPr>
        <w:spacing w:line="360" w:lineRule="auto"/>
        <w:rPr>
          <w:ins w:id="32" w:author="Isabelle Cote" w:date="2020-09-01T12:18:00Z"/>
          <w:rFonts w:ascii="Times New Roman" w:hAnsi="Times New Roman" w:cs="Times New Roman"/>
          <w:lang w:val="en-CA"/>
        </w:rPr>
      </w:pPr>
      <w:r>
        <w:rPr>
          <w:rFonts w:ascii="Times New Roman" w:hAnsi="Times New Roman" w:cs="Times New Roman"/>
          <w:lang w:val="en-CA"/>
        </w:rPr>
        <w:tab/>
      </w:r>
      <w:moveToRangeStart w:id="33" w:author="Isabelle Cote" w:date="2020-09-01T11:24:00Z" w:name="move49851903"/>
      <w:moveTo w:id="34" w:author="Isabelle Cote" w:date="2020-09-01T11:24:00Z">
        <w:del w:id="35" w:author="Isabelle Cote" w:date="2020-09-01T11:26:00Z">
          <w:r w:rsidR="0060588D" w:rsidDel="00501D7F">
            <w:rPr>
              <w:rFonts w:ascii="Times New Roman" w:hAnsi="Times New Roman" w:cs="Times New Roman"/>
              <w:lang w:val="en-CA"/>
            </w:rPr>
            <w:delText xml:space="preserve">In contrast to internal nitrogen sources within </w:delText>
          </w:r>
          <w:commentRangeStart w:id="36"/>
          <w:r w:rsidR="0060588D" w:rsidDel="00501D7F">
            <w:rPr>
              <w:rFonts w:ascii="Times New Roman" w:hAnsi="Times New Roman" w:cs="Times New Roman"/>
              <w:lang w:val="en-CA"/>
            </w:rPr>
            <w:delText>ecosystems</w:delText>
          </w:r>
        </w:del>
      </w:moveTo>
      <w:commentRangeEnd w:id="36"/>
      <w:del w:id="37" w:author="Isabelle Cote" w:date="2020-09-01T11:26:00Z">
        <w:r w:rsidR="0060588D" w:rsidDel="00501D7F">
          <w:rPr>
            <w:rStyle w:val="CommentReference"/>
          </w:rPr>
          <w:commentReference w:id="36"/>
        </w:r>
      </w:del>
      <w:moveTo w:id="38" w:author="Isabelle Cote" w:date="2020-09-01T11:24:00Z">
        <w:del w:id="39" w:author="Isabelle Cote" w:date="2020-09-01T11:26:00Z">
          <w:r w:rsidR="0060588D" w:rsidDel="00501D7F">
            <w:rPr>
              <w:rFonts w:ascii="Times New Roman" w:hAnsi="Times New Roman" w:cs="Times New Roman"/>
              <w:lang w:val="en-CA"/>
            </w:rPr>
            <w:delText xml:space="preserve"> (e.g. nitrogen fixation and consumer-mediated nutrient cycling), </w:delText>
          </w:r>
        </w:del>
        <w:del w:id="40" w:author="Isabelle Cote" w:date="2020-09-01T11:27:00Z">
          <w:r w:rsidR="0060588D" w:rsidDel="00501D7F">
            <w:rPr>
              <w:rFonts w:ascii="Times New Roman" w:hAnsi="Times New Roman" w:cs="Times New Roman"/>
              <w:lang w:val="en-CA"/>
            </w:rPr>
            <w:delText>external</w:delText>
          </w:r>
        </w:del>
      </w:moveTo>
      <w:ins w:id="41" w:author="Isabelle Cote" w:date="2020-09-01T11:27:00Z">
        <w:r w:rsidR="00501D7F">
          <w:rPr>
            <w:rFonts w:ascii="Times New Roman" w:hAnsi="Times New Roman" w:cs="Times New Roman"/>
            <w:lang w:val="en-CA"/>
          </w:rPr>
          <w:t>Exogenous</w:t>
        </w:r>
      </w:ins>
      <w:moveTo w:id="42" w:author="Isabelle Cote" w:date="2020-09-01T11:24:00Z">
        <w:r w:rsidR="0060588D">
          <w:rPr>
            <w:rFonts w:ascii="Times New Roman" w:hAnsi="Times New Roman" w:cs="Times New Roman"/>
            <w:lang w:val="en-CA"/>
          </w:rPr>
          <w:t xml:space="preserve"> nitrogen sources </w:t>
        </w:r>
      </w:moveTo>
      <w:ins w:id="43" w:author="Isabelle Cote" w:date="2020-09-01T11:27:00Z">
        <w:r w:rsidR="00501D7F">
          <w:rPr>
            <w:rFonts w:ascii="Times New Roman" w:hAnsi="Times New Roman" w:cs="Times New Roman"/>
            <w:lang w:val="en-CA"/>
          </w:rPr>
          <w:t xml:space="preserve">can </w:t>
        </w:r>
      </w:ins>
      <w:moveTo w:id="44" w:author="Isabelle Cote" w:date="2020-09-01T11:24:00Z">
        <w:del w:id="45" w:author="Isabelle Cote" w:date="2020-09-01T11:27:00Z">
          <w:r w:rsidR="0060588D" w:rsidDel="00501D7F">
            <w:rPr>
              <w:rFonts w:ascii="Times New Roman" w:hAnsi="Times New Roman" w:cs="Times New Roman"/>
              <w:lang w:val="en-CA"/>
            </w:rPr>
            <w:delText xml:space="preserve">like upwelling, terrestrial input, and agricultural run-off can also </w:delText>
          </w:r>
        </w:del>
        <w:r w:rsidR="0060588D">
          <w:rPr>
            <w:rFonts w:ascii="Times New Roman" w:hAnsi="Times New Roman" w:cs="Times New Roman"/>
            <w:lang w:val="en-CA"/>
          </w:rPr>
          <w:t xml:space="preserve">profoundly affect marine primary productivity </w:t>
        </w:r>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1999)","noteIndex":0},"citationItems":[{"id":1616,"uris":["http://zotero.org/users/local/idKDtb7T/items/3H5IWUK6"],"uri":["http://zotero.org/users/local/idKDtb7T/items/3H5IWUK6"],"itemData":{"id":1616,"type":"article-journal","abstract":"Nitrogen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D."}],"issued":{"date-parts":[["1985",8,1]]}}},{"id":1635,"uris":["http://zotero.org/users/local/idKDtb7T/items/RAJGZEVA"],"uri":["http://zotero.org/users/local/idKDtb7T/items/RAJGZEVA"],"itemData":{"id":1635,"type":"article-journal","abstract":"In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(Probyn and McQuaid, 1985; Smith et al., 1999)</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moveTo>
      <w:ins w:id="46" w:author="Isabelle Cote" w:date="2020-09-01T12:17:00Z">
        <w:r w:rsidR="002A3E77">
          <w:rPr>
            <w:rFonts w:ascii="Times New Roman" w:hAnsi="Times New Roman" w:cs="Times New Roman"/>
            <w:lang w:val="en-CA"/>
          </w:rPr>
          <w:t>Coastal</w:t>
        </w:r>
      </w:ins>
      <w:ins w:id="47" w:author="Isabelle Cote" w:date="2020-09-01T11:27:00Z">
        <w:r w:rsidR="00501D7F">
          <w:rPr>
            <w:rFonts w:ascii="Times New Roman" w:hAnsi="Times New Roman" w:cs="Times New Roman"/>
            <w:lang w:val="en-CA"/>
          </w:rPr>
          <w:t xml:space="preserve"> upwelling</w:t>
        </w:r>
      </w:ins>
      <w:ins w:id="48" w:author="Isabelle Cote" w:date="2020-09-01T12:17:00Z">
        <w:r w:rsidR="002A3E77">
          <w:rPr>
            <w:rFonts w:ascii="Times New Roman" w:hAnsi="Times New Roman" w:cs="Times New Roman"/>
            <w:lang w:val="en-CA"/>
          </w:rPr>
          <w:t xml:space="preserve"> – </w:t>
        </w:r>
      </w:ins>
      <w:ins w:id="49" w:author="Isabelle Cote" w:date="2020-09-01T12:18:00Z">
        <w:r w:rsidR="002A3E77">
          <w:rPr>
            <w:rFonts w:ascii="Times New Roman" w:hAnsi="Times New Roman" w:cs="Times New Roman"/>
            <w:lang w:val="en-CA"/>
          </w:rPr>
          <w:t>define it here –</w:t>
        </w:r>
      </w:ins>
      <w:ins w:id="50" w:author="Isabelle Cote" w:date="2020-09-01T12:20:00Z">
        <w:r w:rsidR="002A3E77">
          <w:rPr>
            <w:rFonts w:ascii="Times New Roman" w:hAnsi="Times New Roman" w:cs="Times New Roman"/>
            <w:lang w:val="en-CA"/>
          </w:rPr>
          <w:t xml:space="preserve"> can be an important source </w:t>
        </w:r>
        <w:r w:rsidR="002A3E77">
          <w:rPr>
            <w:rFonts w:ascii="Times New Roman" w:hAnsi="Times New Roman" w:cs="Times New Roman"/>
            <w:lang w:val="en-CA"/>
          </w:rPr>
          <w:t>of nitrogen</w:t>
        </w:r>
        <w:r w:rsidR="002A3E77">
          <w:rPr>
            <w:rFonts w:ascii="Times New Roman" w:hAnsi="Times New Roman" w:cs="Times New Roman"/>
            <w:lang w:val="en-CA"/>
          </w:rPr>
          <w:t xml:space="preserve"> that drives the </w:t>
        </w:r>
      </w:ins>
      <w:moveTo w:id="51" w:author="Isabelle Cote" w:date="2020-09-01T11:24:00Z">
        <w:del w:id="52" w:author="Isabelle Cote" w:date="2020-09-01T12:20:00Z">
          <w:r w:rsidR="0060588D" w:rsidDel="002A3E77">
            <w:rPr>
              <w:rFonts w:ascii="Times New Roman" w:hAnsi="Times New Roman" w:cs="Times New Roman"/>
              <w:lang w:val="en-CA"/>
            </w:rPr>
            <w:delText xml:space="preserve">It is widely accepted that the </w:delText>
          </w:r>
        </w:del>
        <w:r w:rsidR="0060588D">
          <w:rPr>
            <w:rFonts w:ascii="Times New Roman" w:hAnsi="Times New Roman" w:cs="Times New Roman"/>
            <w:lang w:val="en-CA"/>
          </w:rPr>
          <w:t xml:space="preserve">productivity of temperate marine </w:t>
        </w:r>
        <w:del w:id="53" w:author="Isabelle Cote" w:date="2020-09-01T12:21:00Z">
          <w:r w:rsidR="0060588D" w:rsidDel="002A3E77">
            <w:rPr>
              <w:rFonts w:ascii="Times New Roman" w:hAnsi="Times New Roman" w:cs="Times New Roman"/>
              <w:lang w:val="en-CA"/>
            </w:rPr>
            <w:delText xml:space="preserve">ecosystems are based on the input </w:delText>
          </w:r>
        </w:del>
        <w:del w:id="54" w:author="Isabelle Cote" w:date="2020-09-01T12:20:00Z">
          <w:r w:rsidR="0060588D" w:rsidDel="002A3E77">
            <w:rPr>
              <w:rFonts w:ascii="Times New Roman" w:hAnsi="Times New Roman" w:cs="Times New Roman"/>
              <w:lang w:val="en-CA"/>
            </w:rPr>
            <w:delText xml:space="preserve">of nitrogen </w:delText>
          </w:r>
        </w:del>
        <w:del w:id="55" w:author="Isabelle Cote" w:date="2020-09-01T12:21:00Z">
          <w:r w:rsidR="0060588D" w:rsidDel="002A3E77">
            <w:rPr>
              <w:rFonts w:ascii="Times New Roman" w:hAnsi="Times New Roman" w:cs="Times New Roman"/>
              <w:lang w:val="en-CA"/>
            </w:rPr>
            <w:delText xml:space="preserve">through coastal upwelling </w:delText>
          </w:r>
        </w:del>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2007)","noteIndex":0},"citationItems":[{"id":1639,"uris":["http://zotero.org/users/local/idKDtb7T/items/J5CANTR3"],"uri":["http://zotero.org/users/local/idKDtb7T/items/J5CANTR3"],"itemData":{"id":1639,"type":"article-journal","abstract":"Oceanic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(McPhee-Shaw et al., 2007)</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moveTo>
      <w:ins w:id="56" w:author="Isabelle Cote" w:date="2020-09-01T12:21:00Z">
        <w:r w:rsidR="002A3E77">
          <w:rPr>
            <w:rFonts w:ascii="Times New Roman" w:hAnsi="Times New Roman" w:cs="Times New Roman"/>
            <w:lang w:val="en-CA"/>
          </w:rPr>
          <w:t xml:space="preserve">Two terrestrial </w:t>
        </w:r>
      </w:ins>
      <w:ins w:id="57" w:author="Isabelle Cote" w:date="2020-09-01T12:22:00Z">
        <w:r w:rsidR="002A3E77">
          <w:rPr>
            <w:rFonts w:ascii="Times New Roman" w:hAnsi="Times New Roman" w:cs="Times New Roman"/>
            <w:lang w:val="en-CA"/>
          </w:rPr>
          <w:t>sources – n</w:t>
        </w:r>
      </w:ins>
      <w:ins w:id="58" w:author="Isabelle Cote" w:date="2020-09-01T12:21:00Z">
        <w:r w:rsidR="002A3E77">
          <w:rPr>
            <w:rFonts w:ascii="Times New Roman" w:hAnsi="Times New Roman" w:cs="Times New Roman"/>
            <w:lang w:val="en-CA"/>
          </w:rPr>
          <w:t xml:space="preserve">atural weathering </w:t>
        </w:r>
      </w:ins>
      <w:ins w:id="59" w:author="Isabelle Cote" w:date="2020-09-01T12:22:00Z">
        <w:r w:rsidR="002A3E77">
          <w:rPr>
            <w:rFonts w:ascii="Times New Roman" w:hAnsi="Times New Roman" w:cs="Times New Roman"/>
            <w:lang w:val="en-CA"/>
          </w:rPr>
          <w:t xml:space="preserve">of rocks </w:t>
        </w:r>
      </w:ins>
      <w:ins w:id="60" w:author="Isabelle Cote" w:date="2020-09-01T12:18:00Z">
        <w:r w:rsidR="002A3E77">
          <w:rPr>
            <w:rFonts w:ascii="Times New Roman" w:hAnsi="Times New Roman" w:cs="Times New Roman"/>
            <w:lang w:val="en-CA"/>
          </w:rPr>
          <w:t xml:space="preserve">and agricultural run-off </w:t>
        </w:r>
      </w:ins>
      <w:ins w:id="61" w:author="Isabelle Cote" w:date="2020-09-01T12:22:00Z">
        <w:r w:rsidR="002A3E77">
          <w:rPr>
            <w:rFonts w:ascii="Times New Roman" w:hAnsi="Times New Roman" w:cs="Times New Roman"/>
            <w:lang w:val="en-CA"/>
          </w:rPr>
          <w:t xml:space="preserve">– </w:t>
        </w:r>
      </w:ins>
      <w:ins w:id="62" w:author="Isabelle Cote" w:date="2020-09-01T12:18:00Z">
        <w:r w:rsidR="002A3E77">
          <w:rPr>
            <w:rFonts w:ascii="Times New Roman" w:hAnsi="Times New Roman" w:cs="Times New Roman"/>
            <w:lang w:val="en-CA"/>
          </w:rPr>
          <w:t xml:space="preserve">can </w:t>
        </w:r>
        <w:proofErr w:type="gramStart"/>
        <w:r w:rsidR="002A3E77">
          <w:rPr>
            <w:rFonts w:ascii="Times New Roman" w:hAnsi="Times New Roman" w:cs="Times New Roman"/>
            <w:lang w:val="en-CA"/>
          </w:rPr>
          <w:t>also</w:t>
        </w:r>
      </w:ins>
      <w:ins w:id="63" w:author="Isabelle Cote" w:date="2020-09-01T12:22:00Z">
        <w:r w:rsidR="002A3E77">
          <w:rPr>
            <w:rFonts w:ascii="Times New Roman" w:hAnsi="Times New Roman" w:cs="Times New Roman"/>
            <w:lang w:val="en-CA"/>
          </w:rPr>
          <w:t>..</w:t>
        </w:r>
        <w:proofErr w:type="gramEnd"/>
        <w:r w:rsidR="002A3E77">
          <w:rPr>
            <w:rFonts w:ascii="Times New Roman" w:hAnsi="Times New Roman" w:cs="Times New Roman"/>
            <w:lang w:val="en-CA"/>
          </w:rPr>
          <w:t xml:space="preserve"> but these sources clearly do not explain the paradox of coral reef </w:t>
        </w:r>
        <w:commentRangeStart w:id="64"/>
        <w:r w:rsidR="002A3E77">
          <w:rPr>
            <w:rFonts w:ascii="Times New Roman" w:hAnsi="Times New Roman" w:cs="Times New Roman"/>
            <w:lang w:val="en-CA"/>
          </w:rPr>
          <w:t>productivi</w:t>
        </w:r>
      </w:ins>
      <w:ins w:id="65" w:author="Isabelle Cote" w:date="2020-09-01T12:23:00Z">
        <w:r w:rsidR="002A3E77">
          <w:rPr>
            <w:rFonts w:ascii="Times New Roman" w:hAnsi="Times New Roman" w:cs="Times New Roman"/>
            <w:lang w:val="en-CA"/>
          </w:rPr>
          <w:t>ty</w:t>
        </w:r>
        <w:commentRangeEnd w:id="64"/>
        <w:r w:rsidR="002A3E77">
          <w:rPr>
            <w:rStyle w:val="CommentReference"/>
          </w:rPr>
          <w:commentReference w:id="64"/>
        </w:r>
        <w:r w:rsidR="002A3E77">
          <w:rPr>
            <w:rFonts w:ascii="Times New Roman" w:hAnsi="Times New Roman" w:cs="Times New Roman"/>
            <w:lang w:val="en-CA"/>
          </w:rPr>
          <w:t>.</w:t>
        </w:r>
      </w:ins>
      <w:ins w:id="66" w:author="Isabelle Cote" w:date="2020-09-01T12:18:00Z">
        <w:r w:rsidR="002A3E77" w:rsidDel="002A3E77">
          <w:rPr>
            <w:rFonts w:ascii="Times New Roman" w:hAnsi="Times New Roman" w:cs="Times New Roman"/>
            <w:lang w:val="en-CA"/>
          </w:rPr>
          <w:t xml:space="preserve"> </w:t>
        </w:r>
      </w:ins>
      <w:moveTo w:id="67" w:author="Isabelle Cote" w:date="2020-09-01T11:24:00Z">
        <w:del w:id="68" w:author="Isabelle Cote" w:date="2020-09-01T12:17:00Z">
          <w:r w:rsidR="0060588D" w:rsidDel="002A3E77">
            <w:rPr>
              <w:rFonts w:ascii="Times New Roman" w:hAnsi="Times New Roman" w:cs="Times New Roman"/>
              <w:lang w:val="en-CA"/>
            </w:rPr>
            <w:delText xml:space="preserve">However, the role of CND may be a largely unrealized contributor of N and driver of bottom-up processes in temperate systems. For example, one study found that a temperate </w:delText>
          </w:r>
          <w:r w:rsidR="0060588D" w:rsidRPr="00B748E3" w:rsidDel="002A3E77">
            <w:rPr>
              <w:rFonts w:ascii="Times New Roman" w:hAnsi="Times New Roman" w:cs="Times New Roman"/>
              <w:lang w:val="en-CA"/>
            </w:rPr>
            <w:delText xml:space="preserve">rocky reef </w:delText>
          </w:r>
          <w:r w:rsidR="0060588D" w:rsidDel="002A3E77">
            <w:rPr>
              <w:rFonts w:ascii="Times New Roman" w:hAnsi="Times New Roman" w:cs="Times New Roman"/>
              <w:lang w:val="en-CA"/>
            </w:rPr>
            <w:delText>eco</w:delText>
          </w:r>
          <w:r w:rsidR="0060588D" w:rsidRPr="00B748E3" w:rsidDel="002A3E77">
            <w:rPr>
              <w:rFonts w:ascii="Times New Roman" w:hAnsi="Times New Roman" w:cs="Times New Roman"/>
              <w:lang w:val="en-CA"/>
            </w:rPr>
            <w:delText>system</w:delText>
          </w:r>
          <w:r w:rsidR="0060588D" w:rsidDel="002A3E77">
            <w:rPr>
              <w:rFonts w:ascii="Times New Roman" w:hAnsi="Times New Roman" w:cs="Times New Roman"/>
              <w:lang w:val="en-CA"/>
            </w:rPr>
            <w:delText xml:space="preserve"> contributed higher</w:delText>
          </w:r>
          <w:r w:rsidR="0060588D" w:rsidRPr="00B748E3" w:rsidDel="002A3E77">
            <w:rPr>
              <w:rFonts w:ascii="Times New Roman" w:hAnsi="Times New Roman" w:cs="Times New Roman"/>
              <w:lang w:val="en-CA"/>
            </w:rPr>
            <w:delText xml:space="preserve"> animal derived ammonium to overall nitrogen budgets than nitrates from upwelling </w:delText>
          </w:r>
          <w:r w:rsidR="0060588D" w:rsidRPr="00B748E3" w:rsidDel="002A3E77">
            <w:rPr>
              <w:rFonts w:ascii="Times New Roman" w:hAnsi="Times New Roman" w:cs="Times New Roman"/>
              <w:lang w:val="en-CA"/>
            </w:rPr>
            <w:fldChar w:fldCharType="begin"/>
          </w:r>
          <w:r w:rsidR="0060588D" w:rsidRPr="00B748E3" w:rsidDel="002A3E77">
            <w:rPr>
              <w:rFonts w:ascii="Times New Roman" w:hAnsi="Times New Roman" w:cs="Times New Roman"/>
              <w:lang w:val="en-CA"/>
            </w:rPr>
            <w:del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delInstrText>
          </w:r>
          <w:r w:rsidR="0060588D" w:rsidRPr="00B748E3" w:rsidDel="002A3E77">
            <w:rPr>
              <w:rFonts w:ascii="Times New Roman" w:hAnsi="Times New Roman" w:cs="Times New Roman"/>
              <w:lang w:val="en-CA"/>
            </w:rPr>
            <w:fldChar w:fldCharType="separate"/>
          </w:r>
          <w:r w:rsidR="0060588D" w:rsidRPr="00B748E3" w:rsidDel="002A3E77">
            <w:rPr>
              <w:rFonts w:ascii="Times New Roman" w:hAnsi="Times New Roman" w:cs="Times New Roman"/>
              <w:noProof/>
              <w:lang w:val="en-CA"/>
            </w:rPr>
            <w:delText>(Pfister et al., 2014)</w:delText>
          </w:r>
          <w:r w:rsidR="0060588D" w:rsidRPr="00B748E3" w:rsidDel="002A3E77">
            <w:rPr>
              <w:rFonts w:ascii="Times New Roman" w:hAnsi="Times New Roman" w:cs="Times New Roman"/>
              <w:lang w:val="en-CA"/>
            </w:rPr>
            <w:fldChar w:fldCharType="end"/>
          </w:r>
          <w:r w:rsidR="0060588D" w:rsidRPr="00B748E3" w:rsidDel="002A3E77">
            <w:rPr>
              <w:rFonts w:ascii="Times New Roman" w:hAnsi="Times New Roman" w:cs="Times New Roman"/>
              <w:lang w:val="en-CA"/>
            </w:rPr>
            <w:delText>.</w:delText>
          </w:r>
          <w:r w:rsidR="0060588D" w:rsidDel="002A3E77">
            <w:rPr>
              <w:rFonts w:ascii="Times New Roman" w:hAnsi="Times New Roman" w:cs="Times New Roman"/>
              <w:lang w:val="en-CA"/>
            </w:rPr>
            <w:delText xml:space="preserve"> This suggests that the role of CND is an overlooked avenue of nitrogen inputs in temperate systems, and necessitates the comparison of relative contribution of nitrogen through CND in both temperate and marine ecosystems. </w:delText>
          </w:r>
        </w:del>
      </w:moveTo>
      <w:moveToRangeEnd w:id="33"/>
    </w:p>
    <w:p w14:paraId="30840744" w14:textId="77777777" w:rsidR="002A3E77" w:rsidRDefault="002A3E77" w:rsidP="003A29CA">
      <w:pPr>
        <w:spacing w:line="360" w:lineRule="auto"/>
        <w:rPr>
          <w:ins w:id="69" w:author="Isabelle Cote" w:date="2020-09-01T11:27:00Z"/>
          <w:rFonts w:ascii="Times New Roman" w:hAnsi="Times New Roman" w:cs="Times New Roman"/>
          <w:lang w:val="en-CA"/>
        </w:rPr>
      </w:pPr>
      <w:commentRangeStart w:id="70"/>
      <w:commentRangeEnd w:id="70"/>
      <w:ins w:id="71" w:author="Isabelle Cote" w:date="2020-09-01T12:19:00Z">
        <w:r>
          <w:rPr>
            <w:rStyle w:val="CommentReference"/>
          </w:rPr>
          <w:commentReference w:id="70"/>
        </w:r>
      </w:ins>
    </w:p>
    <w:p w14:paraId="64834E45" w14:textId="14B19082" w:rsidR="002A3E77" w:rsidRDefault="002A3E77" w:rsidP="002A3E77">
      <w:pPr>
        <w:spacing w:line="360" w:lineRule="auto"/>
        <w:ind w:firstLine="720"/>
        <w:rPr>
          <w:ins w:id="72" w:author="Isabelle Cote" w:date="2020-09-01T12:17:00Z"/>
          <w:rFonts w:ascii="Times New Roman" w:hAnsi="Times New Roman" w:cs="Times New Roman"/>
          <w:lang w:val="en-CA"/>
        </w:rPr>
        <w:pPrChange w:id="73" w:author="Isabelle Cote" w:date="2020-09-01T12:18:00Z">
          <w:pPr>
            <w:spacing w:line="360" w:lineRule="auto"/>
          </w:pPr>
        </w:pPrChange>
      </w:pPr>
      <w:ins w:id="74" w:author="Isabelle Cote" w:date="2020-09-01T12:24:00Z">
        <w:r>
          <w:rPr>
            <w:rFonts w:ascii="Times New Roman" w:hAnsi="Times New Roman" w:cs="Times New Roman"/>
            <w:lang w:val="en-CA"/>
          </w:rPr>
          <w:t xml:space="preserve">Another potentially important input of nutrients into marine communities </w:t>
        </w:r>
      </w:ins>
      <w:ins w:id="75" w:author="Isabelle Cote" w:date="2020-09-01T12:25:00Z">
        <w:r>
          <w:rPr>
            <w:rFonts w:ascii="Times New Roman" w:hAnsi="Times New Roman" w:cs="Times New Roman"/>
            <w:lang w:val="en-CA"/>
          </w:rPr>
          <w:t>is from e</w:t>
        </w:r>
      </w:ins>
      <w:del w:id="76" w:author="Isabelle Cote" w:date="2020-09-01T11:21:00Z">
        <w:r w:rsidR="00C300D4" w:rsidDel="0060588D">
          <w:rPr>
            <w:rFonts w:ascii="Times New Roman" w:hAnsi="Times New Roman" w:cs="Times New Roman"/>
            <w:lang w:val="en-CA"/>
          </w:rPr>
          <w:delText>Internal</w:delText>
        </w:r>
        <w:r w:rsidR="00A51B2F" w:rsidDel="0060588D">
          <w:rPr>
            <w:rFonts w:ascii="Times New Roman" w:hAnsi="Times New Roman" w:cs="Times New Roman"/>
            <w:lang w:val="en-CA"/>
          </w:rPr>
          <w:delText xml:space="preserve"> </w:delText>
        </w:r>
      </w:del>
      <w:ins w:id="77" w:author="Isabelle Cote" w:date="2020-09-01T11:21:00Z">
        <w:r w:rsidR="0060588D">
          <w:rPr>
            <w:rFonts w:ascii="Times New Roman" w:hAnsi="Times New Roman" w:cs="Times New Roman"/>
            <w:lang w:val="en-CA"/>
          </w:rPr>
          <w:t>ndogenous</w:t>
        </w:r>
        <w:r w:rsidR="0060588D">
          <w:rPr>
            <w:rFonts w:ascii="Times New Roman" w:hAnsi="Times New Roman" w:cs="Times New Roman"/>
            <w:lang w:val="en-CA"/>
          </w:rPr>
          <w:t xml:space="preserve"> </w:t>
        </w:r>
      </w:ins>
      <w:r w:rsidR="00A51B2F">
        <w:rPr>
          <w:rFonts w:ascii="Times New Roman" w:hAnsi="Times New Roman" w:cs="Times New Roman"/>
          <w:lang w:val="en-CA"/>
        </w:rPr>
        <w:t>sources</w:t>
      </w:r>
      <w:del w:id="78" w:author="Isabelle Cote" w:date="2020-09-01T12:25:00Z">
        <w:r w:rsidR="00A51B2F" w:rsidDel="002A3E77">
          <w:rPr>
            <w:rFonts w:ascii="Times New Roman" w:hAnsi="Times New Roman" w:cs="Times New Roman"/>
            <w:lang w:val="en-CA"/>
          </w:rPr>
          <w:delText xml:space="preserve"> of nitrogen are</w:delText>
        </w:r>
        <w:r w:rsidR="0061497D" w:rsidDel="002A3E77">
          <w:rPr>
            <w:rFonts w:ascii="Times New Roman" w:hAnsi="Times New Roman" w:cs="Times New Roman"/>
            <w:lang w:val="en-CA"/>
          </w:rPr>
          <w:delText xml:space="preserve"> </w:delText>
        </w:r>
        <w:r w:rsidR="00A51B2F" w:rsidDel="002A3E77">
          <w:rPr>
            <w:rFonts w:ascii="Times New Roman" w:hAnsi="Times New Roman" w:cs="Times New Roman"/>
            <w:lang w:val="en-CA"/>
          </w:rPr>
          <w:delText xml:space="preserve">paramount for marine communities and can have </w:delText>
        </w:r>
        <w:r w:rsidR="00DB065D" w:rsidDel="002A3E77">
          <w:rPr>
            <w:rFonts w:ascii="Times New Roman" w:hAnsi="Times New Roman" w:cs="Times New Roman"/>
            <w:lang w:val="en-CA"/>
          </w:rPr>
          <w:delText>extensive</w:delText>
        </w:r>
        <w:r w:rsidR="00A51B2F" w:rsidDel="002A3E77">
          <w:rPr>
            <w:rFonts w:ascii="Times New Roman" w:hAnsi="Times New Roman" w:cs="Times New Roman"/>
            <w:lang w:val="en-CA"/>
          </w:rPr>
          <w:delText xml:space="preserve"> effects on </w:delText>
        </w:r>
        <w:r w:rsidR="0061497D" w:rsidDel="002A3E77">
          <w:rPr>
            <w:rFonts w:ascii="Times New Roman" w:hAnsi="Times New Roman" w:cs="Times New Roman"/>
            <w:lang w:val="en-CA"/>
          </w:rPr>
          <w:delText>primary</w:delText>
        </w:r>
        <w:r w:rsidR="00A51B2F" w:rsidDel="002A3E77">
          <w:rPr>
            <w:rFonts w:ascii="Times New Roman" w:hAnsi="Times New Roman" w:cs="Times New Roman"/>
            <w:lang w:val="en-CA"/>
          </w:rPr>
          <w:delText xml:space="preserve"> </w:delText>
        </w:r>
        <w:r w:rsidR="0061497D" w:rsidDel="002A3E77">
          <w:rPr>
            <w:rFonts w:ascii="Times New Roman" w:hAnsi="Times New Roman" w:cs="Times New Roman"/>
            <w:lang w:val="en-CA"/>
          </w:rPr>
          <w:delText>productivity</w:delText>
        </w:r>
      </w:del>
      <w:r w:rsidR="00A51B2F">
        <w:rPr>
          <w:rFonts w:ascii="Times New Roman" w:hAnsi="Times New Roman" w:cs="Times New Roman"/>
          <w:lang w:val="en-CA"/>
        </w:rPr>
        <w:t xml:space="preserve">. </w:t>
      </w:r>
      <w:commentRangeStart w:id="79"/>
      <w:ins w:id="80" w:author="Isabelle Cote" w:date="2020-09-01T11:22:00Z">
        <w:r w:rsidR="0060588D">
          <w:rPr>
            <w:rFonts w:ascii="Times New Roman" w:hAnsi="Times New Roman" w:cs="Times New Roman"/>
            <w:lang w:val="en-CA"/>
          </w:rPr>
          <w:t>V</w:t>
        </w:r>
      </w:ins>
      <w:ins w:id="81" w:author="Isabelle Cote" w:date="2020-09-01T11:21:00Z">
        <w:r w:rsidR="0060588D">
          <w:rPr>
            <w:rFonts w:ascii="Times New Roman" w:hAnsi="Times New Roman" w:cs="Times New Roman"/>
            <w:lang w:val="en-CA"/>
          </w:rPr>
          <w:t>ia</w:t>
        </w:r>
      </w:ins>
      <w:commentRangeEnd w:id="79"/>
      <w:ins w:id="82" w:author="Isabelle Cote" w:date="2020-09-01T11:27:00Z">
        <w:r w:rsidR="00501D7F">
          <w:rPr>
            <w:rStyle w:val="CommentReference"/>
          </w:rPr>
          <w:commentReference w:id="79"/>
        </w:r>
      </w:ins>
      <w:ins w:id="83" w:author="Isabelle Cote" w:date="2020-09-01T11:21:00Z">
        <w:r w:rsidR="0060588D">
          <w:rPr>
            <w:rFonts w:ascii="Times New Roman" w:hAnsi="Times New Roman" w:cs="Times New Roman"/>
            <w:lang w:val="en-CA"/>
          </w:rPr>
          <w:t xml:space="preserve"> </w:t>
        </w:r>
      </w:ins>
      <w:ins w:id="84" w:author="Isabelle Cote" w:date="2020-09-01T11:22:00Z">
        <w:r w:rsidR="0060588D">
          <w:rPr>
            <w:rFonts w:ascii="Times New Roman" w:hAnsi="Times New Roman" w:cs="Times New Roman"/>
            <w:lang w:val="en-CA"/>
          </w:rPr>
          <w:t xml:space="preserve">their </w:t>
        </w:r>
      </w:ins>
      <w:ins w:id="85" w:author="Isabelle Cote" w:date="2020-09-01T11:21:00Z">
        <w:r w:rsidR="0060588D">
          <w:rPr>
            <w:rFonts w:ascii="Times New Roman" w:hAnsi="Times New Roman" w:cs="Times New Roman"/>
            <w:lang w:val="en-CA"/>
          </w:rPr>
          <w:t>metabolic processes</w:t>
        </w:r>
      </w:ins>
      <w:ins w:id="86" w:author="Isabelle Cote" w:date="2020-09-01T11:22:00Z">
        <w:r w:rsidR="0060588D">
          <w:rPr>
            <w:rFonts w:ascii="Times New Roman" w:hAnsi="Times New Roman" w:cs="Times New Roman"/>
            <w:lang w:val="en-CA"/>
          </w:rPr>
          <w:t xml:space="preserve">, </w:t>
        </w:r>
      </w:ins>
      <w:moveToRangeStart w:id="87" w:author="Isabelle Cote" w:date="2020-09-01T11:21:00Z" w:name="move49851724"/>
      <w:moveTo w:id="88" w:author="Isabelle Cote" w:date="2020-09-01T11:21:00Z">
        <w:del w:id="89" w:author="Isabelle Cote" w:date="2020-09-01T11:22:00Z">
          <w:r w:rsidR="0060588D" w:rsidDel="0060588D">
            <w:rPr>
              <w:rFonts w:ascii="Times New Roman" w:hAnsi="Times New Roman" w:cs="Times New Roman"/>
              <w:lang w:val="en-CA"/>
            </w:rPr>
            <w:delText>S</w:delText>
          </w:r>
        </w:del>
        <w:del w:id="90" w:author="Isabelle Cote" w:date="2020-09-01T11:24:00Z">
          <w:r w:rsidR="0060588D" w:rsidDel="0060588D">
            <w:rPr>
              <w:rFonts w:ascii="Times New Roman" w:hAnsi="Times New Roman" w:cs="Times New Roman"/>
              <w:lang w:val="en-CA"/>
            </w:rPr>
            <w:delText xml:space="preserve">ome </w:delText>
          </w:r>
        </w:del>
        <w:r w:rsidR="0060588D">
          <w:rPr>
            <w:rFonts w:ascii="Times New Roman" w:hAnsi="Times New Roman" w:cs="Times New Roman"/>
            <w:lang w:val="en-CA"/>
          </w:rPr>
          <w:t>animals</w:t>
        </w:r>
        <w:del w:id="91" w:author="Isabelle Cote" w:date="2020-09-01T11:24:00Z">
          <w:r w:rsidR="0060588D" w:rsidDel="0060588D">
            <w:rPr>
              <w:rFonts w:ascii="Times New Roman" w:hAnsi="Times New Roman" w:cs="Times New Roman"/>
              <w:lang w:val="en-CA"/>
            </w:rPr>
            <w:delText>,</w:delText>
          </w:r>
        </w:del>
        <w:r w:rsidR="0060588D">
          <w:rPr>
            <w:rFonts w:ascii="Times New Roman" w:hAnsi="Times New Roman" w:cs="Times New Roman"/>
            <w:lang w:val="en-CA"/>
          </w:rPr>
          <w:t xml:space="preserve"> such as fish and invertebrates</w:t>
        </w:r>
        <w:del w:id="92" w:author="Isabelle Cote" w:date="2020-09-01T11:24:00Z">
          <w:r w:rsidR="0060588D" w:rsidDel="0060588D">
            <w:rPr>
              <w:rFonts w:ascii="Times New Roman" w:hAnsi="Times New Roman" w:cs="Times New Roman"/>
              <w:lang w:val="en-CA"/>
            </w:rPr>
            <w:delText>,</w:delText>
          </w:r>
        </w:del>
        <w:r w:rsidR="0060588D">
          <w:rPr>
            <w:rFonts w:ascii="Times New Roman" w:hAnsi="Times New Roman" w:cs="Times New Roman"/>
            <w:lang w:val="en-CA"/>
          </w:rPr>
          <w:t xml:space="preserve"> </w:t>
        </w:r>
        <w:r w:rsidR="0060588D" w:rsidRPr="00B748E3">
          <w:rPr>
            <w:rFonts w:ascii="Times New Roman" w:hAnsi="Times New Roman" w:cs="Times New Roman"/>
            <w:lang w:val="en-CA"/>
          </w:rPr>
          <w:t>contribute nutrients in the form of ammonium</w:t>
        </w:r>
        <w:del w:id="93" w:author="Isabelle Cote" w:date="2020-09-01T11:21:00Z">
          <w:r w:rsidR="0060588D" w:rsidDel="0060588D">
            <w:rPr>
              <w:rFonts w:ascii="Times New Roman" w:hAnsi="Times New Roman" w:cs="Times New Roman"/>
              <w:lang w:val="en-CA"/>
            </w:rPr>
            <w:delText xml:space="preserve"> via metabolic processes</w:delText>
          </w:r>
        </w:del>
        <w:r w:rsidR="0060588D" w:rsidRPr="00B748E3">
          <w:rPr>
            <w:rFonts w:ascii="Times New Roman" w:hAnsi="Times New Roman" w:cs="Times New Roman"/>
            <w:lang w:val="en-CA"/>
          </w:rPr>
          <w:t xml:space="preserve">, </w:t>
        </w:r>
        <w:r w:rsidR="0060588D">
          <w:rPr>
            <w:rFonts w:ascii="Times New Roman" w:hAnsi="Times New Roman" w:cs="Times New Roman" w:hint="eastAsia"/>
            <w:lang w:val="en-CA" w:eastAsia="zh-TW"/>
          </w:rPr>
          <w:t xml:space="preserve">resulting in </w:t>
        </w:r>
      </w:moveTo>
      <w:ins w:id="94" w:author="Isabelle Cote" w:date="2020-09-01T11:22:00Z">
        <w:r w:rsidR="0060588D">
          <w:rPr>
            <w:rFonts w:ascii="Times New Roman" w:hAnsi="Times New Roman" w:cs="Times New Roman"/>
            <w:lang w:val="en-CA" w:eastAsia="zh-TW"/>
          </w:rPr>
          <w:t xml:space="preserve">the </w:t>
        </w:r>
      </w:ins>
      <w:moveTo w:id="95" w:author="Isabelle Cote" w:date="2020-09-01T11:21:00Z">
        <w:r w:rsidR="0060588D">
          <w:rPr>
            <w:rFonts w:ascii="Times New Roman" w:hAnsi="Times New Roman" w:cs="Times New Roman" w:hint="eastAsia"/>
            <w:lang w:val="en-CA" w:eastAsia="zh-TW"/>
          </w:rPr>
          <w:t xml:space="preserve">provision of a </w:t>
        </w:r>
        <w:r w:rsidR="0060588D" w:rsidRPr="00B748E3">
          <w:rPr>
            <w:rFonts w:ascii="Times New Roman" w:hAnsi="Times New Roman" w:cs="Times New Roman"/>
            <w:lang w:val="en-CA"/>
          </w:rPr>
          <w:t xml:space="preserve">form of nitrogen </w:t>
        </w:r>
        <w:r w:rsidR="0060588D">
          <w:rPr>
            <w:rFonts w:ascii="Times New Roman" w:hAnsi="Times New Roman" w:cs="Times New Roman" w:hint="eastAsia"/>
            <w:lang w:val="en-CA" w:eastAsia="zh-TW"/>
          </w:rPr>
          <w:t>that</w:t>
        </w:r>
        <w:r w:rsidR="0060588D" w:rsidRPr="00B748E3">
          <w:rPr>
            <w:rFonts w:ascii="Times New Roman" w:hAnsi="Times New Roman" w:cs="Times New Roman"/>
            <w:lang w:val="en-CA"/>
          </w:rPr>
          <w:t xml:space="preserve"> is available for direct uptake</w:t>
        </w:r>
        <w:r w:rsidR="0060588D">
          <w:rPr>
            <w:rFonts w:ascii="Times New Roman" w:hAnsi="Times New Roman" w:cs="Times New Roman"/>
            <w:lang w:val="en-CA"/>
          </w:rPr>
          <w:t xml:space="preserve"> </w:t>
        </w:r>
        <w:r w:rsidR="0060588D">
          <w:rPr>
            <w:rFonts w:ascii="Times New Roman" w:hAnsi="Times New Roman" w:cs="Times New Roman" w:hint="eastAsia"/>
            <w:lang w:val="en-CA" w:eastAsia="zh-TW"/>
          </w:rPr>
          <w:t>by</w:t>
        </w:r>
        <w:r w:rsidR="0060588D" w:rsidRPr="00B748E3">
          <w:rPr>
            <w:rFonts w:ascii="Times New Roman" w:hAnsi="Times New Roman" w:cs="Times New Roman"/>
            <w:lang w:val="en-CA"/>
          </w:rPr>
          <w:t xml:space="preserve"> primary producers </w:t>
        </w:r>
        <w:commentRangeStart w:id="96"/>
        <w:r w:rsidR="0060588D" w:rsidRPr="00B748E3">
          <w:rPr>
            <w:rFonts w:ascii="Times New Roman" w:hAnsi="Times New Roman" w:cs="Times New Roman"/>
            <w:lang w:val="en-CA"/>
          </w:rPr>
          <w:fldChar w:fldCharType="begin"/>
        </w:r>
        <w:r w:rsidR="0060588D"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60588D" w:rsidRPr="00B748E3">
          <w:rPr>
            <w:rFonts w:ascii="Times New Roman" w:hAnsi="Times New Roman" w:cs="Times New Roman"/>
            <w:lang w:val="en-CA"/>
          </w:rPr>
          <w:fldChar w:fldCharType="separate"/>
        </w:r>
        <w:r w:rsidR="0060588D" w:rsidRPr="00B748E3">
          <w:rPr>
            <w:rFonts w:ascii="Times New Roman" w:hAnsi="Times New Roman" w:cs="Times New Roman"/>
            <w:noProof/>
            <w:lang w:val="en-CA"/>
          </w:rPr>
          <w:t>(Phillips and Hurd, 2004)</w:t>
        </w:r>
        <w:r w:rsidR="0060588D" w:rsidRPr="00B748E3">
          <w:rPr>
            <w:rFonts w:ascii="Times New Roman" w:hAnsi="Times New Roman" w:cs="Times New Roman"/>
            <w:lang w:val="en-CA"/>
          </w:rPr>
          <w:fldChar w:fldCharType="end"/>
        </w:r>
      </w:moveTo>
      <w:commentRangeEnd w:id="96"/>
      <w:r w:rsidR="003F5B30">
        <w:rPr>
          <w:rStyle w:val="CommentReference"/>
        </w:rPr>
        <w:commentReference w:id="96"/>
      </w:r>
      <w:moveTo w:id="97" w:author="Isabelle Cote" w:date="2020-09-01T11:21:00Z">
        <w:r w:rsidR="0060588D" w:rsidRPr="00B748E3">
          <w:rPr>
            <w:rFonts w:ascii="Times New Roman" w:hAnsi="Times New Roman" w:cs="Times New Roman"/>
            <w:lang w:val="en-CA"/>
          </w:rPr>
          <w:t>.</w:t>
        </w:r>
      </w:moveTo>
      <w:moveToRangeEnd w:id="87"/>
      <w:ins w:id="98" w:author="Isabelle Cote" w:date="2020-09-01T11:22:00Z">
        <w:r w:rsidR="0060588D">
          <w:rPr>
            <w:rFonts w:ascii="Times New Roman" w:hAnsi="Times New Roman" w:cs="Times New Roman"/>
            <w:lang w:val="en-CA"/>
          </w:rPr>
          <w:t xml:space="preserve"> </w:t>
        </w:r>
      </w:ins>
      <w:ins w:id="99" w:author="Isabelle Cote" w:date="2020-09-01T11:24:00Z">
        <w:r w:rsidR="0060588D">
          <w:rPr>
            <w:rFonts w:ascii="Times New Roman" w:hAnsi="Times New Roman" w:cs="Times New Roman"/>
            <w:lang w:val="en-CA"/>
          </w:rPr>
          <w:t>Such c</w:t>
        </w:r>
      </w:ins>
      <w:del w:id="100" w:author="Isabelle Cote" w:date="2020-09-01T11:24:00Z">
        <w:r w:rsidR="001039E0" w:rsidRPr="00B748E3" w:rsidDel="0060588D">
          <w:rPr>
            <w:rFonts w:ascii="Times New Roman" w:hAnsi="Times New Roman" w:cs="Times New Roman"/>
            <w:lang w:val="en-CA"/>
          </w:rPr>
          <w:delText>C</w:delText>
        </w:r>
      </w:del>
      <w:r w:rsidR="001039E0" w:rsidRPr="00B748E3">
        <w:rPr>
          <w:rFonts w:ascii="Times New Roman" w:hAnsi="Times New Roman" w:cs="Times New Roman"/>
          <w:lang w:val="en-CA"/>
        </w:rPr>
        <w:t>onsumer-mediated nutrient cycling (</w:t>
      </w:r>
      <w:commentRangeStart w:id="101"/>
      <w:r w:rsidR="001039E0" w:rsidRPr="00B748E3">
        <w:rPr>
          <w:rFonts w:ascii="Times New Roman" w:hAnsi="Times New Roman" w:cs="Times New Roman"/>
          <w:lang w:val="en-CA"/>
        </w:rPr>
        <w:t>CND</w:t>
      </w:r>
      <w:commentRangeEnd w:id="101"/>
      <w:r w:rsidR="003F5B30">
        <w:rPr>
          <w:rStyle w:val="CommentReference"/>
        </w:rPr>
        <w:commentReference w:id="101"/>
      </w:r>
      <w:r w:rsidR="001039E0" w:rsidRPr="00B748E3">
        <w:rPr>
          <w:rFonts w:ascii="Times New Roman" w:hAnsi="Times New Roman" w:cs="Times New Roman"/>
          <w:lang w:val="en-CA"/>
        </w:rPr>
        <w:t xml:space="preserve">) has been shown to affect primary </w:t>
      </w:r>
      <w:r w:rsidR="00932DB1">
        <w:rPr>
          <w:rFonts w:ascii="Times New Roman" w:hAnsi="Times New Roman" w:cs="Times New Roman"/>
          <w:lang w:val="en-CA"/>
        </w:rPr>
        <w:t>productivity</w:t>
      </w:r>
      <w:r w:rsidR="00F340C3" w:rsidRPr="00B748E3">
        <w:rPr>
          <w:rFonts w:ascii="Times New Roman" w:hAnsi="Times New Roman" w:cs="Times New Roman"/>
          <w:lang w:val="en-CA"/>
        </w:rPr>
        <w:t xml:space="preserve"> </w:t>
      </w:r>
      <w:r w:rsidR="001039E0" w:rsidRPr="00B748E3">
        <w:rPr>
          <w:rFonts w:ascii="Times New Roman" w:hAnsi="Times New Roman" w:cs="Times New Roman"/>
          <w:lang w:val="en-CA"/>
        </w:rPr>
        <w:t xml:space="preserve">and </w:t>
      </w:r>
      <w:r w:rsidR="001039E0" w:rsidRPr="00B748E3">
        <w:rPr>
          <w:rFonts w:ascii="Times New Roman" w:hAnsi="Times New Roman" w:cs="Times New Roman"/>
          <w:lang w:val="en-CA"/>
        </w:rPr>
        <w:lastRenderedPageBreak/>
        <w:t xml:space="preserve">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r w:rsidR="003A29CA">
        <w:rPr>
          <w:rFonts w:ascii="Times New Roman" w:hAnsi="Times New Roman" w:cs="Times New Roman"/>
          <w:lang w:val="en-CA"/>
        </w:rPr>
        <w:t xml:space="preserve"> </w:t>
      </w:r>
      <w:moveFromRangeStart w:id="102" w:author="Isabelle Cote" w:date="2020-09-01T11:21:00Z" w:name="move49851724"/>
      <w:moveFrom w:id="103" w:author="Isabelle Cote" w:date="2020-09-01T11:21:00Z">
        <w:r w:rsidR="003A29CA" w:rsidDel="0060588D">
          <w:rPr>
            <w:rFonts w:ascii="Times New Roman" w:hAnsi="Times New Roman" w:cs="Times New Roman"/>
            <w:lang w:val="en-CA"/>
          </w:rPr>
          <w:t xml:space="preserve">Some animals, such as fish and invertebrates, </w:t>
        </w:r>
        <w:r w:rsidR="009B5BF5" w:rsidRPr="00B748E3" w:rsidDel="0060588D">
          <w:rPr>
            <w:rFonts w:ascii="Times New Roman" w:hAnsi="Times New Roman" w:cs="Times New Roman"/>
            <w:lang w:val="en-CA"/>
          </w:rPr>
          <w:t>contribute nutrients in the form of ammonium</w:t>
        </w:r>
        <w:r w:rsidR="00DE150E" w:rsidDel="0060588D">
          <w:rPr>
            <w:rFonts w:ascii="Times New Roman" w:hAnsi="Times New Roman" w:cs="Times New Roman"/>
            <w:lang w:val="en-CA"/>
          </w:rPr>
          <w:t xml:space="preserve"> via metabolic processes</w:t>
        </w:r>
        <w:r w:rsidR="009B5BF5" w:rsidRPr="00B748E3" w:rsidDel="0060588D">
          <w:rPr>
            <w:rFonts w:ascii="Times New Roman" w:hAnsi="Times New Roman" w:cs="Times New Roman"/>
            <w:lang w:val="en-CA"/>
          </w:rPr>
          <w:t xml:space="preserve">, </w:t>
        </w:r>
        <w:r w:rsidR="00932DB1" w:rsidDel="0060588D">
          <w:rPr>
            <w:rFonts w:ascii="Times New Roman" w:hAnsi="Times New Roman" w:cs="Times New Roman" w:hint="eastAsia"/>
            <w:lang w:val="en-CA" w:eastAsia="zh-TW"/>
          </w:rPr>
          <w:t xml:space="preserve">resulting in provision of a </w:t>
        </w:r>
        <w:r w:rsidR="00932DB1" w:rsidRPr="00B748E3" w:rsidDel="0060588D">
          <w:rPr>
            <w:rFonts w:ascii="Times New Roman" w:hAnsi="Times New Roman" w:cs="Times New Roman"/>
            <w:lang w:val="en-CA"/>
          </w:rPr>
          <w:t xml:space="preserve">form of nitrogen </w:t>
        </w:r>
        <w:r w:rsidR="00932DB1" w:rsidDel="0060588D">
          <w:rPr>
            <w:rFonts w:ascii="Times New Roman" w:hAnsi="Times New Roman" w:cs="Times New Roman" w:hint="eastAsia"/>
            <w:lang w:val="en-CA" w:eastAsia="zh-TW"/>
          </w:rPr>
          <w:t>that</w:t>
        </w:r>
        <w:r w:rsidR="00932DB1" w:rsidRPr="00B748E3" w:rsidDel="0060588D">
          <w:rPr>
            <w:rFonts w:ascii="Times New Roman" w:hAnsi="Times New Roman" w:cs="Times New Roman"/>
            <w:lang w:val="en-CA"/>
          </w:rPr>
          <w:t xml:space="preserve"> is available for direct uptake</w:t>
        </w:r>
        <w:r w:rsidR="00932DB1" w:rsidDel="0060588D">
          <w:rPr>
            <w:rFonts w:ascii="Times New Roman" w:hAnsi="Times New Roman" w:cs="Times New Roman"/>
            <w:lang w:val="en-CA"/>
          </w:rPr>
          <w:t xml:space="preserve"> </w:t>
        </w:r>
        <w:r w:rsidR="00932DB1" w:rsidDel="0060588D">
          <w:rPr>
            <w:rFonts w:ascii="Times New Roman" w:hAnsi="Times New Roman" w:cs="Times New Roman" w:hint="eastAsia"/>
            <w:lang w:val="en-CA" w:eastAsia="zh-TW"/>
          </w:rPr>
          <w:t>by</w:t>
        </w:r>
        <w:r w:rsidR="00932DB1" w:rsidRPr="00B748E3" w:rsidDel="0060588D">
          <w:rPr>
            <w:rFonts w:ascii="Times New Roman" w:hAnsi="Times New Roman" w:cs="Times New Roman"/>
            <w:lang w:val="en-CA"/>
          </w:rPr>
          <w:t xml:space="preserve"> primary producers </w:t>
        </w:r>
        <w:r w:rsidR="00CB69EC" w:rsidRPr="00B748E3" w:rsidDel="0060588D">
          <w:rPr>
            <w:rFonts w:ascii="Times New Roman" w:hAnsi="Times New Roman" w:cs="Times New Roman"/>
            <w:lang w:val="en-CA"/>
          </w:rPr>
          <w:fldChar w:fldCharType="begin"/>
        </w:r>
        <w:r w:rsidR="00CB69EC" w:rsidRPr="00B748E3" w:rsidDel="0060588D">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CB69EC" w:rsidRPr="00B748E3" w:rsidDel="0060588D">
          <w:rPr>
            <w:rFonts w:ascii="Times New Roman" w:hAnsi="Times New Roman" w:cs="Times New Roman"/>
            <w:lang w:val="en-CA"/>
          </w:rPr>
          <w:fldChar w:fldCharType="separate"/>
        </w:r>
        <w:r w:rsidR="00CB69EC" w:rsidRPr="00B748E3" w:rsidDel="0060588D">
          <w:rPr>
            <w:rFonts w:ascii="Times New Roman" w:hAnsi="Times New Roman" w:cs="Times New Roman"/>
            <w:noProof/>
            <w:lang w:val="en-CA"/>
          </w:rPr>
          <w:t>(Phillips and Hurd, 2004)</w:t>
        </w:r>
        <w:r w:rsidR="00CB69EC" w:rsidRPr="00B748E3" w:rsidDel="0060588D">
          <w:rPr>
            <w:rFonts w:ascii="Times New Roman" w:hAnsi="Times New Roman" w:cs="Times New Roman"/>
            <w:lang w:val="en-CA"/>
          </w:rPr>
          <w:fldChar w:fldCharType="end"/>
        </w:r>
        <w:r w:rsidR="00CB69EC" w:rsidRPr="00B748E3" w:rsidDel="0060588D">
          <w:rPr>
            <w:rFonts w:ascii="Times New Roman" w:hAnsi="Times New Roman" w:cs="Times New Roman"/>
            <w:lang w:val="en-CA"/>
          </w:rPr>
          <w:t xml:space="preserve">. </w:t>
        </w:r>
      </w:moveFrom>
      <w:moveFromRangeEnd w:id="102"/>
      <w:del w:id="104" w:author="Isabelle Cote" w:date="2020-09-01T12:25:00Z">
        <w:r w:rsidR="008B5AEA" w:rsidRPr="00B748E3" w:rsidDel="002A3E77">
          <w:rPr>
            <w:rFonts w:ascii="Times New Roman" w:hAnsi="Times New Roman" w:cs="Times New Roman"/>
            <w:lang w:val="en-CA"/>
          </w:rPr>
          <w:delText>Despite the</w:delText>
        </w:r>
      </w:del>
      <w:ins w:id="105" w:author="Isabelle Cote" w:date="2020-09-01T12:25:00Z">
        <w:r>
          <w:rPr>
            <w:rFonts w:ascii="Times New Roman" w:hAnsi="Times New Roman" w:cs="Times New Roman"/>
            <w:lang w:val="en-CA"/>
          </w:rPr>
          <w:t>There is a</w:t>
        </w:r>
      </w:ins>
      <w:r w:rsidR="008B5AEA" w:rsidRPr="00B748E3">
        <w:rPr>
          <w:rFonts w:ascii="Times New Roman" w:hAnsi="Times New Roman" w:cs="Times New Roman"/>
          <w:lang w:val="en-CA"/>
        </w:rPr>
        <w:t xml:space="preserve"> widespread</w:t>
      </w:r>
      <w:ins w:id="106" w:author="Isabelle Cote" w:date="2020-09-01T12:27:00Z">
        <w:r w:rsidR="003F5B30">
          <w:rPr>
            <w:rFonts w:ascii="Times New Roman" w:hAnsi="Times New Roman" w:cs="Times New Roman"/>
            <w:lang w:val="en-CA"/>
          </w:rPr>
          <w:t>, though untested,</w:t>
        </w:r>
      </w:ins>
      <w:r w:rsidR="008B5AEA" w:rsidRPr="00B748E3">
        <w:rPr>
          <w:rFonts w:ascii="Times New Roman" w:hAnsi="Times New Roman" w:cs="Times New Roman"/>
          <w:lang w:val="en-CA"/>
        </w:rPr>
        <w:t xml:space="preserve"> assumption that CND </w:t>
      </w:r>
      <w:del w:id="107" w:author="Isabelle Cote" w:date="2020-09-01T12:26:00Z">
        <w:r w:rsidR="00523D2E" w:rsidDel="002A3E77">
          <w:rPr>
            <w:rFonts w:ascii="Times New Roman" w:hAnsi="Times New Roman" w:cs="Times New Roman"/>
            <w:lang w:val="en-CA"/>
          </w:rPr>
          <w:delText xml:space="preserve">is </w:delText>
        </w:r>
      </w:del>
      <w:ins w:id="108" w:author="Isabelle Cote" w:date="2020-09-01T12:26:00Z">
        <w:r>
          <w:rPr>
            <w:rFonts w:ascii="Times New Roman" w:hAnsi="Times New Roman" w:cs="Times New Roman"/>
            <w:lang w:val="en-CA"/>
          </w:rPr>
          <w:t>should</w:t>
        </w:r>
        <w:r>
          <w:rPr>
            <w:rFonts w:ascii="Times New Roman" w:hAnsi="Times New Roman" w:cs="Times New Roman"/>
            <w:lang w:val="en-CA"/>
          </w:rPr>
          <w:t xml:space="preserve"> </w:t>
        </w:r>
      </w:ins>
      <w:r w:rsidR="008B5AEA" w:rsidRPr="00B748E3">
        <w:rPr>
          <w:rFonts w:ascii="Times New Roman" w:hAnsi="Times New Roman" w:cs="Times New Roman"/>
          <w:lang w:val="en-CA"/>
        </w:rPr>
        <w:t xml:space="preserve">less important </w:t>
      </w:r>
      <w:ins w:id="109" w:author="Isabelle Cote" w:date="2020-09-01T12:31:00Z">
        <w:r w:rsidR="003F5B30">
          <w:rPr>
            <w:rFonts w:ascii="Times New Roman" w:hAnsi="Times New Roman" w:cs="Times New Roman"/>
            <w:lang w:val="en-CA"/>
          </w:rPr>
          <w:t xml:space="preserve">to ecosystems </w:t>
        </w:r>
      </w:ins>
      <w:r w:rsidR="008B5AEA" w:rsidRPr="00B748E3">
        <w:rPr>
          <w:rFonts w:ascii="Times New Roman" w:hAnsi="Times New Roman" w:cs="Times New Roman"/>
          <w:lang w:val="en-CA"/>
        </w:rPr>
        <w:t>in nutrient</w:t>
      </w:r>
      <w:r w:rsidR="00523D2E">
        <w:rPr>
          <w:rFonts w:ascii="Times New Roman" w:hAnsi="Times New Roman" w:cs="Times New Roman"/>
          <w:lang w:val="en-CA"/>
        </w:rPr>
        <w:t>-rich</w:t>
      </w:r>
      <w:r w:rsidR="008B5AEA" w:rsidRPr="00B748E3">
        <w:rPr>
          <w:rFonts w:ascii="Times New Roman" w:hAnsi="Times New Roman" w:cs="Times New Roman"/>
          <w:lang w:val="en-CA"/>
        </w:rPr>
        <w:t xml:space="preserve"> </w:t>
      </w:r>
      <w:del w:id="110" w:author="Isabelle Cote" w:date="2020-09-01T12:26:00Z">
        <w:r w:rsidR="008B5AEA" w:rsidRPr="00B748E3" w:rsidDel="002A3E77">
          <w:rPr>
            <w:rFonts w:ascii="Times New Roman" w:hAnsi="Times New Roman" w:cs="Times New Roman"/>
            <w:lang w:val="en-CA"/>
          </w:rPr>
          <w:delText xml:space="preserve">temperate </w:delText>
        </w:r>
      </w:del>
      <w:r w:rsidR="008B5AEA" w:rsidRPr="00B748E3">
        <w:rPr>
          <w:rFonts w:ascii="Times New Roman" w:hAnsi="Times New Roman" w:cs="Times New Roman"/>
          <w:lang w:val="en-CA"/>
        </w:rPr>
        <w:t>waters</w:t>
      </w:r>
      <w:ins w:id="111" w:author="Isabelle Cote" w:date="2020-09-01T12:30:00Z">
        <w:r w:rsidR="003F5B30">
          <w:rPr>
            <w:rFonts w:ascii="Times New Roman" w:hAnsi="Times New Roman" w:cs="Times New Roman"/>
            <w:lang w:val="en-CA"/>
          </w:rPr>
          <w:t>, such as</w:t>
        </w:r>
      </w:ins>
      <w:ins w:id="112" w:author="Isabelle Cote" w:date="2020-09-01T12:26:00Z">
        <w:r>
          <w:rPr>
            <w:rFonts w:ascii="Times New Roman" w:hAnsi="Times New Roman" w:cs="Times New Roman"/>
            <w:lang w:val="en-CA"/>
          </w:rPr>
          <w:t xml:space="preserve"> </w:t>
        </w:r>
      </w:ins>
      <w:ins w:id="113" w:author="Isabelle Cote" w:date="2020-09-01T12:31:00Z">
        <w:r w:rsidR="003F5B30">
          <w:rPr>
            <w:rFonts w:ascii="Times New Roman" w:hAnsi="Times New Roman" w:cs="Times New Roman"/>
            <w:lang w:val="en-CA"/>
          </w:rPr>
          <w:t xml:space="preserve">those found in temperate latitudes </w:t>
        </w:r>
      </w:ins>
      <w:ins w:id="114" w:author="Isabelle Cote" w:date="2020-09-01T12:26:00Z">
        <w:r>
          <w:rPr>
            <w:rFonts w:ascii="Times New Roman" w:hAnsi="Times New Roman" w:cs="Times New Roman"/>
            <w:lang w:val="en-CA"/>
          </w:rPr>
          <w:t>(refs).</w:t>
        </w:r>
      </w:ins>
      <w:del w:id="115" w:author="Isabelle Cote" w:date="2020-09-01T12:26:00Z">
        <w:r w:rsidR="008B5AEA" w:rsidRPr="00B748E3" w:rsidDel="002A3E77">
          <w:rPr>
            <w:rFonts w:ascii="Times New Roman" w:hAnsi="Times New Roman" w:cs="Times New Roman"/>
            <w:lang w:val="en-CA"/>
          </w:rPr>
          <w:delText>,</w:delText>
        </w:r>
      </w:del>
      <w:r w:rsidR="008B5AEA" w:rsidRPr="00B748E3">
        <w:rPr>
          <w:rFonts w:ascii="Times New Roman" w:hAnsi="Times New Roman" w:cs="Times New Roman"/>
          <w:lang w:val="en-CA"/>
        </w:rPr>
        <w:t xml:space="preserve"> </w:t>
      </w:r>
      <w:del w:id="116" w:author="Isabelle Cote" w:date="2020-09-01T12:26:00Z">
        <w:r w:rsidR="008B5AEA" w:rsidRPr="00B748E3" w:rsidDel="002A3E77">
          <w:rPr>
            <w:rFonts w:ascii="Times New Roman" w:hAnsi="Times New Roman" w:cs="Times New Roman"/>
            <w:lang w:val="en-CA"/>
          </w:rPr>
          <w:delText>empirical tests for global scale patterns of CND effects on primary producers are limited</w:delText>
        </w:r>
        <w:r w:rsidR="00AE6659" w:rsidDel="002A3E77">
          <w:rPr>
            <w:rFonts w:ascii="Times New Roman" w:hAnsi="Times New Roman" w:cs="Times New Roman"/>
            <w:lang w:val="en-CA"/>
          </w:rPr>
          <w:delText xml:space="preserve">. </w:delText>
        </w:r>
      </w:del>
      <w:ins w:id="117" w:author="Isabelle Cote" w:date="2020-09-01T12:17:00Z">
        <w:r>
          <w:rPr>
            <w:rFonts w:ascii="Times New Roman" w:hAnsi="Times New Roman" w:cs="Times New Roman"/>
            <w:lang w:val="en-CA"/>
          </w:rPr>
          <w:t xml:space="preserve">However, </w:t>
        </w:r>
      </w:ins>
      <w:ins w:id="118" w:author="Isabelle Cote" w:date="2020-09-01T12:29:00Z">
        <w:r w:rsidR="003F5B30">
          <w:rPr>
            <w:rFonts w:ascii="Times New Roman" w:hAnsi="Times New Roman" w:cs="Times New Roman"/>
            <w:lang w:val="en-CA"/>
          </w:rPr>
          <w:t xml:space="preserve">this is not necessarily the case. For example, </w:t>
        </w:r>
        <w:r w:rsidR="003F5B30" w:rsidRPr="00B748E3">
          <w:rPr>
            <w:rFonts w:ascii="Times New Roman" w:hAnsi="Times New Roman" w:cs="Times New Roman"/>
            <w:noProof/>
            <w:lang w:val="en-CA"/>
          </w:rPr>
          <w:t>Pfister et al.</w:t>
        </w:r>
        <w:r w:rsidR="003F5B30">
          <w:rPr>
            <w:rFonts w:ascii="Times New Roman" w:hAnsi="Times New Roman" w:cs="Times New Roman"/>
            <w:noProof/>
            <w:lang w:val="en-CA"/>
          </w:rPr>
          <w:t xml:space="preserve">  (</w:t>
        </w:r>
        <w:r w:rsidR="003F5B30" w:rsidRPr="00B748E3">
          <w:rPr>
            <w:rFonts w:ascii="Times New Roman" w:hAnsi="Times New Roman" w:cs="Times New Roman"/>
            <w:noProof/>
            <w:lang w:val="en-CA"/>
          </w:rPr>
          <w:t>2014</w:t>
        </w:r>
        <w:r w:rsidR="003F5B30">
          <w:rPr>
            <w:rFonts w:ascii="Times New Roman" w:hAnsi="Times New Roman" w:cs="Times New Roman"/>
            <w:noProof/>
            <w:lang w:val="en-CA"/>
          </w:rPr>
          <w:t xml:space="preserve">) </w:t>
        </w:r>
      </w:ins>
      <w:ins w:id="119" w:author="Isabelle Cote" w:date="2020-09-01T12:17:00Z">
        <w:r>
          <w:rPr>
            <w:rFonts w:ascii="Times New Roman" w:hAnsi="Times New Roman" w:cs="Times New Roman"/>
            <w:lang w:val="en-CA"/>
          </w:rPr>
          <w:t xml:space="preserve">found that </w:t>
        </w:r>
        <w:r w:rsidRPr="00B748E3">
          <w:rPr>
            <w:rFonts w:ascii="Times New Roman" w:hAnsi="Times New Roman" w:cs="Times New Roman"/>
            <w:lang w:val="en-CA"/>
          </w:rPr>
          <w:t>animal</w:t>
        </w:r>
      </w:ins>
      <w:ins w:id="120" w:author="Isabelle Cote" w:date="2020-09-01T12:30:00Z">
        <w:r w:rsidR="003F5B30">
          <w:rPr>
            <w:rFonts w:ascii="Times New Roman" w:hAnsi="Times New Roman" w:cs="Times New Roman"/>
            <w:lang w:val="en-CA"/>
          </w:rPr>
          <w:t>-</w:t>
        </w:r>
      </w:ins>
      <w:ins w:id="121" w:author="Isabelle Cote" w:date="2020-09-01T12:17:00Z">
        <w:r w:rsidRPr="00B748E3">
          <w:rPr>
            <w:rFonts w:ascii="Times New Roman" w:hAnsi="Times New Roman" w:cs="Times New Roman"/>
            <w:lang w:val="en-CA"/>
          </w:rPr>
          <w:t xml:space="preserve">derived ammonium </w:t>
        </w:r>
      </w:ins>
      <w:ins w:id="122" w:author="Isabelle Cote" w:date="2020-09-01T12:30:00Z">
        <w:r w:rsidR="003F5B30">
          <w:rPr>
            <w:rFonts w:ascii="Times New Roman" w:hAnsi="Times New Roman" w:cs="Times New Roman"/>
            <w:lang w:val="en-CA"/>
          </w:rPr>
          <w:t xml:space="preserve">contributed more </w:t>
        </w:r>
      </w:ins>
      <w:ins w:id="123" w:author="Isabelle Cote" w:date="2020-09-01T12:17:00Z">
        <w:r w:rsidRPr="00B748E3">
          <w:rPr>
            <w:rFonts w:ascii="Times New Roman" w:hAnsi="Times New Roman" w:cs="Times New Roman"/>
            <w:lang w:val="en-CA"/>
          </w:rPr>
          <w:t xml:space="preserve">to </w:t>
        </w:r>
      </w:ins>
      <w:ins w:id="124" w:author="Isabelle Cote" w:date="2020-09-01T12:31:00Z">
        <w:r w:rsidR="003F5B30">
          <w:rPr>
            <w:rFonts w:ascii="Times New Roman" w:hAnsi="Times New Roman" w:cs="Times New Roman"/>
            <w:lang w:val="en-CA"/>
          </w:rPr>
          <w:t xml:space="preserve">the </w:t>
        </w:r>
      </w:ins>
      <w:ins w:id="125" w:author="Isabelle Cote" w:date="2020-09-01T12:17:00Z">
        <w:r w:rsidRPr="00B748E3">
          <w:rPr>
            <w:rFonts w:ascii="Times New Roman" w:hAnsi="Times New Roman" w:cs="Times New Roman"/>
            <w:lang w:val="en-CA"/>
          </w:rPr>
          <w:t xml:space="preserve">overall nitrogen budget </w:t>
        </w:r>
      </w:ins>
      <w:ins w:id="126" w:author="Isabelle Cote" w:date="2020-09-01T12:30:00Z">
        <w:r w:rsidR="003F5B30">
          <w:rPr>
            <w:rFonts w:ascii="Times New Roman" w:hAnsi="Times New Roman" w:cs="Times New Roman"/>
            <w:lang w:val="en-CA"/>
          </w:rPr>
          <w:t xml:space="preserve">of </w:t>
        </w:r>
        <w:r w:rsidR="003F5B30">
          <w:rPr>
            <w:rFonts w:ascii="Times New Roman" w:hAnsi="Times New Roman" w:cs="Times New Roman"/>
            <w:lang w:val="en-CA"/>
          </w:rPr>
          <w:t xml:space="preserve">a temperate </w:t>
        </w:r>
        <w:r w:rsidR="003F5B30" w:rsidRPr="00B748E3">
          <w:rPr>
            <w:rFonts w:ascii="Times New Roman" w:hAnsi="Times New Roman" w:cs="Times New Roman"/>
            <w:lang w:val="en-CA"/>
          </w:rPr>
          <w:t xml:space="preserve">rocky reef </w:t>
        </w:r>
        <w:r w:rsidR="003F5B30">
          <w:rPr>
            <w:rFonts w:ascii="Times New Roman" w:hAnsi="Times New Roman" w:cs="Times New Roman"/>
            <w:lang w:val="en-CA"/>
          </w:rPr>
          <w:t>eco</w:t>
        </w:r>
        <w:r w:rsidR="003F5B30" w:rsidRPr="00B748E3">
          <w:rPr>
            <w:rFonts w:ascii="Times New Roman" w:hAnsi="Times New Roman" w:cs="Times New Roman"/>
            <w:lang w:val="en-CA"/>
          </w:rPr>
          <w:t>system</w:t>
        </w:r>
        <w:r w:rsidR="003F5B30">
          <w:rPr>
            <w:rFonts w:ascii="Times New Roman" w:hAnsi="Times New Roman" w:cs="Times New Roman"/>
            <w:lang w:val="en-CA"/>
          </w:rPr>
          <w:t xml:space="preserve"> </w:t>
        </w:r>
      </w:ins>
      <w:ins w:id="127" w:author="Isabelle Cote" w:date="2020-09-01T12:17:00Z">
        <w:r w:rsidRPr="00B748E3">
          <w:rPr>
            <w:rFonts w:ascii="Times New Roman" w:hAnsi="Times New Roman" w:cs="Times New Roman"/>
            <w:lang w:val="en-CA"/>
          </w:rPr>
          <w:t xml:space="preserve">than nitrates from </w:t>
        </w:r>
        <w:commentRangeStart w:id="128"/>
        <w:r w:rsidRPr="00B748E3">
          <w:rPr>
            <w:rFonts w:ascii="Times New Roman" w:hAnsi="Times New Roman" w:cs="Times New Roman"/>
            <w:lang w:val="en-CA"/>
          </w:rPr>
          <w:t>upwelling</w:t>
        </w:r>
      </w:ins>
      <w:commentRangeEnd w:id="128"/>
      <w:ins w:id="129" w:author="Isabelle Cote" w:date="2020-09-01T12:41:00Z">
        <w:r w:rsidR="00F83D2C">
          <w:rPr>
            <w:rStyle w:val="CommentReference"/>
          </w:rPr>
          <w:commentReference w:id="128"/>
        </w:r>
      </w:ins>
      <w:ins w:id="130" w:author="Isabelle Cote" w:date="2020-09-01T12:17:00Z">
        <w:r w:rsidRPr="00B748E3">
          <w:rPr>
            <w:rFonts w:ascii="Times New Roman" w:hAnsi="Times New Roman" w:cs="Times New Roman"/>
            <w:lang w:val="en-CA"/>
          </w:rPr>
          <w:t>.</w:t>
        </w:r>
        <w:r>
          <w:rPr>
            <w:rFonts w:ascii="Times New Roman" w:hAnsi="Times New Roman" w:cs="Times New Roman"/>
            <w:lang w:val="en-CA"/>
          </w:rPr>
          <w:t xml:space="preserve"> </w:t>
        </w:r>
      </w:ins>
      <w:ins w:id="131" w:author="Isabelle Cote" w:date="2020-09-01T12:36:00Z">
        <w:r w:rsidR="003F5B30">
          <w:rPr>
            <w:rFonts w:ascii="Times New Roman" w:hAnsi="Times New Roman" w:cs="Times New Roman"/>
            <w:lang w:val="en-CA"/>
          </w:rPr>
          <w:t>Consumer-mediated nutrients</w:t>
        </w:r>
      </w:ins>
      <w:ins w:id="132" w:author="Isabelle Cote" w:date="2020-09-01T12:17:00Z">
        <w:r>
          <w:rPr>
            <w:rFonts w:ascii="Times New Roman" w:hAnsi="Times New Roman" w:cs="Times New Roman"/>
            <w:lang w:val="en-CA"/>
          </w:rPr>
          <w:t xml:space="preserve"> </w:t>
        </w:r>
      </w:ins>
      <w:ins w:id="133" w:author="Isabelle Cote" w:date="2020-09-01T12:34:00Z">
        <w:r w:rsidR="003F5B30">
          <w:rPr>
            <w:rFonts w:ascii="Times New Roman" w:hAnsi="Times New Roman" w:cs="Times New Roman"/>
            <w:lang w:val="en-CA"/>
          </w:rPr>
          <w:t xml:space="preserve">might therefore be </w:t>
        </w:r>
      </w:ins>
      <w:ins w:id="134" w:author="Isabelle Cote" w:date="2020-09-01T12:36:00Z">
        <w:r w:rsidR="003F5B30">
          <w:rPr>
            <w:rFonts w:ascii="Times New Roman" w:hAnsi="Times New Roman" w:cs="Times New Roman"/>
            <w:lang w:val="en-CA"/>
          </w:rPr>
          <w:t>important for</w:t>
        </w:r>
      </w:ins>
      <w:ins w:id="135" w:author="Isabelle Cote" w:date="2020-09-01T12:34:00Z">
        <w:r w:rsidR="003F5B30">
          <w:rPr>
            <w:rFonts w:ascii="Times New Roman" w:hAnsi="Times New Roman" w:cs="Times New Roman"/>
            <w:lang w:val="en-CA"/>
          </w:rPr>
          <w:t xml:space="preserve"> </w:t>
        </w:r>
      </w:ins>
      <w:ins w:id="136" w:author="Isabelle Cote" w:date="2020-09-01T12:35:00Z">
        <w:r w:rsidR="003F5B30">
          <w:rPr>
            <w:rFonts w:ascii="Times New Roman" w:hAnsi="Times New Roman" w:cs="Times New Roman"/>
            <w:lang w:val="en-CA"/>
          </w:rPr>
          <w:t xml:space="preserve">ecosystems in oligotrophic waters, such as coral reefs, </w:t>
        </w:r>
      </w:ins>
      <w:ins w:id="137" w:author="Isabelle Cote" w:date="2020-09-01T12:36:00Z">
        <w:r w:rsidR="003F5B30">
          <w:rPr>
            <w:rFonts w:ascii="Times New Roman" w:hAnsi="Times New Roman" w:cs="Times New Roman"/>
            <w:lang w:val="en-CA"/>
          </w:rPr>
          <w:t>but might also be</w:t>
        </w:r>
      </w:ins>
      <w:ins w:id="138" w:author="Isabelle Cote" w:date="2020-09-01T12:35:00Z">
        <w:r w:rsidR="003F5B30">
          <w:rPr>
            <w:rFonts w:ascii="Times New Roman" w:hAnsi="Times New Roman" w:cs="Times New Roman"/>
            <w:lang w:val="en-CA"/>
          </w:rPr>
          <w:t xml:space="preserve"> </w:t>
        </w:r>
      </w:ins>
      <w:ins w:id="139" w:author="Isabelle Cote" w:date="2020-09-01T12:36:00Z">
        <w:r w:rsidR="003F5B30">
          <w:rPr>
            <w:rFonts w:ascii="Times New Roman" w:hAnsi="Times New Roman" w:cs="Times New Roman"/>
            <w:lang w:val="en-CA"/>
          </w:rPr>
          <w:t xml:space="preserve">an </w:t>
        </w:r>
      </w:ins>
      <w:ins w:id="140" w:author="Isabelle Cote" w:date="2020-09-01T12:17:00Z">
        <w:r>
          <w:rPr>
            <w:rFonts w:ascii="Times New Roman" w:hAnsi="Times New Roman" w:cs="Times New Roman"/>
            <w:lang w:val="en-CA"/>
          </w:rPr>
          <w:t xml:space="preserve">overlooked </w:t>
        </w:r>
      </w:ins>
      <w:ins w:id="141" w:author="Isabelle Cote" w:date="2020-09-01T12:36:00Z">
        <w:r w:rsidR="003F5B30">
          <w:rPr>
            <w:rFonts w:ascii="Times New Roman" w:hAnsi="Times New Roman" w:cs="Times New Roman"/>
            <w:lang w:val="en-CA"/>
          </w:rPr>
          <w:t>source</w:t>
        </w:r>
      </w:ins>
      <w:ins w:id="142" w:author="Isabelle Cote" w:date="2020-09-01T12:17:00Z">
        <w:r>
          <w:rPr>
            <w:rFonts w:ascii="Times New Roman" w:hAnsi="Times New Roman" w:cs="Times New Roman"/>
            <w:lang w:val="en-CA"/>
          </w:rPr>
          <w:t xml:space="preserve"> of nitrogen </w:t>
        </w:r>
      </w:ins>
      <w:ins w:id="143" w:author="Isabelle Cote" w:date="2020-09-01T12:37:00Z">
        <w:r w:rsidR="003F5B30">
          <w:rPr>
            <w:rFonts w:ascii="Times New Roman" w:hAnsi="Times New Roman" w:cs="Times New Roman"/>
            <w:lang w:val="en-CA"/>
          </w:rPr>
          <w:t xml:space="preserve">that drives </w:t>
        </w:r>
        <w:r w:rsidR="003F5B30">
          <w:rPr>
            <w:rFonts w:ascii="Times New Roman" w:hAnsi="Times New Roman" w:cs="Times New Roman"/>
            <w:lang w:val="en-CA"/>
          </w:rPr>
          <w:t xml:space="preserve">bottom-up processes in temperate </w:t>
        </w:r>
        <w:commentRangeStart w:id="144"/>
        <w:r w:rsidR="003F5B30">
          <w:rPr>
            <w:rFonts w:ascii="Times New Roman" w:hAnsi="Times New Roman" w:cs="Times New Roman"/>
            <w:lang w:val="en-CA"/>
          </w:rPr>
          <w:t>systems</w:t>
        </w:r>
      </w:ins>
      <w:commentRangeEnd w:id="144"/>
      <w:ins w:id="145" w:author="Isabelle Cote" w:date="2020-09-01T12:41:00Z">
        <w:r w:rsidR="00F83D2C">
          <w:rPr>
            <w:rStyle w:val="CommentReference"/>
          </w:rPr>
          <w:commentReference w:id="144"/>
        </w:r>
      </w:ins>
      <w:ins w:id="146" w:author="Isabelle Cote" w:date="2020-09-01T12:30:00Z">
        <w:r w:rsidR="003F5B30">
          <w:rPr>
            <w:rFonts w:ascii="Times New Roman" w:hAnsi="Times New Roman" w:cs="Times New Roman"/>
            <w:lang w:val="en-CA"/>
          </w:rPr>
          <w:t xml:space="preserve">. </w:t>
        </w:r>
      </w:ins>
    </w:p>
    <w:p w14:paraId="35F9C70A" w14:textId="1C5EA029" w:rsidR="008B5AEA" w:rsidRDefault="008B5AEA" w:rsidP="003A29CA">
      <w:pPr>
        <w:spacing w:line="360" w:lineRule="auto"/>
        <w:rPr>
          <w:rFonts w:ascii="Times New Roman" w:hAnsi="Times New Roman" w:cs="Times New Roman"/>
          <w:lang w:val="en-CA"/>
        </w:rPr>
      </w:pPr>
    </w:p>
    <w:p w14:paraId="67633EE5" w14:textId="2326C41D" w:rsidR="00DB065D" w:rsidDel="003F5B30" w:rsidRDefault="00DB065D" w:rsidP="003A29CA">
      <w:pPr>
        <w:spacing w:line="360" w:lineRule="auto"/>
        <w:rPr>
          <w:del w:id="147" w:author="Isabelle Cote" w:date="2020-09-01T12:28:00Z"/>
          <w:rFonts w:ascii="Times New Roman" w:hAnsi="Times New Roman" w:cs="Times New Roman"/>
          <w:lang w:val="en-CA"/>
        </w:rPr>
      </w:pPr>
    </w:p>
    <w:p w14:paraId="3115FCA1" w14:textId="144A66C2" w:rsidR="00DB065D" w:rsidRPr="003A29CA" w:rsidDel="003F5B30" w:rsidRDefault="00DB065D" w:rsidP="003A29CA">
      <w:pPr>
        <w:spacing w:line="360" w:lineRule="auto"/>
        <w:rPr>
          <w:del w:id="148" w:author="Isabelle Cote" w:date="2020-09-01T12:28:00Z"/>
          <w:rFonts w:ascii="Times New Roman" w:hAnsi="Times New Roman" w:cs="Times New Roman"/>
          <w:lang w:val="en-CA"/>
        </w:rPr>
      </w:pPr>
      <w:del w:id="149" w:author="Isabelle Cote" w:date="2020-09-01T12:28:00Z">
        <w:r w:rsidDel="003F5B30">
          <w:rPr>
            <w:rFonts w:ascii="Times New Roman" w:hAnsi="Times New Roman" w:cs="Times New Roman"/>
            <w:lang w:val="en-CA"/>
          </w:rPr>
          <w:tab/>
        </w:r>
      </w:del>
      <w:moveFromRangeStart w:id="150" w:author="Isabelle Cote" w:date="2020-09-01T11:24:00Z" w:name="move49851903"/>
      <w:moveFrom w:id="151" w:author="Isabelle Cote" w:date="2020-09-01T11:24:00Z">
        <w:r w:rsidDel="0060588D">
          <w:rPr>
            <w:rFonts w:ascii="Times New Roman" w:hAnsi="Times New Roman" w:cs="Times New Roman"/>
            <w:lang w:val="en-CA"/>
          </w:rPr>
          <w:t xml:space="preserve">In contrast to internal nitrogen sources within ecosystems (e.g. nitrogen fixation and consumer-mediated nutrient cycling), external nitrogen sources like upwelling, terrestrial input, and agricultural run-off can </w:t>
        </w:r>
        <w:r w:rsidR="009B12A9" w:rsidDel="0060588D">
          <w:rPr>
            <w:rFonts w:ascii="Times New Roman" w:hAnsi="Times New Roman" w:cs="Times New Roman"/>
            <w:lang w:val="en-CA"/>
          </w:rPr>
          <w:t xml:space="preserve">also </w:t>
        </w:r>
        <w:r w:rsidDel="0060588D">
          <w:rPr>
            <w:rFonts w:ascii="Times New Roman" w:hAnsi="Times New Roman" w:cs="Times New Roman"/>
            <w:lang w:val="en-CA"/>
          </w:rPr>
          <w:t xml:space="preserve">profoundly affect </w:t>
        </w:r>
        <w:r w:rsidR="00AC46C7" w:rsidDel="0060588D">
          <w:rPr>
            <w:rFonts w:ascii="Times New Roman" w:hAnsi="Times New Roman" w:cs="Times New Roman"/>
            <w:lang w:val="en-CA"/>
          </w:rPr>
          <w:t xml:space="preserve">marine </w:t>
        </w:r>
        <w:r w:rsidDel="0060588D">
          <w:rPr>
            <w:rFonts w:ascii="Times New Roman" w:hAnsi="Times New Roman" w:cs="Times New Roman"/>
            <w:lang w:val="en-CA"/>
          </w:rPr>
          <w:t>primary productivity</w:t>
        </w:r>
        <w:r w:rsidR="00991DD5" w:rsidDel="0060588D">
          <w:rPr>
            <w:rFonts w:ascii="Times New Roman" w:hAnsi="Times New Roman" w:cs="Times New Roman"/>
            <w:lang w:val="en-CA"/>
          </w:rPr>
          <w:t xml:space="preserve"> </w:t>
        </w:r>
        <w:r w:rsidR="00991DD5" w:rsidDel="0060588D">
          <w:rPr>
            <w:rFonts w:ascii="Times New Roman" w:hAnsi="Times New Roman" w:cs="Times New Roman"/>
            <w:lang w:val="en-CA"/>
          </w:rPr>
          <w:fldChar w:fldCharType="begin"/>
        </w:r>
        <w:r w:rsidR="00991DD5" w:rsidDel="0060588D">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1999)","noteIndex":0},"citationItems":[{"id":1616,"uris":["http://zotero.org/users/local/idKDtb7T/items/3H5IWUK6"],"uri":["http://zotero.org/users/local/idKDtb7T/items/3H5IWUK6"],"itemData":{"id":1616,"type":"article-journal","abstract":"Nitrogen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D."}],"issued":{"date-parts":[["1985",8,1]]}}},{"id":1635,"uris":["http://zotero.org/users/local/idKDtb7T/items/RAJGZEVA"],"uri":["http://zotero.org/users/local/idKDtb7T/items/RAJGZEVA"],"itemData":{"id":1635,"type":"article-journal","abstract":"In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991DD5" w:rsidDel="0060588D">
          <w:rPr>
            <w:rFonts w:ascii="Times New Roman" w:hAnsi="Times New Roman" w:cs="Times New Roman"/>
            <w:lang w:val="en-CA"/>
          </w:rPr>
          <w:fldChar w:fldCharType="separate"/>
        </w:r>
        <w:r w:rsidR="00991DD5" w:rsidDel="0060588D">
          <w:rPr>
            <w:rFonts w:ascii="Times New Roman" w:hAnsi="Times New Roman" w:cs="Times New Roman"/>
            <w:noProof/>
            <w:lang w:val="en-CA"/>
          </w:rPr>
          <w:t>(Probyn and McQuaid, 1985; Smith et al., 1999)</w:t>
        </w:r>
        <w:r w:rsidR="00991DD5" w:rsidDel="0060588D">
          <w:rPr>
            <w:rFonts w:ascii="Times New Roman" w:hAnsi="Times New Roman" w:cs="Times New Roman"/>
            <w:lang w:val="en-CA"/>
          </w:rPr>
          <w:fldChar w:fldCharType="end"/>
        </w:r>
        <w:r w:rsidDel="0060588D">
          <w:rPr>
            <w:rFonts w:ascii="Times New Roman" w:hAnsi="Times New Roman" w:cs="Times New Roman"/>
            <w:lang w:val="en-CA"/>
          </w:rPr>
          <w:t xml:space="preserve">. </w:t>
        </w:r>
        <w:r w:rsidR="00AC46C7" w:rsidDel="0060588D">
          <w:rPr>
            <w:rFonts w:ascii="Times New Roman" w:hAnsi="Times New Roman" w:cs="Times New Roman"/>
            <w:lang w:val="en-CA"/>
          </w:rPr>
          <w:t xml:space="preserve">It is </w:t>
        </w:r>
        <w:r w:rsidR="00BB2433" w:rsidDel="0060588D">
          <w:rPr>
            <w:rFonts w:ascii="Times New Roman" w:hAnsi="Times New Roman" w:cs="Times New Roman"/>
            <w:lang w:val="en-CA"/>
          </w:rPr>
          <w:t>widely</w:t>
        </w:r>
        <w:r w:rsidR="00AC46C7" w:rsidDel="0060588D">
          <w:rPr>
            <w:rFonts w:ascii="Times New Roman" w:hAnsi="Times New Roman" w:cs="Times New Roman"/>
            <w:lang w:val="en-CA"/>
          </w:rPr>
          <w:t xml:space="preserve"> accepted that </w:t>
        </w:r>
        <w:r w:rsidR="00BB2433" w:rsidDel="0060588D">
          <w:rPr>
            <w:rFonts w:ascii="Times New Roman" w:hAnsi="Times New Roman" w:cs="Times New Roman"/>
            <w:lang w:val="en-CA"/>
          </w:rPr>
          <w:t xml:space="preserve">the productivity of </w:t>
        </w:r>
        <w:r w:rsidR="00AC46C7" w:rsidDel="0060588D">
          <w:rPr>
            <w:rFonts w:ascii="Times New Roman" w:hAnsi="Times New Roman" w:cs="Times New Roman"/>
            <w:lang w:val="en-CA"/>
          </w:rPr>
          <w:t xml:space="preserve">temperate marine </w:t>
        </w:r>
        <w:r w:rsidR="00BB2433" w:rsidDel="0060588D">
          <w:rPr>
            <w:rFonts w:ascii="Times New Roman" w:hAnsi="Times New Roman" w:cs="Times New Roman"/>
            <w:lang w:val="en-CA"/>
          </w:rPr>
          <w:t>eco</w:t>
        </w:r>
        <w:r w:rsidR="00AC46C7" w:rsidDel="0060588D">
          <w:rPr>
            <w:rFonts w:ascii="Times New Roman" w:hAnsi="Times New Roman" w:cs="Times New Roman"/>
            <w:lang w:val="en-CA"/>
          </w:rPr>
          <w:t xml:space="preserve">systems are </w:t>
        </w:r>
        <w:r w:rsidR="00BB2433" w:rsidDel="0060588D">
          <w:rPr>
            <w:rFonts w:ascii="Times New Roman" w:hAnsi="Times New Roman" w:cs="Times New Roman"/>
            <w:lang w:val="en-CA"/>
          </w:rPr>
          <w:t>based on the input of</w:t>
        </w:r>
        <w:r w:rsidR="00AC46C7" w:rsidDel="0060588D">
          <w:rPr>
            <w:rFonts w:ascii="Times New Roman" w:hAnsi="Times New Roman" w:cs="Times New Roman"/>
            <w:lang w:val="en-CA"/>
          </w:rPr>
          <w:t xml:space="preserve"> </w:t>
        </w:r>
        <w:r w:rsidR="00991DD5" w:rsidDel="0060588D">
          <w:rPr>
            <w:rFonts w:ascii="Times New Roman" w:hAnsi="Times New Roman" w:cs="Times New Roman"/>
            <w:lang w:val="en-CA"/>
          </w:rPr>
          <w:t>nitrogen</w:t>
        </w:r>
        <w:r w:rsidR="00BB2433" w:rsidDel="0060588D">
          <w:rPr>
            <w:rFonts w:ascii="Times New Roman" w:hAnsi="Times New Roman" w:cs="Times New Roman"/>
            <w:lang w:val="en-CA"/>
          </w:rPr>
          <w:t xml:space="preserve"> through coastal upwelling</w:t>
        </w:r>
        <w:r w:rsidR="00991DD5" w:rsidDel="0060588D">
          <w:rPr>
            <w:rFonts w:ascii="Times New Roman" w:hAnsi="Times New Roman" w:cs="Times New Roman"/>
            <w:lang w:val="en-CA"/>
          </w:rPr>
          <w:t xml:space="preserve"> </w:t>
        </w:r>
        <w:r w:rsidR="009366CC" w:rsidDel="0060588D">
          <w:rPr>
            <w:rFonts w:ascii="Times New Roman" w:hAnsi="Times New Roman" w:cs="Times New Roman"/>
            <w:lang w:val="en-CA"/>
          </w:rPr>
          <w:fldChar w:fldCharType="begin"/>
        </w:r>
        <w:r w:rsidR="009366CC" w:rsidDel="0060588D">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2007)","noteIndex":0},"citationItems":[{"id":1639,"uris":["http://zotero.org/users/local/idKDtb7T/items/J5CANTR3"],"uri":["http://zotero.org/users/local/idKDtb7T/items/J5CANTR3"],"itemData":{"id":1639,"type":"article-journal","abstract":"Oceanic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9366CC" w:rsidDel="0060588D">
          <w:rPr>
            <w:rFonts w:ascii="Times New Roman" w:hAnsi="Times New Roman" w:cs="Times New Roman"/>
            <w:lang w:val="en-CA"/>
          </w:rPr>
          <w:fldChar w:fldCharType="separate"/>
        </w:r>
        <w:r w:rsidR="009366CC" w:rsidDel="0060588D">
          <w:rPr>
            <w:rFonts w:ascii="Times New Roman" w:hAnsi="Times New Roman" w:cs="Times New Roman"/>
            <w:noProof/>
            <w:lang w:val="en-CA"/>
          </w:rPr>
          <w:t>(McPhee-Shaw et al., 2007)</w:t>
        </w:r>
        <w:r w:rsidR="009366CC" w:rsidDel="0060588D">
          <w:rPr>
            <w:rFonts w:ascii="Times New Roman" w:hAnsi="Times New Roman" w:cs="Times New Roman"/>
            <w:lang w:val="en-CA"/>
          </w:rPr>
          <w:fldChar w:fldCharType="end"/>
        </w:r>
        <w:r w:rsidR="00AC46C7" w:rsidDel="0060588D">
          <w:rPr>
            <w:rFonts w:ascii="Times New Roman" w:hAnsi="Times New Roman" w:cs="Times New Roman"/>
            <w:lang w:val="en-CA"/>
          </w:rPr>
          <w:t xml:space="preserve">. However, the role of CND may be a largely unrealized contributor of N </w:t>
        </w:r>
        <w:r w:rsidR="00BB2433" w:rsidDel="0060588D">
          <w:rPr>
            <w:rFonts w:ascii="Times New Roman" w:hAnsi="Times New Roman" w:cs="Times New Roman"/>
            <w:lang w:val="en-CA"/>
          </w:rPr>
          <w:t xml:space="preserve">and driver of bottom-up processes </w:t>
        </w:r>
        <w:r w:rsidR="00AC46C7" w:rsidDel="0060588D">
          <w:rPr>
            <w:rFonts w:ascii="Times New Roman" w:hAnsi="Times New Roman" w:cs="Times New Roman"/>
            <w:lang w:val="en-CA"/>
          </w:rPr>
          <w:t xml:space="preserve">in temperate </w:t>
        </w:r>
        <w:r w:rsidR="00BB2433" w:rsidDel="0060588D">
          <w:rPr>
            <w:rFonts w:ascii="Times New Roman" w:hAnsi="Times New Roman" w:cs="Times New Roman"/>
            <w:lang w:val="en-CA"/>
          </w:rPr>
          <w:t>systems</w:t>
        </w:r>
        <w:r w:rsidR="00AC46C7" w:rsidDel="0060588D">
          <w:rPr>
            <w:rFonts w:ascii="Times New Roman" w:hAnsi="Times New Roman" w:cs="Times New Roman"/>
            <w:lang w:val="en-CA"/>
          </w:rPr>
          <w:t xml:space="preserve">. For example, </w:t>
        </w:r>
        <w:r w:rsidR="00E0624E" w:rsidDel="0060588D">
          <w:rPr>
            <w:rFonts w:ascii="Times New Roman" w:hAnsi="Times New Roman" w:cs="Times New Roman"/>
            <w:lang w:val="en-CA"/>
          </w:rPr>
          <w:t xml:space="preserve">one study found that </w:t>
        </w:r>
        <w:r w:rsidR="00AC46C7" w:rsidDel="0060588D">
          <w:rPr>
            <w:rFonts w:ascii="Times New Roman" w:hAnsi="Times New Roman" w:cs="Times New Roman"/>
            <w:lang w:val="en-CA"/>
          </w:rPr>
          <w:t xml:space="preserve">a </w:t>
        </w:r>
        <w:r w:rsidDel="0060588D">
          <w:rPr>
            <w:rFonts w:ascii="Times New Roman" w:hAnsi="Times New Roman" w:cs="Times New Roman"/>
            <w:lang w:val="en-CA"/>
          </w:rPr>
          <w:t xml:space="preserve">temperate </w:t>
        </w:r>
        <w:r w:rsidRPr="00B748E3" w:rsidDel="0060588D">
          <w:rPr>
            <w:rFonts w:ascii="Times New Roman" w:hAnsi="Times New Roman" w:cs="Times New Roman"/>
            <w:lang w:val="en-CA"/>
          </w:rPr>
          <w:t xml:space="preserve">rocky reef </w:t>
        </w:r>
        <w:r w:rsidDel="0060588D">
          <w:rPr>
            <w:rFonts w:ascii="Times New Roman" w:hAnsi="Times New Roman" w:cs="Times New Roman"/>
            <w:lang w:val="en-CA"/>
          </w:rPr>
          <w:t>eco</w:t>
        </w:r>
        <w:r w:rsidRPr="00B748E3" w:rsidDel="0060588D">
          <w:rPr>
            <w:rFonts w:ascii="Times New Roman" w:hAnsi="Times New Roman" w:cs="Times New Roman"/>
            <w:lang w:val="en-CA"/>
          </w:rPr>
          <w:t>system</w:t>
        </w:r>
        <w:r w:rsidDel="0060588D">
          <w:rPr>
            <w:rFonts w:ascii="Times New Roman" w:hAnsi="Times New Roman" w:cs="Times New Roman"/>
            <w:lang w:val="en-CA"/>
          </w:rPr>
          <w:t xml:space="preserve"> </w:t>
        </w:r>
        <w:r w:rsidR="00E0624E" w:rsidDel="0060588D">
          <w:rPr>
            <w:rFonts w:ascii="Times New Roman" w:hAnsi="Times New Roman" w:cs="Times New Roman"/>
            <w:lang w:val="en-CA"/>
          </w:rPr>
          <w:t>contributed</w:t>
        </w:r>
        <w:r w:rsidDel="0060588D">
          <w:rPr>
            <w:rFonts w:ascii="Times New Roman" w:hAnsi="Times New Roman" w:cs="Times New Roman"/>
            <w:lang w:val="en-CA"/>
          </w:rPr>
          <w:t xml:space="preserve"> higher</w:t>
        </w:r>
        <w:r w:rsidRPr="00B748E3" w:rsidDel="0060588D">
          <w:rPr>
            <w:rFonts w:ascii="Times New Roman" w:hAnsi="Times New Roman" w:cs="Times New Roman"/>
            <w:lang w:val="en-CA"/>
          </w:rPr>
          <w:t xml:space="preserve"> animal derived ammonium to overall nitrogen budgets than nitrates from upwelling </w:t>
        </w:r>
        <w:r w:rsidRPr="00B748E3" w:rsidDel="0060588D">
          <w:rPr>
            <w:rFonts w:ascii="Times New Roman" w:hAnsi="Times New Roman" w:cs="Times New Roman"/>
            <w:lang w:val="en-CA"/>
          </w:rPr>
          <w:fldChar w:fldCharType="begin"/>
        </w:r>
        <w:r w:rsidRPr="00B748E3" w:rsidDel="0060588D">
          <w:rPr>
            <w:rFonts w:ascii="Times New Roman" w:hAnsi="Times New Roman" w:cs="Times New Roman"/>
            <w:lang w:val="en-CA"/>
          </w:rPr>
          <w: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Pr="00B748E3" w:rsidDel="0060588D">
          <w:rPr>
            <w:rFonts w:ascii="Times New Roman" w:hAnsi="Times New Roman" w:cs="Times New Roman"/>
            <w:lang w:val="en-CA"/>
          </w:rPr>
          <w:fldChar w:fldCharType="separate"/>
        </w:r>
        <w:r w:rsidRPr="00B748E3" w:rsidDel="0060588D">
          <w:rPr>
            <w:rFonts w:ascii="Times New Roman" w:hAnsi="Times New Roman" w:cs="Times New Roman"/>
            <w:noProof/>
            <w:lang w:val="en-CA"/>
          </w:rPr>
          <w:t>(Pfister et al., 2014)</w:t>
        </w:r>
        <w:r w:rsidRPr="00B748E3" w:rsidDel="0060588D">
          <w:rPr>
            <w:rFonts w:ascii="Times New Roman" w:hAnsi="Times New Roman" w:cs="Times New Roman"/>
            <w:lang w:val="en-CA"/>
          </w:rPr>
          <w:fldChar w:fldCharType="end"/>
        </w:r>
        <w:r w:rsidRPr="00B748E3" w:rsidDel="0060588D">
          <w:rPr>
            <w:rFonts w:ascii="Times New Roman" w:hAnsi="Times New Roman" w:cs="Times New Roman"/>
            <w:lang w:val="en-CA"/>
          </w:rPr>
          <w:t>.</w:t>
        </w:r>
        <w:r w:rsidR="00BB2433" w:rsidDel="0060588D">
          <w:rPr>
            <w:rFonts w:ascii="Times New Roman" w:hAnsi="Times New Roman" w:cs="Times New Roman"/>
            <w:lang w:val="en-CA"/>
          </w:rPr>
          <w:t xml:space="preserve"> This suggests that the role of CND is an overlooked avenue of </w:t>
        </w:r>
        <w:r w:rsidR="009366CC" w:rsidDel="0060588D">
          <w:rPr>
            <w:rFonts w:ascii="Times New Roman" w:hAnsi="Times New Roman" w:cs="Times New Roman"/>
            <w:lang w:val="en-CA"/>
          </w:rPr>
          <w:t xml:space="preserve">nitrogen </w:t>
        </w:r>
        <w:r w:rsidR="00BB2433" w:rsidDel="0060588D">
          <w:rPr>
            <w:rFonts w:ascii="Times New Roman" w:hAnsi="Times New Roman" w:cs="Times New Roman"/>
            <w:lang w:val="en-CA"/>
          </w:rPr>
          <w:t>inputs in temperate systems, and necessitates the comparison of relative contribution of nitrogen through CND in both temperate and marine ecosystems.</w:t>
        </w:r>
      </w:moveFrom>
      <w:moveFromRangeEnd w:id="150"/>
      <w:del w:id="152" w:author="Isabelle Cote" w:date="2020-09-01T12:28:00Z">
        <w:r w:rsidR="00BB2433" w:rsidDel="003F5B30">
          <w:rPr>
            <w:rFonts w:ascii="Times New Roman" w:hAnsi="Times New Roman" w:cs="Times New Roman"/>
            <w:lang w:val="en-CA"/>
          </w:rPr>
          <w:delText xml:space="preserve"> </w:delText>
        </w:r>
      </w:del>
    </w:p>
    <w:p w14:paraId="4A55A153" w14:textId="0554D30F" w:rsidR="00272EE3" w:rsidRPr="00B748E3" w:rsidDel="003F5B30" w:rsidRDefault="00272EE3" w:rsidP="00F5124D">
      <w:pPr>
        <w:spacing w:line="360" w:lineRule="auto"/>
        <w:rPr>
          <w:del w:id="153" w:author="Isabelle Cote" w:date="2020-09-01T12:28:00Z"/>
          <w:rFonts w:ascii="Times New Roman" w:hAnsi="Times New Roman" w:cs="Times New Roman"/>
          <w:lang w:val="en-CA"/>
        </w:rPr>
      </w:pPr>
    </w:p>
    <w:p w14:paraId="521ACD0F" w14:textId="3F84F734" w:rsidR="00212B39" w:rsidRPr="00B748E3" w:rsidRDefault="004811EE" w:rsidP="000D389D">
      <w:pPr>
        <w:spacing w:line="360" w:lineRule="auto"/>
        <w:ind w:firstLine="720"/>
        <w:rPr>
          <w:rFonts w:ascii="Times New Roman" w:hAnsi="Times New Roman" w:cs="Times New Roman"/>
          <w:lang w:val="en-CA"/>
        </w:rPr>
      </w:pPr>
      <w:r>
        <w:rPr>
          <w:rFonts w:ascii="Times New Roman" w:hAnsi="Times New Roman" w:cs="Times New Roman"/>
          <w:lang w:val="en-CA"/>
        </w:rPr>
        <w:t>In this study, w</w:t>
      </w:r>
      <w:r w:rsidR="00272EE3" w:rsidRPr="00B748E3">
        <w:rPr>
          <w:rFonts w:ascii="Times New Roman" w:hAnsi="Times New Roman" w:cs="Times New Roman"/>
          <w:lang w:val="en-CA"/>
        </w:rPr>
        <w:t xml:space="preserve">e </w:t>
      </w:r>
      <w:del w:id="154" w:author="Isabelle Cote" w:date="2020-09-01T12:38:00Z">
        <w:r w:rsidR="00272EE3" w:rsidRPr="00B748E3" w:rsidDel="00F83D2C">
          <w:rPr>
            <w:rFonts w:ascii="Times New Roman" w:hAnsi="Times New Roman" w:cs="Times New Roman"/>
            <w:lang w:val="en-CA"/>
          </w:rPr>
          <w:delText>conduct</w:delText>
        </w:r>
        <w:r w:rsidR="00212B39" w:rsidRPr="00B748E3" w:rsidDel="00F83D2C">
          <w:rPr>
            <w:rFonts w:ascii="Times New Roman" w:hAnsi="Times New Roman" w:cs="Times New Roman"/>
            <w:lang w:val="en-CA"/>
          </w:rPr>
          <w:delText>ed</w:delText>
        </w:r>
        <w:r w:rsidR="00272EE3" w:rsidRPr="00B748E3" w:rsidDel="00F83D2C">
          <w:rPr>
            <w:rFonts w:ascii="Times New Roman" w:hAnsi="Times New Roman" w:cs="Times New Roman"/>
            <w:lang w:val="en-CA"/>
          </w:rPr>
          <w:delText xml:space="preserve"> a meta</w:delText>
        </w:r>
        <w:r w:rsidR="00212B39" w:rsidRPr="00B748E3" w:rsidDel="00F83D2C">
          <w:rPr>
            <w:rFonts w:ascii="Times New Roman" w:hAnsi="Times New Roman" w:cs="Times New Roman"/>
            <w:lang w:val="en-CA"/>
          </w:rPr>
          <w:delText>-</w:delText>
        </w:r>
        <w:r w:rsidR="00272EE3" w:rsidRPr="00B748E3" w:rsidDel="00F83D2C">
          <w:rPr>
            <w:rFonts w:ascii="Times New Roman" w:hAnsi="Times New Roman" w:cs="Times New Roman"/>
            <w:lang w:val="en-CA"/>
          </w:rPr>
          <w:delText xml:space="preserve">analysis </w:delText>
        </w:r>
        <w:r w:rsidR="00212B39" w:rsidRPr="00B748E3" w:rsidDel="00F83D2C">
          <w:rPr>
            <w:rFonts w:ascii="Times New Roman" w:hAnsi="Times New Roman" w:cs="Times New Roman"/>
            <w:lang w:val="en-CA"/>
          </w:rPr>
          <w:delText xml:space="preserve">of </w:delText>
        </w:r>
        <w:r w:rsidR="006A03DF" w:rsidDel="00F83D2C">
          <w:rPr>
            <w:rFonts w:ascii="Times New Roman" w:hAnsi="Times New Roman" w:cs="Times New Roman"/>
            <w:lang w:val="en-CA"/>
          </w:rPr>
          <w:delText>the published literature</w:delText>
        </w:r>
        <w:r w:rsidR="006A03DF" w:rsidRPr="00B748E3" w:rsidDel="00F83D2C">
          <w:rPr>
            <w:rFonts w:ascii="Times New Roman" w:hAnsi="Times New Roman" w:cs="Times New Roman"/>
            <w:lang w:val="en-CA"/>
          </w:rPr>
          <w:delText xml:space="preserve"> </w:delText>
        </w:r>
        <w:r w:rsidR="006A03DF" w:rsidDel="00F83D2C">
          <w:rPr>
            <w:rFonts w:ascii="Times New Roman" w:hAnsi="Times New Roman" w:cs="Times New Roman"/>
            <w:lang w:val="en-CA"/>
          </w:rPr>
          <w:delText>to</w:delText>
        </w:r>
        <w:r w:rsidR="006A03DF" w:rsidRPr="00B748E3" w:rsidDel="00F83D2C">
          <w:rPr>
            <w:rFonts w:ascii="Times New Roman" w:hAnsi="Times New Roman" w:cs="Times New Roman"/>
            <w:lang w:val="en-CA"/>
          </w:rPr>
          <w:delText xml:space="preserve"> </w:delText>
        </w:r>
      </w:del>
      <w:r w:rsidR="00932DB1">
        <w:rPr>
          <w:rFonts w:ascii="Times New Roman" w:hAnsi="Times New Roman" w:cs="Times New Roman"/>
          <w:lang w:val="en-CA"/>
        </w:rPr>
        <w:t>assess</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ins w:id="155" w:author="Isabelle Cote" w:date="2020-09-01T12:39:00Z">
        <w:r w:rsidR="00F83D2C">
          <w:rPr>
            <w:rFonts w:ascii="Times New Roman" w:hAnsi="Times New Roman" w:cs="Times New Roman"/>
            <w:lang w:val="en-CA"/>
          </w:rPr>
          <w:t xml:space="preserve">different </w:t>
        </w:r>
      </w:ins>
      <w:r w:rsidR="006A03DF">
        <w:rPr>
          <w:rFonts w:ascii="Times New Roman" w:hAnsi="Times New Roman" w:cs="Times New Roman"/>
          <w:lang w:val="en-CA"/>
        </w:rPr>
        <w:t>marine ecosystems</w:t>
      </w:r>
      <w:ins w:id="156" w:author="Isabelle Cote" w:date="2020-09-01T12:39:00Z">
        <w:r w:rsidR="00F83D2C">
          <w:rPr>
            <w:rFonts w:ascii="Times New Roman" w:hAnsi="Times New Roman" w:cs="Times New Roman"/>
            <w:lang w:val="en-CA"/>
          </w:rPr>
          <w:t>, and specifically test whether these effects are more marked in nutrient-poor environments</w:t>
        </w:r>
      </w:ins>
      <w:r w:rsidR="00212B39" w:rsidRPr="00B748E3">
        <w:rPr>
          <w:rFonts w:ascii="Times New Roman" w:hAnsi="Times New Roman" w:cs="Times New Roman"/>
          <w:lang w:val="en-CA"/>
        </w:rPr>
        <w:t xml:space="preserve">. </w:t>
      </w:r>
      <w:ins w:id="157" w:author="Isabelle Cote" w:date="2020-09-01T12:40:00Z">
        <w:r w:rsidR="00F83D2C">
          <w:rPr>
            <w:rFonts w:ascii="Times New Roman" w:hAnsi="Times New Roman" w:cs="Times New Roman"/>
            <w:lang w:val="en-CA"/>
          </w:rPr>
          <w:t>By c</w:t>
        </w:r>
      </w:ins>
      <w:ins w:id="158" w:author="Isabelle Cote" w:date="2020-09-01T12:38:00Z">
        <w:r w:rsidR="00F83D2C" w:rsidRPr="00B748E3">
          <w:rPr>
            <w:rFonts w:ascii="Times New Roman" w:hAnsi="Times New Roman" w:cs="Times New Roman"/>
            <w:lang w:val="en-CA"/>
          </w:rPr>
          <w:t>onduct</w:t>
        </w:r>
      </w:ins>
      <w:ins w:id="159" w:author="Isabelle Cote" w:date="2020-09-01T12:40:00Z">
        <w:r w:rsidR="00F83D2C">
          <w:rPr>
            <w:rFonts w:ascii="Times New Roman" w:hAnsi="Times New Roman" w:cs="Times New Roman"/>
            <w:lang w:val="en-CA"/>
          </w:rPr>
          <w:t>ing a systematic review and</w:t>
        </w:r>
      </w:ins>
      <w:ins w:id="160" w:author="Isabelle Cote" w:date="2020-09-01T12:38:00Z">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the published literature</w:t>
        </w:r>
      </w:ins>
      <w:ins w:id="161" w:author="Isabelle Cote" w:date="2020-09-01T12:40:00Z">
        <w:r w:rsidR="00F83D2C">
          <w:rPr>
            <w:rFonts w:ascii="Times New Roman" w:hAnsi="Times New Roman" w:cs="Times New Roman"/>
            <w:lang w:val="en-CA"/>
          </w:rPr>
          <w:t>, w</w:t>
        </w:r>
      </w:ins>
      <w:del w:id="162" w:author="Isabelle Cote" w:date="2020-09-01T12:40:00Z">
        <w:r w:rsidR="00212B39" w:rsidRPr="00B748E3" w:rsidDel="00F83D2C">
          <w:rPr>
            <w:rFonts w:ascii="Times New Roman" w:hAnsi="Times New Roman" w:cs="Times New Roman"/>
            <w:lang w:val="en-CA"/>
          </w:rPr>
          <w:delText>W</w:delText>
        </w:r>
      </w:del>
      <w:r w:rsidR="00212B39" w:rsidRPr="00B748E3">
        <w:rPr>
          <w:rFonts w:ascii="Times New Roman" w:hAnsi="Times New Roman" w:cs="Times New Roman"/>
          <w:lang w:val="en-CA"/>
        </w:rPr>
        <w:t xml:space="preserve">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w:t>
      </w:r>
      <w:r w:rsidR="00932DB1">
        <w:rPr>
          <w:rFonts w:ascii="Times New Roman" w:hAnsi="Times New Roman" w:cs="Times New Roman"/>
          <w:lang w:val="en-CA"/>
        </w:rPr>
        <w:t xml:space="preserve">abiotic </w:t>
      </w:r>
      <w:r w:rsidR="006A03DF">
        <w:rPr>
          <w:rFonts w:ascii="Times New Roman" w:hAnsi="Times New Roman" w:cs="Times New Roman"/>
          <w:lang w:val="en-CA"/>
        </w:rPr>
        <w:t>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marine animals in ecosystem nutrient </w:t>
      </w:r>
      <w:commentRangeStart w:id="163"/>
      <w:r w:rsidR="00090008">
        <w:rPr>
          <w:rFonts w:ascii="Times New Roman" w:hAnsi="Times New Roman" w:cs="Times New Roman"/>
          <w:lang w:val="en-CA"/>
        </w:rPr>
        <w:t>dynamics</w:t>
      </w:r>
      <w:commentRangeEnd w:id="163"/>
      <w:r w:rsidR="00F83D2C">
        <w:rPr>
          <w:rStyle w:val="CommentReference"/>
        </w:rPr>
        <w:commentReference w:id="163"/>
      </w:r>
      <w:r w:rsidR="00090008">
        <w:rPr>
          <w:rFonts w:ascii="Times New Roman" w:hAnsi="Times New Roman" w:cs="Times New Roman"/>
          <w:lang w:val="en-CA"/>
        </w:rPr>
        <w:t>.</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52A8EEFC" w14:textId="1CF9C355" w:rsidR="001C546F" w:rsidRPr="00B748E3" w:rsidRDefault="00D622A8" w:rsidP="000D389D">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ins w:id="164" w:author="Isabelle Cote" w:date="2020-09-01T11:18:00Z">
        <w:r w:rsidR="0060588D">
          <w:rPr>
            <w:rFonts w:ascii="Times New Roman" w:hAnsi="Times New Roman" w:cs="Times New Roman"/>
            <w:lang w:val="en-CA"/>
          </w:rPr>
          <w:t>-</w:t>
        </w:r>
      </w:ins>
      <w:del w:id="165" w:author="Isabelle Cote" w:date="2020-09-01T11:18:00Z">
        <w:r w:rsidR="00212B39" w:rsidRPr="00B748E3" w:rsidDel="0060588D">
          <w:rPr>
            <w:rFonts w:ascii="Times New Roman" w:hAnsi="Times New Roman" w:cs="Times New Roman"/>
            <w:lang w:val="en-CA"/>
          </w:rPr>
          <w:delText xml:space="preserve"> </w:delText>
        </w:r>
      </w:del>
      <w:r w:rsidR="00212B39" w:rsidRPr="00B748E3">
        <w:rPr>
          <w:rFonts w:ascii="Times New Roman" w:hAnsi="Times New Roman" w:cs="Times New Roman"/>
          <w:lang w:val="en-CA"/>
        </w:rPr>
        <w:t xml:space="preserve">provisioned nutrients on </w:t>
      </w:r>
      <w:ins w:id="166" w:author="Isabelle Cote" w:date="2020-09-01T11:18:00Z">
        <w:r w:rsidR="0060588D">
          <w:rPr>
            <w:rFonts w:ascii="Times New Roman" w:hAnsi="Times New Roman" w:cs="Times New Roman"/>
            <w:lang w:val="en-CA"/>
          </w:rPr>
          <w:t xml:space="preserve">marine </w:t>
        </w:r>
      </w:ins>
      <w:r w:rsidR="00212B39" w:rsidRPr="00B748E3">
        <w:rPr>
          <w:rFonts w:ascii="Times New Roman" w:hAnsi="Times New Roman" w:cs="Times New Roman"/>
          <w:lang w:val="en-CA"/>
        </w:rPr>
        <w:t>primary producers. In Web of Science</w:t>
      </w:r>
      <w:r w:rsidR="00D37B45">
        <w:rPr>
          <w:rFonts w:ascii="Times New Roman" w:hAnsi="Times New Roman" w:cs="Times New Roman"/>
          <w:lang w:val="en-CA"/>
        </w:rPr>
        <w:sym w:font="Symbol" w:char="F0E4"/>
      </w:r>
      <w:r w:rsidR="00212B39" w:rsidRPr="00B748E3">
        <w:rPr>
          <w:rFonts w:ascii="Times New Roman" w:hAnsi="Times New Roman" w:cs="Times New Roman"/>
          <w:lang w:val="en-CA"/>
        </w:rPr>
        <w:t xml:space="preserve">, we used the search string </w:t>
      </w:r>
      <w:r w:rsidR="00212B39" w:rsidRPr="00B748E3">
        <w:rPr>
          <w:rFonts w:ascii="Times New Roman" w:hAnsi="Times New Roman" w:cs="Times New Roman"/>
        </w:rPr>
        <w:t>(</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xml:space="preserve">* OR primary prod* OR seagrass* OR sea grass* OR seaweed* OR mangrove*) AND (reef OR subtidal OR intertidal OR coast* OR marine OR benthic OR coral OR kelp) AND (grow* OR grew OR biomass OR abundance OR </w:t>
      </w:r>
      <w:commentRangeStart w:id="167"/>
      <w:r w:rsidR="00212B39" w:rsidRPr="00B748E3">
        <w:rPr>
          <w:rFonts w:ascii="Times New Roman" w:hAnsi="Times New Roman" w:cs="Times New Roman"/>
        </w:rPr>
        <w:t>weight</w:t>
      </w:r>
      <w:commentRangeEnd w:id="167"/>
      <w:r w:rsidR="0060588D">
        <w:rPr>
          <w:rStyle w:val="CommentReference"/>
        </w:rPr>
        <w:commentReference w:id="167"/>
      </w:r>
      <w:r w:rsidR="00212B39" w:rsidRPr="00B748E3">
        <w:rPr>
          <w:rFonts w:ascii="Times New Roman" w:hAnsi="Times New Roman" w:cs="Times New Roman"/>
        </w:rPr>
        <w:t>)</w:t>
      </w:r>
      <w:r w:rsidR="004F7961">
        <w:rPr>
          <w:rFonts w:ascii="Times New Roman" w:hAnsi="Times New Roman" w:cs="Times New Roman"/>
        </w:rPr>
        <w:t>. In total, this search yielded</w:t>
      </w:r>
      <w:r w:rsidR="00212B39" w:rsidRPr="00B748E3">
        <w:rPr>
          <w:rFonts w:ascii="Times New Roman" w:hAnsi="Times New Roman" w:cs="Times New Roman"/>
        </w:rPr>
        <w:t xml:space="preserve"> 1,257 publications. We refined this list by only including </w:t>
      </w:r>
      <w:r w:rsidR="00212B39" w:rsidRPr="00B748E3">
        <w:rPr>
          <w:rFonts w:ascii="Times New Roman" w:hAnsi="Times New Roman" w:cs="Times New Roman"/>
        </w:rPr>
        <w:lastRenderedPageBreak/>
        <w:t xml:space="preserve">articles </w:t>
      </w:r>
      <w:r w:rsidR="00090008">
        <w:rPr>
          <w:rFonts w:ascii="Times New Roman" w:hAnsi="Times New Roman" w:cs="Times New Roman"/>
        </w:rPr>
        <w:t>and</w:t>
      </w:r>
      <w:r w:rsidR="00212B39" w:rsidRPr="00B748E3">
        <w:rPr>
          <w:rFonts w:ascii="Times New Roman" w:hAnsi="Times New Roman" w:cs="Times New Roman"/>
        </w:rPr>
        <w:t xml:space="preserve"> proceedings </w:t>
      </w:r>
      <w:commentRangeStart w:id="168"/>
      <w:r w:rsidR="00212B39" w:rsidRPr="00B748E3">
        <w:rPr>
          <w:rFonts w:ascii="Times New Roman" w:hAnsi="Times New Roman" w:cs="Times New Roman"/>
        </w:rPr>
        <w:t>papers</w:t>
      </w:r>
      <w:commentRangeEnd w:id="168"/>
      <w:r w:rsidR="0060588D">
        <w:rPr>
          <w:rStyle w:val="CommentReference"/>
        </w:rPr>
        <w:commentReference w:id="168"/>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w:t>
      </w:r>
      <w:r w:rsidR="00D37B45">
        <w:rPr>
          <w:rFonts w:ascii="Times New Roman" w:hAnsi="Times New Roman" w:cs="Times New Roman"/>
          <w:lang w:val="en-CA"/>
        </w:rPr>
        <w:sym w:font="Symbol" w:char="F0E4"/>
      </w:r>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on August 13, 2020, using the same search string. This second search resulted in 1,428 publications, which</w:t>
      </w:r>
      <w:r w:rsidR="00D37B45">
        <w:rPr>
          <w:rFonts w:ascii="Times New Roman" w:hAnsi="Times New Roman" w:cs="Times New Roman"/>
        </w:rPr>
        <w:t>,</w:t>
      </w:r>
      <w:r w:rsidRPr="00B748E3">
        <w:rPr>
          <w:rFonts w:ascii="Times New Roman" w:hAnsi="Times New Roman" w:cs="Times New Roman"/>
        </w:rPr>
        <w:t xml:space="preserve">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literature and reports</w:t>
      </w:r>
      <w:r w:rsidR="00D37B45">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del w:id="169" w:author="Isabelle Cote" w:date="2020-09-01T11:19:00Z">
        <w:r w:rsidR="00D37B45" w:rsidRPr="00B748E3" w:rsidDel="0060588D">
          <w:rPr>
            <w:rFonts w:ascii="Times New Roman" w:hAnsi="Times New Roman" w:cs="Times New Roman"/>
          </w:rPr>
          <w:delText xml:space="preserve"> </w:delText>
        </w:r>
      </w:del>
      <w:r w:rsidRPr="00B748E3">
        <w:rPr>
          <w:rFonts w:ascii="Times New Roman" w:hAnsi="Times New Roman" w:cs="Times New Roman"/>
        </w:rPr>
        <w:t xml:space="preserve">. We merged these two searches to result in 1429 publications once duplicates were removed. </w:t>
      </w:r>
    </w:p>
    <w:p w14:paraId="35E51AF4" w14:textId="53180FBE" w:rsidR="00212B39" w:rsidRDefault="00D622A8" w:rsidP="000D389D">
      <w:pPr>
        <w:spacing w:line="360" w:lineRule="auto"/>
        <w:ind w:firstLine="720"/>
        <w:rPr>
          <w:rFonts w:ascii="Times New Roman" w:hAnsi="Times New Roman" w:cs="Times New Roman"/>
        </w:rPr>
      </w:pPr>
      <w:r w:rsidRPr="00B748E3">
        <w:rPr>
          <w:rFonts w:ascii="Times New Roman" w:hAnsi="Times New Roman" w:cs="Times New Roman"/>
        </w:rPr>
        <w:t>We scanned titles</w:t>
      </w:r>
      <w:r w:rsidR="0061497D">
        <w:rPr>
          <w:rFonts w:ascii="Times New Roman" w:hAnsi="Times New Roman" w:cs="Times New Roman"/>
        </w:rPr>
        <w:t xml:space="preserve"> and abstracts</w:t>
      </w:r>
      <w:r w:rsidRPr="00B748E3">
        <w:rPr>
          <w:rFonts w:ascii="Times New Roman" w:hAnsi="Times New Roman" w:cs="Times New Roman"/>
        </w:rPr>
        <w:t xml:space="preserve"> for inclusion, based on the following criteria: 1) </w:t>
      </w:r>
      <w:ins w:id="170" w:author="Isabelle Cote" w:date="2020-09-01T11:19:00Z">
        <w:r w:rsidR="0060588D">
          <w:rPr>
            <w:rFonts w:ascii="Times New Roman" w:hAnsi="Times New Roman" w:cs="Times New Roman"/>
          </w:rPr>
          <w:t xml:space="preserve">the </w:t>
        </w:r>
      </w:ins>
      <w:r w:rsidR="00472977" w:rsidRPr="00B748E3">
        <w:rPr>
          <w:rFonts w:ascii="Times New Roman" w:hAnsi="Times New Roman" w:cs="Times New Roman"/>
        </w:rPr>
        <w:t>s</w:t>
      </w:r>
      <w:r w:rsidRPr="00B748E3">
        <w:rPr>
          <w:rFonts w:ascii="Times New Roman" w:hAnsi="Times New Roman" w:cs="Times New Roman"/>
        </w:rPr>
        <w:t xml:space="preserve">tudy </w:t>
      </w:r>
      <w:ins w:id="171" w:author="Isabelle Cote" w:date="2020-09-01T11:19:00Z">
        <w:r w:rsidR="0060588D">
          <w:rPr>
            <w:rFonts w:ascii="Times New Roman" w:hAnsi="Times New Roman" w:cs="Times New Roman"/>
          </w:rPr>
          <w:t xml:space="preserve">had to have been </w:t>
        </w:r>
      </w:ins>
      <w:r w:rsidRPr="00B748E3">
        <w:rPr>
          <w:rFonts w:ascii="Times New Roman" w:hAnsi="Times New Roman" w:cs="Times New Roman"/>
        </w:rPr>
        <w:t xml:space="preserve">conducted in a marine environment, 2) </w:t>
      </w:r>
      <w:r w:rsidR="00472977" w:rsidRPr="00B748E3">
        <w:rPr>
          <w:rFonts w:ascii="Times New Roman" w:hAnsi="Times New Roman" w:cs="Times New Roman"/>
        </w:rPr>
        <w:t>a</w:t>
      </w:r>
      <w:r w:rsidRPr="00B748E3">
        <w:rPr>
          <w:rFonts w:ascii="Times New Roman" w:hAnsi="Times New Roman" w:cs="Times New Roman"/>
        </w:rPr>
        <w:t xml:space="preserve">nimals </w:t>
      </w:r>
      <w:del w:id="172" w:author="Isabelle Cote" w:date="2020-09-01T11:19:00Z">
        <w:r w:rsidRPr="00B748E3" w:rsidDel="0060588D">
          <w:rPr>
            <w:rFonts w:ascii="Times New Roman" w:hAnsi="Times New Roman" w:cs="Times New Roman"/>
          </w:rPr>
          <w:delText xml:space="preserve">are </w:delText>
        </w:r>
      </w:del>
      <w:ins w:id="173" w:author="Isabelle Cote" w:date="2020-09-01T11:19:00Z">
        <w:r w:rsidR="0060588D">
          <w:rPr>
            <w:rFonts w:ascii="Times New Roman" w:hAnsi="Times New Roman" w:cs="Times New Roman"/>
          </w:rPr>
          <w:t>were</w:t>
        </w:r>
        <w:r w:rsidR="0060588D" w:rsidRPr="00B748E3">
          <w:rPr>
            <w:rFonts w:ascii="Times New Roman" w:hAnsi="Times New Roman" w:cs="Times New Roman"/>
          </w:rPr>
          <w:t xml:space="preserve"> </w:t>
        </w:r>
      </w:ins>
      <w:r w:rsidRPr="00B748E3">
        <w:rPr>
          <w:rFonts w:ascii="Times New Roman" w:hAnsi="Times New Roman" w:cs="Times New Roman"/>
        </w:rPr>
        <w:t>the primary source of nutrient</w:t>
      </w:r>
      <w:r w:rsidR="0061497D">
        <w:rPr>
          <w:rFonts w:ascii="Times New Roman" w:hAnsi="Times New Roman" w:cs="Times New Roman"/>
        </w:rPr>
        <w:t>s</w:t>
      </w:r>
      <w:r w:rsidRPr="00B748E3">
        <w:rPr>
          <w:rFonts w:ascii="Times New Roman" w:hAnsi="Times New Roman" w:cs="Times New Roman"/>
        </w:rPr>
        <w:t xml:space="preserve">, and 3) primary producers were measured in response to this nutrient provisioning. </w:t>
      </w:r>
      <w:r w:rsidR="0061497D">
        <w:rPr>
          <w:rFonts w:ascii="Times New Roman" w:hAnsi="Times New Roman" w:cs="Times New Roman"/>
        </w:rPr>
        <w:t>We will screen the resulting full texts</w:t>
      </w:r>
      <w:r w:rsidR="00932DB1">
        <w:rPr>
          <w:rFonts w:ascii="Times New Roman" w:hAnsi="Times New Roman" w:cs="Times New Roman"/>
        </w:rPr>
        <w:t xml:space="preserve"> (</w:t>
      </w:r>
      <w:commentRangeStart w:id="174"/>
      <w:r w:rsidR="00932DB1">
        <w:rPr>
          <w:rFonts w:ascii="Times New Roman" w:hAnsi="Times New Roman" w:cs="Times New Roman"/>
        </w:rPr>
        <w:t>n = 100</w:t>
      </w:r>
      <w:commentRangeEnd w:id="174"/>
      <w:r w:rsidR="0060588D">
        <w:rPr>
          <w:rStyle w:val="CommentReference"/>
        </w:rPr>
        <w:commentReference w:id="174"/>
      </w:r>
      <w:r w:rsidR="00932DB1">
        <w:rPr>
          <w:rFonts w:ascii="Times New Roman" w:hAnsi="Times New Roman" w:cs="Times New Roman"/>
        </w:rPr>
        <w:t>)</w:t>
      </w:r>
      <w:r w:rsidR="0061497D">
        <w:rPr>
          <w:rFonts w:ascii="Times New Roman" w:hAnsi="Times New Roman" w:cs="Times New Roman"/>
        </w:rPr>
        <w:t xml:space="preserve"> for inclusion</w:t>
      </w:r>
      <w:r w:rsidR="00932DB1">
        <w:rPr>
          <w:rFonts w:ascii="Times New Roman" w:hAnsi="Times New Roman" w:cs="Times New Roman"/>
        </w:rPr>
        <w:t xml:space="preserve"> in the</w:t>
      </w:r>
      <w:r w:rsidR="0061497D">
        <w:rPr>
          <w:rFonts w:ascii="Times New Roman" w:hAnsi="Times New Roman" w:cs="Times New Roman"/>
        </w:rPr>
        <w:t xml:space="preserve"> next</w:t>
      </w:r>
      <w:r w:rsidR="00932DB1">
        <w:rPr>
          <w:rFonts w:ascii="Times New Roman" w:hAnsi="Times New Roman" w:cs="Times New Roman"/>
        </w:rPr>
        <w:t xml:space="preserve"> step of our meta-analysis</w:t>
      </w:r>
      <w:r w:rsidRPr="00B748E3">
        <w:rPr>
          <w:rFonts w:ascii="Times New Roman" w:hAnsi="Times New Roman" w:cs="Times New Roman"/>
        </w:rPr>
        <w:t xml:space="preserve">. </w:t>
      </w:r>
    </w:p>
    <w:p w14:paraId="2B3C96DF" w14:textId="77777777" w:rsidR="00C2024C" w:rsidRDefault="00C2024C" w:rsidP="000D389D">
      <w:pPr>
        <w:spacing w:line="360" w:lineRule="auto"/>
        <w:ind w:firstLine="720"/>
        <w:rPr>
          <w:rFonts w:ascii="Times New Roman" w:hAnsi="Times New Roman" w:cs="Times New Roman"/>
        </w:rPr>
      </w:pPr>
    </w:p>
    <w:p w14:paraId="0DE29ABF" w14:textId="40267D1A"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31D684F0" w14:textId="77777777" w:rsidR="00C2024C" w:rsidRPr="00C2024C" w:rsidRDefault="00C2024C" w:rsidP="00C2024C">
      <w:pPr>
        <w:pStyle w:val="Bibliography"/>
        <w:rPr>
          <w:rFonts w:ascii="Times New Roman" w:hAnsi="Times New Roman" w:cs="Times New Roman"/>
        </w:rPr>
      </w:pPr>
      <w:r>
        <w:rPr>
          <w:lang w:val="en-CA"/>
        </w:rPr>
        <w:fldChar w:fldCharType="begin"/>
      </w:r>
      <w:r>
        <w:rPr>
          <w:lang w:val="en-CA"/>
        </w:rPr>
        <w:instrText xml:space="preserve"> ADDIN ZOTERO_BIBL {"uncited":[],"omitted":[],"custom":[]} CSL_BIBLIOGRAPHY </w:instrText>
      </w:r>
      <w:r>
        <w:rPr>
          <w:lang w:val="en-CA"/>
        </w:rPr>
        <w:fldChar w:fldCharType="separate"/>
      </w:r>
      <w:r w:rsidRPr="00C2024C">
        <w:rPr>
          <w:rFonts w:ascii="Times New Roman" w:hAnsi="Times New Roman" w:cs="Times New Roman"/>
        </w:rPr>
        <w:t>Allgeier, J.E., Burkepile, D.E., Layman, C.A., 2017. Animal pee in the sea: consumer-mediated nutrient dynamics in the world’s changing oceans. Global Change Biology 23, 2166–2178. https://doi.org/10.1111/gcb.13625</w:t>
      </w:r>
    </w:p>
    <w:p w14:paraId="0DB6AB68"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Atkinson, C.L., Capps, K.A., Rugenski, A.T., Vanni, M.J., 2017. Consumer-driven nutrient dynamics in freshwater ecosystems: from individuals to ecosystems. Biological Reviews 92, 2003–2023. https://doi.org/10.1111/brv.12318</w:t>
      </w:r>
    </w:p>
    <w:p w14:paraId="33DA5B7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Darwin, C., 1842. The structure and distribution of coral reefs. Smith, Elder and Co, London  (Reprinted 1962, Univ of  Calif Press).</w:t>
      </w:r>
    </w:p>
    <w:p w14:paraId="5AF2F3C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Gruner, D.S., Smith, J.E., Seabloom, E.W., Sandin, S.A., Ngai, J.T., Hillebrand, H., Harpole, W.S., Elser, J.J., Cleland, E.E., Bracken, M.E.S., Borer, E.T., Bolker, B.M., 2008. A cross-system synthesis of consumer and nutrient resource control on producer biomass. Ecology Letters 11, 740–755. https://doi.org/10.1111/j.1461-0248.2008.01192.x</w:t>
      </w:r>
    </w:p>
    <w:p w14:paraId="357E6764"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4D51423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Jackson, G.A., 1977. Nutrients and Production of Giant Kelp, Macrocystis pyrifera, Off Southern California. Limnology and Oceanography 22, 979–995.</w:t>
      </w:r>
    </w:p>
    <w:p w14:paraId="41661E7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McNaughton, S.J., Ruess, R.W., Seagle, S.W., 1988. Large Mammals and Process Dynamics in African Ecosystems. BioScience 38, 794–800. https://doi.org/10.2307/1310789</w:t>
      </w:r>
    </w:p>
    <w:p w14:paraId="05AC411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McPhee-Shaw, E.E., Siegel, D.A., Washburn, L., Brzezinski, M.A., Jones, J.L., Leydecker, A., Melack, J., 2007. Mechanisms for nutrient delivery to the inner shelf: Observations from the Santa Barbara Channel. Limnology and Oceanography 52, 1748–1766. https://doi.org/10.4319/lo.2007.52.5.1748</w:t>
      </w:r>
    </w:p>
    <w:p w14:paraId="3C4A7C4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Meyer, J.L., Schultz, E.T., Helfman, G.S., 1983. Fish Schools: An Asset to Corals. Science 220, 1047–1049. https://doi.org/10.1126/science.220.4601.1047</w:t>
      </w:r>
    </w:p>
    <w:p w14:paraId="108E96F9"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49428681"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Pfister, C.A., Altabet, M.A., Post, D., 2014. Animal regeneration and microbial retention of nitrogen along coastal rocky shores. Ecology 95, 2803–2814. https://doi.org/10.1890/13-1825.1</w:t>
      </w:r>
    </w:p>
    <w:p w14:paraId="182ED79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Phillips, J.C., Hurd, C.L., 2004. Kinetics of Nitrate, Ammonium, and Urea Uptake by Four Intertidal Seaweeds from New Zealand1. Journal of Phycology 40, 534–545. https://doi.org/10.1111/j.1529-8817.2004.03157.x</w:t>
      </w:r>
    </w:p>
    <w:p w14:paraId="58123FDB"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Polis, G.A., 1999. Why Are Parts of the World Green? Multiple Factors Control Productivity and the Distribution of Biomass. Oikos 86, 3–15. https://doi.org/10.2307/3546565</w:t>
      </w:r>
    </w:p>
    <w:p w14:paraId="4F2899A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Poore, A.G.B., Campbell, A.H., Coleman, R.A., Edgar, G.J., Jormalainen, V., Reynolds, P.L., Sotka, E.E., Stachowicz, J.J., Taylor, R.B., Vanderklift, M.A., Duffy, J.E., 2012. Global patterns in the impact of marine herbivores on benthic primary producers. Ecology Letters 15, 912–922. https://doi.org/10.1111/j.1461-0248.2012.01804.x</w:t>
      </w:r>
    </w:p>
    <w:p w14:paraId="639ADD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Probyn, T.A., McQuaid, C.D., 1985. In-situ measurements of nitrogenous nutrient uptake by kelp (Ecklonia maxima) and phytoplankton in a nitrate-rich upwelling environment. Mar. Biol. 88, 149–154. https://doi.org/10.1007/BF00397162</w:t>
      </w:r>
    </w:p>
    <w:p w14:paraId="4729B48F"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Ryther, J.H., Dunstan, W.M., 1971. Nitrogen, Phosphorus, and Eutrophication in the Coastal Marine Environment. Science 171, 1008–1013. https://doi.org/10.1126/science.171.3975.1008</w:t>
      </w:r>
    </w:p>
    <w:p w14:paraId="2600B20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Sarmiento, J.L., Gruber, N., Brzezinski, M.A., Dunne, J.P., 2004. High-latitude controls of thermocline nutrients and low latitude biological productivity. Nature 427, 56–60. https://doi.org/10.1038/nature02127</w:t>
      </w:r>
    </w:p>
    <w:p w14:paraId="03B9CB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Sitters, J., Bakker, E.S., Veldhuis, M.P., Veen, G.F., Olde Venterink, H., Vanni, M.J., 2017. The Stoichiometry of Nutrient Release by Terrestrial Herbivores and Its Ecosystem Consequences. Front. Earth Sci. 5. https://doi.org/10.3389/feart.2017.00032</w:t>
      </w:r>
    </w:p>
    <w:p w14:paraId="09B9E56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Smith, V.H., Tilman, G.D., Nekola, J.C., 1999. Eutrophication: impacts of excess nutrient inputs on freshwater, marine, and terrestrial ecosystems. Environmental Pollution 100, 179–196. https://doi.org/10.1016/S0269-7491(99)00091-3</w:t>
      </w:r>
    </w:p>
    <w:p w14:paraId="3BA26760"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Vanni, M.J., 2002. Nutrient Cycling by Animals in Freshwater Ecosystems. Annual Review of Ecology and Systematics 33, 341–370. https://doi.org/10.1146/annurev.ecolsys.33.010802.150519</w:t>
      </w:r>
    </w:p>
    <w:p w14:paraId="3B4937E9" w14:textId="7A586F8C" w:rsidR="00CE5E3D" w:rsidRPr="00C2024C" w:rsidRDefault="00C2024C" w:rsidP="00C2024C">
      <w:pPr>
        <w:spacing w:line="360" w:lineRule="auto"/>
        <w:rPr>
          <w:rFonts w:ascii="Times New Roman" w:hAnsi="Times New Roman" w:cs="Times New Roman"/>
          <w:lang w:val="en-CA"/>
        </w:rPr>
      </w:pPr>
      <w:r>
        <w:rPr>
          <w:rFonts w:ascii="Times New Roman" w:hAnsi="Times New Roman" w:cs="Times New Roman"/>
          <w:lang w:val="en-CA"/>
        </w:rPr>
        <w:lastRenderedPageBreak/>
        <w:fldChar w:fldCharType="end"/>
      </w:r>
    </w:p>
    <w:p w14:paraId="662CE784" w14:textId="77777777" w:rsidR="00CE5E3D" w:rsidRDefault="00CE5E3D" w:rsidP="00CE5E3D">
      <w:pPr>
        <w:pStyle w:val="Header"/>
        <w:tabs>
          <w:tab w:val="right" w:pos="13860"/>
        </w:tabs>
        <w:ind w:left="720"/>
        <w:rPr>
          <w:rFonts w:ascii="Calibri" w:hAnsi="Calibri"/>
          <w:b/>
          <w:bCs/>
          <w:sz w:val="28"/>
          <w:szCs w:val="28"/>
        </w:rPr>
      </w:pPr>
    </w:p>
    <w:p w14:paraId="02F2B286" w14:textId="77777777" w:rsidR="00CE5E3D" w:rsidRDefault="00CE5E3D" w:rsidP="00CE5E3D">
      <w:pPr>
        <w:pStyle w:val="Header"/>
        <w:tabs>
          <w:tab w:val="right" w:pos="13860"/>
        </w:tabs>
        <w:ind w:left="720"/>
        <w:rPr>
          <w:rFonts w:ascii="Calibri" w:hAnsi="Calibri"/>
          <w:b/>
          <w:bCs/>
          <w:sz w:val="28"/>
          <w:szCs w:val="28"/>
        </w:rPr>
      </w:pPr>
    </w:p>
    <w:p w14:paraId="33B78018" w14:textId="77777777" w:rsidR="00CE5E3D" w:rsidRPr="000919AC" w:rsidRDefault="00CE5E3D" w:rsidP="00CE5E3D">
      <w:pPr>
        <w:pStyle w:val="Header"/>
        <w:tabs>
          <w:tab w:val="right" w:pos="13860"/>
        </w:tabs>
        <w:ind w:left="720"/>
        <w:rPr>
          <w:sz w:val="28"/>
          <w:szCs w:val="28"/>
        </w:rPr>
      </w:pPr>
      <w:r>
        <w:rPr>
          <w:noProof/>
        </w:rPr>
        <w:drawing>
          <wp:anchor distT="36576" distB="36576" distL="36576" distR="36576" simplePos="0" relativeHeight="251680768" behindDoc="0" locked="0" layoutInCell="1" allowOverlap="1" wp14:anchorId="7325BCF2" wp14:editId="09CE7466">
            <wp:simplePos x="0" y="0"/>
            <wp:positionH relativeFrom="column">
              <wp:posOffset>-571500</wp:posOffset>
            </wp:positionH>
            <wp:positionV relativeFrom="paragraph">
              <wp:posOffset>-228600</wp:posOffset>
            </wp:positionV>
            <wp:extent cx="685800" cy="623570"/>
            <wp:effectExtent l="0" t="0" r="0" b="0"/>
            <wp:wrapNone/>
            <wp:docPr id="23" name="Picture 23" descr="Consort-Logo-Graphic-30-12-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Consort-Logo-Graphic-30-12-071"/>
                    <pic:cNvPicPr>
                      <a:picLocks/>
                    </pic:cNvPicPr>
                  </pic:nvPicPr>
                  <pic:blipFill>
                    <a:blip r:embed="rId10">
                      <a:extLst>
                        <a:ext uri="{28A0092B-C50C-407E-A947-70E740481C1C}">
                          <a14:useLocalDpi xmlns:a14="http://schemas.microsoft.com/office/drawing/2010/main" val="0"/>
                        </a:ext>
                      </a:extLst>
                    </a:blip>
                    <a:srcRect l="3000" t="20689" r="87100" b="17241"/>
                    <a:stretch>
                      <a:fillRect/>
                    </a:stretch>
                  </pic:blipFill>
                  <pic:spPr bwMode="auto">
                    <a:xfrm>
                      <a:off x="0" y="0"/>
                      <a:ext cx="685800" cy="6235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95264">
        <w:rPr>
          <w:rFonts w:ascii="Calibri" w:hAnsi="Calibri"/>
          <w:b/>
          <w:bCs/>
          <w:sz w:val="28"/>
          <w:szCs w:val="28"/>
        </w:rPr>
        <w:t xml:space="preserve">PRISMA 2009 </w:t>
      </w:r>
      <w:r>
        <w:rPr>
          <w:rFonts w:ascii="Calibri" w:hAnsi="Calibri"/>
          <w:b/>
          <w:bCs/>
          <w:sz w:val="28"/>
          <w:szCs w:val="28"/>
        </w:rPr>
        <w:t>Flow Diagram</w:t>
      </w:r>
    </w:p>
    <w:p w14:paraId="21B9E227" w14:textId="77777777" w:rsidR="00CE5E3D" w:rsidRDefault="00CE5E3D" w:rsidP="00CE5E3D">
      <w:r>
        <w:rPr>
          <w:noProof/>
        </w:rPr>
        <mc:AlternateContent>
          <mc:Choice Requires="wps">
            <w:drawing>
              <wp:anchor distT="36576" distB="36576" distL="36576" distR="36576" simplePos="0" relativeHeight="251677696" behindDoc="0" locked="0" layoutInCell="1" allowOverlap="1" wp14:anchorId="5054107F" wp14:editId="4409AEC1">
                <wp:simplePos x="0" y="0"/>
                <wp:positionH relativeFrom="column">
                  <wp:posOffset>2743200</wp:posOffset>
                </wp:positionH>
                <wp:positionV relativeFrom="paragraph">
                  <wp:posOffset>5612130</wp:posOffset>
                </wp:positionV>
                <wp:extent cx="0" cy="342900"/>
                <wp:effectExtent l="63500" t="0" r="25400" b="2540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726F5F" id="_x0000_t32" coordsize="21600,21600" o:spt="32" o:oned="t" path="m,l21600,21600e" filled="f">
                <v:path arrowok="t" fillok="f" o:connecttype="none"/>
                <o:lock v:ext="edit" shapetype="t"/>
              </v:shapetype>
              <v:shape id="AutoShape 22" o:spid="_x0000_s1026" type="#_x0000_t32" style="position:absolute;margin-left:3in;margin-top:441.9pt;width:0;height:27pt;z-index:2516776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281FB0E" wp14:editId="0F8912DE">
                <wp:simplePos x="0" y="0"/>
                <wp:positionH relativeFrom="column">
                  <wp:posOffset>1885950</wp:posOffset>
                </wp:positionH>
                <wp:positionV relativeFrom="paragraph">
                  <wp:posOffset>5955030</wp:posOffset>
                </wp:positionV>
                <wp:extent cx="1714500" cy="914400"/>
                <wp:effectExtent l="0" t="0" r="0" b="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14400"/>
                        </a:xfrm>
                        <a:prstGeom prst="rect">
                          <a:avLst/>
                        </a:prstGeom>
                        <a:solidFill>
                          <a:srgbClr val="FFFFFF"/>
                        </a:solidFill>
                        <a:ln w="9525">
                          <a:solidFill>
                            <a:srgbClr val="000000"/>
                          </a:solidFill>
                          <a:miter lim="800000"/>
                          <a:headEnd/>
                          <a:tailEnd/>
                        </a:ln>
                      </wps:spPr>
                      <wps:txbx>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1FB0E" id="Rectangle 21" o:spid="_x0000_s1026" style="position:absolute;margin-left:148.5pt;margin-top:468.9pt;width:13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">
                <v:path arrowok="t"/>
                <v:textbox inset=",7.2pt,,7.2pt">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8A58CC4" wp14:editId="221604EF">
                <wp:simplePos x="0" y="0"/>
                <wp:positionH relativeFrom="column">
                  <wp:posOffset>1885950</wp:posOffset>
                </wp:positionH>
                <wp:positionV relativeFrom="paragraph">
                  <wp:posOffset>4926330</wp:posOffset>
                </wp:positionV>
                <wp:extent cx="1714500" cy="685800"/>
                <wp:effectExtent l="0" t="0" r="0" b="0"/>
                <wp:wrapNone/>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 xml:space="preserve">(n = </w:t>
                            </w:r>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58CC4" id="Rectangle 20" o:spid="_x0000_s1027" style="position:absolute;margin-left:148.5pt;margin-top:387.9pt;width:13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">
                <v:path arrowok="t"/>
                <v:textbox inset=",7.2pt,,7.2pt">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1C81479" wp14:editId="33C64305">
                <wp:simplePos x="0" y="0"/>
                <wp:positionH relativeFrom="column">
                  <wp:posOffset>4229100</wp:posOffset>
                </wp:positionH>
                <wp:positionV relativeFrom="paragraph">
                  <wp:posOffset>3897630</wp:posOffset>
                </wp:positionV>
                <wp:extent cx="1714500" cy="685800"/>
                <wp:effectExtent l="0" t="0" r="0" b="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 xml:space="preserve">(n = </w:t>
                            </w:r>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81479" id="Rectangle 19" o:spid="_x0000_s1028" style="position:absolute;margin-left:333pt;margin-top:306.9pt;width:13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">
                <v:path arrowok="t"/>
                <v:textbox inset=",7.2pt,,7.2pt">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9744" behindDoc="0" locked="0" layoutInCell="1" allowOverlap="1" wp14:anchorId="5805E138" wp14:editId="749E0957">
                <wp:simplePos x="0" y="0"/>
                <wp:positionH relativeFrom="column">
                  <wp:posOffset>3600450</wp:posOffset>
                </wp:positionH>
                <wp:positionV relativeFrom="paragraph">
                  <wp:posOffset>4240530</wp:posOffset>
                </wp:positionV>
                <wp:extent cx="628650" cy="0"/>
                <wp:effectExtent l="0" t="63500" r="0" b="63500"/>
                <wp:wrapNone/>
                <wp:docPr id="1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A77EF5" id="AutoShape 18" o:spid="_x0000_s1026" type="#_x0000_t32" style="position:absolute;margin-left:283.5pt;margin-top:333.9pt;width:49.5pt;height:0;z-index:2516797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">
                <v:stroke endarrow="block"/>
                <v:shadow color="#ccc"/>
                <o:lock v:ext="edit" shapetype="f"/>
              </v:shape>
            </w:pict>
          </mc:Fallback>
        </mc:AlternateContent>
      </w:r>
      <w:r>
        <w:rPr>
          <w:noProof/>
        </w:rPr>
        <mc:AlternateContent>
          <mc:Choice Requires="wps">
            <w:drawing>
              <wp:anchor distT="36576" distB="36576" distL="36576" distR="36576" simplePos="0" relativeHeight="251676672" behindDoc="0" locked="0" layoutInCell="1" allowOverlap="1" wp14:anchorId="6DD9534D" wp14:editId="455DA530">
                <wp:simplePos x="0" y="0"/>
                <wp:positionH relativeFrom="column">
                  <wp:posOffset>2743200</wp:posOffset>
                </wp:positionH>
                <wp:positionV relativeFrom="paragraph">
                  <wp:posOffset>4583430</wp:posOffset>
                </wp:positionV>
                <wp:extent cx="0" cy="342900"/>
                <wp:effectExtent l="63500" t="0" r="25400" b="254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F482A7" id="AutoShape 17" o:spid="_x0000_s1026" type="#_x0000_t32" style="position:absolute;margin-left:3in;margin-top:360.9pt;width:0;height:27pt;z-index:251676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">
                <v:stroke endarrow="block"/>
                <v:shadow color="#ccc"/>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3496F1CA" wp14:editId="1DC69393">
                <wp:simplePos x="0" y="0"/>
                <wp:positionH relativeFrom="column">
                  <wp:posOffset>1885950</wp:posOffset>
                </wp:positionH>
                <wp:positionV relativeFrom="paragraph">
                  <wp:posOffset>3897630</wp:posOffset>
                </wp:positionV>
                <wp:extent cx="1714500" cy="685800"/>
                <wp:effectExtent l="0" t="0" r="0" b="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 xml:space="preserve">(n = </w:t>
                            </w:r>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6F1CA" id="Rectangle 16" o:spid="_x0000_s1029" style="position:absolute;margin-left:148.5pt;margin-top:306.9pt;width:1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">
                <v:path arrowok="t"/>
                <v:textbox inset=",7.2pt,,7.2pt">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8720" behindDoc="0" locked="0" layoutInCell="1" allowOverlap="1" wp14:anchorId="661822ED" wp14:editId="4700C499">
                <wp:simplePos x="0" y="0"/>
                <wp:positionH relativeFrom="column">
                  <wp:posOffset>3578225</wp:posOffset>
                </wp:positionH>
                <wp:positionV relativeFrom="paragraph">
                  <wp:posOffset>3268980</wp:posOffset>
                </wp:positionV>
                <wp:extent cx="650875" cy="0"/>
                <wp:effectExtent l="0" t="63500" r="0" b="6350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87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F79537" id="AutoShape 15" o:spid="_x0000_s1026" type="#_x0000_t32" style="position:absolute;margin-left:281.75pt;margin-top:257.4pt;width:51.25pt;height:0;z-index:2516787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">
                <v:stroke endarrow="block"/>
                <v:shadow color="#ccc"/>
                <o:lock v:ext="edit" shapetype="f"/>
              </v:shape>
            </w:pict>
          </mc:Fallback>
        </mc:AlternateContent>
      </w:r>
      <w:r>
        <w:rPr>
          <w:noProof/>
        </w:rPr>
        <mc:AlternateContent>
          <mc:Choice Requires="wps">
            <w:drawing>
              <wp:anchor distT="0" distB="0" distL="114300" distR="114300" simplePos="0" relativeHeight="251669504" behindDoc="0" locked="0" layoutInCell="1" allowOverlap="1" wp14:anchorId="03830E02" wp14:editId="55BD0FD5">
                <wp:simplePos x="0" y="0"/>
                <wp:positionH relativeFrom="column">
                  <wp:posOffset>4229100</wp:posOffset>
                </wp:positionH>
                <wp:positionV relativeFrom="paragraph">
                  <wp:posOffset>2983230</wp:posOffset>
                </wp:positionV>
                <wp:extent cx="1714500" cy="571500"/>
                <wp:effectExtent l="0" t="0" r="0" b="0"/>
                <wp:wrapNone/>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 xml:space="preserve">(n </w:t>
                            </w:r>
                            <w:r>
                              <w:rPr>
                                <w:rFonts w:ascii="Calibri" w:hAnsi="Calibri"/>
                                <w:sz w:val="22"/>
                                <w:szCs w:val="22"/>
                              </w:rPr>
                              <w:t>=  1,329 )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0E02" id="Rectangle 14" o:spid="_x0000_s1030" style="position:absolute;margin-left:333pt;margin-top:234.9pt;width:135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">
                <v:path arrowok="t"/>
                <v:textbox inset=",7.2pt,,7.2pt">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5115458E" wp14:editId="381A36FF">
                <wp:simplePos x="0" y="0"/>
                <wp:positionH relativeFrom="column">
                  <wp:posOffset>1908175</wp:posOffset>
                </wp:positionH>
                <wp:positionV relativeFrom="paragraph">
                  <wp:posOffset>2983230</wp:posOffset>
                </wp:positionV>
                <wp:extent cx="1670050" cy="571500"/>
                <wp:effectExtent l="0" t="0" r="6350" b="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0" cy="571500"/>
                        </a:xfrm>
                        <a:prstGeom prst="rect">
                          <a:avLst/>
                        </a:prstGeom>
                        <a:solidFill>
                          <a:srgbClr val="FFFFFF"/>
                        </a:solidFill>
                        <a:ln w="9525">
                          <a:solidFill>
                            <a:srgbClr val="000000"/>
                          </a:solidFill>
                          <a:miter lim="800000"/>
                          <a:headEnd/>
                          <a:tailEnd/>
                        </a:ln>
                      </wps:spPr>
                      <wps:txbx>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 xml:space="preserve">(n </w:t>
                            </w:r>
                            <w:r>
                              <w:rPr>
                                <w:rFonts w:ascii="Calibri" w:hAnsi="Calibri"/>
                                <w:sz w:val="22"/>
                                <w:szCs w:val="22"/>
                              </w:rPr>
                              <w:t>=  100 )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5458E" id="Rectangle 13" o:spid="_x0000_s1031" style="position:absolute;margin-left:150.25pt;margin-top:234.9pt;width:131.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">
                <v:path arrowok="t"/>
                <v:textbox inset=",7.2pt,,7.2pt">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v:textbox>
              </v:rect>
            </w:pict>
          </mc:Fallback>
        </mc:AlternateContent>
      </w:r>
      <w:r>
        <w:rPr>
          <w:noProof/>
        </w:rPr>
        <mc:AlternateContent>
          <mc:Choice Requires="wps">
            <w:drawing>
              <wp:anchor distT="36576" distB="36576" distL="36576" distR="36576" simplePos="0" relativeHeight="251675648" behindDoc="0" locked="0" layoutInCell="1" allowOverlap="1" wp14:anchorId="60BCA961" wp14:editId="40BAD8C9">
                <wp:simplePos x="0" y="0"/>
                <wp:positionH relativeFrom="column">
                  <wp:posOffset>2743200</wp:posOffset>
                </wp:positionH>
                <wp:positionV relativeFrom="paragraph">
                  <wp:posOffset>3554730</wp:posOffset>
                </wp:positionV>
                <wp:extent cx="0" cy="342900"/>
                <wp:effectExtent l="63500" t="0" r="25400" b="2540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05D092" id="AutoShape 12" o:spid="_x0000_s1026" type="#_x0000_t32" style="position:absolute;margin-left:3in;margin-top:279.9pt;width:0;height:27pt;z-index:2516756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36576" distB="36576" distL="36576" distR="36576" simplePos="0" relativeHeight="251674624" behindDoc="0" locked="0" layoutInCell="1" allowOverlap="1" wp14:anchorId="5B1B7C19" wp14:editId="4874A632">
                <wp:simplePos x="0" y="0"/>
                <wp:positionH relativeFrom="column">
                  <wp:posOffset>2743200</wp:posOffset>
                </wp:positionH>
                <wp:positionV relativeFrom="paragraph">
                  <wp:posOffset>2526030</wp:posOffset>
                </wp:positionV>
                <wp:extent cx="0" cy="457200"/>
                <wp:effectExtent l="63500" t="0" r="50800" b="2540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94AAAA" id="AutoShape 11" o:spid="_x0000_s1026" type="#_x0000_t32" style="position:absolute;margin-left:3in;margin-top:198.9pt;width:0;height:36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">
                <v:stroke endarrow="block"/>
                <v:shadow color="#ccc"/>
                <o:lock v:ext="edit" shapetype="f"/>
              </v:shape>
            </w:pict>
          </mc:Fallback>
        </mc:AlternateContent>
      </w:r>
      <w:r>
        <w:rPr>
          <w:noProof/>
        </w:rPr>
        <mc:AlternateContent>
          <mc:Choice Requires="wps">
            <w:drawing>
              <wp:anchor distT="36576" distB="36576" distL="36576" distR="36576" simplePos="0" relativeHeight="251664384" behindDoc="0" locked="0" layoutInCell="1" allowOverlap="1" wp14:anchorId="3E18A135" wp14:editId="51ED4E50">
                <wp:simplePos x="0" y="0"/>
                <wp:positionH relativeFrom="column">
                  <wp:posOffset>3886200</wp:posOffset>
                </wp:positionH>
                <wp:positionV relativeFrom="paragraph">
                  <wp:posOffset>1497330</wp:posOffset>
                </wp:positionV>
                <wp:extent cx="0" cy="457200"/>
                <wp:effectExtent l="63500" t="0" r="50800" b="2540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E2C26" id="AutoShape 10" o:spid="_x0000_s1026" type="#_x0000_t32" style="position:absolute;margin-left:306pt;margin-top:117.9pt;width:0;height:36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">
                <v:stroke endarrow="block"/>
                <v:shadow color="#ccc"/>
                <o:lock v:ext="edit" shapetype="f"/>
              </v:shape>
            </w:pict>
          </mc:Fallback>
        </mc:AlternateContent>
      </w:r>
      <w:r>
        <w:rPr>
          <w:noProof/>
        </w:rPr>
        <mc:AlternateContent>
          <mc:Choice Requires="wps">
            <w:drawing>
              <wp:anchor distT="36576" distB="36576" distL="36576" distR="36576" simplePos="0" relativeHeight="251663360" behindDoc="0" locked="0" layoutInCell="1" allowOverlap="1" wp14:anchorId="17E227A9" wp14:editId="5A1834A4">
                <wp:simplePos x="0" y="0"/>
                <wp:positionH relativeFrom="column">
                  <wp:posOffset>1600200</wp:posOffset>
                </wp:positionH>
                <wp:positionV relativeFrom="paragraph">
                  <wp:posOffset>1497330</wp:posOffset>
                </wp:positionV>
                <wp:extent cx="0" cy="457200"/>
                <wp:effectExtent l="63500" t="0" r="50800" b="2540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991241" id="AutoShape 9" o:spid="_x0000_s1026" type="#_x0000_t32" style="position:absolute;margin-left:126pt;margin-top:117.9pt;width:0;height:36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">
                <v:stroke endarrow="block"/>
                <v:shadow color="#ccc"/>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DA864E5" wp14:editId="7033A5EA">
                <wp:simplePos x="0" y="0"/>
                <wp:positionH relativeFrom="column">
                  <wp:posOffset>1356995</wp:posOffset>
                </wp:positionH>
                <wp:positionV relativeFrom="paragraph">
                  <wp:posOffset>1954530</wp:posOffset>
                </wp:positionV>
                <wp:extent cx="2771775" cy="571500"/>
                <wp:effectExtent l="0" t="0" r="0" b="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1775" cy="571500"/>
                        </a:xfrm>
                        <a:prstGeom prst="rect">
                          <a:avLst/>
                        </a:prstGeom>
                        <a:solidFill>
                          <a:srgbClr val="FFFFFF"/>
                        </a:solidFill>
                        <a:ln w="9525">
                          <a:solidFill>
                            <a:srgbClr val="000000"/>
                          </a:solidFill>
                          <a:miter lim="800000"/>
                          <a:headEnd/>
                          <a:tailEnd/>
                        </a:ln>
                      </wps:spPr>
                      <wps:txbx>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 xml:space="preserve">(n </w:t>
                            </w:r>
                            <w:r>
                              <w:rPr>
                                <w:rFonts w:ascii="Calibri" w:hAnsi="Calibri"/>
                                <w:sz w:val="22"/>
                                <w:szCs w:val="22"/>
                              </w:rPr>
                              <w:t>=  1429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864E5" id="Rectangle 8" o:spid="_x0000_s1032" style="position:absolute;margin-left:106.85pt;margin-top:153.9pt;width:218.2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">
                <v:path arrowok="t"/>
                <v:textbox inset=",7.2pt,,7.2pt">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0871049D" wp14:editId="72CA9F39">
                <wp:simplePos x="0" y="0"/>
                <wp:positionH relativeFrom="column">
                  <wp:posOffset>2914650</wp:posOffset>
                </wp:positionH>
                <wp:positionV relativeFrom="paragraph">
                  <wp:posOffset>811530</wp:posOffset>
                </wp:positionV>
                <wp:extent cx="2228850" cy="685800"/>
                <wp:effectExtent l="0" t="0" r="635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5800"/>
                        </a:xfrm>
                        <a:prstGeom prst="rect">
                          <a:avLst/>
                        </a:prstGeom>
                        <a:solidFill>
                          <a:srgbClr val="FFFFFF"/>
                        </a:solidFill>
                        <a:ln w="9525">
                          <a:solidFill>
                            <a:srgbClr val="000000"/>
                          </a:solidFill>
                          <a:miter lim="800000"/>
                          <a:headEnd/>
                          <a:tailEnd/>
                        </a:ln>
                      </wps:spPr>
                      <wps:txbx>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 xml:space="preserve">(n </w:t>
                            </w:r>
                            <w:r>
                              <w:rPr>
                                <w:rFonts w:ascii="Calibri" w:hAnsi="Calibri"/>
                                <w:sz w:val="22"/>
                                <w:szCs w:val="22"/>
                              </w:rPr>
                              <w:t>=  784 )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1049D" id="Rectangle 7" o:spid="_x0000_s1033" style="position:absolute;margin-left:229.5pt;margin-top:63.9pt;width:175.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">
                <v:path arrowok="t"/>
                <v:textbox inset=",7.2pt,,7.2pt">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24B43A4" wp14:editId="7C6EE72E">
                <wp:simplePos x="0" y="0"/>
                <wp:positionH relativeFrom="column">
                  <wp:posOffset>-994410</wp:posOffset>
                </wp:positionH>
                <wp:positionV relativeFrom="paragraph">
                  <wp:posOffset>1120140</wp:posOffset>
                </wp:positionV>
                <wp:extent cx="1371600" cy="297180"/>
                <wp:effectExtent l="3810" t="0" r="3810" b="381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B43A4" id="AutoShape 6" o:spid="_x0000_s1034" style="position:absolute;margin-left:-78.3pt;margin-top:88.2pt;width:108pt;height:23.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" fillcolor="#ccecff">
                <v:path arrowok="t"/>
                <v:textbox style="layout-flow:vertical;mso-layout-flow-alt:bottom-to-top" inset="3.6pt,,3.6pt">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45A7D289" wp14:editId="5244B14D">
                <wp:simplePos x="0" y="0"/>
                <wp:positionH relativeFrom="column">
                  <wp:posOffset>-994410</wp:posOffset>
                </wp:positionH>
                <wp:positionV relativeFrom="paragraph">
                  <wp:posOffset>4320540</wp:posOffset>
                </wp:positionV>
                <wp:extent cx="1371600" cy="297180"/>
                <wp:effectExtent l="3810" t="0" r="381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7D289" id="AutoShape 5" o:spid="_x0000_s1035" style="position:absolute;margin-left:-78.3pt;margin-top:340.2pt;width:108pt;height:23.4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" fillcolor="#ccecff">
                <v:path arrowok="t"/>
                <v:textbox style="layout-flow:vertical;mso-layout-flow-alt:bottom-to-top" inset="3.6pt,,3.6pt">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052C784" wp14:editId="72BCE60C">
                <wp:simplePos x="0" y="0"/>
                <wp:positionH relativeFrom="column">
                  <wp:posOffset>-994410</wp:posOffset>
                </wp:positionH>
                <wp:positionV relativeFrom="paragraph">
                  <wp:posOffset>5920740</wp:posOffset>
                </wp:positionV>
                <wp:extent cx="1371600" cy="297180"/>
                <wp:effectExtent l="3810" t="0" r="3810" b="381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2C784" id="AutoShape 4" o:spid="_x0000_s1036" style="position:absolute;margin-left:-78.3pt;margin-top:466.2pt;width:108pt;height:23.4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" fillcolor="#ccecff">
                <v:path arrowok="t"/>
                <v:textbox style="layout-flow:vertical;mso-layout-flow-alt:bottom-to-top" inset="3.6pt,,3.6pt">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3D2450E" wp14:editId="44B01D1A">
                <wp:simplePos x="0" y="0"/>
                <wp:positionH relativeFrom="column">
                  <wp:posOffset>-994410</wp:posOffset>
                </wp:positionH>
                <wp:positionV relativeFrom="paragraph">
                  <wp:posOffset>2720340</wp:posOffset>
                </wp:positionV>
                <wp:extent cx="1371600" cy="297180"/>
                <wp:effectExtent l="3810" t="0" r="3810" b="381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D2450E" id="AutoShape 3" o:spid="_x0000_s1037" style="position:absolute;margin-left:-78.3pt;margin-top:214.2pt;width:108pt;height:23.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" fillcolor="#ccecff">
                <v:path arrowok="t"/>
                <v:textbox style="layout-flow:vertical;mso-layout-flow-alt:bottom-to-top" inset="3.6pt,,3.6pt">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33594151" wp14:editId="022B9639">
                <wp:simplePos x="0" y="0"/>
                <wp:positionH relativeFrom="column">
                  <wp:posOffset>342900</wp:posOffset>
                </wp:positionH>
                <wp:positionV relativeFrom="paragraph">
                  <wp:posOffset>811530</wp:posOffset>
                </wp:positionV>
                <wp:extent cx="2228850" cy="682625"/>
                <wp:effectExtent l="0" t="0" r="6350" b="31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2625"/>
                        </a:xfrm>
                        <a:prstGeom prst="rect">
                          <a:avLst/>
                        </a:prstGeom>
                        <a:solidFill>
                          <a:srgbClr val="FFFFFF"/>
                        </a:solidFill>
                        <a:ln w="9525">
                          <a:solidFill>
                            <a:srgbClr val="000000"/>
                          </a:solidFill>
                          <a:miter lim="800000"/>
                          <a:headEnd/>
                          <a:tailEnd/>
                        </a:ln>
                      </wps:spPr>
                      <wps:txbx>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 xml:space="preserve">(n </w:t>
                            </w:r>
                            <w:r>
                              <w:rPr>
                                <w:rFonts w:ascii="Calibri" w:hAnsi="Calibri"/>
                                <w:sz w:val="22"/>
                                <w:szCs w:val="22"/>
                              </w:rPr>
                              <w:t>=  1006 )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94151" id="Rectangle 2" o:spid="_x0000_s1038" style="position:absolute;margin-left:27pt;margin-top:63.9pt;width:175.5pt;height:5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">
                <v:path arrowok="t"/>
                <v:textbox inset=",7.2pt,,7.2pt">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v:textbox>
              </v:rect>
            </w:pict>
          </mc:Fallback>
        </mc:AlternateContent>
      </w:r>
    </w:p>
    <w:p w14:paraId="4F49934C" w14:textId="77777777"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head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Isabelle Cote" w:date="2020-09-01T11:07:00Z" w:initials="IC">
    <w:p w14:paraId="6DB46C5B" w14:textId="14B42ADA" w:rsidR="009B23D7" w:rsidRDefault="009B23D7">
      <w:pPr>
        <w:pStyle w:val="CommentText"/>
      </w:pPr>
      <w:r>
        <w:rPr>
          <w:rStyle w:val="CommentReference"/>
        </w:rPr>
        <w:annotationRef/>
      </w:r>
      <w:r>
        <w:t xml:space="preserve">As a rule, don’t start titles with ‘A </w:t>
      </w:r>
      <w:proofErr w:type="gramStart"/>
      <w:r>
        <w:t>comparison..</w:t>
      </w:r>
      <w:proofErr w:type="gramEnd"/>
      <w:r>
        <w:t>’, ‘A study..’, ‘A review..’, etc.</w:t>
      </w:r>
    </w:p>
  </w:comment>
  <w:comment w:id="14" w:author="Isabelle Cote" w:date="2020-09-01T11:09:00Z" w:initials="IC">
    <w:p w14:paraId="5D7903D5" w14:textId="5A986FA6" w:rsidR="009B23D7" w:rsidRDefault="009B23D7">
      <w:pPr>
        <w:pStyle w:val="CommentText"/>
      </w:pPr>
      <w:r>
        <w:rPr>
          <w:rStyle w:val="CommentReference"/>
        </w:rPr>
        <w:annotationRef/>
      </w:r>
      <w:r>
        <w:t>For a general ecology journal, you present this dichotomy as a very general issue in ecology and might start narrowing the scope later than in the first paragraph.</w:t>
      </w:r>
    </w:p>
  </w:comment>
  <w:comment w:id="23" w:author="Isabelle Cote" w:date="2020-09-01T11:16:00Z" w:initials="IC">
    <w:p w14:paraId="5FD5287C" w14:textId="3FC7BF33" w:rsidR="009B23D7" w:rsidRDefault="009B23D7">
      <w:pPr>
        <w:pStyle w:val="CommentText"/>
      </w:pPr>
      <w:r>
        <w:rPr>
          <w:rStyle w:val="CommentReference"/>
        </w:rPr>
        <w:annotationRef/>
      </w:r>
      <w:proofErr w:type="gramStart"/>
      <w:r>
        <w:t>There’s</w:t>
      </w:r>
      <w:proofErr w:type="gramEnd"/>
      <w:r>
        <w:t xml:space="preserve"> a disconnect here</w:t>
      </w:r>
      <w:r w:rsidR="0060588D">
        <w:t xml:space="preserve"> with the previous sentence</w:t>
      </w:r>
    </w:p>
  </w:comment>
  <w:comment w:id="24" w:author="Isabelle Cote" w:date="2020-09-01T11:14:00Z" w:initials="IC">
    <w:p w14:paraId="1C95D210" w14:textId="034DEEF7" w:rsidR="009B23D7" w:rsidRDefault="009B23D7">
      <w:pPr>
        <w:pStyle w:val="CommentText"/>
      </w:pPr>
      <w:r>
        <w:rPr>
          <w:rStyle w:val="CommentReference"/>
        </w:rPr>
        <w:annotationRef/>
      </w:r>
      <w:r>
        <w:t>Need to unpack this for the reader</w:t>
      </w:r>
    </w:p>
  </w:comment>
  <w:comment w:id="25" w:author="Isabelle Cote" w:date="2020-09-01T11:11:00Z" w:initials="IC">
    <w:p w14:paraId="3B7AB094" w14:textId="417813C6" w:rsidR="009B23D7" w:rsidRDefault="009B23D7">
      <w:pPr>
        <w:pStyle w:val="CommentText"/>
      </w:pPr>
      <w:r>
        <w:rPr>
          <w:rStyle w:val="CommentReference"/>
        </w:rPr>
        <w:annotationRef/>
      </w:r>
      <w:r>
        <w:t xml:space="preserve">This might be a little misleading. Your reader might think that </w:t>
      </w:r>
      <w:proofErr w:type="gramStart"/>
      <w:r>
        <w:t>you’re</w:t>
      </w:r>
      <w:proofErr w:type="gramEnd"/>
      <w:r>
        <w:t xml:space="preserve"> going to compare the effect of different sources, which I don’t think is your goal</w:t>
      </w:r>
    </w:p>
  </w:comment>
  <w:comment w:id="26" w:author="Isabelle Cote" w:date="2020-09-01T11:12:00Z" w:initials="IC">
    <w:p w14:paraId="6AF61E1C" w14:textId="59665EF8" w:rsidR="009B23D7" w:rsidRDefault="009B23D7">
      <w:pPr>
        <w:pStyle w:val="CommentText"/>
      </w:pPr>
      <w:r>
        <w:rPr>
          <w:rStyle w:val="CommentReference"/>
        </w:rPr>
        <w:annotationRef/>
      </w:r>
      <w:r>
        <w:t>For generality, you might want to spell out the difference from other aquatic systems (e.g. P in fresh water)</w:t>
      </w:r>
    </w:p>
  </w:comment>
  <w:comment w:id="36" w:author="Isabelle Cote" w:date="2020-09-01T11:26:00Z" w:initials="IC">
    <w:p w14:paraId="073ADA86" w14:textId="2B33EF8E" w:rsidR="0060588D" w:rsidRDefault="0060588D">
      <w:pPr>
        <w:pStyle w:val="CommentText"/>
      </w:pPr>
      <w:r>
        <w:rPr>
          <w:rStyle w:val="CommentReference"/>
        </w:rPr>
        <w:annotationRef/>
      </w:r>
      <w:r>
        <w:t>I think that it might be better to present exogenous sources first, and then endogenous</w:t>
      </w:r>
    </w:p>
  </w:comment>
  <w:comment w:id="64" w:author="Isabelle Cote" w:date="2020-09-01T12:23:00Z" w:initials="IC">
    <w:p w14:paraId="37254462" w14:textId="00F0B234" w:rsidR="002A3E77" w:rsidRDefault="002A3E77">
      <w:pPr>
        <w:pStyle w:val="CommentText"/>
      </w:pPr>
      <w:r>
        <w:rPr>
          <w:rStyle w:val="CommentReference"/>
        </w:rPr>
        <w:annotationRef/>
      </w:r>
      <w:r>
        <w:t>Here we can use coral reefs as an example to suggest that there must be other sources.</w:t>
      </w:r>
    </w:p>
  </w:comment>
  <w:comment w:id="70" w:author="Isabelle Cote" w:date="2020-09-01T12:19:00Z" w:initials="IC">
    <w:p w14:paraId="54178595" w14:textId="3D3BFB28" w:rsidR="002A3E77" w:rsidRDefault="002A3E77">
      <w:pPr>
        <w:pStyle w:val="CommentText"/>
      </w:pPr>
      <w:r>
        <w:rPr>
          <w:rStyle w:val="CommentReference"/>
        </w:rPr>
        <w:annotationRef/>
      </w:r>
      <w:r>
        <w:t>To try to maintain the inverted pyramid structure, it might be better to talk about exogenous sources here. Define them – talk about natural/human, seasonal/spatial variation, etc.</w:t>
      </w:r>
    </w:p>
  </w:comment>
  <w:comment w:id="79" w:author="Isabelle Cote" w:date="2020-09-01T11:27:00Z" w:initials="IC">
    <w:p w14:paraId="687B1BD2" w14:textId="59844031" w:rsidR="00501D7F" w:rsidRDefault="00501D7F">
      <w:pPr>
        <w:pStyle w:val="CommentText"/>
      </w:pPr>
      <w:r>
        <w:rPr>
          <w:rStyle w:val="CommentReference"/>
        </w:rPr>
        <w:annotationRef/>
      </w:r>
      <w:r>
        <w:t>One sentence about nitrogen fixation, then CND</w:t>
      </w:r>
    </w:p>
  </w:comment>
  <w:comment w:id="96" w:author="Isabelle Cote" w:date="2020-09-01T12:28:00Z" w:initials="IC">
    <w:p w14:paraId="22318ADE" w14:textId="61DC9963" w:rsidR="003F5B30" w:rsidRDefault="003F5B30">
      <w:pPr>
        <w:pStyle w:val="CommentText"/>
      </w:pPr>
      <w:r>
        <w:rPr>
          <w:rStyle w:val="CommentReference"/>
        </w:rPr>
        <w:annotationRef/>
      </w:r>
      <w:r>
        <w:t xml:space="preserve">Might want to </w:t>
      </w:r>
      <w:proofErr w:type="spellStart"/>
      <w:r>
        <w:t>emphasise</w:t>
      </w:r>
      <w:proofErr w:type="spellEnd"/>
      <w:r>
        <w:t xml:space="preserve"> that there is recent, growing awareness of the importance of this source of N</w:t>
      </w:r>
    </w:p>
  </w:comment>
  <w:comment w:id="101" w:author="Isabelle Cote" w:date="2020-09-01T12:33:00Z" w:initials="IC">
    <w:p w14:paraId="77AD243D" w14:textId="628C900D" w:rsidR="003F5B30" w:rsidRDefault="003F5B30">
      <w:pPr>
        <w:pStyle w:val="CommentText"/>
      </w:pPr>
      <w:r>
        <w:rPr>
          <w:rStyle w:val="CommentReference"/>
        </w:rPr>
        <w:annotationRef/>
      </w:r>
      <w:r>
        <w:t>CND?  What does the D mean?</w:t>
      </w:r>
    </w:p>
  </w:comment>
  <w:comment w:id="128" w:author="Isabelle Cote" w:date="2020-09-01T12:41:00Z" w:initials="IC">
    <w:p w14:paraId="3365CF08" w14:textId="50749A95" w:rsidR="00F83D2C" w:rsidRDefault="00F83D2C">
      <w:pPr>
        <w:pStyle w:val="CommentText"/>
      </w:pPr>
      <w:r>
        <w:rPr>
          <w:rStyle w:val="CommentReference"/>
        </w:rPr>
        <w:annotationRef/>
      </w:r>
      <w:r>
        <w:t xml:space="preserve">Would be good if there were more than one </w:t>
      </w:r>
      <w:r>
        <w:t>example</w:t>
      </w:r>
    </w:p>
  </w:comment>
  <w:comment w:id="144" w:author="Isabelle Cote" w:date="2020-09-01T12:41:00Z" w:initials="IC">
    <w:p w14:paraId="6CDCC3C6" w14:textId="0E731647" w:rsidR="00F83D2C" w:rsidRDefault="00F83D2C">
      <w:pPr>
        <w:pStyle w:val="CommentText"/>
      </w:pPr>
      <w:r>
        <w:rPr>
          <w:rStyle w:val="CommentReference"/>
        </w:rPr>
        <w:annotationRef/>
      </w:r>
      <w:r>
        <w:t>We end here with a clear gap that the MA will address.</w:t>
      </w:r>
    </w:p>
  </w:comment>
  <w:comment w:id="163" w:author="Isabelle Cote" w:date="2020-09-01T12:40:00Z" w:initials="IC">
    <w:p w14:paraId="79C42C16" w14:textId="49D46674" w:rsidR="00F83D2C" w:rsidRDefault="00F83D2C">
      <w:pPr>
        <w:pStyle w:val="CommentText"/>
      </w:pPr>
      <w:r>
        <w:rPr>
          <w:rStyle w:val="CommentReference"/>
        </w:rPr>
        <w:annotationRef/>
      </w:r>
      <w:r>
        <w:t>This last paragraph is good.  I usually leave them as is and only polish them at the end.</w:t>
      </w:r>
    </w:p>
  </w:comment>
  <w:comment w:id="167" w:author="Isabelle Cote" w:date="2020-09-01T11:18:00Z" w:initials="IC">
    <w:p w14:paraId="34C749E7" w14:textId="572DDBFE" w:rsidR="0060588D" w:rsidRDefault="0060588D">
      <w:pPr>
        <w:pStyle w:val="CommentText"/>
      </w:pPr>
      <w:r>
        <w:rPr>
          <w:rStyle w:val="CommentReference"/>
        </w:rPr>
        <w:annotationRef/>
      </w:r>
      <w:r>
        <w:t>Give range of years</w:t>
      </w:r>
    </w:p>
  </w:comment>
  <w:comment w:id="168" w:author="Isabelle Cote" w:date="2020-09-01T11:18:00Z" w:initials="IC">
    <w:p w14:paraId="155D925E" w14:textId="5B5C4D66" w:rsidR="0060588D" w:rsidRDefault="0060588D">
      <w:pPr>
        <w:pStyle w:val="CommentText"/>
      </w:pPr>
      <w:r>
        <w:rPr>
          <w:rStyle w:val="CommentReference"/>
        </w:rPr>
        <w:annotationRef/>
      </w:r>
      <w:r>
        <w:t xml:space="preserve">Spell out </w:t>
      </w:r>
      <w:proofErr w:type="gramStart"/>
      <w:r>
        <w:t>what’s</w:t>
      </w:r>
      <w:proofErr w:type="gramEnd"/>
      <w:r>
        <w:t xml:space="preserve"> excluded</w:t>
      </w:r>
    </w:p>
  </w:comment>
  <w:comment w:id="174" w:author="Isabelle Cote" w:date="2020-09-01T11:20:00Z" w:initials="IC">
    <w:p w14:paraId="5D20BC0C" w14:textId="1C4C5B19" w:rsidR="0060588D" w:rsidRDefault="0060588D">
      <w:pPr>
        <w:pStyle w:val="CommentText"/>
      </w:pPr>
      <w:r>
        <w:rPr>
          <w:rStyle w:val="CommentReference"/>
        </w:rPr>
        <w:annotationRef/>
      </w:r>
      <w:proofErr w:type="gramStart"/>
      <w:r>
        <w:t>You’ll</w:t>
      </w:r>
      <w:proofErr w:type="gramEnd"/>
      <w:r>
        <w:t xml:space="preserve"> have to screen everything…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DB46C5B" w15:done="0"/>
  <w15:commentEx w15:paraId="5D7903D5" w15:done="0"/>
  <w15:commentEx w15:paraId="5FD5287C" w15:done="0"/>
  <w15:commentEx w15:paraId="1C95D210" w15:done="0"/>
  <w15:commentEx w15:paraId="3B7AB094" w15:done="0"/>
  <w15:commentEx w15:paraId="6AF61E1C" w15:done="0"/>
  <w15:commentEx w15:paraId="073ADA86" w15:done="0"/>
  <w15:commentEx w15:paraId="37254462" w15:done="0"/>
  <w15:commentEx w15:paraId="54178595" w15:done="0"/>
  <w15:commentEx w15:paraId="687B1BD2" w15:done="0"/>
  <w15:commentEx w15:paraId="22318ADE" w15:done="0"/>
  <w15:commentEx w15:paraId="77AD243D" w15:done="0"/>
  <w15:commentEx w15:paraId="3365CF08" w15:done="0"/>
  <w15:commentEx w15:paraId="6CDCC3C6" w15:done="0"/>
  <w15:commentEx w15:paraId="79C42C16" w15:done="0"/>
  <w15:commentEx w15:paraId="34C749E7" w15:done="0"/>
  <w15:commentEx w15:paraId="155D925E" w15:done="0"/>
  <w15:commentEx w15:paraId="5D20B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A9F2" w16cex:dateUtc="2020-09-01T18:07:00Z"/>
  <w16cex:commentExtensible w16cex:durableId="22F8AA57" w16cex:dateUtc="2020-09-01T18:09:00Z"/>
  <w16cex:commentExtensible w16cex:durableId="22F8ABFB" w16cex:dateUtc="2020-09-01T18:16:00Z"/>
  <w16cex:commentExtensible w16cex:durableId="22F8AB99" w16cex:dateUtc="2020-09-01T18:14:00Z"/>
  <w16cex:commentExtensible w16cex:durableId="22F8AACC" w16cex:dateUtc="2020-09-01T18:11:00Z"/>
  <w16cex:commentExtensible w16cex:durableId="22F8AB14" w16cex:dateUtc="2020-09-01T18:12:00Z"/>
  <w16cex:commentExtensible w16cex:durableId="22F8AE59" w16cex:dateUtc="2020-09-01T18:26:00Z"/>
  <w16cex:commentExtensible w16cex:durableId="22F8BBA7" w16cex:dateUtc="2020-09-01T19:23:00Z"/>
  <w16cex:commentExtensible w16cex:durableId="22F8BAB9" w16cex:dateUtc="2020-09-01T19:19:00Z"/>
  <w16cex:commentExtensible w16cex:durableId="22F8AE8C" w16cex:dateUtc="2020-09-01T18:27:00Z"/>
  <w16cex:commentExtensible w16cex:durableId="22F8BCED" w16cex:dateUtc="2020-09-01T19:28:00Z"/>
  <w16cex:commentExtensible w16cex:durableId="22F8BE19" w16cex:dateUtc="2020-09-01T19:33:00Z"/>
  <w16cex:commentExtensible w16cex:durableId="22F8BFFB" w16cex:dateUtc="2020-09-01T19:41:00Z"/>
  <w16cex:commentExtensible w16cex:durableId="22F8BFE8" w16cex:dateUtc="2020-09-01T19:41:00Z"/>
  <w16cex:commentExtensible w16cex:durableId="22F8BFC9" w16cex:dateUtc="2020-09-01T19:40:00Z"/>
  <w16cex:commentExtensible w16cex:durableId="22F8AC8D" w16cex:dateUtc="2020-09-01T18:18:00Z"/>
  <w16cex:commentExtensible w16cex:durableId="22F8AC9D" w16cex:dateUtc="2020-09-01T18:18:00Z"/>
  <w16cex:commentExtensible w16cex:durableId="22F8ACE5" w16cex:dateUtc="2020-09-01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B46C5B" w16cid:durableId="22F8A9F2"/>
  <w16cid:commentId w16cid:paraId="5D7903D5" w16cid:durableId="22F8AA57"/>
  <w16cid:commentId w16cid:paraId="5FD5287C" w16cid:durableId="22F8ABFB"/>
  <w16cid:commentId w16cid:paraId="1C95D210" w16cid:durableId="22F8AB99"/>
  <w16cid:commentId w16cid:paraId="3B7AB094" w16cid:durableId="22F8AACC"/>
  <w16cid:commentId w16cid:paraId="6AF61E1C" w16cid:durableId="22F8AB14"/>
  <w16cid:commentId w16cid:paraId="073ADA86" w16cid:durableId="22F8AE59"/>
  <w16cid:commentId w16cid:paraId="37254462" w16cid:durableId="22F8BBA7"/>
  <w16cid:commentId w16cid:paraId="54178595" w16cid:durableId="22F8BAB9"/>
  <w16cid:commentId w16cid:paraId="687B1BD2" w16cid:durableId="22F8AE8C"/>
  <w16cid:commentId w16cid:paraId="22318ADE" w16cid:durableId="22F8BCED"/>
  <w16cid:commentId w16cid:paraId="77AD243D" w16cid:durableId="22F8BE19"/>
  <w16cid:commentId w16cid:paraId="3365CF08" w16cid:durableId="22F8BFFB"/>
  <w16cid:commentId w16cid:paraId="6CDCC3C6" w16cid:durableId="22F8BFE8"/>
  <w16cid:commentId w16cid:paraId="79C42C16" w16cid:durableId="22F8BFC9"/>
  <w16cid:commentId w16cid:paraId="34C749E7" w16cid:durableId="22F8AC8D"/>
  <w16cid:commentId w16cid:paraId="155D925E" w16cid:durableId="22F8AC9D"/>
  <w16cid:commentId w16cid:paraId="5D20BC0C" w16cid:durableId="22F8AC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677E7B" w14:textId="77777777" w:rsidR="00302D7A" w:rsidRDefault="00302D7A" w:rsidP="00C5123B">
      <w:r>
        <w:separator/>
      </w:r>
    </w:p>
  </w:endnote>
  <w:endnote w:type="continuationSeparator" w:id="0">
    <w:p w14:paraId="21D78C99" w14:textId="77777777" w:rsidR="00302D7A" w:rsidRDefault="00302D7A"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BE6C1F" w14:textId="77777777" w:rsidR="00302D7A" w:rsidRDefault="00302D7A" w:rsidP="00C5123B">
      <w:r>
        <w:separator/>
      </w:r>
    </w:p>
  </w:footnote>
  <w:footnote w:type="continuationSeparator" w:id="0">
    <w:p w14:paraId="7408B4A8" w14:textId="77777777" w:rsidR="00302D7A" w:rsidRDefault="00302D7A" w:rsidP="00C51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F0218"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Em Lim</w:t>
    </w:r>
  </w:p>
  <w:p w14:paraId="4B2012DB" w14:textId="77777777" w:rsidR="00932DB1" w:rsidRPr="00B748E3" w:rsidRDefault="00932DB1" w:rsidP="00932DB1">
    <w:pPr>
      <w:spacing w:line="360" w:lineRule="auto"/>
      <w:jc w:val="right"/>
      <w:rPr>
        <w:rFonts w:ascii="Times New Roman" w:hAnsi="Times New Roman" w:cs="Times New Roman"/>
        <w:lang w:val="en-CA"/>
      </w:rPr>
    </w:pPr>
    <w:r w:rsidRPr="00E80FB1">
      <w:rPr>
        <w:rFonts w:ascii="Times New Roman" w:hAnsi="Times New Roman" w:cs="Times New Roman"/>
        <w:lang w:val="en-CA"/>
      </w:rPr>
      <w:t>301434873</w:t>
    </w:r>
  </w:p>
  <w:p w14:paraId="288047FB"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Directed Readings BISC 890</w:t>
    </w:r>
  </w:p>
  <w:p w14:paraId="05DE3222" w14:textId="77777777" w:rsidR="00932DB1" w:rsidRDefault="00932DB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Isabelle Cote">
    <w15:presenceInfo w15:providerId="AD" w15:userId="S::imcote@sfu.ca::21a460bd-e3fc-4d58-9196-46caf887a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368E0"/>
    <w:rsid w:val="00090008"/>
    <w:rsid w:val="000D389D"/>
    <w:rsid w:val="001039E0"/>
    <w:rsid w:val="00140638"/>
    <w:rsid w:val="001430E3"/>
    <w:rsid w:val="001438DD"/>
    <w:rsid w:val="001509B4"/>
    <w:rsid w:val="00163860"/>
    <w:rsid w:val="0019580B"/>
    <w:rsid w:val="001C0E84"/>
    <w:rsid w:val="001C1331"/>
    <w:rsid w:val="001C473C"/>
    <w:rsid w:val="001C546F"/>
    <w:rsid w:val="001F514B"/>
    <w:rsid w:val="00200640"/>
    <w:rsid w:val="0020538A"/>
    <w:rsid w:val="002054EC"/>
    <w:rsid w:val="00212B39"/>
    <w:rsid w:val="00244413"/>
    <w:rsid w:val="00250755"/>
    <w:rsid w:val="00262F87"/>
    <w:rsid w:val="00272EE3"/>
    <w:rsid w:val="0028519A"/>
    <w:rsid w:val="002A3E77"/>
    <w:rsid w:val="002D3816"/>
    <w:rsid w:val="00302D7A"/>
    <w:rsid w:val="00312ACB"/>
    <w:rsid w:val="00364D60"/>
    <w:rsid w:val="00394894"/>
    <w:rsid w:val="003A29CA"/>
    <w:rsid w:val="003D7403"/>
    <w:rsid w:val="003F5B30"/>
    <w:rsid w:val="00432A88"/>
    <w:rsid w:val="00463839"/>
    <w:rsid w:val="00470685"/>
    <w:rsid w:val="00472977"/>
    <w:rsid w:val="004811EE"/>
    <w:rsid w:val="004E69C8"/>
    <w:rsid w:val="004F7961"/>
    <w:rsid w:val="00501D7F"/>
    <w:rsid w:val="00523D2E"/>
    <w:rsid w:val="0052618F"/>
    <w:rsid w:val="00563494"/>
    <w:rsid w:val="00563F28"/>
    <w:rsid w:val="005814BD"/>
    <w:rsid w:val="00583782"/>
    <w:rsid w:val="005D2978"/>
    <w:rsid w:val="005F380A"/>
    <w:rsid w:val="0060588D"/>
    <w:rsid w:val="0061497D"/>
    <w:rsid w:val="00626F90"/>
    <w:rsid w:val="00647BC6"/>
    <w:rsid w:val="00696A7B"/>
    <w:rsid w:val="006A03DF"/>
    <w:rsid w:val="006A2C8D"/>
    <w:rsid w:val="00706957"/>
    <w:rsid w:val="00790CC8"/>
    <w:rsid w:val="00792DA2"/>
    <w:rsid w:val="007C73CA"/>
    <w:rsid w:val="00817E60"/>
    <w:rsid w:val="0084590D"/>
    <w:rsid w:val="00864B7E"/>
    <w:rsid w:val="008B5AEA"/>
    <w:rsid w:val="008B6630"/>
    <w:rsid w:val="008F7310"/>
    <w:rsid w:val="00922C2B"/>
    <w:rsid w:val="00932DB1"/>
    <w:rsid w:val="009366CC"/>
    <w:rsid w:val="009562A3"/>
    <w:rsid w:val="009648FA"/>
    <w:rsid w:val="00982C03"/>
    <w:rsid w:val="00991DD5"/>
    <w:rsid w:val="009B12A9"/>
    <w:rsid w:val="009B23D7"/>
    <w:rsid w:val="009B5BF5"/>
    <w:rsid w:val="009C2911"/>
    <w:rsid w:val="009C2971"/>
    <w:rsid w:val="00A10494"/>
    <w:rsid w:val="00A51B2F"/>
    <w:rsid w:val="00A60B0D"/>
    <w:rsid w:val="00AA0D89"/>
    <w:rsid w:val="00AC46C7"/>
    <w:rsid w:val="00AD66D9"/>
    <w:rsid w:val="00AE2CF0"/>
    <w:rsid w:val="00AE6659"/>
    <w:rsid w:val="00B13C80"/>
    <w:rsid w:val="00B67702"/>
    <w:rsid w:val="00B748E3"/>
    <w:rsid w:val="00B944A0"/>
    <w:rsid w:val="00BB2433"/>
    <w:rsid w:val="00BC0A04"/>
    <w:rsid w:val="00C2024C"/>
    <w:rsid w:val="00C300D4"/>
    <w:rsid w:val="00C5123B"/>
    <w:rsid w:val="00C91408"/>
    <w:rsid w:val="00C97FEF"/>
    <w:rsid w:val="00CB375F"/>
    <w:rsid w:val="00CB69EC"/>
    <w:rsid w:val="00CE5E3D"/>
    <w:rsid w:val="00D1627A"/>
    <w:rsid w:val="00D35FDD"/>
    <w:rsid w:val="00D37B45"/>
    <w:rsid w:val="00D61619"/>
    <w:rsid w:val="00D622A8"/>
    <w:rsid w:val="00DB065D"/>
    <w:rsid w:val="00DE150E"/>
    <w:rsid w:val="00DE23FA"/>
    <w:rsid w:val="00DF1A9E"/>
    <w:rsid w:val="00E0624E"/>
    <w:rsid w:val="00E42532"/>
    <w:rsid w:val="00E622C0"/>
    <w:rsid w:val="00E80FB1"/>
    <w:rsid w:val="00EB30F5"/>
    <w:rsid w:val="00ED4745"/>
    <w:rsid w:val="00F00740"/>
    <w:rsid w:val="00F340C3"/>
    <w:rsid w:val="00F5124D"/>
    <w:rsid w:val="00F71C05"/>
    <w:rsid w:val="00F83D2C"/>
    <w:rsid w:val="00FB7F83"/>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10342</Words>
  <Characters>58954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Isabelle Cote</cp:lastModifiedBy>
  <cp:revision>2</cp:revision>
  <dcterms:created xsi:type="dcterms:W3CDTF">2020-09-01T19:41:00Z</dcterms:created>
  <dcterms:modified xsi:type="dcterms:W3CDTF">2020-09-01T19:41:00Z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id="9zabU1pR"/&gt;&lt;style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