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4FEC473" w14:textId="77777777" w:rsidR="00E80FB1" w:rsidRPr="00B748E3" w:rsidRDefault="00E80FB1" w:rsidP="00E80FB1">
      <w:pPr>
        <w:spacing w:line="360" w:lineRule="auto"/>
        <w:rPr>
          <w:rFonts w:ascii="Times New Roman" w:hAnsi="Times New Roman" w:cs="Times New Roman"/>
          <w:lang w:val="en-CA"/>
        </w:rPr>
      </w:pPr>
    </w:p>
    <w:p w14:paraId="74EE8816" w14:textId="018F9899" w:rsidR="00B864CF" w:rsidRDefault="00B864CF" w:rsidP="000D389D">
      <w:pPr>
        <w:spacing w:line="360" w:lineRule="auto"/>
        <w:jc w:val="center"/>
        <w:rPr>
          <w:rFonts w:ascii="Times New Roman" w:hAnsi="Times New Roman" w:cs="Times New Roman"/>
          <w:b/>
          <w:bCs/>
          <w:lang w:val="en-CA"/>
        </w:rPr>
      </w:pPr>
      <w:r>
        <w:rPr>
          <w:rFonts w:ascii="Times New Roman" w:hAnsi="Times New Roman" w:cs="Times New Roman"/>
          <w:b/>
          <w:bCs/>
          <w:lang w:val="en-CA"/>
        </w:rPr>
        <w:t>Consumer</w:t>
      </w:r>
      <w:r w:rsidRPr="00932DB1">
        <w:rPr>
          <w:rFonts w:ascii="Times New Roman" w:hAnsi="Times New Roman" w:cs="Times New Roman"/>
          <w:b/>
          <w:bCs/>
          <w:lang w:val="en-CA"/>
        </w:rPr>
        <w:t>-mediated nutrient cycling</w:t>
      </w:r>
      <w:r>
        <w:rPr>
          <w:rFonts w:ascii="Times New Roman" w:hAnsi="Times New Roman" w:cs="Times New Roman"/>
          <w:b/>
          <w:bCs/>
          <w:lang w:val="en-CA"/>
        </w:rPr>
        <w:t xml:space="preserve"> across latitudes</w:t>
      </w:r>
    </w:p>
    <w:p w14:paraId="561EA438" w14:textId="77777777" w:rsidR="006E1FC0" w:rsidRPr="00932DB1" w:rsidRDefault="006E1FC0" w:rsidP="000D389D">
      <w:pPr>
        <w:spacing w:line="360" w:lineRule="auto"/>
        <w:jc w:val="center"/>
        <w:rPr>
          <w:rFonts w:ascii="Times New Roman" w:hAnsi="Times New Roman" w:cs="Times New Roman"/>
          <w:b/>
          <w:bCs/>
          <w:lang w:val="en-CA"/>
        </w:rPr>
      </w:pPr>
    </w:p>
    <w:p w14:paraId="5C6DD518" w14:textId="20783FAA" w:rsidR="00EA792A" w:rsidRPr="006E1FC0" w:rsidRDefault="006B0E75" w:rsidP="00EA792A">
      <w:pPr>
        <w:spacing w:line="360" w:lineRule="auto"/>
        <w:ind w:firstLine="720"/>
        <w:jc w:val="center"/>
        <w:rPr>
          <w:rFonts w:ascii="Times New Roman" w:hAnsi="Times New Roman" w:cs="Times New Roman"/>
          <w:vertAlign w:val="superscript"/>
        </w:rPr>
      </w:pPr>
      <w:r>
        <w:rPr>
          <w:rFonts w:ascii="Times New Roman" w:hAnsi="Times New Roman" w:cs="Times New Roman"/>
        </w:rPr>
        <w:t>Em G Lim</w:t>
      </w:r>
      <w:r w:rsidR="006E1FC0">
        <w:rPr>
          <w:rFonts w:ascii="Times New Roman" w:hAnsi="Times New Roman" w:cs="Times New Roman"/>
          <w:vertAlign w:val="superscript"/>
        </w:rPr>
        <w:t>1</w:t>
      </w:r>
      <w:r w:rsidR="00057311">
        <w:rPr>
          <w:rFonts w:ascii="Times New Roman" w:hAnsi="Times New Roman" w:cs="Times New Roman"/>
        </w:rPr>
        <w:t xml:space="preserve"> and</w:t>
      </w:r>
      <w:r>
        <w:rPr>
          <w:rFonts w:ascii="Times New Roman" w:hAnsi="Times New Roman" w:cs="Times New Roman"/>
        </w:rPr>
        <w:t xml:space="preserve"> Isabelle M Côté</w:t>
      </w:r>
      <w:r w:rsidR="006E1FC0">
        <w:rPr>
          <w:rFonts w:ascii="Times New Roman" w:hAnsi="Times New Roman" w:cs="Times New Roman"/>
          <w:vertAlign w:val="superscript"/>
        </w:rPr>
        <w:t>1</w:t>
      </w:r>
    </w:p>
    <w:p w14:paraId="3153300F" w14:textId="77777777" w:rsidR="006E1FC0" w:rsidRDefault="006E1FC0" w:rsidP="00EA792A">
      <w:pPr>
        <w:spacing w:line="360" w:lineRule="auto"/>
        <w:ind w:firstLine="720"/>
        <w:jc w:val="center"/>
        <w:rPr>
          <w:rFonts w:ascii="Times New Roman" w:hAnsi="Times New Roman" w:cs="Times New Roman"/>
        </w:rPr>
      </w:pPr>
    </w:p>
    <w:p w14:paraId="3987E61E" w14:textId="77777777" w:rsidR="00057311" w:rsidRPr="00853AB2" w:rsidRDefault="00057311" w:rsidP="00057311">
      <w:pPr>
        <w:rPr>
          <w:rFonts w:ascii="Times New Roman" w:hAnsi="Times New Roman" w:cs="Times New Roman"/>
          <w:b/>
          <w:bCs/>
          <w:lang w:val="en-CA"/>
        </w:rPr>
      </w:pPr>
      <w:r w:rsidRPr="00853AB2">
        <w:rPr>
          <w:rFonts w:ascii="Times New Roman" w:hAnsi="Times New Roman" w:cs="Times New Roman"/>
          <w:b/>
          <w:bCs/>
          <w:lang w:val="en-CA"/>
        </w:rPr>
        <w:t>Affiliations</w:t>
      </w:r>
    </w:p>
    <w:p w14:paraId="2D93EA43" w14:textId="3F472B54" w:rsidR="00057311" w:rsidRDefault="00057311" w:rsidP="00057311">
      <w:pPr>
        <w:rPr>
          <w:rFonts w:ascii="Times New Roman" w:hAnsi="Times New Roman" w:cs="Times New Roman"/>
          <w:lang w:val="en-CA"/>
        </w:rPr>
      </w:pPr>
      <w:r>
        <w:rPr>
          <w:rFonts w:ascii="Times New Roman" w:hAnsi="Times New Roman" w:cs="Times New Roman"/>
          <w:vertAlign w:val="superscript"/>
          <w:lang w:val="en-CA"/>
        </w:rPr>
        <w:t>1</w:t>
      </w:r>
      <w:r w:rsidRPr="00853AB2">
        <w:rPr>
          <w:rFonts w:ascii="Times New Roman" w:hAnsi="Times New Roman" w:cs="Times New Roman"/>
          <w:lang w:val="en-CA"/>
        </w:rPr>
        <w:t>Biological Sciences, Simon Fraser University, Vancouver, British Columbia, CAN</w:t>
      </w:r>
    </w:p>
    <w:p w14:paraId="285610B5" w14:textId="08CBA568" w:rsidR="006E1FC0" w:rsidRDefault="006E1FC0" w:rsidP="00057311">
      <w:pPr>
        <w:rPr>
          <w:rFonts w:ascii="Times New Roman" w:hAnsi="Times New Roman" w:cs="Times New Roman"/>
          <w:lang w:val="en-CA"/>
        </w:rPr>
      </w:pPr>
    </w:p>
    <w:p w14:paraId="63636AEA" w14:textId="77777777" w:rsidR="006E1FC0" w:rsidRDefault="006E1FC0" w:rsidP="006E1FC0">
      <w:pPr>
        <w:rPr>
          <w:rFonts w:ascii="Times New Roman" w:hAnsi="Times New Roman" w:cs="Times New Roman"/>
          <w:lang w:val="en-CA"/>
        </w:rPr>
      </w:pPr>
      <w:r>
        <w:rPr>
          <w:rFonts w:ascii="Times New Roman" w:hAnsi="Times New Roman" w:cs="Times New Roman"/>
          <w:lang w:val="en-CA"/>
        </w:rPr>
        <w:t xml:space="preserve">Corresponding author: Em Lim (ORCiD: </w:t>
      </w:r>
      <w:r w:rsidRPr="002139AC">
        <w:rPr>
          <w:rFonts w:ascii="Times New Roman" w:hAnsi="Times New Roman" w:cs="Times New Roman"/>
          <w:lang w:val="en-CA"/>
        </w:rPr>
        <w:t>0000-0002-3586-2108</w:t>
      </w:r>
      <w:r>
        <w:rPr>
          <w:rFonts w:ascii="Times New Roman" w:hAnsi="Times New Roman" w:cs="Times New Roman"/>
          <w:lang w:val="en-CA"/>
        </w:rPr>
        <w:t>), em.g.lim13@gmail.com</w:t>
      </w:r>
    </w:p>
    <w:p w14:paraId="07953C5C" w14:textId="77777777" w:rsidR="006E1FC0" w:rsidRPr="00853AB2" w:rsidRDefault="006E1FC0" w:rsidP="00057311">
      <w:pPr>
        <w:rPr>
          <w:rFonts w:ascii="Times New Roman" w:hAnsi="Times New Roman" w:cs="Times New Roman"/>
          <w:lang w:val="en-CA"/>
        </w:rPr>
      </w:pPr>
    </w:p>
    <w:p w14:paraId="4491E15C" w14:textId="77777777" w:rsidR="00057311" w:rsidRDefault="00057311" w:rsidP="00EA792A">
      <w:pPr>
        <w:spacing w:line="360" w:lineRule="auto"/>
        <w:ind w:firstLine="720"/>
        <w:rPr>
          <w:rFonts w:ascii="Times New Roman" w:hAnsi="Times New Roman" w:cs="Times New Roman"/>
        </w:rPr>
      </w:pPr>
    </w:p>
    <w:p w14:paraId="4F43CB88" w14:textId="78AA7B3F" w:rsidR="00057311" w:rsidRPr="006E1FC0" w:rsidRDefault="006E1FC0" w:rsidP="006E1FC0">
      <w:pPr>
        <w:spacing w:line="360" w:lineRule="auto"/>
        <w:rPr>
          <w:rFonts w:ascii="Times New Roman" w:hAnsi="Times New Roman" w:cs="Times New Roman"/>
          <w:b/>
        </w:rPr>
      </w:pPr>
      <w:r w:rsidRPr="006E1FC0">
        <w:rPr>
          <w:rFonts w:ascii="Times New Roman" w:hAnsi="Times New Roman" w:cs="Times New Roman"/>
          <w:b/>
        </w:rPr>
        <w:t>Abstract</w:t>
      </w:r>
    </w:p>
    <w:p w14:paraId="2FB8FB96" w14:textId="4A675EFA" w:rsidR="00E468C1" w:rsidRDefault="006E1FC0" w:rsidP="00EA792A">
      <w:pPr>
        <w:spacing w:line="360" w:lineRule="auto"/>
        <w:ind w:firstLine="720"/>
        <w:rPr>
          <w:rFonts w:ascii="Times New Roman" w:hAnsi="Times New Roman" w:cs="Times New Roman"/>
          <w:lang w:val="en-CA"/>
        </w:rPr>
      </w:pPr>
      <w:r>
        <w:rPr>
          <w:rFonts w:ascii="Times New Roman" w:hAnsi="Times New Roman" w:cs="Times New Roman"/>
          <w:lang w:val="en-CA"/>
        </w:rPr>
        <w:t>Consumer</w:t>
      </w:r>
      <w:r w:rsidR="00EA792A">
        <w:rPr>
          <w:rFonts w:ascii="Times New Roman" w:hAnsi="Times New Roman" w:cs="Times New Roman"/>
          <w:lang w:val="en-CA"/>
        </w:rPr>
        <w:t>-mediated nutrient cycling (</w:t>
      </w:r>
      <w:r>
        <w:rPr>
          <w:rFonts w:ascii="Times New Roman" w:hAnsi="Times New Roman" w:cs="Times New Roman"/>
          <w:lang w:val="en-CA"/>
        </w:rPr>
        <w:t>C</w:t>
      </w:r>
      <w:r w:rsidR="00EA792A">
        <w:rPr>
          <w:rFonts w:ascii="Times New Roman" w:hAnsi="Times New Roman" w:cs="Times New Roman"/>
          <w:lang w:val="en-CA"/>
        </w:rPr>
        <w:t>NC)</w:t>
      </w:r>
      <w:r w:rsidR="00B864CF">
        <w:rPr>
          <w:rFonts w:ascii="Times New Roman" w:hAnsi="Times New Roman" w:cs="Times New Roman"/>
          <w:lang w:val="en-CA"/>
        </w:rPr>
        <w:t xml:space="preserve"> refers to</w:t>
      </w:r>
      <w:r w:rsidR="00EA792A">
        <w:rPr>
          <w:rFonts w:ascii="Times New Roman" w:hAnsi="Times New Roman" w:cs="Times New Roman"/>
          <w:lang w:val="en-CA"/>
        </w:rPr>
        <w:t xml:space="preserve"> metabolic waste products of animals </w:t>
      </w:r>
      <w:r w:rsidR="00B864CF">
        <w:rPr>
          <w:rFonts w:ascii="Times New Roman" w:hAnsi="Times New Roman" w:cs="Times New Roman"/>
          <w:lang w:val="en-CA"/>
        </w:rPr>
        <w:t xml:space="preserve">that can </w:t>
      </w:r>
      <w:r w:rsidR="00EA792A">
        <w:rPr>
          <w:rFonts w:ascii="Times New Roman" w:hAnsi="Times New Roman" w:cs="Times New Roman"/>
          <w:lang w:val="en-CA"/>
        </w:rPr>
        <w:t xml:space="preserve">fertilize and bolster primary productivity. </w:t>
      </w:r>
      <w:r w:rsidR="00EA792A" w:rsidRPr="00B748E3">
        <w:rPr>
          <w:rFonts w:ascii="Times New Roman" w:hAnsi="Times New Roman" w:cs="Times New Roman"/>
          <w:lang w:val="en-CA"/>
        </w:rPr>
        <w:t xml:space="preserve">Despite the widespread assumption that </w:t>
      </w:r>
      <w:r>
        <w:rPr>
          <w:rFonts w:ascii="Times New Roman" w:hAnsi="Times New Roman" w:cs="Times New Roman"/>
          <w:lang w:val="en-CA"/>
        </w:rPr>
        <w:t>C</w:t>
      </w:r>
      <w:r w:rsidR="00EA792A">
        <w:rPr>
          <w:rFonts w:ascii="Times New Roman" w:hAnsi="Times New Roman" w:cs="Times New Roman"/>
          <w:lang w:val="en-CA"/>
        </w:rPr>
        <w:t xml:space="preserve">NC is </w:t>
      </w:r>
      <w:r w:rsidR="00EA792A" w:rsidRPr="00B748E3">
        <w:rPr>
          <w:rFonts w:ascii="Times New Roman" w:hAnsi="Times New Roman" w:cs="Times New Roman"/>
          <w:lang w:val="en-CA"/>
        </w:rPr>
        <w:t>less important in nutrient</w:t>
      </w:r>
      <w:r w:rsidR="00EA792A">
        <w:rPr>
          <w:rFonts w:ascii="Times New Roman" w:hAnsi="Times New Roman" w:cs="Times New Roman"/>
          <w:lang w:val="en-CA"/>
        </w:rPr>
        <w:t>-rich</w:t>
      </w:r>
      <w:r w:rsidR="00EA792A" w:rsidRPr="00B748E3">
        <w:rPr>
          <w:rFonts w:ascii="Times New Roman" w:hAnsi="Times New Roman" w:cs="Times New Roman"/>
          <w:lang w:val="en-CA"/>
        </w:rPr>
        <w:t xml:space="preserve"> temperate waters, empirical tests for global</w:t>
      </w:r>
      <w:r w:rsidR="00EA792A">
        <w:rPr>
          <w:rFonts w:ascii="Times New Roman" w:hAnsi="Times New Roman" w:cs="Times New Roman"/>
          <w:lang w:val="en-CA"/>
        </w:rPr>
        <w:t>-</w:t>
      </w:r>
      <w:r w:rsidR="00EA792A" w:rsidRPr="00B748E3">
        <w:rPr>
          <w:rFonts w:ascii="Times New Roman" w:hAnsi="Times New Roman" w:cs="Times New Roman"/>
          <w:lang w:val="en-CA"/>
        </w:rPr>
        <w:t xml:space="preserve">scale patterns of </w:t>
      </w:r>
      <w:r>
        <w:rPr>
          <w:rFonts w:ascii="Times New Roman" w:hAnsi="Times New Roman" w:cs="Times New Roman"/>
          <w:lang w:val="en-CA"/>
        </w:rPr>
        <w:t>C</w:t>
      </w:r>
      <w:r w:rsidR="00EA792A">
        <w:rPr>
          <w:rFonts w:ascii="Times New Roman" w:hAnsi="Times New Roman" w:cs="Times New Roman"/>
          <w:lang w:val="en-CA"/>
        </w:rPr>
        <w:t>NC</w:t>
      </w:r>
      <w:r w:rsidR="00EA792A" w:rsidRPr="00B748E3">
        <w:rPr>
          <w:rFonts w:ascii="Times New Roman" w:hAnsi="Times New Roman" w:cs="Times New Roman"/>
          <w:lang w:val="en-CA"/>
        </w:rPr>
        <w:t xml:space="preserve"> effects on primary producers are </w:t>
      </w:r>
      <w:r w:rsidR="00EA792A">
        <w:rPr>
          <w:rFonts w:ascii="Times New Roman" w:hAnsi="Times New Roman" w:cs="Times New Roman"/>
          <w:lang w:val="en-CA"/>
        </w:rPr>
        <w:t>lacking. Here, w</w:t>
      </w:r>
      <w:r w:rsidR="00EA792A" w:rsidRPr="00B748E3">
        <w:rPr>
          <w:rFonts w:ascii="Times New Roman" w:hAnsi="Times New Roman" w:cs="Times New Roman"/>
          <w:lang w:val="en-CA"/>
        </w:rPr>
        <w:t>e conduct</w:t>
      </w:r>
      <w:r w:rsidR="00EA792A">
        <w:rPr>
          <w:rFonts w:ascii="Times New Roman" w:hAnsi="Times New Roman" w:cs="Times New Roman"/>
          <w:lang w:val="en-CA"/>
        </w:rPr>
        <w:t>ed</w:t>
      </w:r>
      <w:r w:rsidR="00EA792A" w:rsidRPr="00B748E3">
        <w:rPr>
          <w:rFonts w:ascii="Times New Roman" w:hAnsi="Times New Roman" w:cs="Times New Roman"/>
          <w:lang w:val="en-CA"/>
        </w:rPr>
        <w:t xml:space="preserve"> a meta-analysis of </w:t>
      </w:r>
      <w:r w:rsidR="00EA792A">
        <w:rPr>
          <w:rFonts w:ascii="Times New Roman" w:hAnsi="Times New Roman" w:cs="Times New Roman"/>
          <w:lang w:val="en-CA"/>
        </w:rPr>
        <w:t>published literature</w:t>
      </w:r>
      <w:r w:rsidR="00EA792A" w:rsidRPr="00B748E3">
        <w:rPr>
          <w:rFonts w:ascii="Times New Roman" w:hAnsi="Times New Roman" w:cs="Times New Roman"/>
          <w:lang w:val="en-CA"/>
        </w:rPr>
        <w:t xml:space="preserve"> </w:t>
      </w:r>
      <w:r w:rsidR="00EA792A">
        <w:rPr>
          <w:rFonts w:ascii="Times New Roman" w:hAnsi="Times New Roman" w:cs="Times New Roman"/>
          <w:lang w:val="en-CA"/>
        </w:rPr>
        <w:t>to</w:t>
      </w:r>
      <w:r w:rsidR="00EA792A" w:rsidRPr="00B748E3">
        <w:rPr>
          <w:rFonts w:ascii="Times New Roman" w:hAnsi="Times New Roman" w:cs="Times New Roman"/>
          <w:lang w:val="en-CA"/>
        </w:rPr>
        <w:t xml:space="preserve"> </w:t>
      </w:r>
      <w:r w:rsidR="00EA792A">
        <w:rPr>
          <w:rFonts w:ascii="Times New Roman" w:hAnsi="Times New Roman" w:cs="Times New Roman"/>
          <w:lang w:val="en-CA"/>
        </w:rPr>
        <w:t>assess</w:t>
      </w:r>
      <w:r w:rsidR="00EA792A" w:rsidRPr="00B748E3">
        <w:rPr>
          <w:rFonts w:ascii="Times New Roman" w:hAnsi="Times New Roman" w:cs="Times New Roman"/>
          <w:lang w:val="en-CA"/>
        </w:rPr>
        <w:t xml:space="preserve"> the effect</w:t>
      </w:r>
      <w:r w:rsidR="00EA792A">
        <w:rPr>
          <w:rFonts w:ascii="Times New Roman" w:hAnsi="Times New Roman" w:cs="Times New Roman"/>
          <w:lang w:val="en-CA"/>
        </w:rPr>
        <w:t>s</w:t>
      </w:r>
      <w:r w:rsidR="00EA792A" w:rsidRPr="00B748E3">
        <w:rPr>
          <w:rFonts w:ascii="Times New Roman" w:hAnsi="Times New Roman" w:cs="Times New Roman"/>
          <w:lang w:val="en-CA"/>
        </w:rPr>
        <w:t xml:space="preserve"> of animal</w:t>
      </w:r>
      <w:r w:rsidR="00EA792A">
        <w:rPr>
          <w:rFonts w:ascii="Times New Roman" w:hAnsi="Times New Roman" w:cs="Times New Roman"/>
          <w:lang w:val="en-CA"/>
        </w:rPr>
        <w:t>-</w:t>
      </w:r>
      <w:r w:rsidR="00EA792A" w:rsidRPr="00B748E3">
        <w:rPr>
          <w:rFonts w:ascii="Times New Roman" w:hAnsi="Times New Roman" w:cs="Times New Roman"/>
          <w:lang w:val="en-CA"/>
        </w:rPr>
        <w:t xml:space="preserve">provisioned nutrients on primary </w:t>
      </w:r>
      <w:r w:rsidR="00EA792A">
        <w:rPr>
          <w:rFonts w:ascii="Times New Roman" w:hAnsi="Times New Roman" w:cs="Times New Roman"/>
          <w:lang w:val="en-CA"/>
        </w:rPr>
        <w:t>productivity in marine ecosystems</w:t>
      </w:r>
      <w:r w:rsidR="00EA792A" w:rsidRPr="00B748E3">
        <w:rPr>
          <w:rFonts w:ascii="Times New Roman" w:hAnsi="Times New Roman" w:cs="Times New Roman"/>
          <w:lang w:val="en-CA"/>
        </w:rPr>
        <w:t xml:space="preserve">. </w:t>
      </w:r>
      <w:r w:rsidR="00EA792A">
        <w:rPr>
          <w:rFonts w:ascii="Times New Roman" w:hAnsi="Times New Roman" w:cs="Times New Roman"/>
          <w:lang w:val="en-CA"/>
        </w:rPr>
        <w:t xml:space="preserve">We identified 41 suitable studies, from which we calculated effect sizes as response ratios of productivity of provisioned vs unprovisioned systems. </w:t>
      </w:r>
      <w:r w:rsidR="00E468C1">
        <w:rPr>
          <w:rFonts w:ascii="Times New Roman" w:hAnsi="Times New Roman" w:cs="Times New Roman"/>
          <w:lang w:val="en-CA"/>
        </w:rPr>
        <w:t xml:space="preserve">We </w:t>
      </w:r>
      <w:r w:rsidR="00E468C1" w:rsidRPr="004E5128">
        <w:rPr>
          <w:rFonts w:ascii="Times New Roman" w:hAnsi="Times New Roman" w:cs="Times New Roman"/>
          <w:lang w:val="en-CA"/>
        </w:rPr>
        <w:t>quantif</w:t>
      </w:r>
      <w:r w:rsidR="00E468C1">
        <w:rPr>
          <w:rFonts w:ascii="Times New Roman" w:hAnsi="Times New Roman" w:cs="Times New Roman"/>
          <w:lang w:val="en-CA"/>
        </w:rPr>
        <w:t>ied</w:t>
      </w:r>
      <w:r w:rsidR="00E468C1" w:rsidRPr="004E5128">
        <w:rPr>
          <w:rFonts w:ascii="Times New Roman" w:hAnsi="Times New Roman" w:cs="Times New Roman"/>
          <w:lang w:val="en-CA"/>
        </w:rPr>
        <w:t xml:space="preserve"> and compare</w:t>
      </w:r>
      <w:r w:rsidR="00E468C1">
        <w:rPr>
          <w:rFonts w:ascii="Times New Roman" w:hAnsi="Times New Roman" w:cs="Times New Roman"/>
          <w:lang w:val="en-CA"/>
        </w:rPr>
        <w:t>d</w:t>
      </w:r>
      <w:r w:rsidR="00E468C1" w:rsidRPr="004E5128">
        <w:rPr>
          <w:rFonts w:ascii="Times New Roman" w:hAnsi="Times New Roman" w:cs="Times New Roman"/>
          <w:lang w:val="en-CA"/>
        </w:rPr>
        <w:t xml:space="preserve"> the effect sizes </w:t>
      </w:r>
      <w:r w:rsidR="00E468C1">
        <w:rPr>
          <w:rFonts w:ascii="Times New Roman" w:hAnsi="Times New Roman" w:cs="Times New Roman"/>
          <w:lang w:val="en-CA"/>
        </w:rPr>
        <w:t xml:space="preserve">reflecting the growth benefit of CNC to primary producers </w:t>
      </w:r>
      <w:r w:rsidR="00E468C1" w:rsidRPr="004E5128">
        <w:rPr>
          <w:rFonts w:ascii="Times New Roman" w:hAnsi="Times New Roman" w:cs="Times New Roman"/>
          <w:lang w:val="en-CA"/>
        </w:rPr>
        <w:t>between temperate and tropical regions</w:t>
      </w:r>
      <w:r w:rsidR="00E468C1">
        <w:rPr>
          <w:rFonts w:ascii="Times New Roman" w:hAnsi="Times New Roman" w:cs="Times New Roman"/>
          <w:lang w:val="en-CA"/>
        </w:rPr>
        <w:t xml:space="preserve">, considering latitude, temperature, and external nutrients. Our results </w:t>
      </w:r>
      <w:r w:rsidR="00E468C1" w:rsidRPr="00E468C1">
        <w:rPr>
          <w:rFonts w:ascii="Times New Roman" w:hAnsi="Times New Roman" w:cs="Times New Roman"/>
          <w:lang w:val="en-CA"/>
        </w:rPr>
        <w:t xml:space="preserve">show no difference in the effect of CNC on primary productivity between temperate vs tropical regions, contradicting the prevailing ecological </w:t>
      </w:r>
      <w:r w:rsidR="00B864CF">
        <w:rPr>
          <w:rFonts w:ascii="Times New Roman" w:hAnsi="Times New Roman" w:cs="Times New Roman"/>
          <w:lang w:val="en-CA"/>
        </w:rPr>
        <w:t>paradigm</w:t>
      </w:r>
      <w:r w:rsidR="00E468C1" w:rsidRPr="00E468C1">
        <w:rPr>
          <w:rFonts w:ascii="Times New Roman" w:hAnsi="Times New Roman" w:cs="Times New Roman"/>
          <w:lang w:val="en-CA"/>
        </w:rPr>
        <w:t xml:space="preserve">. This suggests that the effects of CNC </w:t>
      </w:r>
      <w:r w:rsidR="00B864CF">
        <w:rPr>
          <w:rFonts w:ascii="Times New Roman" w:hAnsi="Times New Roman" w:cs="Times New Roman"/>
          <w:lang w:val="en-CA"/>
        </w:rPr>
        <w:t xml:space="preserve">on primary producers </w:t>
      </w:r>
      <w:r w:rsidR="00E468C1" w:rsidRPr="00E468C1">
        <w:rPr>
          <w:rFonts w:ascii="Times New Roman" w:hAnsi="Times New Roman" w:cs="Times New Roman"/>
          <w:lang w:val="en-CA"/>
        </w:rPr>
        <w:t>may be driven by smaller-scale processes that are not generalizable across broad regions.</w:t>
      </w:r>
    </w:p>
    <w:p w14:paraId="00C5AA27" w14:textId="77777777" w:rsidR="00E468C1" w:rsidRDefault="00E468C1" w:rsidP="00EA792A">
      <w:pPr>
        <w:spacing w:line="360" w:lineRule="auto"/>
        <w:ind w:firstLine="720"/>
        <w:rPr>
          <w:rFonts w:ascii="Times New Roman" w:hAnsi="Times New Roman" w:cs="Times New Roman"/>
          <w:lang w:val="en-CA"/>
        </w:rPr>
      </w:pPr>
    </w:p>
    <w:p w14:paraId="5B8CFCD4" w14:textId="4D3C9D34" w:rsidR="006A2C8D" w:rsidRDefault="006A2C8D" w:rsidP="000D389D">
      <w:pPr>
        <w:spacing w:line="360" w:lineRule="auto"/>
        <w:rPr>
          <w:rFonts w:ascii="Times New Roman" w:hAnsi="Times New Roman" w:cs="Times New Roman"/>
          <w:lang w:val="en-CA"/>
        </w:rPr>
      </w:pPr>
    </w:p>
    <w:p w14:paraId="2967B8BF" w14:textId="77777777" w:rsidR="00E468C1" w:rsidRDefault="00E468C1" w:rsidP="000D389D">
      <w:pPr>
        <w:spacing w:line="360" w:lineRule="auto"/>
        <w:rPr>
          <w:rFonts w:ascii="Times New Roman" w:hAnsi="Times New Roman" w:cs="Times New Roman"/>
          <w:lang w:val="en-CA"/>
        </w:rPr>
      </w:pPr>
    </w:p>
    <w:p w14:paraId="1F95907E" w14:textId="39A03613" w:rsidR="006E1FC0" w:rsidRDefault="006E1FC0" w:rsidP="000D389D">
      <w:pPr>
        <w:spacing w:line="360" w:lineRule="auto"/>
        <w:rPr>
          <w:rFonts w:ascii="Times New Roman" w:hAnsi="Times New Roman" w:cs="Times New Roman"/>
          <w:lang w:val="en-CA"/>
        </w:rPr>
      </w:pPr>
    </w:p>
    <w:p w14:paraId="52474414" w14:textId="130B908E" w:rsidR="00C36E88" w:rsidRDefault="00C36E88" w:rsidP="000D389D">
      <w:pPr>
        <w:spacing w:line="360" w:lineRule="auto"/>
        <w:rPr>
          <w:rFonts w:ascii="Times New Roman" w:hAnsi="Times New Roman" w:cs="Times New Roman"/>
          <w:lang w:val="en-CA"/>
        </w:rPr>
      </w:pPr>
    </w:p>
    <w:p w14:paraId="3DB55088" w14:textId="6FDF4D0A" w:rsidR="00C36E88" w:rsidRDefault="00C36E88" w:rsidP="000D389D">
      <w:pPr>
        <w:spacing w:line="360" w:lineRule="auto"/>
        <w:rPr>
          <w:rFonts w:ascii="Times New Roman" w:hAnsi="Times New Roman" w:cs="Times New Roman"/>
          <w:lang w:val="en-CA"/>
        </w:rPr>
      </w:pPr>
    </w:p>
    <w:p w14:paraId="649B7E74" w14:textId="3C4F11DD" w:rsidR="00C36E88" w:rsidRDefault="00C36E88" w:rsidP="000D389D">
      <w:pPr>
        <w:spacing w:line="360" w:lineRule="auto"/>
        <w:rPr>
          <w:rFonts w:ascii="Times New Roman" w:hAnsi="Times New Roman" w:cs="Times New Roman"/>
          <w:lang w:val="en-CA"/>
        </w:rPr>
      </w:pPr>
    </w:p>
    <w:p w14:paraId="406D3070" w14:textId="37E81AC5" w:rsidR="00C36E88" w:rsidRDefault="00C36E88" w:rsidP="000D389D">
      <w:pPr>
        <w:spacing w:line="360" w:lineRule="auto"/>
        <w:rPr>
          <w:rFonts w:ascii="Times New Roman" w:hAnsi="Times New Roman" w:cs="Times New Roman"/>
          <w:lang w:val="en-CA"/>
        </w:rPr>
      </w:pPr>
    </w:p>
    <w:p w14:paraId="209A3CDB" w14:textId="581D5827" w:rsidR="0058791B" w:rsidRDefault="0058791B" w:rsidP="000D389D">
      <w:pPr>
        <w:spacing w:line="360" w:lineRule="auto"/>
        <w:rPr>
          <w:rFonts w:ascii="Times New Roman" w:hAnsi="Times New Roman" w:cs="Times New Roman"/>
          <w:u w:val="single"/>
          <w:lang w:val="en-CA"/>
        </w:rPr>
      </w:pPr>
    </w:p>
    <w:p w14:paraId="78CBABA7" w14:textId="659B8972" w:rsidR="0058791B" w:rsidRPr="0058791B" w:rsidRDefault="0058791B" w:rsidP="000D389D">
      <w:pPr>
        <w:spacing w:line="360" w:lineRule="auto"/>
        <w:rPr>
          <w:rFonts w:ascii="Times New Roman" w:hAnsi="Times New Roman" w:cs="Times New Roman"/>
          <w:lang w:val="en-CA"/>
        </w:rPr>
      </w:pPr>
      <w:r w:rsidRPr="0058791B">
        <w:rPr>
          <w:rFonts w:ascii="Times New Roman" w:hAnsi="Times New Roman" w:cs="Times New Roman"/>
          <w:lang w:val="en-CA"/>
        </w:rPr>
        <w:t>Overview</w:t>
      </w:r>
      <w:r>
        <w:rPr>
          <w:rFonts w:ascii="Times New Roman" w:hAnsi="Times New Roman" w:cs="Times New Roman"/>
          <w:lang w:val="en-CA"/>
        </w:rPr>
        <w:t xml:space="preserve"> for intro</w:t>
      </w:r>
      <w:r w:rsidRPr="0058791B">
        <w:rPr>
          <w:rFonts w:ascii="Times New Roman" w:hAnsi="Times New Roman" w:cs="Times New Roman"/>
          <w:lang w:val="en-CA"/>
        </w:rPr>
        <w:t>:</w:t>
      </w:r>
    </w:p>
    <w:p w14:paraId="19AE9965" w14:textId="4B32D98B" w:rsidR="00C36E88" w:rsidRPr="00C36E88" w:rsidRDefault="00C36E88" w:rsidP="00C36E88">
      <w:pPr>
        <w:pStyle w:val="ListParagraph"/>
        <w:numPr>
          <w:ilvl w:val="0"/>
          <w:numId w:val="2"/>
        </w:numPr>
        <w:spacing w:line="360" w:lineRule="auto"/>
        <w:rPr>
          <w:rFonts w:ascii="Times New Roman" w:hAnsi="Times New Roman" w:cs="Times New Roman"/>
          <w:u w:val="single"/>
          <w:lang w:val="en-CA"/>
        </w:rPr>
      </w:pPr>
      <w:r>
        <w:rPr>
          <w:rFonts w:ascii="Times New Roman" w:hAnsi="Times New Roman" w:cs="Times New Roman"/>
          <w:lang w:val="en-CA"/>
        </w:rPr>
        <w:t>Bottom-up processes are super important. Different systems have different limiting nutrients. Needs of pp dictate how important provisioning is</w:t>
      </w:r>
    </w:p>
    <w:p w14:paraId="24432B3A" w14:textId="04C538B0" w:rsidR="00C36E88" w:rsidRPr="00C36E88" w:rsidRDefault="00C36E88" w:rsidP="00C36E88">
      <w:pPr>
        <w:pStyle w:val="ListParagraph"/>
        <w:numPr>
          <w:ilvl w:val="0"/>
          <w:numId w:val="2"/>
        </w:numPr>
        <w:spacing w:line="360" w:lineRule="auto"/>
        <w:rPr>
          <w:rFonts w:ascii="Times New Roman" w:hAnsi="Times New Roman" w:cs="Times New Roman"/>
          <w:u w:val="single"/>
          <w:lang w:val="en-CA"/>
        </w:rPr>
      </w:pPr>
      <w:r>
        <w:rPr>
          <w:rFonts w:ascii="Times New Roman" w:hAnsi="Times New Roman" w:cs="Times New Roman"/>
          <w:lang w:val="en-CA"/>
        </w:rPr>
        <w:t>Animals contribute to bottom up processes. CND.</w:t>
      </w:r>
    </w:p>
    <w:p w14:paraId="1D1C7C0D" w14:textId="7E25E56F" w:rsidR="00C36E88" w:rsidRPr="00C36E88" w:rsidRDefault="005B6F9A" w:rsidP="00C36E88">
      <w:pPr>
        <w:pStyle w:val="ListParagraph"/>
        <w:numPr>
          <w:ilvl w:val="0"/>
          <w:numId w:val="2"/>
        </w:numPr>
        <w:spacing w:line="360" w:lineRule="auto"/>
        <w:rPr>
          <w:rFonts w:ascii="Times New Roman" w:hAnsi="Times New Roman" w:cs="Times New Roman"/>
          <w:u w:val="single"/>
          <w:lang w:val="en-CA"/>
        </w:rPr>
      </w:pPr>
      <w:r>
        <w:rPr>
          <w:rFonts w:ascii="Times New Roman" w:hAnsi="Times New Roman" w:cs="Times New Roman"/>
          <w:lang w:val="en-CA"/>
        </w:rPr>
        <w:t>CND super cool in the ocean? N</w:t>
      </w:r>
      <w:r w:rsidR="00C36E88">
        <w:rPr>
          <w:rFonts w:ascii="Times New Roman" w:hAnsi="Times New Roman" w:cs="Times New Roman"/>
          <w:lang w:val="en-CA"/>
        </w:rPr>
        <w:t xml:space="preserve">itrogen is limiting. External sources of nitrogen. Internal sources of nitrogen. Animals represent the largest pool of nutrients, so they dictate the rate of cycling. </w:t>
      </w:r>
    </w:p>
    <w:p w14:paraId="2356745A" w14:textId="13FDCDC0" w:rsidR="00C36E88" w:rsidRPr="00C36E88" w:rsidRDefault="00C36E88" w:rsidP="00C36E88">
      <w:pPr>
        <w:pStyle w:val="ListParagraph"/>
        <w:numPr>
          <w:ilvl w:val="0"/>
          <w:numId w:val="2"/>
        </w:numPr>
        <w:spacing w:line="360" w:lineRule="auto"/>
        <w:rPr>
          <w:rFonts w:ascii="Times New Roman" w:hAnsi="Times New Roman" w:cs="Times New Roman"/>
          <w:u w:val="single"/>
          <w:lang w:val="en-CA"/>
        </w:rPr>
      </w:pPr>
      <w:r>
        <w:rPr>
          <w:rFonts w:ascii="Times New Roman" w:hAnsi="Times New Roman" w:cs="Times New Roman"/>
          <w:lang w:val="en-CA"/>
        </w:rPr>
        <w:t xml:space="preserve">Theory states that provisioning is less important when nutrients are abundant, but there’s some exceptions (complementary timing, ideal ratio of delivery, bioavailable form). State the conventional wisdom assumption here. </w:t>
      </w:r>
    </w:p>
    <w:p w14:paraId="0ACAF441" w14:textId="5AA85876" w:rsidR="00C36E88" w:rsidRDefault="00C36E88" w:rsidP="00C36E88">
      <w:pPr>
        <w:pStyle w:val="ListParagraph"/>
        <w:numPr>
          <w:ilvl w:val="0"/>
          <w:numId w:val="2"/>
        </w:numPr>
        <w:spacing w:line="360" w:lineRule="auto"/>
        <w:rPr>
          <w:rFonts w:ascii="Times New Roman" w:hAnsi="Times New Roman" w:cs="Times New Roman"/>
          <w:lang w:val="en-CA"/>
        </w:rPr>
      </w:pPr>
      <w:r w:rsidRPr="00C36E88">
        <w:rPr>
          <w:rFonts w:ascii="Times New Roman" w:hAnsi="Times New Roman" w:cs="Times New Roman"/>
          <w:lang w:val="en-CA"/>
        </w:rPr>
        <w:t>In this study…</w:t>
      </w:r>
    </w:p>
    <w:p w14:paraId="0756A008" w14:textId="77777777" w:rsidR="0058791B" w:rsidRPr="00C36E88" w:rsidRDefault="0058791B" w:rsidP="0058791B">
      <w:pPr>
        <w:pStyle w:val="ListParagraph"/>
        <w:spacing w:line="360" w:lineRule="auto"/>
        <w:rPr>
          <w:rFonts w:ascii="Times New Roman" w:hAnsi="Times New Roman" w:cs="Times New Roman"/>
          <w:lang w:val="en-CA"/>
        </w:rPr>
      </w:pPr>
    </w:p>
    <w:p w14:paraId="408E9969" w14:textId="65D9238B" w:rsidR="00C36E88" w:rsidRPr="00980ECC" w:rsidRDefault="0058791B" w:rsidP="000D389D">
      <w:pPr>
        <w:spacing w:line="360" w:lineRule="auto"/>
        <w:rPr>
          <w:rFonts w:ascii="Times New Roman" w:hAnsi="Times New Roman" w:cs="Times New Roman"/>
          <w:b/>
          <w:bCs/>
          <w:lang w:val="en-CA"/>
          <w:rPrChange w:id="0" w:author="Isabelle Cote" w:date="2023-04-24T13:58:00Z">
            <w:rPr>
              <w:rFonts w:ascii="Times New Roman" w:hAnsi="Times New Roman" w:cs="Times New Roman"/>
              <w:u w:val="single"/>
              <w:lang w:val="en-CA"/>
            </w:rPr>
          </w:rPrChange>
        </w:rPr>
      </w:pPr>
      <w:r w:rsidRPr="00980ECC">
        <w:rPr>
          <w:rFonts w:ascii="Times New Roman" w:hAnsi="Times New Roman" w:cs="Times New Roman"/>
          <w:b/>
          <w:bCs/>
          <w:lang w:val="en-CA"/>
          <w:rPrChange w:id="1" w:author="Isabelle Cote" w:date="2023-04-24T13:58:00Z">
            <w:rPr>
              <w:rFonts w:ascii="Times New Roman" w:hAnsi="Times New Roman" w:cs="Times New Roman"/>
              <w:u w:val="single"/>
              <w:lang w:val="en-CA"/>
            </w:rPr>
          </w:rPrChange>
        </w:rPr>
        <w:t>Introduction</w:t>
      </w:r>
    </w:p>
    <w:p w14:paraId="17D5ED13" w14:textId="35B7063B" w:rsidR="00476697" w:rsidRDefault="00214C00" w:rsidP="000D389D">
      <w:pPr>
        <w:spacing w:line="360" w:lineRule="auto"/>
        <w:rPr>
          <w:rFonts w:ascii="Times New Roman" w:hAnsi="Times New Roman" w:cs="Times New Roman"/>
          <w:lang w:val="en-CA"/>
        </w:rPr>
      </w:pPr>
      <w:r>
        <w:rPr>
          <w:rFonts w:ascii="Times New Roman" w:hAnsi="Times New Roman" w:cs="Times New Roman"/>
          <w:lang w:val="en-CA"/>
        </w:rPr>
        <w:t xml:space="preserve">Although </w:t>
      </w:r>
      <w:r w:rsidR="00BD0ABE">
        <w:rPr>
          <w:rFonts w:ascii="Times New Roman" w:hAnsi="Times New Roman" w:cs="Times New Roman"/>
          <w:lang w:val="en-CA"/>
        </w:rPr>
        <w:t>anthropogenic eutrophication</w:t>
      </w:r>
      <w:r>
        <w:rPr>
          <w:rFonts w:ascii="Times New Roman" w:hAnsi="Times New Roman" w:cs="Times New Roman"/>
          <w:lang w:val="en-CA"/>
        </w:rPr>
        <w:t xml:space="preserve"> </w:t>
      </w:r>
      <w:r w:rsidR="00BD0ABE">
        <w:rPr>
          <w:rFonts w:ascii="Times New Roman" w:hAnsi="Times New Roman" w:cs="Times New Roman"/>
          <w:lang w:val="en-CA"/>
        </w:rPr>
        <w:t>has had</w:t>
      </w:r>
      <w:r>
        <w:rPr>
          <w:rFonts w:ascii="Times New Roman" w:hAnsi="Times New Roman" w:cs="Times New Roman"/>
          <w:lang w:val="en-CA"/>
        </w:rPr>
        <w:t xml:space="preserve"> </w:t>
      </w:r>
      <w:r w:rsidR="00B864CF">
        <w:rPr>
          <w:rFonts w:ascii="Times New Roman" w:hAnsi="Times New Roman" w:cs="Times New Roman"/>
          <w:lang w:val="en-CA"/>
        </w:rPr>
        <w:t xml:space="preserve">some </w:t>
      </w:r>
      <w:r>
        <w:rPr>
          <w:rFonts w:ascii="Times New Roman" w:hAnsi="Times New Roman" w:cs="Times New Roman"/>
          <w:lang w:val="en-CA"/>
        </w:rPr>
        <w:t xml:space="preserve">catastrophic effects across </w:t>
      </w:r>
      <w:r w:rsidR="00B864CF">
        <w:rPr>
          <w:rFonts w:ascii="Times New Roman" w:hAnsi="Times New Roman" w:cs="Times New Roman"/>
          <w:lang w:val="en-CA"/>
        </w:rPr>
        <w:t xml:space="preserve">terrestrial and aquatic </w:t>
      </w:r>
      <w:r>
        <w:rPr>
          <w:rFonts w:ascii="Times New Roman" w:hAnsi="Times New Roman" w:cs="Times New Roman"/>
          <w:lang w:val="en-CA"/>
        </w:rPr>
        <w:t>ecosystems</w:t>
      </w:r>
      <w:r w:rsidR="00BD0ABE">
        <w:rPr>
          <w:rFonts w:ascii="Times New Roman" w:hAnsi="Times New Roman" w:cs="Times New Roman"/>
          <w:lang w:val="en-CA"/>
        </w:rPr>
        <w:t xml:space="preserve"> </w:t>
      </w:r>
      <w:r w:rsidR="00BD0ABE">
        <w:rPr>
          <w:rFonts w:ascii="Times New Roman" w:hAnsi="Times New Roman" w:cs="Times New Roman"/>
          <w:lang w:val="en-CA"/>
        </w:rPr>
        <w:fldChar w:fldCharType="begin"/>
      </w:r>
      <w:r w:rsidR="00BD0ABE">
        <w:rPr>
          <w:rFonts w:ascii="Times New Roman" w:hAnsi="Times New Roman" w:cs="Times New Roman"/>
          <w:lang w:val="en-CA"/>
        </w:rPr>
        <w:instrText xml:space="preserve"> ADDIN ZOTERO_ITEM CSL_CITATION {"citationID":"b87dQgzj","properties":{"formattedCitation":"(Smith et al., 1999)","plainCitation":"(Smith et al., 1999)","noteIndex":0},"citationItems":[{"id":1635,"uris":["http://zotero.org/users/local/idKDtb7T/items/RAJGZEVA"],"itemData":{"id":1635,"type":"article-journal","abstract":"In the mid-1800s, the agricultural chemist Justus von Liebig demonstrated strong positive relationships between soil nutrient supplies and the growth yields of terrestrial plants, and it has since been found that freshwater and marine plants are equally responsive to nutrient inputs. Anthropogenic inputs of nutrients to the Earth's surface and atmosphere have increased greatly during the past two centuries. This nutrient enrichment, or eutrophication, can lead to highly undesirable changes in ecosystem structure and function, however. In this paper we briefly review the process, the impacts, and the potential management of cultural eutrophication in freshwater, marine, and terrestrial ecosystems. We present two brief case studies (one freshwater and one marine) demonstrating that nutrient loading restriction is the essential cornerstone of aquatic eutrophication control. In addition, we present results of a preliminary statistical analysis that is consistent with the hypothesis that anthropogenic emissions of oxidized nitrogen could be influencing atmospheric levels of carbon dioxide via nitrogen stimulation of global primary production.","container-title":"Environmental Pollution","DOI":"10.1016/S0269-7491(99)00091-3","ISSN":"0269-7491","issue":"1","journalAbbreviation":"Environmental Pollution","language":"en","page":"179-196","source":"ScienceDirect","title":"Eutrophication: impacts of excess nutrient inputs on freshwater, marine, and terrestrial ecosystems","title-short":"Eutrophication","volume":"100","author":[{"family":"Smith","given":"V. H."},{"family":"Tilman","given":"G. D."},{"family":"Nekola","given":"J. C."}],"issued":{"date-parts":[["1999",1,1]]}}}],"schema":"https://github.com/citation-style-language/schema/raw/master/csl-citation.json"} </w:instrText>
      </w:r>
      <w:r w:rsidR="00BD0ABE">
        <w:rPr>
          <w:rFonts w:ascii="Times New Roman" w:hAnsi="Times New Roman" w:cs="Times New Roman"/>
          <w:lang w:val="en-CA"/>
        </w:rPr>
        <w:fldChar w:fldCharType="separate"/>
      </w:r>
      <w:r w:rsidR="00BD0ABE">
        <w:rPr>
          <w:rFonts w:ascii="Times New Roman" w:hAnsi="Times New Roman" w:cs="Times New Roman"/>
          <w:noProof/>
          <w:lang w:val="en-CA"/>
        </w:rPr>
        <w:t>(Smith et al., 1999)</w:t>
      </w:r>
      <w:r w:rsidR="00BD0ABE">
        <w:rPr>
          <w:rFonts w:ascii="Times New Roman" w:hAnsi="Times New Roman" w:cs="Times New Roman"/>
          <w:lang w:val="en-CA"/>
        </w:rPr>
        <w:fldChar w:fldCharType="end"/>
      </w:r>
      <w:r>
        <w:rPr>
          <w:rFonts w:ascii="Times New Roman" w:hAnsi="Times New Roman" w:cs="Times New Roman"/>
          <w:lang w:val="en-CA"/>
        </w:rPr>
        <w:t xml:space="preserve">, </w:t>
      </w:r>
      <w:ins w:id="2" w:author="Isabelle Cote" w:date="2023-04-24T11:09:00Z">
        <w:r w:rsidR="00183A8B">
          <w:rPr>
            <w:rFonts w:ascii="Times New Roman" w:hAnsi="Times New Roman" w:cs="Times New Roman"/>
            <w:lang w:val="en-CA"/>
          </w:rPr>
          <w:t xml:space="preserve">natural </w:t>
        </w:r>
      </w:ins>
      <w:r>
        <w:rPr>
          <w:rFonts w:ascii="Times New Roman" w:hAnsi="Times New Roman" w:cs="Times New Roman"/>
          <w:lang w:val="en-CA"/>
        </w:rPr>
        <w:t xml:space="preserve">nutrient enrichment remains an important process in supporting primary productivity and thus ecosystem structure. </w:t>
      </w:r>
      <w:r w:rsidR="00857597">
        <w:rPr>
          <w:rFonts w:ascii="Times New Roman" w:hAnsi="Times New Roman" w:cs="Times New Roman"/>
          <w:lang w:val="en-CA"/>
        </w:rPr>
        <w:t>Provisioning of</w:t>
      </w:r>
      <w:r w:rsidR="00F4780B">
        <w:rPr>
          <w:rFonts w:ascii="Times New Roman" w:hAnsi="Times New Roman" w:cs="Times New Roman"/>
          <w:lang w:val="en-CA"/>
        </w:rPr>
        <w:t xml:space="preserve"> </w:t>
      </w:r>
      <w:r w:rsidR="00857597">
        <w:rPr>
          <w:rFonts w:ascii="Times New Roman" w:hAnsi="Times New Roman" w:cs="Times New Roman"/>
          <w:lang w:val="en-CA"/>
        </w:rPr>
        <w:t>n</w:t>
      </w:r>
      <w:r w:rsidR="00927DC1">
        <w:rPr>
          <w:rFonts w:ascii="Times New Roman" w:hAnsi="Times New Roman" w:cs="Times New Roman"/>
          <w:lang w:val="en-CA"/>
        </w:rPr>
        <w:t xml:space="preserve">itrogen, phosphorus, and other </w:t>
      </w:r>
      <w:r w:rsidR="00B864CF">
        <w:rPr>
          <w:rFonts w:ascii="Times New Roman" w:hAnsi="Times New Roman" w:cs="Times New Roman"/>
          <w:lang w:val="en-CA"/>
        </w:rPr>
        <w:t xml:space="preserve">limiting </w:t>
      </w:r>
      <w:r w:rsidR="00927DC1">
        <w:rPr>
          <w:rFonts w:ascii="Times New Roman" w:hAnsi="Times New Roman" w:cs="Times New Roman"/>
          <w:lang w:val="en-CA"/>
        </w:rPr>
        <w:t xml:space="preserve">elements </w:t>
      </w:r>
      <w:r w:rsidR="00792989">
        <w:rPr>
          <w:rFonts w:ascii="Times New Roman" w:hAnsi="Times New Roman" w:cs="Times New Roman"/>
          <w:lang w:val="en-CA"/>
        </w:rPr>
        <w:t xml:space="preserve">can produce dramatic </w:t>
      </w:r>
      <w:r w:rsidR="00857597">
        <w:rPr>
          <w:rFonts w:ascii="Times New Roman" w:hAnsi="Times New Roman" w:cs="Times New Roman"/>
          <w:lang w:val="en-CA"/>
        </w:rPr>
        <w:t>increases</w:t>
      </w:r>
      <w:r w:rsidR="00792989">
        <w:rPr>
          <w:rFonts w:ascii="Times New Roman" w:hAnsi="Times New Roman" w:cs="Times New Roman"/>
          <w:lang w:val="en-CA"/>
        </w:rPr>
        <w:t xml:space="preserve"> in primary productivit</w:t>
      </w:r>
      <w:r w:rsidR="005D641B">
        <w:rPr>
          <w:rFonts w:ascii="Times New Roman" w:hAnsi="Times New Roman" w:cs="Times New Roman"/>
          <w:lang w:val="en-CA"/>
        </w:rPr>
        <w:t xml:space="preserve">y </w:t>
      </w:r>
      <w:commentRangeStart w:id="3"/>
      <w:r w:rsidR="005D641B">
        <w:rPr>
          <w:rFonts w:ascii="Times New Roman" w:hAnsi="Times New Roman" w:cs="Times New Roman"/>
          <w:lang w:val="en-CA"/>
        </w:rPr>
        <w:t xml:space="preserve">beyond Net Primary Productivity </w:t>
      </w:r>
      <w:commentRangeEnd w:id="3"/>
      <w:r w:rsidR="00762B07">
        <w:rPr>
          <w:rStyle w:val="CommentReference"/>
        </w:rPr>
        <w:commentReference w:id="3"/>
      </w:r>
      <w:r w:rsidR="005D641B">
        <w:rPr>
          <w:rFonts w:ascii="Times New Roman" w:hAnsi="Times New Roman" w:cs="Times New Roman"/>
          <w:lang w:val="en-CA"/>
        </w:rPr>
        <w:t xml:space="preserve">across ecosystems </w:t>
      </w:r>
      <w:r w:rsidR="005D641B">
        <w:rPr>
          <w:rFonts w:ascii="Times New Roman" w:hAnsi="Times New Roman" w:cs="Times New Roman"/>
          <w:lang w:val="en-CA"/>
        </w:rPr>
        <w:fldChar w:fldCharType="begin"/>
      </w:r>
      <w:r w:rsidR="005D641B">
        <w:rPr>
          <w:rFonts w:ascii="Times New Roman" w:hAnsi="Times New Roman" w:cs="Times New Roman"/>
          <w:lang w:val="en-CA"/>
        </w:rPr>
        <w:instrText xml:space="preserve"> ADDIN ZOTERO_ITEM CSL_CITATION {"citationID":"OXlByZu0","properties":{"formattedCitation":"(Gough et al., 2016)","plainCitation":"(Gough et al., 2016)","noteIndex":0},"citationItems":[{"id":3215,"uris":["http://zotero.org/users/local/idKDtb7T/items/NJPI3BYS"],"itemData":{"id":3215,"type":"article-journal","abstract":"Primary producers form the base of food webs but also affect other ecosystem characteristics, such as habitat structure, light availability, and microclimate. Here, we examine changes caused by 5–30+ years of nutrient addition and resulting increases in net primary productivity (NPP) in tundra, streams, and lakes in northern Alaska. The Arctic provides an important opportunity to examine how ecosystems characterized by low diversity and low productivity respond to release from nutrient limitation. We review how responses of algae and plants affect light availability, perennial biotic structures available for consumers, oxygen levels, and temperature. Sometimes, responses were similar across all three ecosystems; e.g., increased NPP significantly reduced light to the substrate following fertilization. Perennial biotic structures increased in tundra and streams but not in lakes, and provided important new habitat niches for consumers as well as other producers. Oxygen and temperature responses also differed. Life history traits (e.g., longevity) of the primary producers along with the fate of detritus drove the responses and recovery. As global change persists and nutrients become more available in the Arctic and elsewhere, incorporating these factors as response variables will enable better prediction of ecosystem changes and feedbacks in this biome and others.","container-title":"Oecologia","DOI":"10.1007/s00442-016-3716-0","ISSN":"1432-1939","issue":"3","journalAbbreviation":"Oecologia","language":"en","page":"653-665","source":"Springer Link","title":"Effects of long-term nutrient additions on Arctic tundra, stream, and lake ecosystems: beyond NPP","title-short":"Effects of long-term nutrient additions on Arctic tundra, stream, and lake ecosystems","volume":"182","author":[{"family":"Gough","given":"Laura"},{"family":"Bettez","given":"Neil D."},{"family":"Slavik","given":"Karie A."},{"family":"Bowden","given":"William B."},{"family":"Giblin","given":"Anne E."},{"family":"Kling","given":"George W."},{"family":"Laundre","given":"James A."},{"family":"Shaver","given":"Gaius R."}],"issued":{"date-parts":[["2016",11,1]]}}}],"schema":"https://github.com/citation-style-language/schema/raw/master/csl-citation.json"} </w:instrText>
      </w:r>
      <w:r w:rsidR="005D641B">
        <w:rPr>
          <w:rFonts w:ascii="Times New Roman" w:hAnsi="Times New Roman" w:cs="Times New Roman"/>
          <w:lang w:val="en-CA"/>
        </w:rPr>
        <w:fldChar w:fldCharType="separate"/>
      </w:r>
      <w:r w:rsidR="005D641B">
        <w:rPr>
          <w:rFonts w:ascii="Times New Roman" w:hAnsi="Times New Roman" w:cs="Times New Roman"/>
          <w:noProof/>
          <w:lang w:val="en-CA"/>
        </w:rPr>
        <w:t>(Gough et al., 2016)</w:t>
      </w:r>
      <w:r w:rsidR="005D641B">
        <w:rPr>
          <w:rFonts w:ascii="Times New Roman" w:hAnsi="Times New Roman" w:cs="Times New Roman"/>
          <w:lang w:val="en-CA"/>
        </w:rPr>
        <w:fldChar w:fldCharType="end"/>
      </w:r>
      <w:r w:rsidR="001632AC">
        <w:rPr>
          <w:rFonts w:ascii="Times New Roman" w:hAnsi="Times New Roman" w:cs="Times New Roman"/>
          <w:lang w:val="en-CA"/>
        </w:rPr>
        <w:t xml:space="preserve">. </w:t>
      </w:r>
      <w:r w:rsidR="002C050C">
        <w:rPr>
          <w:rFonts w:ascii="Times New Roman" w:hAnsi="Times New Roman" w:cs="Times New Roman"/>
          <w:lang w:val="en-CA"/>
        </w:rPr>
        <w:t>However, n</w:t>
      </w:r>
      <w:r w:rsidR="00A717B2">
        <w:rPr>
          <w:rFonts w:ascii="Times New Roman" w:hAnsi="Times New Roman" w:cs="Times New Roman"/>
          <w:lang w:val="en-CA"/>
        </w:rPr>
        <w:t xml:space="preserve">utrient provisioning </w:t>
      </w:r>
      <w:r w:rsidR="00E468C1">
        <w:rPr>
          <w:rFonts w:ascii="Times New Roman" w:hAnsi="Times New Roman" w:cs="Times New Roman"/>
          <w:lang w:val="en-CA"/>
        </w:rPr>
        <w:t>is</w:t>
      </w:r>
      <w:r w:rsidR="00A717B2">
        <w:rPr>
          <w:rFonts w:ascii="Times New Roman" w:hAnsi="Times New Roman" w:cs="Times New Roman"/>
          <w:lang w:val="en-CA"/>
        </w:rPr>
        <w:t xml:space="preserve"> important only relative to the nutrient demands of the primary producer</w:t>
      </w:r>
      <w:r w:rsidR="00E00154">
        <w:rPr>
          <w:rFonts w:ascii="Times New Roman" w:hAnsi="Times New Roman" w:cs="Times New Roman"/>
          <w:lang w:val="en-CA"/>
        </w:rPr>
        <w:t>. For example,</w:t>
      </w:r>
      <w:r w:rsidR="008A22DE">
        <w:rPr>
          <w:rFonts w:ascii="Times New Roman" w:hAnsi="Times New Roman" w:cs="Times New Roman"/>
          <w:lang w:val="en-CA"/>
        </w:rPr>
        <w:t xml:space="preserve"> tropical tree species show variable responses to nitrogen enrichment, but consistently positive responses to phosphorus </w:t>
      </w:r>
      <w:r w:rsidR="008A22DE">
        <w:rPr>
          <w:rFonts w:ascii="Times New Roman" w:hAnsi="Times New Roman" w:cs="Times New Roman"/>
          <w:lang w:val="en-CA"/>
        </w:rPr>
        <w:fldChar w:fldCharType="begin"/>
      </w:r>
      <w:r w:rsidR="008A22DE">
        <w:rPr>
          <w:rFonts w:ascii="Times New Roman" w:hAnsi="Times New Roman" w:cs="Times New Roman"/>
          <w:lang w:val="en-CA"/>
        </w:rPr>
        <w:instrText xml:space="preserve"> ADDIN ZOTERO_ITEM CSL_CITATION {"citationID":"9IlO9HCI","properties":{"formattedCitation":"(Fortier and Wright, 2021)","plainCitation":"(Fortier and Wright, 2021)","noteIndex":0},"citationItems":[{"id":3219,"uris":["http://zotero.org/users/local/idKDtb7T/items/FDYSQUGP"],"itemData":{"id":3219,"type":"article-journal","abstract":"Nutrient addition experiments indicate that nitrogen and phosphorus limit plant processes in many tropical forests. However, the long-term consequences for forest structure and species composition remain unexplored. We are positioned to evaluate potential long-term consequences of nutrient addition in central Panama where we have maintained a factorial nitrogen–phosphorus–potassium fertilization experiment for 21 yr and an independent study quantified the species-specific nutrient requirements of 550 local tree species. Here, we ask whether nutrients limit reproduction at the species and community levels. We also ask whether species-specific reproductive responses to nutrient addition are stronger among species associated with naturally fertile soils, which could contribute to a shift in species composition. We quantified species-level reproductive responses for 38 focal species in the 21st year of the experiment and community-level reproductive litter production for the first 20 yr. Species-level reproductive responses to nitrogen and potassium addition were weak, inconsistent across species, and insignificant across the 38 focal species. In contrast, species-level responses to phosphorus addition were consistently and significantly positive across the 38 focal species but were unrelated to species-specific phosphorus requirements documented independently for the same species. Community-level reproductive litter production was unaffected by nutrient addition, possibly because spatial and temporal variation is large. We conclude that phosphorus limits reproduction by trees in our experiment but find no evidence that reproductive responses to phosphorus addition favor species associated with naturally phosphorus-rich soils.","container-title":"Ecology","DOI":"10.1002/ecy.3469","ISSN":"1939-9170","issue":"10","language":"en","note":"_eprint: https://esajournals.onlinelibrary.wiley.com/doi/pdf/10.1002/ecy.3469","page":"e03469","source":"Wiley Online Library","title":"Nutrient limitation of plant reproduction in a tropical moist forest","volume":"102","author":[{"family":"Fortier","given":"Riley"},{"family":"Wright","given":"S. Joseph"}],"issued":{"date-parts":[["2021"]]}}}],"schema":"https://github.com/citation-style-language/schema/raw/master/csl-citation.json"} </w:instrText>
      </w:r>
      <w:r w:rsidR="008A22DE">
        <w:rPr>
          <w:rFonts w:ascii="Times New Roman" w:hAnsi="Times New Roman" w:cs="Times New Roman"/>
          <w:lang w:val="en-CA"/>
        </w:rPr>
        <w:fldChar w:fldCharType="separate"/>
      </w:r>
      <w:r w:rsidR="008A22DE">
        <w:rPr>
          <w:rFonts w:ascii="Times New Roman" w:hAnsi="Times New Roman" w:cs="Times New Roman"/>
          <w:noProof/>
          <w:lang w:val="en-CA"/>
        </w:rPr>
        <w:t>(Fortier and Wright, 2021)</w:t>
      </w:r>
      <w:r w:rsidR="008A22DE">
        <w:rPr>
          <w:rFonts w:ascii="Times New Roman" w:hAnsi="Times New Roman" w:cs="Times New Roman"/>
          <w:lang w:val="en-CA"/>
        </w:rPr>
        <w:fldChar w:fldCharType="end"/>
      </w:r>
      <w:r w:rsidR="008A22DE">
        <w:rPr>
          <w:rFonts w:ascii="Times New Roman" w:hAnsi="Times New Roman" w:cs="Times New Roman"/>
          <w:lang w:val="en-CA"/>
        </w:rPr>
        <w:t xml:space="preserve">. </w:t>
      </w:r>
      <w:r w:rsidR="00E00154">
        <w:rPr>
          <w:rFonts w:ascii="Times New Roman" w:hAnsi="Times New Roman" w:cs="Times New Roman"/>
          <w:lang w:val="en-CA"/>
        </w:rPr>
        <w:t xml:space="preserve">The impact of provisioning also depends on </w:t>
      </w:r>
      <w:r w:rsidR="00E468C1">
        <w:rPr>
          <w:rFonts w:ascii="Times New Roman" w:hAnsi="Times New Roman" w:cs="Times New Roman"/>
          <w:lang w:val="en-CA"/>
        </w:rPr>
        <w:t xml:space="preserve">the </w:t>
      </w:r>
      <w:r w:rsidR="00A717B2">
        <w:rPr>
          <w:rFonts w:ascii="Times New Roman" w:hAnsi="Times New Roman" w:cs="Times New Roman"/>
          <w:lang w:val="en-CA"/>
        </w:rPr>
        <w:t>availability of nutrients in the system</w:t>
      </w:r>
      <w:r w:rsidR="00E00154">
        <w:rPr>
          <w:rFonts w:ascii="Times New Roman" w:hAnsi="Times New Roman" w:cs="Times New Roman"/>
          <w:lang w:val="en-CA"/>
        </w:rPr>
        <w:t>; phosphorus enrichment famously causes alga</w:t>
      </w:r>
      <w:ins w:id="4" w:author="Isabelle Cote" w:date="2023-04-13T08:03:00Z">
        <w:r w:rsidR="00762B07">
          <w:rPr>
            <w:rFonts w:ascii="Times New Roman" w:hAnsi="Times New Roman" w:cs="Times New Roman"/>
            <w:lang w:val="en-CA"/>
          </w:rPr>
          <w:t>l</w:t>
        </w:r>
      </w:ins>
      <w:del w:id="5" w:author="Isabelle Cote" w:date="2023-04-13T08:03:00Z">
        <w:r w:rsidR="00E00154" w:rsidDel="00762B07">
          <w:rPr>
            <w:rFonts w:ascii="Times New Roman" w:hAnsi="Times New Roman" w:cs="Times New Roman"/>
            <w:lang w:val="en-CA"/>
          </w:rPr>
          <w:delText>e</w:delText>
        </w:r>
      </w:del>
      <w:r w:rsidR="00E00154">
        <w:rPr>
          <w:rFonts w:ascii="Times New Roman" w:hAnsi="Times New Roman" w:cs="Times New Roman"/>
          <w:lang w:val="en-CA"/>
        </w:rPr>
        <w:t xml:space="preserve"> blooms in lakes, while nitrogen fails to produce a similar </w:t>
      </w:r>
      <w:del w:id="6" w:author="Isabelle Cote" w:date="2023-04-13T08:03:00Z">
        <w:r w:rsidR="00E00154" w:rsidDel="00762B07">
          <w:rPr>
            <w:rFonts w:ascii="Times New Roman" w:hAnsi="Times New Roman" w:cs="Times New Roman"/>
            <w:lang w:val="en-CA"/>
          </w:rPr>
          <w:delText xml:space="preserve">bloom </w:delText>
        </w:r>
      </w:del>
      <w:ins w:id="7" w:author="Isabelle Cote" w:date="2023-04-13T08:03:00Z">
        <w:r w:rsidR="00762B07">
          <w:rPr>
            <w:rFonts w:ascii="Times New Roman" w:hAnsi="Times New Roman" w:cs="Times New Roman"/>
            <w:lang w:val="en-CA"/>
          </w:rPr>
          <w:t xml:space="preserve">effect </w:t>
        </w:r>
      </w:ins>
      <w:r w:rsidR="00E00154">
        <w:rPr>
          <w:rFonts w:ascii="Times New Roman" w:hAnsi="Times New Roman" w:cs="Times New Roman"/>
          <w:lang w:val="en-CA"/>
        </w:rPr>
        <w:t xml:space="preserve">when added in isolation </w:t>
      </w:r>
      <w:commentRangeStart w:id="8"/>
      <w:r w:rsidR="00E00154">
        <w:rPr>
          <w:rFonts w:ascii="Times New Roman" w:hAnsi="Times New Roman" w:cs="Times New Roman"/>
          <w:lang w:val="en-CA"/>
        </w:rPr>
        <w:fldChar w:fldCharType="begin"/>
      </w:r>
      <w:r w:rsidR="00E00154">
        <w:rPr>
          <w:rFonts w:ascii="Times New Roman" w:hAnsi="Times New Roman" w:cs="Times New Roman"/>
          <w:lang w:val="en-CA"/>
        </w:rPr>
        <w:instrText xml:space="preserve"> ADDIN ZOTERO_ITEM CSL_CITATION {"citationID":"SLs0PXI7","properties":{"formattedCitation":"(Schindler, 1974)","plainCitation":"(Schindler, 1974)","noteIndex":0},"citationItems":[{"id":3064,"uris":["http://zotero.org/users/local/idKDtb7T/items/Z3BZZVSR"],"itemData":{"id":3064,"type":"article-journal","abstract":"Conlbinations of phosphorus, nitrogen, and carbon were added to several small lakes in northwestern Ontario, Canada, at rates similar to those in many culturally eutrophied lakes. Phosphate and nitrate caused rapid eutrophication. A similar result was obtained with phosphate, ammonia, and sucrose, but recovery was almost immediate when phosphate additions only were discontinued. When two basins o f one lake were fertilized with equal amounts o f nitrate and sucrose, and phosphorus was also added to one of the basins, the phosphateenriched basin quickly became highly eutrophic, while the basin receiving only nitrogen and carbon remained at prefertilization conditions. These results, and the high affinity of sediments for phosphorus indicate that rapid abatement of eutrophication may be expected to follow phosphorus control measures.","container-title":"Science","DOI":"10.1126/science.184.4139.897","ISSN":"0036-8075, 1095-9203","issue":"4139","journalAbbreviation":"Science","language":"en","page":"897-899","source":"DOI.org (Crossref)","title":"Eutrophication and Recovery in Experimental Lakes: Implications for Lake Management","title-short":"Eutrophication and Recovery in Experimental Lakes","volume":"184","author":[{"family":"Schindler","given":"D. W."}],"issued":{"date-parts":[["1974",5,24]]}}}],"schema":"https://github.com/citation-style-language/schema/raw/master/csl-citation.json"} </w:instrText>
      </w:r>
      <w:r w:rsidR="00E00154">
        <w:rPr>
          <w:rFonts w:ascii="Times New Roman" w:hAnsi="Times New Roman" w:cs="Times New Roman"/>
          <w:lang w:val="en-CA"/>
        </w:rPr>
        <w:fldChar w:fldCharType="separate"/>
      </w:r>
      <w:r w:rsidR="00E00154">
        <w:rPr>
          <w:rFonts w:ascii="Times New Roman" w:hAnsi="Times New Roman" w:cs="Times New Roman"/>
          <w:noProof/>
          <w:lang w:val="en-CA"/>
        </w:rPr>
        <w:t>(Schindler, 1974)</w:t>
      </w:r>
      <w:r w:rsidR="00E00154">
        <w:rPr>
          <w:rFonts w:ascii="Times New Roman" w:hAnsi="Times New Roman" w:cs="Times New Roman"/>
          <w:lang w:val="en-CA"/>
        </w:rPr>
        <w:fldChar w:fldCharType="end"/>
      </w:r>
      <w:commentRangeEnd w:id="8"/>
      <w:r w:rsidR="007508A3">
        <w:rPr>
          <w:rStyle w:val="CommentReference"/>
        </w:rPr>
        <w:commentReference w:id="8"/>
      </w:r>
      <w:r w:rsidR="00E00154">
        <w:rPr>
          <w:rFonts w:ascii="Times New Roman" w:hAnsi="Times New Roman" w:cs="Times New Roman"/>
          <w:lang w:val="en-CA"/>
        </w:rPr>
        <w:t xml:space="preserve">. </w:t>
      </w:r>
      <w:r w:rsidR="008A22DE">
        <w:rPr>
          <w:rFonts w:ascii="Times New Roman" w:hAnsi="Times New Roman" w:cs="Times New Roman"/>
          <w:lang w:val="en-CA"/>
        </w:rPr>
        <w:t xml:space="preserve">In rainforests, seedlings adapted to nutrient-poor soil are limited in their response to </w:t>
      </w:r>
      <w:ins w:id="9" w:author="Isabelle Cote" w:date="2023-04-13T08:04:00Z">
        <w:r w:rsidR="00762B07">
          <w:rPr>
            <w:rFonts w:ascii="Times New Roman" w:hAnsi="Times New Roman" w:cs="Times New Roman"/>
            <w:lang w:val="en-CA"/>
          </w:rPr>
          <w:t>nutrient addition</w:t>
        </w:r>
      </w:ins>
      <w:del w:id="10" w:author="Isabelle Cote" w:date="2023-04-13T08:04:00Z">
        <w:r w:rsidR="008A22DE" w:rsidDel="00762B07">
          <w:rPr>
            <w:rFonts w:ascii="Times New Roman" w:hAnsi="Times New Roman" w:cs="Times New Roman"/>
            <w:lang w:val="en-CA"/>
          </w:rPr>
          <w:delText>fertilization</w:delText>
        </w:r>
      </w:del>
      <w:r w:rsidR="008A22DE">
        <w:rPr>
          <w:rFonts w:ascii="Times New Roman" w:hAnsi="Times New Roman" w:cs="Times New Roman"/>
          <w:lang w:val="en-CA"/>
        </w:rPr>
        <w:t xml:space="preserve">, but seedlings from nutrient-rich soil </w:t>
      </w:r>
      <w:del w:id="11" w:author="Isabelle Cote" w:date="2023-04-13T08:04:00Z">
        <w:r w:rsidR="008A22DE" w:rsidDel="00762B07">
          <w:rPr>
            <w:rFonts w:ascii="Times New Roman" w:hAnsi="Times New Roman" w:cs="Times New Roman"/>
            <w:lang w:val="en-CA"/>
          </w:rPr>
          <w:delText xml:space="preserve">which </w:delText>
        </w:r>
      </w:del>
      <w:r w:rsidR="008A22DE">
        <w:rPr>
          <w:rFonts w:ascii="Times New Roman" w:hAnsi="Times New Roman" w:cs="Times New Roman"/>
          <w:lang w:val="en-CA"/>
        </w:rPr>
        <w:t xml:space="preserve">respond strongly to fertilization </w:t>
      </w:r>
      <w:r w:rsidR="008A22DE">
        <w:rPr>
          <w:rFonts w:ascii="Times New Roman" w:hAnsi="Times New Roman" w:cs="Times New Roman"/>
          <w:lang w:val="en-CA"/>
        </w:rPr>
        <w:fldChar w:fldCharType="begin"/>
      </w:r>
      <w:r w:rsidR="008A22DE">
        <w:rPr>
          <w:rFonts w:ascii="Times New Roman" w:hAnsi="Times New Roman" w:cs="Times New Roman"/>
          <w:lang w:val="en-CA"/>
        </w:rPr>
        <w:instrText xml:space="preserve"> ADDIN ZOTERO_ITEM CSL_CITATION {"citationID":"szeqAURR","properties":{"formattedCitation":"(Zalamea et al., 2016)","plainCitation":"(Zalamea et al., 2016)","noteIndex":0},"citationItems":[{"id":3228,"uris":["http://zotero.org/users/local/idKDtb7T/items/9QH9MAVP"],"itemData":{"id":3228,"type":"article-journal","abstract":"Soils influence tropical forest composition at regional scales. In Panama, data on tree communities and underlying soils indicate that species frequently show distributional associations to soil phosphorus. To understand how these associations arise, we combined a pot experiment to measure seedling responses of 15 pioneer species to phosphorus addition with an analysis of the phylogenetic structure of phosphorus associations of the entire tree community. Growth responses of pioneers to phosphorus addition revealed a clear tradeoff: species from high-phosphorus sites grew fastest in the phosphorus-addition treatment, while species from low-phosphorus sites grew fastest in the low-phosphorus treatment. Traits associated with growth performance remain unclear: biomass allocation, phosphatase activity and phosphorus-use efficiency did not correlate with phosphorus associations; however, phosphatase activity was most strongly down-regulated in response to phosphorus addition in species from high-phosphorus sites. Phylogenetic analysis indicated that pioneers occur more frequently in clades where phosphorus associations are overdispersed as compared with the overall tree community, suggesting that selection on phosphorus acquisition and use may be strongest for pioneer species with high phosphorus demand. Our results show that phosphorus-dependent growth rates provide an additional explanation for the regional distribution of tree species in Panama, and possibly elsewhere.","container-title":"New Phytologist","DOI":"10.1111/nph.14045","ISSN":"1469-8137","issue":"2","language":"en","note":"_eprint: https://onlinelibrary.wiley.com/doi/pdf/10.1111/nph.14045","page":"400-408","source":"Wiley Online Library","title":"Seedling growth responses to phosphorus reflect adult distribution patterns of tropical trees","volume":"212","author":[{"family":"Zalamea","given":"Paul-Camilo"},{"family":"Turner","given":"Benjamin L."},{"family":"Winter","given":"Klaus"},{"family":"Jones","given":"F. Andrew"},{"family":"Sarmiento","given":"Carolina"},{"family":"Dalling","given":"James W."}],"issued":{"date-parts":[["2016"]]}}}],"schema":"https://github.com/citation-style-language/schema/raw/master/csl-citation.json"} </w:instrText>
      </w:r>
      <w:r w:rsidR="008A22DE">
        <w:rPr>
          <w:rFonts w:ascii="Times New Roman" w:hAnsi="Times New Roman" w:cs="Times New Roman"/>
          <w:lang w:val="en-CA"/>
        </w:rPr>
        <w:fldChar w:fldCharType="separate"/>
      </w:r>
      <w:r w:rsidR="008A22DE">
        <w:rPr>
          <w:rFonts w:ascii="Times New Roman" w:hAnsi="Times New Roman" w:cs="Times New Roman"/>
          <w:noProof/>
          <w:lang w:val="en-CA"/>
        </w:rPr>
        <w:t>(Zalamea et al., 2016)</w:t>
      </w:r>
      <w:r w:rsidR="008A22DE">
        <w:rPr>
          <w:rFonts w:ascii="Times New Roman" w:hAnsi="Times New Roman" w:cs="Times New Roman"/>
          <w:lang w:val="en-CA"/>
        </w:rPr>
        <w:fldChar w:fldCharType="end"/>
      </w:r>
      <w:r w:rsidR="008A22DE">
        <w:rPr>
          <w:rFonts w:ascii="Times New Roman" w:hAnsi="Times New Roman" w:cs="Times New Roman"/>
          <w:lang w:val="en-CA"/>
        </w:rPr>
        <w:t xml:space="preserve">. </w:t>
      </w:r>
      <w:r w:rsidR="007508A3">
        <w:rPr>
          <w:rFonts w:ascii="Times New Roman" w:hAnsi="Times New Roman" w:cs="Times New Roman"/>
          <w:lang w:val="en-CA"/>
        </w:rPr>
        <w:t>F</w:t>
      </w:r>
      <w:r w:rsidR="00E00154">
        <w:rPr>
          <w:rFonts w:ascii="Times New Roman" w:hAnsi="Times New Roman" w:cs="Times New Roman"/>
          <w:lang w:val="en-CA"/>
        </w:rPr>
        <w:t xml:space="preserve">inally, even the form </w:t>
      </w:r>
      <w:r w:rsidR="002C050C">
        <w:rPr>
          <w:rFonts w:ascii="Times New Roman" w:hAnsi="Times New Roman" w:cs="Times New Roman"/>
          <w:lang w:val="en-CA"/>
        </w:rPr>
        <w:t xml:space="preserve">and relative amounts </w:t>
      </w:r>
      <w:r w:rsidR="00E00154">
        <w:rPr>
          <w:rFonts w:ascii="Times New Roman" w:hAnsi="Times New Roman" w:cs="Times New Roman"/>
          <w:lang w:val="en-CA"/>
        </w:rPr>
        <w:t>of the supplied nutrient</w:t>
      </w:r>
      <w:r w:rsidR="007508A3">
        <w:rPr>
          <w:rFonts w:ascii="Times New Roman" w:hAnsi="Times New Roman" w:cs="Times New Roman"/>
          <w:lang w:val="en-CA"/>
        </w:rPr>
        <w:t xml:space="preserve">s </w:t>
      </w:r>
      <w:del w:id="12" w:author="Isabelle Cote" w:date="2023-04-13T08:04:00Z">
        <w:r w:rsidR="007508A3" w:rsidDel="00762B07">
          <w:rPr>
            <w:rFonts w:ascii="Times New Roman" w:hAnsi="Times New Roman" w:cs="Times New Roman"/>
            <w:lang w:val="en-CA"/>
          </w:rPr>
          <w:delText xml:space="preserve">is </w:delText>
        </w:r>
      </w:del>
      <w:ins w:id="13" w:author="Isabelle Cote" w:date="2023-04-13T08:04:00Z">
        <w:r w:rsidR="00762B07">
          <w:rPr>
            <w:rFonts w:ascii="Times New Roman" w:hAnsi="Times New Roman" w:cs="Times New Roman"/>
            <w:lang w:val="en-CA"/>
          </w:rPr>
          <w:t xml:space="preserve">are </w:t>
        </w:r>
      </w:ins>
      <w:r w:rsidR="007508A3">
        <w:rPr>
          <w:rFonts w:ascii="Times New Roman" w:hAnsi="Times New Roman" w:cs="Times New Roman"/>
          <w:lang w:val="en-CA"/>
        </w:rPr>
        <w:t>important</w:t>
      </w:r>
      <w:r w:rsidR="00E00154">
        <w:rPr>
          <w:rFonts w:ascii="Times New Roman" w:hAnsi="Times New Roman" w:cs="Times New Roman"/>
          <w:lang w:val="en-CA"/>
        </w:rPr>
        <w:t xml:space="preserve">. In general, the addition of </w:t>
      </w:r>
      <w:r>
        <w:rPr>
          <w:rFonts w:ascii="Times New Roman" w:hAnsi="Times New Roman" w:cs="Times New Roman"/>
          <w:lang w:val="en-CA"/>
        </w:rPr>
        <w:t>nitrogen and phosphorus</w:t>
      </w:r>
      <w:r w:rsidR="00E00154">
        <w:rPr>
          <w:rFonts w:ascii="Times New Roman" w:hAnsi="Times New Roman" w:cs="Times New Roman"/>
          <w:lang w:val="en-CA"/>
        </w:rPr>
        <w:t xml:space="preserve"> in combination</w:t>
      </w:r>
      <w:r>
        <w:rPr>
          <w:rFonts w:ascii="Times New Roman" w:hAnsi="Times New Roman" w:cs="Times New Roman"/>
          <w:lang w:val="en-CA"/>
        </w:rPr>
        <w:t xml:space="preserve"> produces the largest increase in primary productivity across systems </w:t>
      </w:r>
      <w:r>
        <w:rPr>
          <w:rFonts w:ascii="Times New Roman" w:hAnsi="Times New Roman" w:cs="Times New Roman"/>
          <w:lang w:val="en-CA"/>
        </w:rPr>
        <w:fldChar w:fldCharType="begin"/>
      </w:r>
      <w:r>
        <w:rPr>
          <w:rFonts w:ascii="Times New Roman" w:hAnsi="Times New Roman" w:cs="Times New Roman"/>
          <w:lang w:val="en-CA"/>
        </w:rPr>
        <w:instrText xml:space="preserve"> ADDIN ZOTERO_ITEM CSL_CITATION {"citationID":"aeAjnBTg","properties":{"formattedCitation":"(Elser et al., 2007)","plainCitation":"(Elser et al., 2007)","noteIndex":0},"citationItems":[{"id":2973,"uris":["http://zotero.org/users/local/idKDtb7T/items/VLM9TTRP"],"itemData":{"id":2973,"type":"article-journal","abstract":"The cycles of the key nutrient elements nitrogen (N) and phosphorus (P) have been massively altered by anthropogenic activities. Thus, it is essential to understand how photosynthetic production across diverse ecosystems is, or is not, limited by N and P. Via a large-scale meta-analysis of experimental enrichments, we show that P limitation is equally strong across these major habitats and that N and P limitation are equivalent within both terrestrial and freshwater systems. Furthermore, simultaneous N and P enrichment produces strongly positive synergistic responses in all three environments. Thus, contrary to some prevailing paradigms, freshwater, marine and terrestrial ecosystems are surprisingly similar in terms of N and P limitation.","container-title":"Ecology Letters","DOI":"10.1111/j.1461-0248.2007.01113.x","ISSN":"1461-0248","issue":"12","language":"en","note":"_eprint: https://onlinelibrary.wiley.com/doi/pdf/10.1111/j.1461-0248.2007.01113.x","page":"1135-1142","source":"Wiley Online Library","title":"Global analysis of nitrogen and phosphorus limitation of primary producers in freshwater, marine and terrestrial ecosystems","volume":"10","author":[{"family":"Elser","given":"James J."},{"family":"Bracken","given":"Matthew E.S."},{"family":"Cleland","given":"Elsa E."},{"family":"Gruner","given":"Daniel S."},{"family":"Harpole","given":"W. Stanley"},{"family":"Hillebrand","given":"Helmut"},{"family":"Ngai","given":"Jacqueline T."},{"family":"Seabloom","given":"Eric W."},{"family":"Shurin","given":"Jonathan B."},{"family":"Smith","given":"Jennifer E."}],"issued":{"date-parts":[["2007"]]}}}],"schema":"https://github.com/citation-style-language/schema/raw/master/csl-citation.json"} </w:instrText>
      </w:r>
      <w:r>
        <w:rPr>
          <w:rFonts w:ascii="Times New Roman" w:hAnsi="Times New Roman" w:cs="Times New Roman"/>
          <w:lang w:val="en-CA"/>
        </w:rPr>
        <w:fldChar w:fldCharType="separate"/>
      </w:r>
      <w:r>
        <w:rPr>
          <w:rFonts w:ascii="Times New Roman" w:hAnsi="Times New Roman" w:cs="Times New Roman"/>
          <w:noProof/>
          <w:lang w:val="en-CA"/>
        </w:rPr>
        <w:t>(Elser et al., 2007)</w:t>
      </w:r>
      <w:r>
        <w:rPr>
          <w:rFonts w:ascii="Times New Roman" w:hAnsi="Times New Roman" w:cs="Times New Roman"/>
          <w:lang w:val="en-CA"/>
        </w:rPr>
        <w:fldChar w:fldCharType="end"/>
      </w:r>
      <w:r>
        <w:rPr>
          <w:rFonts w:ascii="Times New Roman" w:hAnsi="Times New Roman" w:cs="Times New Roman"/>
          <w:lang w:val="en-CA"/>
        </w:rPr>
        <w:t xml:space="preserve">, although non-additive effects are common </w:t>
      </w:r>
      <w:r>
        <w:rPr>
          <w:rFonts w:ascii="Times New Roman" w:hAnsi="Times New Roman" w:cs="Times New Roman"/>
          <w:lang w:val="en-CA"/>
        </w:rPr>
        <w:fldChar w:fldCharType="begin"/>
      </w:r>
      <w:r>
        <w:rPr>
          <w:rFonts w:ascii="Times New Roman" w:hAnsi="Times New Roman" w:cs="Times New Roman"/>
          <w:lang w:val="en-CA"/>
        </w:rPr>
        <w:instrText xml:space="preserve"> ADDIN ZOTERO_ITEM CSL_CITATION {"citationID":"gevzvH0q","properties":{"formattedCitation":"(Allgeier et al., 2011)","plainCitation":"(Allgeier et al., 2011)","noteIndex":0},"citationItems":[{"id":3045,"uris":["http://zotero.org/users/local/idKDtb7T/items/35MSRL6W"],"itemData":{"id":3045,"type":"article-journal","abstract":"1 Anthropogenic eutrophication is among the greatest threats to ecosystem functioning globally, often occurring via enrichment of both nitrogen (N) and phosphorus (P). As such, recent attention has focused on the implications of non-additive responses to dual nutrient enrichment and the inherent difficulty associated with predicting their combined effects. 2 We used a simple metric to quantify the frequency and magnitude of non-additive responses to enrichment by N, P and N + P in 653 experiments conducted across multiple ecosystem types and locations. 3 Non-additive responses were found to be common in all systems. Freshwater ecosystems and temperate latitudes tended to have frequent synergistic responses to dual nutrient enrichment, i.e. the response was greater than predicted by an additive model. Terrestrial and arctic systems were dominated by antagonistic responses (responses to N + P that were less than additive). 4 The mean of all experiments was synergistic because despite being less common, synergistic responses were generally of greater magnitude than antagonistic ones. 5 Synthesis and applications. Our study highlights the ubiquity of non-additive effects in response to dual nutrient enrichment and further elucidates the complex ways in which ecosystems respond to human impacts. Our results suggest how alternative nutrient limitation scenarios can be used to guide approaches to conservation and management of nutrient loading to ecosystems. This review provides the first published summary of non-additive responses by primary producers.","container-title":"Journal of Applied Ecology","DOI":"10.1111/j.1365-2664.2010.01894.x","ISSN":"1365-2664","issue":"1","language":"en","note":"_eprint: https://onlinelibrary.wiley.com/doi/pdf/10.1111/j.1365-2664.2010.01894.x","page":"96-101","source":"Wiley Online Library","title":"The frequency and magnitude of non-additive responses to multiple nutrient enrichment","volume":"48","author":[{"family":"Allgeier","given":"Jacob E."},{"family":"Rosemond","given":"Amy D."},{"family":"Layman","given":"Craig A."}],"issued":{"date-parts":[["2011"]]}}}],"schema":"https://github.com/citation-style-language/schema/raw/master/csl-citation.json"} </w:instrText>
      </w:r>
      <w:r>
        <w:rPr>
          <w:rFonts w:ascii="Times New Roman" w:hAnsi="Times New Roman" w:cs="Times New Roman"/>
          <w:lang w:val="en-CA"/>
        </w:rPr>
        <w:fldChar w:fldCharType="separate"/>
      </w:r>
      <w:r>
        <w:rPr>
          <w:rFonts w:ascii="Times New Roman" w:hAnsi="Times New Roman" w:cs="Times New Roman"/>
          <w:noProof/>
          <w:lang w:val="en-CA"/>
        </w:rPr>
        <w:t>(Allgeier et al., 2011)</w:t>
      </w:r>
      <w:r>
        <w:rPr>
          <w:rFonts w:ascii="Times New Roman" w:hAnsi="Times New Roman" w:cs="Times New Roman"/>
          <w:lang w:val="en-CA"/>
        </w:rPr>
        <w:fldChar w:fldCharType="end"/>
      </w:r>
      <w:r>
        <w:rPr>
          <w:rFonts w:ascii="Times New Roman" w:hAnsi="Times New Roman" w:cs="Times New Roman"/>
          <w:lang w:val="en-CA"/>
        </w:rPr>
        <w:t xml:space="preserve">. </w:t>
      </w:r>
    </w:p>
    <w:p w14:paraId="6A47C219" w14:textId="77777777" w:rsidR="00AC6C89" w:rsidRPr="00C36E88" w:rsidRDefault="00AC6C89" w:rsidP="000D389D">
      <w:pPr>
        <w:spacing w:line="360" w:lineRule="auto"/>
        <w:rPr>
          <w:rFonts w:ascii="Times New Roman" w:hAnsi="Times New Roman" w:cs="Times New Roman"/>
          <w:lang w:val="en-CA"/>
        </w:rPr>
      </w:pPr>
    </w:p>
    <w:p w14:paraId="10FFD905" w14:textId="64291039" w:rsidR="009F68C5" w:rsidRDefault="007516B1" w:rsidP="002A0B74">
      <w:pPr>
        <w:spacing w:line="360" w:lineRule="auto"/>
        <w:ind w:firstLine="720"/>
        <w:rPr>
          <w:rFonts w:ascii="Times New Roman" w:hAnsi="Times New Roman" w:cs="Times New Roman"/>
          <w:lang w:val="en-CA"/>
        </w:rPr>
      </w:pPr>
      <w:r>
        <w:rPr>
          <w:rFonts w:ascii="Times New Roman" w:hAnsi="Times New Roman" w:cs="Times New Roman"/>
          <w:lang w:val="en-CA"/>
        </w:rPr>
        <w:lastRenderedPageBreak/>
        <w:t xml:space="preserve">Although consumers are often assumed to mediate primary productivity through “top-down” </w:t>
      </w:r>
      <w:r w:rsidRPr="004E5128">
        <w:rPr>
          <w:rFonts w:ascii="Times New Roman" w:hAnsi="Times New Roman" w:cs="Times New Roman"/>
        </w:rPr>
        <w:t>effects</w:t>
      </w:r>
      <w:r w:rsidR="009C450B">
        <w:rPr>
          <w:rFonts w:ascii="Times New Roman" w:hAnsi="Times New Roman" w:cs="Times New Roman"/>
        </w:rPr>
        <w:t>, e.g. herbivory</w:t>
      </w:r>
      <w:r>
        <w:rPr>
          <w:rFonts w:ascii="Times New Roman" w:hAnsi="Times New Roman" w:cs="Times New Roman"/>
        </w:rPr>
        <w:t>, they can also mediate</w:t>
      </w:r>
      <w:r w:rsidRPr="004E5128">
        <w:rPr>
          <w:rFonts w:ascii="Times New Roman" w:hAnsi="Times New Roman" w:cs="Times New Roman"/>
        </w:rPr>
        <w:t xml:space="preserve"> “bottom-up” processes</w:t>
      </w:r>
      <w:r>
        <w:rPr>
          <w:rFonts w:ascii="Times New Roman" w:hAnsi="Times New Roman" w:cs="Times New Roman"/>
        </w:rPr>
        <w:t xml:space="preserve"> through </w:t>
      </w:r>
      <w:r w:rsidR="009C450B">
        <w:rPr>
          <w:rFonts w:ascii="Times New Roman" w:hAnsi="Times New Roman" w:cs="Times New Roman"/>
        </w:rPr>
        <w:t xml:space="preserve">metabolic </w:t>
      </w:r>
      <w:r>
        <w:rPr>
          <w:rFonts w:ascii="Times New Roman" w:hAnsi="Times New Roman" w:cs="Times New Roman"/>
        </w:rPr>
        <w:t xml:space="preserve">nutrient </w:t>
      </w:r>
      <w:r w:rsidR="009C450B">
        <w:rPr>
          <w:rFonts w:ascii="Times New Roman" w:hAnsi="Times New Roman" w:cs="Times New Roman"/>
        </w:rPr>
        <w:t xml:space="preserve">release </w:t>
      </w:r>
      <w:r>
        <w:rPr>
          <w:rFonts w:ascii="Times New Roman" w:hAnsi="Times New Roman" w:cs="Times New Roman"/>
        </w:rPr>
        <w:fldChar w:fldCharType="begin"/>
      </w:r>
      <w:r w:rsidR="001B7617">
        <w:rPr>
          <w:rFonts w:ascii="Times New Roman" w:hAnsi="Times New Roman" w:cs="Times New Roman"/>
        </w:rPr>
        <w:instrText xml:space="preserve"> ADDIN ZOTERO_ITEM CSL_CITATION {"citationID":"evDnl0Gz","properties":{"formattedCitation":"(Allgeier et al., 2017)","plainCitation":"(Allgeier et al., 2017)","noteIndex":0},"citationItems":[{"id":1353,"uris":["http://zotero.org/users/local/idKDtb7T/items/MX8X9VD8"],"itemData":{"id":1353,"type":"article-journal","abstract":"Humans have drastically altered the abundance of animals in marine ecosystems via exploitation. Reduced abundance can destabilize food webs, leading to cascading indirect effects that dramatically reorganize community structure and shift ecosystem function. However, the additional implications of these top-down changes for biogeochemical cycles via consumer-mediated nutrient dynamics (CND) are often overlooked in marine systems, particularly in coastal areas. Here, we review research that underscores the importance of this bottom-up control at local, regional, and global scales in coastal marine ecosystems, and the potential implications of anthropogenic change to fundamentally alter these processes. We focus attention on the two primary ways consumers affect nutrient dynamics, with emphasis on implications for the nutrient capacity of ecosystems: (1) the storage and retention of nutrients in biomass, and (2) the supply of nutrients via excretion and egestion. Nutrient storage in consumer biomass may be especially important in many marine ecosystems because consumers, as opposed to producers, often dominate organismal biomass. As for nutrient supply, we emphasize how consumers enhance primary production through both press and pulse dynamics. Looking forward, we explore the importance of CDN for improving theory (e.g., ecological stoichiometry, metabolic theory, and biodiversity–ecosystem function relationships), all in the context of global environmental change. Increasing research focus on CND will likely transform our perspectives on how consumers affect the functioning of marine ecosystems.","container-title":"Global Change Biology","DOI":"10.1111/gcb.13625","ISSN":"1365-2486","issue":"6","language":"en","note":"_eprint: https://onlinelibrary.wiley.com/doi/pdf/10.1111/gcb.13625","page":"2166-2178","source":"Wiley Online Library","title":"Animal pee in the sea: consumer-mediated nutrient dynamics in the world's changing oceans","title-short":"Animal pee in the sea","volume":"23","author":[{"family":"Allgeier","given":"Jacob E."},{"family":"Burkepile","given":"Deron E."},{"family":"Layman","given":"Craig A."}],"issued":{"date-parts":[["2017"]]}}}],"schema":"https://github.com/citation-style-language/schema/raw/master/csl-citation.json"} </w:instrText>
      </w:r>
      <w:r>
        <w:rPr>
          <w:rFonts w:ascii="Times New Roman" w:hAnsi="Times New Roman" w:cs="Times New Roman"/>
        </w:rPr>
        <w:fldChar w:fldCharType="separate"/>
      </w:r>
      <w:r w:rsidR="001B7617">
        <w:rPr>
          <w:rFonts w:ascii="Times New Roman" w:hAnsi="Times New Roman" w:cs="Times New Roman"/>
        </w:rPr>
        <w:t>(Allgeier et al., 2017)</w:t>
      </w:r>
      <w:r>
        <w:rPr>
          <w:rFonts w:ascii="Times New Roman" w:hAnsi="Times New Roman" w:cs="Times New Roman"/>
        </w:rPr>
        <w:fldChar w:fldCharType="end"/>
      </w:r>
      <w:r w:rsidRPr="00B50615">
        <w:rPr>
          <w:rFonts w:ascii="Times New Roman" w:hAnsi="Times New Roman" w:cs="Times New Roman"/>
          <w:lang w:val="en-CA"/>
        </w:rPr>
        <w:t xml:space="preserve">. </w:t>
      </w:r>
      <w:r w:rsidR="001F3C92">
        <w:rPr>
          <w:rFonts w:ascii="Times New Roman" w:hAnsi="Times New Roman" w:cs="Times New Roman"/>
          <w:lang w:val="en-CA"/>
        </w:rPr>
        <w:t>N</w:t>
      </w:r>
      <w:r w:rsidR="001F3C92">
        <w:rPr>
          <w:rFonts w:ascii="Times New Roman" w:hAnsi="Times New Roman" w:cs="Times New Roman"/>
          <w:color w:val="000000"/>
          <w:lang w:val="en-CA"/>
        </w:rPr>
        <w:t>utrient provisioning by consumers</w:t>
      </w:r>
      <w:r w:rsidR="00C753F0">
        <w:rPr>
          <w:rFonts w:ascii="Times New Roman" w:hAnsi="Times New Roman" w:cs="Times New Roman"/>
          <w:color w:val="000000"/>
          <w:lang w:val="en-CA"/>
        </w:rPr>
        <w:t xml:space="preserve"> via excretion or egestion</w:t>
      </w:r>
      <w:r w:rsidR="001F3C92">
        <w:rPr>
          <w:rFonts w:ascii="Times New Roman" w:hAnsi="Times New Roman" w:cs="Times New Roman"/>
          <w:color w:val="000000"/>
          <w:lang w:val="en-CA"/>
        </w:rPr>
        <w:t>, henceforth termed c</w:t>
      </w:r>
      <w:r w:rsidR="001F3C92" w:rsidRPr="00F05738">
        <w:rPr>
          <w:rFonts w:ascii="Times New Roman" w:hAnsi="Times New Roman" w:cs="Times New Roman"/>
          <w:color w:val="000000"/>
          <w:lang w:val="en-CA"/>
        </w:rPr>
        <w:t xml:space="preserve">onsumer-mediated nutrient </w:t>
      </w:r>
      <w:r w:rsidR="00C753F0">
        <w:rPr>
          <w:rFonts w:ascii="Times New Roman" w:hAnsi="Times New Roman" w:cs="Times New Roman"/>
          <w:color w:val="000000"/>
          <w:lang w:val="en-CA"/>
        </w:rPr>
        <w:t>cycling</w:t>
      </w:r>
      <w:r w:rsidR="001F3C92" w:rsidRPr="00F05738">
        <w:rPr>
          <w:rFonts w:ascii="Times New Roman" w:hAnsi="Times New Roman" w:cs="Times New Roman"/>
          <w:color w:val="000000"/>
          <w:lang w:val="en-CA"/>
        </w:rPr>
        <w:t xml:space="preserve"> (CN</w:t>
      </w:r>
      <w:r w:rsidR="00C753F0">
        <w:rPr>
          <w:rFonts w:ascii="Times New Roman" w:hAnsi="Times New Roman" w:cs="Times New Roman"/>
          <w:color w:val="000000"/>
          <w:lang w:val="en-CA"/>
        </w:rPr>
        <w:t>C</w:t>
      </w:r>
      <w:r w:rsidR="001F3C92" w:rsidRPr="00F05738">
        <w:rPr>
          <w:rFonts w:ascii="Times New Roman" w:hAnsi="Times New Roman" w:cs="Times New Roman"/>
          <w:color w:val="000000"/>
          <w:lang w:val="en-CA"/>
        </w:rPr>
        <w:t>)</w:t>
      </w:r>
      <w:r w:rsidR="009C450B">
        <w:rPr>
          <w:rFonts w:ascii="Times New Roman" w:hAnsi="Times New Roman" w:cs="Times New Roman"/>
          <w:color w:val="000000"/>
          <w:lang w:val="en-CA"/>
        </w:rPr>
        <w:t>,</w:t>
      </w:r>
      <w:r w:rsidR="001F3C92" w:rsidRPr="00F05738">
        <w:rPr>
          <w:rFonts w:ascii="Times New Roman" w:hAnsi="Times New Roman" w:cs="Times New Roman"/>
          <w:color w:val="000000"/>
          <w:lang w:val="en-CA"/>
        </w:rPr>
        <w:t xml:space="preserve"> ha</w:t>
      </w:r>
      <w:r w:rsidR="009C450B">
        <w:rPr>
          <w:rFonts w:ascii="Times New Roman" w:hAnsi="Times New Roman" w:cs="Times New Roman"/>
          <w:color w:val="000000"/>
          <w:lang w:val="en-CA"/>
        </w:rPr>
        <w:t>s</w:t>
      </w:r>
      <w:r w:rsidR="001F3C92" w:rsidRPr="00F05738">
        <w:rPr>
          <w:rFonts w:ascii="Times New Roman" w:hAnsi="Times New Roman" w:cs="Times New Roman"/>
          <w:color w:val="000000"/>
          <w:lang w:val="en-CA"/>
        </w:rPr>
        <w:t xml:space="preserve"> been shown to</w:t>
      </w:r>
      <w:r w:rsidR="001F3C92">
        <w:rPr>
          <w:rFonts w:ascii="Times New Roman" w:hAnsi="Times New Roman" w:cs="Times New Roman"/>
          <w:color w:val="000000"/>
          <w:lang w:val="en-CA"/>
        </w:rPr>
        <w:t xml:space="preserve"> substantially</w:t>
      </w:r>
      <w:r w:rsidR="001F3C92" w:rsidRPr="00F05738">
        <w:rPr>
          <w:rFonts w:ascii="Times New Roman" w:hAnsi="Times New Roman" w:cs="Times New Roman"/>
          <w:color w:val="000000"/>
          <w:lang w:val="en-CA"/>
        </w:rPr>
        <w:t xml:space="preserve"> affect primary productivity and community functioning in aquatic</w:t>
      </w:r>
      <w:r w:rsidR="00B87DAB">
        <w:rPr>
          <w:rFonts w:ascii="Times New Roman" w:hAnsi="Times New Roman" w:cs="Times New Roman"/>
          <w:color w:val="000000"/>
          <w:lang w:val="en-CA"/>
        </w:rPr>
        <w:t xml:space="preserve"> </w:t>
      </w:r>
      <w:r w:rsidR="001F3C92" w:rsidRPr="00B748E3">
        <w:rPr>
          <w:rFonts w:ascii="Times New Roman" w:hAnsi="Times New Roman" w:cs="Times New Roman"/>
          <w:lang w:val="en-CA"/>
        </w:rPr>
        <w:fldChar w:fldCharType="begin"/>
      </w:r>
      <w:r w:rsidR="001632AC">
        <w:rPr>
          <w:rFonts w:ascii="Times New Roman" w:hAnsi="Times New Roman" w:cs="Times New Roman"/>
          <w:lang w:val="en-CA"/>
        </w:rPr>
        <w:instrText xml:space="preserve"> ADDIN ZOTERO_ITEM CSL_CITATION {"citationID":"kGvT2G0I","properties":{"formattedCitation":"(Atkinson et al., 2017; Vanni, 2002)","plainCitation":"(Atkinson et al., 2017; Vanni, 2002)","noteIndex":0},"citationItems":[{"id":1368,"uris":["http://zotero.org/users/local/idKDtb7T/items/GT9KCULB"],"itemData":{"id":1368,"type":"article-journal","abstract":"The role of animals in modulating nutrient cycling [hereafter, consumer-driven nutrient dynamics (CND)] has been accepted as an important influence on both community structure and ecosystem function in aquatic systems. Yet there is great variability in the influence of CND across species and ecosystems, and the causes of this variation are not well understood. Here, we review and synthesize the mechanisms behind CND in fresh waters. We reviewed 131 articles on CND published between 1973 and 1 June 2015. The rate of new publications in CND has increased from 1.4 papers per year during 1973–2002 to 7.3 per year during 2003–2015. The majority of investigations are in North America with many concentrating on fish. More recent studies have focused on animal-mediated nutrient excretion rates relative to nutrient demand and indirect impacts (e.g. decomposition). We identified several mechanisms that influence CND across levels of biological organization. Factors affecting the stoichiometric plasticity of consumers, including body size, feeding history and ontogeny, play an important role in determining the impact of individual consumers on nutrient dynamics and underlie the stoichiometry of CND across time and space. The abiotic characteristics of an ecosystem affect the net impact of consumers on ecosystem processes by influencing consumer metabolic processes (e.g. consumption and excretion/egestion rates), non-CND supply of nutrients and ecosystem nutrient demand. Furthermore, the transformation and transport of elements by populations and communities of consumers also influences the flow of energy and nutrients across ecosystem boundaries. This review highlights that shifts in community composition or biomass of consumers and eco-evolutionary underpinnings can have strong effects on the functional role of consumers in ecosystem processes, yet these are relatively unexplored aspects of CND. Future research should evaluate the value of using species traits and abiotic conditions to predict and understand the effects of consumers on ecosystem-level nutrient dynamics across temporal and spatial scales. Moreover, new work in CND should strive to integrate knowledge from disparate fields of ecology and environmental science, such as physiology and ecosystem ecology, to develop a comprehensive and mechanistic understanding of the functional role of consumers. Comparative and experimental studies that develop testable hypotheses to challenge the current assumptions of CND, including consumer stoichiometric homeostasis, are needed to assess the significance of CND among species and across freshwater ecosystems.","container-title":"Biological Reviews","DOI":"10.1111/brv.12318","ISSN":"1469-185X","issue":"4","language":"en","license":"© 2016 Cambridge Philosophical Society","note":"_eprint: https://onlinelibrary.wiley.com/doi/pdf/10.1111/brv.12318","page":"2003-2023","source":"Wiley Online Library","title":"Consumer-driven nutrient dynamics in freshwater ecosystems: from individuals to ecosystems","title-short":"Consumer-driven nutrient dynamics in freshwater ecosystems","volume":"92","author":[{"family":"Atkinson","given":"Carla L."},{"family":"Capps","given":"Krista A."},{"family":"Rugenski","given":"Amanda T."},{"family":"Vanni","given":"Michael J."}],"issued":{"date-parts":[["2017"]]}}},{"id":1600,"uris":["http://zotero.org/users/local/idKDtb7T/items/657HQEDK"],"itemData":{"id":1600,"type":"article-journal","abstract":"Animals are important in nutrient cycling in freshwater ecosystems. Via excretory processes, animals can supply nutrients (nitrogen and phosphorus) at rates comparable to major nutrient sources, and nutrient cycling by animals can support a substantial proportion of the nutrient demands of primary producers. In addition, animals may exert strong impacts on the species composition of primary producers via effects on nutrient supply rates and ratios. Animals can either recycle nutrients within a habitat, or translocate nutrients across habitats or ecosystems. Nutrient translocation by relatively large animals may be particularly important for stimulating new primary production and for increasing nutrient standing stocks in recipient habitats. Animals also have numerous indirect effects on nutrient fluxes via effects on their prey or by modification of the physical environment. Future studies must quantify how the importance of animal-mediated nutrient cycling varies among taxa and along environmental gradients such as ecosystem size and productivity.","container-title":"Annual Review of Ecology and Systematics","DOI":"10.1146/annurev.ecolsys.33.010802.150519","issue":"1","note":"_eprint: https://doi.org/10.1146/annurev.ecolsys.33.010802.150519","page":"341-370","source":"Annual Reviews","title":"Nutrient cycling by animals in freshwater ecosystems","volume":"33","author":[{"family":"Vanni","given":"Michael J."}],"issued":{"date-parts":[["2002"]]}}}],"schema":"https://github.com/citation-style-language/schema/raw/master/csl-citation.json"} </w:instrText>
      </w:r>
      <w:r w:rsidR="001F3C92" w:rsidRPr="00B748E3">
        <w:rPr>
          <w:rFonts w:ascii="Times New Roman" w:hAnsi="Times New Roman" w:cs="Times New Roman"/>
          <w:lang w:val="en-CA"/>
        </w:rPr>
        <w:fldChar w:fldCharType="separate"/>
      </w:r>
      <w:r w:rsidR="001632AC">
        <w:rPr>
          <w:rFonts w:ascii="Times New Roman" w:hAnsi="Times New Roman" w:cs="Times New Roman"/>
        </w:rPr>
        <w:t>(Atkinson et al., 2017; Vanni, 2002)</w:t>
      </w:r>
      <w:r w:rsidR="001F3C92" w:rsidRPr="00B748E3">
        <w:rPr>
          <w:rFonts w:ascii="Times New Roman" w:hAnsi="Times New Roman" w:cs="Times New Roman"/>
          <w:lang w:val="en-CA"/>
        </w:rPr>
        <w:fldChar w:fldCharType="end"/>
      </w:r>
      <w:r w:rsidR="001F3C92" w:rsidRPr="00F05738">
        <w:rPr>
          <w:rFonts w:ascii="Times New Roman" w:hAnsi="Times New Roman" w:cs="Times New Roman"/>
          <w:color w:val="000000"/>
          <w:lang w:val="en-CA"/>
        </w:rPr>
        <w:t>, terrestrial</w:t>
      </w:r>
      <w:r w:rsidR="00B87DAB">
        <w:rPr>
          <w:rFonts w:ascii="Times New Roman" w:hAnsi="Times New Roman" w:cs="Times New Roman"/>
          <w:color w:val="000000"/>
          <w:lang w:val="en-CA"/>
        </w:rPr>
        <w:t xml:space="preserve"> </w:t>
      </w:r>
      <w:r w:rsidR="001F3C92" w:rsidRPr="00B748E3">
        <w:rPr>
          <w:rFonts w:ascii="Times New Roman" w:hAnsi="Times New Roman" w:cs="Times New Roman"/>
          <w:lang w:val="en-CA"/>
        </w:rPr>
        <w:fldChar w:fldCharType="begin"/>
      </w:r>
      <w:r w:rsidR="001632AC">
        <w:rPr>
          <w:rFonts w:ascii="Times New Roman" w:hAnsi="Times New Roman" w:cs="Times New Roman"/>
          <w:lang w:val="en-CA"/>
        </w:rPr>
        <w:instrText xml:space="preserve"> ADDIN ZOTERO_ITEM CSL_CITATION {"citationID":"RCgnACdG","properties":{"formattedCitation":"(McNaughton et al., 1988; Sitters et al., 2017)","plainCitation":"(McNaughton et al., 1988; Sitters et al., 2017)","noteIndex":0},"citationItems":[{"id":1583,"uris":["http://zotero.org/users/local/idKDtb7T/items/2U4WCD4B"],"itemData":{"id":1583,"type":"article-journal","archive":"JSTOR","container-title":"BioScience","DOI":"10.2307/1310789","ISSN":"0006-3568","issue":"11","note":"publisher: [American Institute of Biological Sciences, Oxford University Press]","page":"794-800","source":"JSTOR","title":"Large mammals and process dynamics in African ecosystems","volume":"38","author":[{"family":"McNaughton","given":"S. J."},{"family":"Ruess","given":"R. W."},{"family":"Seagle","given":"S. W."}],"issued":{"date-parts":[["1988"]]}}},{"id":1611,"uris":["http://zotero.org/users/local/idKDtb7T/items/49GGZTDW"],"itemData":{"id":1611,"type":"article-journal","abstract":"It is widely recognized that the release of nutrients by herbivores via their waste products strongly impacts nutrient availability for autotrophs. The ratios of nitrogen (N) and phosphorus (P) recycled through herbivore release (i.e., waste N:P) are mainly determined by the stoichiometric composition of the herbivore’s food (food N:P) and its body nutrient content (body N:P). Waste N:P can in turn impact autotroph nutrient limitation and productivity. Herbivore-driven nutrient recycling based on stoichiometric principles is dominated by theoretical and experimental research in freshwater systems, in particular interactions between algae and invertebrate herbivores. In terrestrial ecosystems, the impact of herbivores on nutrient cycling and availability is often limited to studying carbon (C ):N and C:P ratios, while the role of terrestrial herbivores in mediating N:P ratios is also likely to influence herbivore-driven nutrient recycling. In this review, we use rules and predictions on the stoichiometry of nutrient release originating from algal-based aquatic systems to identify the factors that determine the stoichiometry of nutrient release by herbivores. We then explore how these rules can be used to understand the stoichiometry of nutrient release by terrestrial herbivores, ranging from invertebrates to mammals, and its impact on plant nutrient limitation and productivity. Future studies should focus on measuring both N and P when investigating herbivore-driven nutrient recycling in terrestrial ecosystems, while also taking the form of waste product (urine or feces) and other pathways by which herbivores change nutrients into account, to be able to quantify the impact of waste stoichiometry on plant communities.","container-title":"Frontiers in Earth Science","DOI":"10.3389/feart.2017.00032","ISSN":"2296-6463","journalAbbreviation":"Front. Earth Sci.","language":"English","note":"publisher: Frontiers","source":"Frontiers","title":"The stoichiometry of nutrient release by terrestrial herbivores and its ecosystem consequences","URL":"https://www.frontiersin.org/articles/10.3389/feart.2017.00032/full","volume":"5","author":[{"family":"Sitters","given":"Judith"},{"family":"Bakker","given":"Elisabeth S."},{"family":"Veldhuis","given":"Michiel P."},{"family":"Veen","given":"G. F."},{"family":"Olde Venterink","given":"Harry"},{"family":"Vanni","given":"Michael J."}],"accessed":{"date-parts":[["2020",8,20]]},"issued":{"date-parts":[["2017"]]}}}],"schema":"https://github.com/citation-style-language/schema/raw/master/csl-citation.json"} </w:instrText>
      </w:r>
      <w:r w:rsidR="001F3C92" w:rsidRPr="00B748E3">
        <w:rPr>
          <w:rFonts w:ascii="Times New Roman" w:hAnsi="Times New Roman" w:cs="Times New Roman"/>
          <w:lang w:val="en-CA"/>
        </w:rPr>
        <w:fldChar w:fldCharType="separate"/>
      </w:r>
      <w:r w:rsidR="001632AC">
        <w:rPr>
          <w:rFonts w:ascii="Times New Roman" w:hAnsi="Times New Roman" w:cs="Times New Roman"/>
        </w:rPr>
        <w:t>(McNaughton et al., 1988; Sitters et al., 2017)</w:t>
      </w:r>
      <w:r w:rsidR="001F3C92" w:rsidRPr="00B748E3">
        <w:rPr>
          <w:rFonts w:ascii="Times New Roman" w:hAnsi="Times New Roman" w:cs="Times New Roman"/>
          <w:lang w:val="en-CA"/>
        </w:rPr>
        <w:fldChar w:fldCharType="end"/>
      </w:r>
      <w:r w:rsidR="001F3C92" w:rsidRPr="00F05738">
        <w:rPr>
          <w:rFonts w:ascii="Times New Roman" w:hAnsi="Times New Roman" w:cs="Times New Roman"/>
          <w:color w:val="000000"/>
          <w:lang w:val="en-CA"/>
        </w:rPr>
        <w:t xml:space="preserve">, </w:t>
      </w:r>
      <w:r w:rsidR="001F3C92">
        <w:rPr>
          <w:rFonts w:ascii="Times New Roman" w:hAnsi="Times New Roman" w:cs="Times New Roman"/>
          <w:color w:val="000000"/>
          <w:lang w:val="en-CA"/>
        </w:rPr>
        <w:t>tropical</w:t>
      </w:r>
      <w:r w:rsidR="00B87DAB">
        <w:rPr>
          <w:rFonts w:ascii="Times New Roman" w:hAnsi="Times New Roman" w:cs="Times New Roman"/>
          <w:color w:val="000000"/>
          <w:lang w:val="en-CA"/>
        </w:rPr>
        <w:t xml:space="preserve"> </w:t>
      </w:r>
      <w:r w:rsidR="001F3C92">
        <w:rPr>
          <w:rFonts w:ascii="Times New Roman" w:hAnsi="Times New Roman" w:cs="Times New Roman"/>
          <w:color w:val="000000"/>
          <w:lang w:val="en-CA"/>
        </w:rPr>
        <w:fldChar w:fldCharType="begin"/>
      </w:r>
      <w:r w:rsidR="001632AC">
        <w:rPr>
          <w:rFonts w:ascii="Times New Roman" w:hAnsi="Times New Roman" w:cs="Times New Roman"/>
          <w:color w:val="000000"/>
          <w:lang w:val="en-CA"/>
        </w:rPr>
        <w:instrText xml:space="preserve"> ADDIN ZOTERO_ITEM CSL_CITATION {"citationID":"LhwN6NWU","properties":{"formattedCitation":"(Meyer et al., 1983; Peterson and Heck, 2001)","plainCitation":"(Meyer et al., 1983; Peterson and Heck, 2001)","noteIndex":0},"citationItems":[{"id":1608,"uris":["http://zotero.org/users/local/idKDtb7T/items/I64UAYPC"],"itemData":{"id":1608,"type":"article-journal","abstract":"Schools of juvenile haemulid fish feed in sea grass beds at night. By day they rest over coral heads, where they excrete substantial quantities of ammonium and particulate nitrogen and phosphorus into the nutrient-poor waters. The percentages of these nutrients contributed by the fish were comparable to those from other sources. Coral heads with resident fish schools grew faster than those without resident schools, indicating that fish may be more beneficial to the corals than has been assumed.","container-title":"Science","DOI":"10.1126/science.220.4601.1047","ISSN":"0036-8075, 1095-9203","issue":"4601","language":"en","license":"© 1983","note":"publisher: American Association for the Advancement of Science\nsection: Reports\nPMID: 17754550","page":"1047-1049","source":"science.sciencemag.org","title":"Fish schools: An asset to corals","title-short":"Fish Schools","volume":"220","author":[{"family":"Meyer","given":"Judy L."},{"family":"Schultz","given":"Eric T."},{"family":"Helfman","given":"Gene S."}],"issued":{"date-parts":[["1983",6,3]]}}},{"id":1840,"uris":["http://zotero.org/users/local/idKDtb7T/items/6IP2NPM3"],"itemData":{"id":1840,"type":"article-journal","abstract":"In shallow coastal waters, suspension-feeding bivalves often dominate the benthos in numbers as well as biomass. In the Gulf of Mexico and the Caribbean Sea, these filter feeders are usually associated with seagrass. Two simultaneously conducted field experiments (a mussel density manipulation and a mussel predation experiment) were conducted to examine the potential positive interactions between the suspension-feeding mussel Modiolus americanus (Leach) and the seagrass Thalassia testudinum Banks ex König. The mussel density manipulations resulted in a doubling of the total nitrogen and total phosphorus levels of sediments, and a significant reduction in leaf tissue C:N, N:P and C:P ratios, demonstrating that the mussels increased the sediment nutrient content and that these increased nutrients were biologically available to the plant. T. testudinum responded to the presence of mussels by significantly increasing leaf widths and lengths. In addition, productivity significantly increased in the mussel-addition treatments. Another response to the presence of mussels included a significantly reduced epiphytic load on the seagrass leaves. The mussel predation experiment evaluated the effects of seagrass on the survivorship of the associated mussel, M. americanus. Mean survival was significantly greater in vegetated habitats than in unvegetated sediments. Consequently, when mussels are present in seagrass meadows, they elevate seagrass productivity through either increased nutrient resource pools or reduced epiphytic loads on the leaves, while the seagrass increases mussel survivorship. Thus, this study demonstrates the reciprocal positive interactions of these organisms when associated and suggests that seagrass meadows may exist as a mosaic of nutrient and productivity ‘hot spots’ when suspension-feeding organisms are present. These positive interactions may have important consequences in the development, structure and organization of seagrass communities.","container-title":"Marine Ecology Progress Series","DOI":"10.3354/meps213143","ISSN":"0171-8630, 1616-1599","journalAbbreviation":"Mar. Ecol. Prog. Ser.","language":"en","page":"143-155","source":"DOI.org (Crossref)","title":"Positive interactions between suspension-feeding bivalves and seagrass-a facultative mutualism","volume":"213","author":[{"family":"Peterson","given":"Bj"},{"family":"Heck","given":"Kl"}],"issued":{"date-parts":[["2001"]]}}}],"schema":"https://github.com/citation-style-language/schema/raw/master/csl-citation.json"} </w:instrText>
      </w:r>
      <w:r w:rsidR="001F3C92">
        <w:rPr>
          <w:rFonts w:ascii="Times New Roman" w:hAnsi="Times New Roman" w:cs="Times New Roman"/>
          <w:color w:val="000000"/>
          <w:lang w:val="en-CA"/>
        </w:rPr>
        <w:fldChar w:fldCharType="separate"/>
      </w:r>
      <w:r w:rsidR="001632AC">
        <w:rPr>
          <w:rFonts w:ascii="Times New Roman" w:hAnsi="Times New Roman" w:cs="Times New Roman"/>
          <w:color w:val="000000"/>
        </w:rPr>
        <w:t>(Meyer et al., 1983; Peterson and Heck, 2001)</w:t>
      </w:r>
      <w:r w:rsidR="001F3C92">
        <w:rPr>
          <w:rFonts w:ascii="Times New Roman" w:hAnsi="Times New Roman" w:cs="Times New Roman"/>
          <w:color w:val="000000"/>
          <w:lang w:val="en-CA"/>
        </w:rPr>
        <w:fldChar w:fldCharType="end"/>
      </w:r>
      <w:r w:rsidR="001F3C92">
        <w:rPr>
          <w:rFonts w:ascii="Times New Roman" w:hAnsi="Times New Roman" w:cs="Times New Roman"/>
          <w:color w:val="000000"/>
          <w:lang w:val="en-CA"/>
        </w:rPr>
        <w:t xml:space="preserve"> and some temperate</w:t>
      </w:r>
      <w:r w:rsidR="00B87DAB">
        <w:rPr>
          <w:rFonts w:ascii="Times New Roman" w:hAnsi="Times New Roman" w:cs="Times New Roman"/>
          <w:color w:val="000000"/>
          <w:lang w:val="en-CA"/>
        </w:rPr>
        <w:t xml:space="preserve"> </w:t>
      </w:r>
      <w:r w:rsidR="001F3C92">
        <w:rPr>
          <w:rFonts w:ascii="Times New Roman" w:hAnsi="Times New Roman" w:cs="Times New Roman"/>
          <w:color w:val="000000"/>
          <w:lang w:val="en-CA"/>
        </w:rPr>
        <w:fldChar w:fldCharType="begin"/>
      </w:r>
      <w:r w:rsidR="001632AC">
        <w:rPr>
          <w:rFonts w:ascii="Times New Roman" w:hAnsi="Times New Roman" w:cs="Times New Roman"/>
          <w:color w:val="000000"/>
          <w:lang w:val="en-CA"/>
        </w:rPr>
        <w:instrText xml:space="preserve"> ADDIN ZOTERO_ITEM CSL_CITATION {"citationID":"WOZImHKy","properties":{"formattedCitation":"(Bracken et al., 2007; Pfister et al., 2014)","plainCitation":"(Bracken et al., 2007; Pfister et al., 2014)","noteIndex":0},"citationItems":[{"id":1516,"uris":["http://zotero.org/users/local/idKDtb7T/items/45RJZZT7"],"itemData":{"id":1516,"type":"article-journal","abstract":"Many habitat-forming, or foundation, species harbor diverse assemblages of associated taxa that benefit from the refuges from predators or harsh physical conditions that foundation species provide. Growing numbers of studies show how specific taxa associated with foundation species can benefit their hosts, but the aggregate effects of the entire community of associated species remain poorly understood. Here, we evaluate the role that a diverse assemblage of invertebrates plays in mediating the dominance of a foundation species, the green filamentous seaweed Cladophora columbiana Collins, in rocky intertidal habitats. Cladophora is a fast-growing seaweed with a high nitrogen demand, and we suggest that it persists in nutrient-limited high-intertidal pools because of local-scale nitrogen excretion by the invertebrate taxa living within its filaments. Removal of associated invertebrates resulted in a fourfold increase in the rate of water-column nitrogen depletion by Cladophora, and ammonium concentrations inside Cladophora turfs with invertebrates present were seven times higher than in the adjacent tide-pool water. The ammonium excreted by invertebrate meiofauna far surpassed the nitrogen used by Cladophora, suggesting that all of Cladophora's nitrogen requirements could be met by the invertebrates associated with it. This study links host performance to the total aggregate biomass of mutualists rather than the particular traits of any one species, suggesting the potential for important feedbacks between individual hosts and the communities of associated species that they support.","container-title":"Ecology","DOI":"10.1890/06-0881.1","ISSN":"1939-9170","issue":"9","language":"en","note":"_eprint: https://onlinelibrary.wiley.com/doi/pdf/10.1890/06-0881.1","page":"2211-2219","source":"Wiley Online Library","title":"Whole-community mutualism: Associated invertebrates facilitate a dominant habitat-forming seaweed","title-short":"Whole-Community Mutualism","volume":"88","author":[{"family":"Bracken","given":"Matthew E. S."},{"family":"Gonzalez-Dorantes","given":"Cirse A."},{"family":"Stachowicz","given":"John J."}],"issued":{"date-parts":[["2007"]]}}},{"id":1572,"uris":["http://zotero.org/users/local/idKDtb7T/items/Z39FCYT6"],"itemData":{"id":1572,"type":"article-journal","abstract":"Animal contributions to ecosystem productivity via nutrient regeneration are increasingly recognized as significant for ecosystem productivity. The paradigm in coastal upwelling systems, in contrast, remains centered around the idea that nutrient supply is extrinsic and sourced from deep water. Here we tested for both animal contributions to nitrogen regeneration and microbial retention of nitrogen along a gradient of animal abundance in Washington State, USA. Using inferences from the concentration and isotopic composition of nitrogen forms, as well as the stable nitrogen isotopic composition of particulate organic matter, and plant and animal tissue, we found increased ammonium as well as greater stable nitrogen isotope values in these organisms in areas of increased animal abundance. We further tested the effect of the nearshore biota by comparing it with an immediately adjacent offshore area, and found an enriched δ15N value for nitrate and particulate organic matter. Further, an analysis of the dual isotopes of δ15N and the δ18O of nitrate indicated increasing microbial processing in the nearshore. Isoscapes, or the spatial pattern of stable isotopes, revealed that animal and microbial processing of nitrogen leave a consistent signature and are thus a previously overlooked and essential component of nearshore productivity.","container-title":"Ecology","DOI":"10.1890/13-1825.1","ISSN":"1939-9170","issue":"10","language":"en","license":"© 2014 by the Ecological Society of America","note":"_eprint: https://esajournals.onlinelibrary.wiley.com/doi/pdf/10.1890/13-1825.1","page":"2803-2814","source":"Wiley Online Library","title":"Animal regeneration and microbial retention of nitrogen along coastal rocky shores","volume":"95","author":[{"family":"Pfister","given":"Catherine A."},{"family":"Altabet","given":"Mark A."},{"family":"Post","given":"David"}],"issued":{"date-parts":[["2014"]]}}}],"schema":"https://github.com/citation-style-language/schema/raw/master/csl-citation.json"} </w:instrText>
      </w:r>
      <w:r w:rsidR="001F3C92">
        <w:rPr>
          <w:rFonts w:ascii="Times New Roman" w:hAnsi="Times New Roman" w:cs="Times New Roman"/>
          <w:color w:val="000000"/>
          <w:lang w:val="en-CA"/>
        </w:rPr>
        <w:fldChar w:fldCharType="separate"/>
      </w:r>
      <w:r w:rsidR="001632AC">
        <w:rPr>
          <w:rFonts w:ascii="Times New Roman" w:hAnsi="Times New Roman" w:cs="Times New Roman"/>
          <w:color w:val="000000"/>
        </w:rPr>
        <w:t>(Bracken et al., 2007; Pfister et al., 2014)</w:t>
      </w:r>
      <w:r w:rsidR="001F3C92">
        <w:rPr>
          <w:rFonts w:ascii="Times New Roman" w:hAnsi="Times New Roman" w:cs="Times New Roman"/>
          <w:color w:val="000000"/>
          <w:lang w:val="en-CA"/>
        </w:rPr>
        <w:fldChar w:fldCharType="end"/>
      </w:r>
      <w:r w:rsidR="001F3C92">
        <w:rPr>
          <w:rFonts w:ascii="Times New Roman" w:hAnsi="Times New Roman" w:cs="Times New Roman"/>
          <w:color w:val="000000"/>
          <w:lang w:val="en-CA"/>
        </w:rPr>
        <w:t xml:space="preserve"> </w:t>
      </w:r>
      <w:r w:rsidR="001F3C92" w:rsidRPr="00F05738">
        <w:rPr>
          <w:rFonts w:ascii="Times New Roman" w:hAnsi="Times New Roman" w:cs="Times New Roman"/>
          <w:color w:val="000000"/>
          <w:lang w:val="en-CA"/>
        </w:rPr>
        <w:t>marine ecosystems</w:t>
      </w:r>
      <w:r w:rsidR="001F3C92">
        <w:rPr>
          <w:rFonts w:ascii="Times New Roman" w:hAnsi="Times New Roman" w:cs="Times New Roman"/>
          <w:lang w:val="en-CA"/>
        </w:rPr>
        <w:t>. CN</w:t>
      </w:r>
      <w:r w:rsidR="00C753F0">
        <w:rPr>
          <w:rFonts w:ascii="Times New Roman" w:hAnsi="Times New Roman" w:cs="Times New Roman"/>
          <w:lang w:val="en-CA"/>
        </w:rPr>
        <w:t>C</w:t>
      </w:r>
      <w:r w:rsidR="001F3C92">
        <w:rPr>
          <w:rFonts w:ascii="Times New Roman" w:hAnsi="Times New Roman" w:cs="Times New Roman"/>
          <w:lang w:val="en-CA"/>
        </w:rPr>
        <w:t xml:space="preserve"> </w:t>
      </w:r>
      <w:r w:rsidR="00A55D03">
        <w:rPr>
          <w:rFonts w:ascii="Times New Roman" w:hAnsi="Times New Roman" w:cs="Times New Roman"/>
          <w:lang w:val="en-CA"/>
        </w:rPr>
        <w:t>refers both to the</w:t>
      </w:r>
      <w:r w:rsidR="001F3C92">
        <w:rPr>
          <w:rFonts w:ascii="Times New Roman" w:hAnsi="Times New Roman" w:cs="Times New Roman"/>
          <w:lang w:val="en-CA"/>
        </w:rPr>
        <w:t xml:space="preserve"> storage and cycling of nutrients</w:t>
      </w:r>
      <w:r w:rsidR="00A55D03">
        <w:rPr>
          <w:rFonts w:ascii="Times New Roman" w:hAnsi="Times New Roman" w:cs="Times New Roman"/>
          <w:lang w:val="en-CA"/>
        </w:rPr>
        <w:t xml:space="preserve"> through animal tissues</w:t>
      </w:r>
      <w:r w:rsidR="009E0E5E">
        <w:rPr>
          <w:rFonts w:ascii="Times New Roman" w:hAnsi="Times New Roman" w:cs="Times New Roman"/>
          <w:lang w:val="en-CA"/>
        </w:rPr>
        <w:t>, processes which are governed b</w:t>
      </w:r>
      <w:r w:rsidR="009C450B">
        <w:rPr>
          <w:rFonts w:ascii="Times New Roman" w:hAnsi="Times New Roman" w:cs="Times New Roman"/>
          <w:lang w:val="en-CA"/>
        </w:rPr>
        <w:t>y</w:t>
      </w:r>
      <w:r w:rsidR="009E0E5E">
        <w:rPr>
          <w:rFonts w:ascii="Times New Roman" w:hAnsi="Times New Roman" w:cs="Times New Roman"/>
          <w:lang w:val="en-CA"/>
        </w:rPr>
        <w:t xml:space="preserve"> stoichiometry </w:t>
      </w:r>
      <w:r w:rsidR="00C753F0">
        <w:rPr>
          <w:rFonts w:ascii="Times New Roman" w:hAnsi="Times New Roman" w:cs="Times New Roman"/>
          <w:lang w:val="en-CA"/>
        </w:rPr>
        <w:fldChar w:fldCharType="begin"/>
      </w:r>
      <w:r w:rsidR="00C753F0">
        <w:rPr>
          <w:rFonts w:ascii="Times New Roman" w:hAnsi="Times New Roman" w:cs="Times New Roman"/>
          <w:lang w:val="en-CA"/>
        </w:rPr>
        <w:instrText xml:space="preserve"> ADDIN ZOTERO_ITEM CSL_CITATION {"citationID":"3vcVt8Rm","properties":{"formattedCitation":"(Elser and Urabe, 1999)","plainCitation":"(Elser and Urabe, 1999)","noteIndex":0},"citationItems":[{"id":1359,"uris":["http://zotero.org/users/local/idKDtb7T/items/YPRJB6RV"],"itemData":{"id":1359,"type":"article-journal","abstract":"Ecologists are increasingly recognizing the importance of consumers in regulating ecosystem processes such as nutrient cycling. Ecologists have recently made considerable progress in understanding nutrient cycling and trophic interactions in pelagic systems by application of a new concept, ecological stoichiometry, to consumer-driven processes. In this paper we synthesize these conceptual advances within pelagic ecology and attempt to illustrate how they may be usefully applied in other ecosystems. Stoichiometric theory shows that both grazer and algal elemental composition are critical parameters influencing rates and ratios of nutrient release. Thus, the stoichiometry of nutrient recycling is a feedback mechanism linking grazer dynamics and algal nutritional status. Incorporation of such effects into a fully dynamic stoichiometric model generates profound changes in the predicted dynamics of algae and grazers, suggesting that adoption of a stoichiometric view may substantively alter our view of the interaction between trophic dynamics and nutrient cycling. The basic predictions of stoichiometric models of nutrient release are generally supported by experimental data showing that N:P release ratios are primarily a function of algal N:P ratio and secondarily a function of grazer N:P ratio, and that rates of P release by grazers are also related to food P:C. Furthermore, evidence for effects of nutrient release stoichiometry on phytoplankton communities and pelagic ecosystem function is accumulating, including data showing consistent alterations in algal physiological status and ecosystem-scale changes in N fixation in response to altered grazer community structure and elemental composition. As the general features of the stoichiometry of algae–zooplankton interactions reflect fundamental biological processes linked to plant and animal mineral nutrition, the stoichiometric view of consumer-driven nutrient recycling can easily be applied to other ecosystems, including terrestrial and benthic food webs. A suite of potential applications of stoichiometric thinking to benthic and terrestrial habitats is suggested.","container-title":"Ecology","DOI":"10.1890/0012-9658(1999)080[0735:TSOCDN]2.0.CO;2","ISSN":"1939-9170","issue":"3","language":"en","note":"_eprint: https://onlinelibrary.wiley.com/doi/pdf/10.1890/0012-9658%281999%29080%5B0735%3ATSOCDN%5D2.0.CO%3B2","page":"735-751","source":"Wiley Online Library","title":"The Stoichiometry of Consumer-Driven Nutrient Recycling: Theory, Observations, and Consequences","title-short":"The Stoichiometry of Consumer-Driven Nutrient Recycling","volume":"80","author":[{"family":"Elser","given":"James J."},{"family":"Urabe","given":"Jotaro"}],"issued":{"date-parts":[["1999"]]}}}],"schema":"https://github.com/citation-style-language/schema/raw/master/csl-citation.json"} </w:instrText>
      </w:r>
      <w:r w:rsidR="00C753F0">
        <w:rPr>
          <w:rFonts w:ascii="Times New Roman" w:hAnsi="Times New Roman" w:cs="Times New Roman"/>
          <w:lang w:val="en-CA"/>
        </w:rPr>
        <w:fldChar w:fldCharType="separate"/>
      </w:r>
      <w:r w:rsidR="00C753F0">
        <w:rPr>
          <w:rFonts w:ascii="Times New Roman" w:hAnsi="Times New Roman" w:cs="Times New Roman"/>
          <w:noProof/>
          <w:lang w:val="en-CA"/>
        </w:rPr>
        <w:t>(Elser and Urabe, 1999)</w:t>
      </w:r>
      <w:r w:rsidR="00C753F0">
        <w:rPr>
          <w:rFonts w:ascii="Times New Roman" w:hAnsi="Times New Roman" w:cs="Times New Roman"/>
          <w:lang w:val="en-CA"/>
        </w:rPr>
        <w:fldChar w:fldCharType="end"/>
      </w:r>
      <w:r w:rsidR="00C753F0">
        <w:rPr>
          <w:rFonts w:ascii="Times New Roman" w:hAnsi="Times New Roman" w:cs="Times New Roman"/>
          <w:lang w:val="en-CA"/>
        </w:rPr>
        <w:t xml:space="preserve"> </w:t>
      </w:r>
      <w:r w:rsidR="009E0E5E">
        <w:rPr>
          <w:rFonts w:ascii="Times New Roman" w:hAnsi="Times New Roman" w:cs="Times New Roman"/>
          <w:lang w:val="en-CA"/>
        </w:rPr>
        <w:t xml:space="preserve">and metabolic </w:t>
      </w:r>
      <w:r w:rsidR="009C450B">
        <w:rPr>
          <w:rFonts w:ascii="Times New Roman" w:hAnsi="Times New Roman" w:cs="Times New Roman"/>
          <w:lang w:val="en-CA"/>
        </w:rPr>
        <w:t xml:space="preserve">rates </w:t>
      </w:r>
      <w:r w:rsidR="009E0E5E">
        <w:rPr>
          <w:rFonts w:ascii="Times New Roman" w:hAnsi="Times New Roman" w:cs="Times New Roman"/>
          <w:lang w:val="en-CA"/>
        </w:rPr>
        <w:t>(REF)</w:t>
      </w:r>
      <w:r w:rsidR="001F3C92">
        <w:rPr>
          <w:rFonts w:ascii="Times New Roman" w:hAnsi="Times New Roman" w:cs="Times New Roman"/>
          <w:lang w:val="en-CA"/>
        </w:rPr>
        <w:t>.</w:t>
      </w:r>
      <w:r w:rsidR="00A669EA">
        <w:rPr>
          <w:rFonts w:ascii="Times New Roman" w:hAnsi="Times New Roman" w:cs="Times New Roman"/>
          <w:lang w:val="en-CA"/>
        </w:rPr>
        <w:t xml:space="preserve"> </w:t>
      </w:r>
      <w:r w:rsidR="009E0E5E">
        <w:rPr>
          <w:rFonts w:ascii="Times New Roman" w:hAnsi="Times New Roman" w:cs="Times New Roman"/>
          <w:lang w:val="en-CA"/>
        </w:rPr>
        <w:t>Scaling up from the individual to the population or community level can be challenging, but in general the amount of CND depend</w:t>
      </w:r>
      <w:r w:rsidR="009C450B">
        <w:rPr>
          <w:rFonts w:ascii="Times New Roman" w:hAnsi="Times New Roman" w:cs="Times New Roman"/>
          <w:lang w:val="en-CA"/>
        </w:rPr>
        <w:t>s</w:t>
      </w:r>
      <w:r w:rsidR="009E0E5E">
        <w:rPr>
          <w:rFonts w:ascii="Times New Roman" w:hAnsi="Times New Roman" w:cs="Times New Roman"/>
          <w:lang w:val="en-CA"/>
        </w:rPr>
        <w:t xml:space="preserve"> on the biomass and diversity of the total community of animals</w:t>
      </w:r>
      <w:r w:rsidR="009C450B">
        <w:rPr>
          <w:rFonts w:ascii="Times New Roman" w:hAnsi="Times New Roman" w:cs="Times New Roman"/>
          <w:lang w:val="en-CA"/>
        </w:rPr>
        <w:t xml:space="preserve"> in a system</w:t>
      </w:r>
      <w:r w:rsidR="009E0E5E">
        <w:rPr>
          <w:rFonts w:ascii="Times New Roman" w:hAnsi="Times New Roman" w:cs="Times New Roman"/>
          <w:lang w:val="en-CA"/>
        </w:rPr>
        <w:t xml:space="preserve"> </w:t>
      </w:r>
      <w:r w:rsidR="00B01179">
        <w:rPr>
          <w:rFonts w:ascii="Times New Roman" w:hAnsi="Times New Roman" w:cs="Times New Roman"/>
          <w:lang w:val="en-CA"/>
        </w:rPr>
        <w:fldChar w:fldCharType="begin"/>
      </w:r>
      <w:r w:rsidR="005C7A67">
        <w:rPr>
          <w:rFonts w:ascii="Times New Roman" w:hAnsi="Times New Roman" w:cs="Times New Roman"/>
          <w:lang w:val="en-CA"/>
        </w:rPr>
        <w:instrText xml:space="preserve"> ADDIN ZOTERO_ITEM CSL_CITATION {"citationID":"uFS3p7Ya","properties":{"formattedCitation":"(Allgeier et al., 2017)","plainCitation":"(Allgeier et al., 2017)","noteIndex":0},"citationItems":[{"id":1353,"uris":["http://zotero.org/users/local/idKDtb7T/items/MX8X9VD8"],"itemData":{"id":1353,"type":"article-journal","abstract":"Humans have drastically altered the abundance of animals in marine ecosystems via exploitation. Reduced abundance can destabilize food webs, leading to cascading indirect effects that dramatically reorganize community structure and shift ecosystem function. However, the additional implications of these top-down changes for biogeochemical cycles via consumer-mediated nutrient dynamics (CND) are often overlooked in marine systems, particularly in coastal areas. Here, we review research that underscores the importance of this bottom-up control at local, regional, and global scales in coastal marine ecosystems, and the potential implications of anthropogenic change to fundamentally alter these processes. We focus attention on the two primary ways consumers affect nutrient dynamics, with emphasis on implications for the nutrient capacity of ecosystems: (1) the storage and retention of nutrients in biomass, and (2) the supply of nutrients via excretion and egestion. Nutrient storage in consumer biomass may be especially important in many marine ecosystems because consumers, as opposed to producers, often dominate organismal biomass. As for nutrient supply, we emphasize how consumers enhance primary production through both press and pulse dynamics. Looking forward, we explore the importance of CDN for improving theory (e.g., ecological stoichiometry, metabolic theory, and biodiversity–ecosystem function relationships), all in the context of global environmental change. Increasing research focus on CND will likely transform our perspectives on how consumers affect the functioning of marine ecosystems.","container-title":"Global Change Biology","DOI":"10.1111/gcb.13625","ISSN":"1365-2486","issue":"6","language":"en","note":"_eprint: https://onlinelibrary.wiley.com/doi/pdf/10.1111/gcb.13625","page":"2166-2178","source":"Wiley Online Library","title":"Animal pee in the sea: consumer-mediated nutrient dynamics in the world's changing oceans","title-short":"Animal pee in the sea","volume":"23","author":[{"family":"Allgeier","given":"Jacob E."},{"family":"Burkepile","given":"Deron E."},{"family":"Layman","given":"Craig A."}],"issued":{"date-parts":[["2017"]]}}}],"schema":"https://github.com/citation-style-language/schema/raw/master/csl-citation.json"} </w:instrText>
      </w:r>
      <w:r w:rsidR="00B01179">
        <w:rPr>
          <w:rFonts w:ascii="Times New Roman" w:hAnsi="Times New Roman" w:cs="Times New Roman"/>
          <w:lang w:val="en-CA"/>
        </w:rPr>
        <w:fldChar w:fldCharType="separate"/>
      </w:r>
      <w:r w:rsidR="005C7A67">
        <w:rPr>
          <w:rFonts w:ascii="Times New Roman" w:hAnsi="Times New Roman" w:cs="Times New Roman"/>
          <w:noProof/>
          <w:lang w:val="en-CA"/>
        </w:rPr>
        <w:t>(Allgeier et al., 2017)</w:t>
      </w:r>
      <w:r w:rsidR="00B01179">
        <w:rPr>
          <w:rFonts w:ascii="Times New Roman" w:hAnsi="Times New Roman" w:cs="Times New Roman"/>
          <w:lang w:val="en-CA"/>
        </w:rPr>
        <w:fldChar w:fldCharType="end"/>
      </w:r>
      <w:r w:rsidR="005C7A67">
        <w:rPr>
          <w:rFonts w:ascii="Times New Roman" w:hAnsi="Times New Roman" w:cs="Times New Roman"/>
          <w:lang w:val="en-CA"/>
        </w:rPr>
        <w:t>.</w:t>
      </w:r>
    </w:p>
    <w:p w14:paraId="6059F454" w14:textId="77777777" w:rsidR="009F68C5" w:rsidRDefault="009F68C5" w:rsidP="009F68C5">
      <w:pPr>
        <w:spacing w:line="360" w:lineRule="auto"/>
        <w:rPr>
          <w:rFonts w:ascii="Times New Roman" w:hAnsi="Times New Roman" w:cs="Times New Roman"/>
          <w:lang w:val="en-CA"/>
        </w:rPr>
      </w:pPr>
    </w:p>
    <w:p w14:paraId="61F7FD7A" w14:textId="127BA752" w:rsidR="00B354F3" w:rsidRDefault="00AC1CBE" w:rsidP="00B354F3">
      <w:pPr>
        <w:spacing w:line="360" w:lineRule="auto"/>
        <w:ind w:firstLine="720"/>
        <w:rPr>
          <w:rFonts w:ascii="Times New Roman" w:hAnsi="Times New Roman" w:cs="Times New Roman"/>
          <w:lang w:val="en-CA"/>
        </w:rPr>
      </w:pPr>
      <w:r>
        <w:rPr>
          <w:rFonts w:ascii="Times New Roman" w:hAnsi="Times New Roman" w:cs="Times New Roman"/>
          <w:lang w:val="en-CA"/>
        </w:rPr>
        <w:t xml:space="preserve">In </w:t>
      </w:r>
      <w:r w:rsidRPr="00B748E3">
        <w:rPr>
          <w:rFonts w:ascii="Times New Roman" w:hAnsi="Times New Roman" w:cs="Times New Roman"/>
          <w:lang w:val="en-CA"/>
        </w:rPr>
        <w:t>marine ecosystems nitrogen is</w:t>
      </w:r>
      <w:r>
        <w:rPr>
          <w:rFonts w:ascii="Times New Roman" w:hAnsi="Times New Roman" w:cs="Times New Roman"/>
          <w:lang w:val="en-CA"/>
        </w:rPr>
        <w:t xml:space="preserve"> the dominant</w:t>
      </w:r>
      <w:r w:rsidRPr="00B748E3">
        <w:rPr>
          <w:rFonts w:ascii="Times New Roman" w:hAnsi="Times New Roman" w:cs="Times New Roman"/>
          <w:lang w:val="en-CA"/>
        </w:rPr>
        <w:t xml:space="preserve"> limiting nutrient </w:t>
      </w:r>
      <w:r>
        <w:rPr>
          <w:rFonts w:ascii="Times New Roman" w:hAnsi="Times New Roman" w:cs="Times New Roman"/>
          <w:lang w:val="en-CA"/>
        </w:rPr>
        <w:t xml:space="preserve">for primary producers </w:t>
      </w:r>
      <w:r w:rsidRPr="00B748E3">
        <w:rPr>
          <w:rFonts w:ascii="Times New Roman" w:hAnsi="Times New Roman" w:cs="Times New Roman"/>
          <w:lang w:val="en-CA"/>
        </w:rPr>
        <w:fldChar w:fldCharType="begin"/>
      </w:r>
      <w:r>
        <w:rPr>
          <w:rFonts w:ascii="Times New Roman" w:hAnsi="Times New Roman" w:cs="Times New Roman"/>
          <w:lang w:val="en-CA"/>
        </w:rPr>
        <w:instrText xml:space="preserve"> ADDIN ZOTERO_ITEM CSL_CITATION {"citationID":"XoAxh7g3","properties":{"formattedCitation":"(Ryther and Dunstan, 1971)","plainCitation":"(Ryther and Dunstan, 1971)","noteIndex":0},"citationItems":[{"id":1591,"uris":["http://zotero.org/users/local/idKDtb7T/items/MGX8SE2A"],"itemData":{"id":1591,"type":"article-journal","abstract":"The distribution of inorganic nitrogen and phosphorus and bioassay experiments both show that nitrogen is the critical limiting factor to algal growth and eutrophication in coastal marine waters. About twice the amount of phosphate as can be used by the algae is normally present. This surplus results from the low nitrogen to phosphorus ratio in terrigenous contributions, including human waste, and from the fact that phosphorus regenerates more quickly than ammonia from decomposing organic matter. Removal of phosphate from detergents is therefore not likely to slow the eutrophication of coastal marine waters, and its replacement with nitrogen-containing nitrilotriacetic acid may worsen the situation.","container-title":"Science","DOI":"10.1126/science.171.3975.1008","ISSN":"0036-8075, 1095-9203","issue":"3975","language":"en","license":"© 1971","note":"publisher: American Association for the Advancement of Science\nsection: Reports\nPMID: 4993386","page":"1008-1013","source":"science.sciencemag.org","title":"Nitrogen, phosphorus, and eutrophication in the coastal marine environment","volume":"171","author":[{"family":"Ryther","given":"John H."},{"family":"Dunstan","given":"William M."}],"issued":{"date-parts":[["1971",3,12]]}}}],"schema":"https://github.com/citation-style-language/schema/raw/master/csl-citation.json"} </w:instrText>
      </w:r>
      <w:r w:rsidRPr="00B748E3">
        <w:rPr>
          <w:rFonts w:ascii="Times New Roman" w:hAnsi="Times New Roman" w:cs="Times New Roman"/>
          <w:lang w:val="en-CA"/>
        </w:rPr>
        <w:fldChar w:fldCharType="separate"/>
      </w:r>
      <w:r w:rsidRPr="00B748E3">
        <w:rPr>
          <w:rFonts w:ascii="Times New Roman" w:hAnsi="Times New Roman" w:cs="Times New Roman"/>
          <w:noProof/>
          <w:lang w:val="en-CA"/>
        </w:rPr>
        <w:t>(Ryther and Dunstan, 1971)</w:t>
      </w:r>
      <w:r w:rsidRPr="00B748E3">
        <w:rPr>
          <w:rFonts w:ascii="Times New Roman" w:hAnsi="Times New Roman" w:cs="Times New Roman"/>
          <w:lang w:val="en-CA"/>
        </w:rPr>
        <w:fldChar w:fldCharType="end"/>
      </w:r>
      <w:r>
        <w:rPr>
          <w:rFonts w:ascii="Times New Roman" w:hAnsi="Times New Roman" w:cs="Times New Roman"/>
          <w:lang w:val="en-CA"/>
        </w:rPr>
        <w:t>, which</w:t>
      </w:r>
      <w:r w:rsidR="005B6F9A" w:rsidRPr="00B748E3">
        <w:rPr>
          <w:rFonts w:ascii="Times New Roman" w:hAnsi="Times New Roman" w:cs="Times New Roman"/>
          <w:lang w:val="en-CA"/>
        </w:rPr>
        <w:t xml:space="preserve"> </w:t>
      </w:r>
      <w:r w:rsidR="009E0E5E">
        <w:rPr>
          <w:rFonts w:ascii="Times New Roman" w:hAnsi="Times New Roman" w:cs="Times New Roman"/>
          <w:lang w:val="en-CA"/>
        </w:rPr>
        <w:t>contrast</w:t>
      </w:r>
      <w:r>
        <w:rPr>
          <w:rFonts w:ascii="Times New Roman" w:hAnsi="Times New Roman" w:cs="Times New Roman"/>
          <w:lang w:val="en-CA"/>
        </w:rPr>
        <w:t xml:space="preserve">s with </w:t>
      </w:r>
      <w:r w:rsidR="009E0E5E">
        <w:rPr>
          <w:rFonts w:ascii="Times New Roman" w:hAnsi="Times New Roman" w:cs="Times New Roman"/>
          <w:lang w:val="en-CA"/>
        </w:rPr>
        <w:t xml:space="preserve">terrestrial and freshwater ecosystems, which are co-limited by phosphorus and nitrogen </w:t>
      </w:r>
      <w:r w:rsidR="009E0E5E">
        <w:rPr>
          <w:rFonts w:ascii="Times New Roman" w:hAnsi="Times New Roman" w:cs="Times New Roman"/>
          <w:lang w:val="en-CA"/>
        </w:rPr>
        <w:fldChar w:fldCharType="begin"/>
      </w:r>
      <w:r w:rsidR="009E0E5E">
        <w:rPr>
          <w:rFonts w:ascii="Times New Roman" w:hAnsi="Times New Roman" w:cs="Times New Roman"/>
          <w:lang w:val="en-CA"/>
        </w:rPr>
        <w:instrText xml:space="preserve"> ADDIN ZOTERO_ITEM CSL_CITATION {"citationID":"n9EZYMjq","properties":{"formattedCitation":"(Elser et al., 2007)","plainCitation":"(Elser et al., 2007)","noteIndex":0},"citationItems":[{"id":2973,"uris":["http://zotero.org/users/local/idKDtb7T/items/VLM9TTRP"],"itemData":{"id":2973,"type":"article-journal","abstract":"The cycles of the key nutrient elements nitrogen (N) and phosphorus (P) have been massively altered by anthropogenic activities. Thus, it is essential to understand how photosynthetic production across diverse ecosystems is, or is not, limited by N and P. Via a large-scale meta-analysis of experimental enrichments, we show that P limitation is equally strong across these major habitats and that N and P limitation are equivalent within both terrestrial and freshwater systems. Furthermore, simultaneous N and P enrichment produces strongly positive synergistic responses in all three environments. Thus, contrary to some prevailing paradigms, freshwater, marine and terrestrial ecosystems are surprisingly similar in terms of N and P limitation.","container-title":"Ecology Letters","DOI":"10.1111/j.1461-0248.2007.01113.x","ISSN":"1461-0248","issue":"12","language":"en","note":"_eprint: https://onlinelibrary.wiley.com/doi/pdf/10.1111/j.1461-0248.2007.01113.x","page":"1135-1142","source":"Wiley Online Library","title":"Global analysis of nitrogen and phosphorus limitation of primary producers in freshwater, marine and terrestrial ecosystems","volume":"10","author":[{"family":"Elser","given":"James J."},{"family":"Bracken","given":"Matthew E.S."},{"family":"Cleland","given":"Elsa E."},{"family":"Gruner","given":"Daniel S."},{"family":"Harpole","given":"W. Stanley"},{"family":"Hillebrand","given":"Helmut"},{"family":"Ngai","given":"Jacqueline T."},{"family":"Seabloom","given":"Eric W."},{"family":"Shurin","given":"Jonathan B."},{"family":"Smith","given":"Jennifer E."}],"issued":{"date-parts":[["2007"]]}}}],"schema":"https://github.com/citation-style-language/schema/raw/master/csl-citation.json"} </w:instrText>
      </w:r>
      <w:r w:rsidR="009E0E5E">
        <w:rPr>
          <w:rFonts w:ascii="Times New Roman" w:hAnsi="Times New Roman" w:cs="Times New Roman"/>
          <w:lang w:val="en-CA"/>
        </w:rPr>
        <w:fldChar w:fldCharType="separate"/>
      </w:r>
      <w:r w:rsidR="009E0E5E">
        <w:rPr>
          <w:rFonts w:ascii="Times New Roman" w:hAnsi="Times New Roman" w:cs="Times New Roman"/>
          <w:noProof/>
          <w:lang w:val="en-CA"/>
        </w:rPr>
        <w:t>(Elser et al., 2007)</w:t>
      </w:r>
      <w:r w:rsidR="009E0E5E">
        <w:rPr>
          <w:rFonts w:ascii="Times New Roman" w:hAnsi="Times New Roman" w:cs="Times New Roman"/>
          <w:lang w:val="en-CA"/>
        </w:rPr>
        <w:fldChar w:fldCharType="end"/>
      </w:r>
      <w:r w:rsidR="005B6F9A" w:rsidRPr="00B748E3">
        <w:rPr>
          <w:rFonts w:ascii="Times New Roman" w:hAnsi="Times New Roman" w:cs="Times New Roman"/>
          <w:lang w:val="en-CA"/>
        </w:rPr>
        <w:t>.</w:t>
      </w:r>
      <w:r w:rsidR="005B6F9A">
        <w:rPr>
          <w:rFonts w:ascii="Times New Roman" w:hAnsi="Times New Roman" w:cs="Times New Roman"/>
          <w:lang w:val="en-CA"/>
        </w:rPr>
        <w:t xml:space="preserve"> Specifically, the growth of many species of algae </w:t>
      </w:r>
      <w:r w:rsidR="005B6F9A" w:rsidRPr="00B748E3">
        <w:rPr>
          <w:rFonts w:ascii="Times New Roman" w:hAnsi="Times New Roman" w:cs="Times New Roman"/>
          <w:lang w:val="en-CA"/>
        </w:rPr>
        <w:fldChar w:fldCharType="begin"/>
      </w:r>
      <w:r w:rsidR="00F4780B">
        <w:rPr>
          <w:rFonts w:ascii="Times New Roman" w:hAnsi="Times New Roman" w:cs="Times New Roman"/>
          <w:lang w:val="en-CA"/>
        </w:rPr>
        <w:instrText xml:space="preserve"> ADDIN ZOTERO_ITEM CSL_CITATION {"citationID":"l5HKp89T","properties":{"formattedCitation":"(Jackson, 1977)","plainCitation":"(Jackson, 1977)","noteIndex":0},"citationItems":[{"id":1620,"uris":["http://zotero.org/users/local/idKDtb7T/items/3QLLVAAC"],"itemData":{"id":1620,"type":"article-journal","abstract":"Concentrations of nutrients in the vicinity of the giant kelp (Macrocystis pyrifera) off San Diego, California, varied seasonally. Surface nitrate concentrations were low for most of the year $(usually &lt;1 \\muM)$, higher during winter. Nitrate concentrations below 4.5-m depth usually exceeded $1 \\muM$ and were highest during spring upwelling, lowest during summer. Nutrients in the kelp bed were not depleted by the kelp nor enhanced by sediment regeneration, implying relatively fast exchange between water in the bed and outside waters. Nutrient concentrations varied at different longshore locations. The condition most limiting to M. pyrifera was probably the low concentration of dissolved nutrients, especially nitrogenous substances, near the sea surface. Translocation of nitrogenous compounds by the kelp plant from depths where concentrations are higher could compensate for this limitation. The summer die-off of the surface canopy may be caused by the inability of plants to translocate nutrients due to low availability of nutrients in the deeper water. The maximum change in dissolved oxygen measured was 0.43 mol O2 m-2 between 0900 and 1130 PST; extrapolated to 1 day this yields a production of 1.0 mol O2 m-2 d-1 (9.5 g C m-2 d-1).","archive":"JSTOR","container-title":"Limnology and Oceanography","ISSN":"0024-3590","issue":"6","page":"979-995","source":"JSTOR","title":"Nutrients and Production of Giant Kelp, Macrocystis pyrifera, Off Southern California","volume":"22","author":[{"family":"Jackson","given":"George A."}],"issued":{"date-parts":[["1977"]]}}}],"schema":"https://github.com/citation-style-language/schema/raw/master/csl-citation.json"} </w:instrText>
      </w:r>
      <w:r w:rsidR="005B6F9A" w:rsidRPr="00B748E3">
        <w:rPr>
          <w:rFonts w:ascii="Times New Roman" w:hAnsi="Times New Roman" w:cs="Times New Roman"/>
          <w:lang w:val="en-CA"/>
        </w:rPr>
        <w:fldChar w:fldCharType="separate"/>
      </w:r>
      <w:r w:rsidR="005B6F9A" w:rsidRPr="00B748E3">
        <w:rPr>
          <w:rFonts w:ascii="Times New Roman" w:hAnsi="Times New Roman" w:cs="Times New Roman"/>
          <w:noProof/>
          <w:lang w:val="en-CA"/>
        </w:rPr>
        <w:t>(Jackson, 1977)</w:t>
      </w:r>
      <w:r w:rsidR="005B6F9A" w:rsidRPr="00B748E3">
        <w:rPr>
          <w:rFonts w:ascii="Times New Roman" w:hAnsi="Times New Roman" w:cs="Times New Roman"/>
          <w:lang w:val="en-CA"/>
        </w:rPr>
        <w:fldChar w:fldCharType="end"/>
      </w:r>
      <w:r w:rsidR="005B6F9A">
        <w:rPr>
          <w:rFonts w:ascii="Times New Roman" w:hAnsi="Times New Roman" w:cs="Times New Roman"/>
          <w:lang w:val="en-CA"/>
        </w:rPr>
        <w:t xml:space="preserve">, seagrasses </w:t>
      </w:r>
      <w:r w:rsidR="005B6F9A">
        <w:rPr>
          <w:rFonts w:ascii="Times New Roman" w:hAnsi="Times New Roman" w:cs="Times New Roman"/>
          <w:lang w:val="en-CA"/>
        </w:rPr>
        <w:fldChar w:fldCharType="begin"/>
      </w:r>
      <w:r w:rsidR="00F4780B">
        <w:rPr>
          <w:rFonts w:ascii="Times New Roman" w:hAnsi="Times New Roman" w:cs="Times New Roman"/>
          <w:lang w:val="en-CA"/>
        </w:rPr>
        <w:instrText xml:space="preserve"> ADDIN ZOTERO_ITEM CSL_CITATION {"citationID":"YpMfscf7","properties":{"formattedCitation":"(Hillman et al., 1989)","plainCitation":"(Hillman et al., 1989)","noteIndex":0},"citationItems":[{"id":1630,"uris":["http://zotero.org/users/local/idKDtb7T/items/W9U7R77I"],"itemData":{"id":1630,"type":"chapter","abstract":"Research in the last decade has firmly established the importance of seagrass meadows to shallow coastal and estuarine ecosystems (Kemp, 1983 and references cited therein). Early studies (Westlake, 1963; McRoy and McMillan, 1977; Zieman and Wetzel, 1980) suggested that some seagrasses had primary productivities comparable with those of terrestrial crops, though more recent estimates (Larkum and West, 1983) set a more realistic upper limit while still acknowledging that seagrasses are amongst the most productive of submerged aquatic ecosystems. A number of authors (Wood et al., 1969; Thayer et al., 1975; den Hartog, 1977 ;Kemp, 1983) have outlined ways in which seagrass meadows function to maintain the productivity of coastal waters and estuaries and stabilize sediments, but the cornerstone of all these functions is the high productivity of the seagrasses themselves.\n\nThe high productivity of seagrasses implies a high nutrient demand, and some seagrass meadows may be nutrient limited, principally by the macronutrients nitrogen or phosphorus (Orth, 1977; Bulthuis and Woelkerling, 1981; Harlin and Thorne-Miller, 1981; Short et al., 1985). Seagrasses can tap both sediment and water column nutrients (McRoy and McMillan, 1977; lizumi and Hattori, 1982; Thursby and Harlin, 1982; Brix and Lyngby, 1985), and efficient uptake and utilization of essential nutrients, dynamic cycling and/or well developed nitrogen fixation must be important attributes of seagrass meadows (see Chapter 15).\n\nThe following account reviews Australian research on the primary production of seagrasses and nutrient limitation. Elsewhere, the majority of such research has involved the two species Thalassia testudinum and Zostera marina, neither of which occur in Australian waters. The results reviewed here therefore broaden the data base, to allow more meaningful generalizations and predictions about seagrass productivity in different ecosystems. The term 'primary production' is defined as in Larkum (1981) and is used where actual measurements on specific seagrasses are referred to. The term 'primary productivity' is used in the more general context, as when comparing different genera of seagrasses.","container-title":"Biology of seagrasses : a treatise on the biology of seagrasses with special reference to the Australian region","event-place":"Amsterdam, The Netherlands","language":"eng","license":"© Elsevier Science Publishers B.V. 1989","page":"635-685","publisher":"Elsevier Science Pub.","publisher-place":"Amsterdam, The Netherlands","source":"researchrepository.murdoch.edu.au","title":"Productivity and nutrient limitation","URL":"https://researchrepository.murdoch.edu.au/id/eprint/23991/","author":[{"family":"Hillman","given":"K."},{"family":"Walker","given":"D. I."},{"family":"Larkum","given":"A. W. D."},{"family":"McComb","given":"A. J."}],"editor":[{"family":"Larkum","given":"A. W. D."},{"family":"McComb","given":"A. J."},{"family":"Shephard","given":"S. A."}],"accessed":{"date-parts":[["2020",8,24]]},"issued":{"date-parts":[["1989"]]}}}],"schema":"https://github.com/citation-style-language/schema/raw/master/csl-citation.json"} </w:instrText>
      </w:r>
      <w:r w:rsidR="005B6F9A">
        <w:rPr>
          <w:rFonts w:ascii="Times New Roman" w:hAnsi="Times New Roman" w:cs="Times New Roman"/>
          <w:lang w:val="en-CA"/>
        </w:rPr>
        <w:fldChar w:fldCharType="separate"/>
      </w:r>
      <w:r w:rsidR="005B6F9A">
        <w:rPr>
          <w:rFonts w:ascii="Times New Roman" w:hAnsi="Times New Roman" w:cs="Times New Roman"/>
          <w:noProof/>
          <w:lang w:val="en-CA"/>
        </w:rPr>
        <w:t>(Hillman et al., 1989)</w:t>
      </w:r>
      <w:r w:rsidR="005B6F9A">
        <w:rPr>
          <w:rFonts w:ascii="Times New Roman" w:hAnsi="Times New Roman" w:cs="Times New Roman"/>
          <w:lang w:val="en-CA"/>
        </w:rPr>
        <w:fldChar w:fldCharType="end"/>
      </w:r>
      <w:r w:rsidR="005B6F9A">
        <w:rPr>
          <w:rFonts w:ascii="Times New Roman" w:hAnsi="Times New Roman" w:cs="Times New Roman"/>
          <w:lang w:val="en-CA"/>
        </w:rPr>
        <w:t xml:space="preserve">, and phytoplankton </w:t>
      </w:r>
      <w:r w:rsidR="005B6F9A">
        <w:rPr>
          <w:rFonts w:ascii="Times New Roman" w:hAnsi="Times New Roman" w:cs="Times New Roman"/>
          <w:lang w:val="en-CA"/>
        </w:rPr>
        <w:fldChar w:fldCharType="begin"/>
      </w:r>
      <w:r w:rsidR="00F4780B">
        <w:rPr>
          <w:rFonts w:ascii="Times New Roman" w:hAnsi="Times New Roman" w:cs="Times New Roman"/>
          <w:lang w:val="en-CA"/>
        </w:rPr>
        <w:instrText xml:space="preserve"> ADDIN ZOTERO_ITEM CSL_CITATION {"citationID":"hsiVZ4bV","properties":{"formattedCitation":"(Moore et al., 2013)","plainCitation":"(Moore et al., 2013)","noteIndex":0},"citationItems":[{"id":1632,"uris":["http://zotero.org/users/local/idKDtb7T/items/94ARLAAI"],"itemData":{"id":1632,"type":"article-journal","abstract":"Microbial activity is a fundamental component of oceanic nutrient cycles. Photosynthetic microbes, collectively termed phytoplankton, are responsible for the vast majority of primary production in marine waters. The availability of nutrients in the upper ocean frequently limits the activity and abundance of these organisms. Experimental data have revealed two broad regimes of phytoplankton nutrient limitation in the modern upper ocean. Nitrogen availability tends to limit productivity throughout much of the surface low-latitude ocean, where the supply of nutrients from the subsurface is relatively slow. In contrast, iron often limits productivity where subsurface nutrient supply is enhanced, including within the main oceanic upwelling regions of the Southern Ocean and the eastern equatorial Pacific. Phosphorus, vitamins and micronutrients other than iron may also (co-)limit marine phytoplankton. The spatial patterns and importance of co-limitation, however, remain unclear. Variability in the stoichiometries of nutrient supply and biological demand are key determinants of oceanic nutrient limitation. Deciphering the mechanisms that underpin this variability, and the consequences for marine microbes, will be a challenge. But such knowledge will be crucial for accurately predicting the consequences of ongoing anthropogenic perturbations to oceanic nutrient biogeochemistry.","container-title":"Nature Geoscience","DOI":"10.1038/ngeo1765","ISSN":"1752-0908","issue":"9","language":"en","license":"2013 Nature Publishing Group, a division of Macmillan Publishers Limited. All Rights Reserved.","note":"number: 9\npublisher: Nature Publishing Group","page":"701-710","source":"www.nature.com","title":"Processes and patterns of oceanic nutrient limitation","volume":"6","author":[{"family":"Moore","given":"C. M."},{"family":"Mills","given":"M. M."},{"family":"Arrigo","given":"K. R."},{"family":"Berman-Frank","given":"I."},{"family":"Bopp","given":"L."},{"family":"Boyd","given":"P. W."},{"family":"Galbraith","given":"E. D."},{"family":"Geider","given":"R. J."},{"family":"Guieu","given":"C."},{"family":"Jaccard","given":"S. L."},{"family":"Jickells","given":"T. D."},{"family":"La Roche","given":"J."},{"family":"Lenton","given":"T. M."},{"family":"Mahowald","given":"N. M."},{"family":"Marañón","given":"E."},{"family":"Marinov","given":"I."},{"family":"Moore","given":"J. K."},{"family":"Nakatsuka","given":"T."},{"family":"Oschlies","given":"A."},{"family":"Saito","given":"M. A."},{"family":"Thingstad","given":"T. F."},{"family":"Tsuda","given":"A."},{"family":"Ulloa","given":"O."}],"issued":{"date-parts":[["2013",9]]}}}],"schema":"https://github.com/citation-style-language/schema/raw/master/csl-citation.json"} </w:instrText>
      </w:r>
      <w:r w:rsidR="005B6F9A">
        <w:rPr>
          <w:rFonts w:ascii="Times New Roman" w:hAnsi="Times New Roman" w:cs="Times New Roman"/>
          <w:lang w:val="en-CA"/>
        </w:rPr>
        <w:fldChar w:fldCharType="separate"/>
      </w:r>
      <w:r w:rsidR="005B6F9A">
        <w:rPr>
          <w:rFonts w:ascii="Times New Roman" w:hAnsi="Times New Roman" w:cs="Times New Roman"/>
          <w:noProof/>
          <w:lang w:val="en-CA"/>
        </w:rPr>
        <w:t>(Moore et al., 2013)</w:t>
      </w:r>
      <w:r w:rsidR="005B6F9A">
        <w:rPr>
          <w:rFonts w:ascii="Times New Roman" w:hAnsi="Times New Roman" w:cs="Times New Roman"/>
          <w:lang w:val="en-CA"/>
        </w:rPr>
        <w:fldChar w:fldCharType="end"/>
      </w:r>
      <w:r w:rsidR="005B6F9A">
        <w:rPr>
          <w:rFonts w:ascii="Times New Roman" w:hAnsi="Times New Roman" w:cs="Times New Roman"/>
          <w:lang w:val="en-CA"/>
        </w:rPr>
        <w:t xml:space="preserve"> is</w:t>
      </w:r>
      <w:r w:rsidR="005B6F9A" w:rsidRPr="00B748E3">
        <w:rPr>
          <w:rFonts w:ascii="Times New Roman" w:hAnsi="Times New Roman" w:cs="Times New Roman"/>
          <w:lang w:val="en-CA"/>
        </w:rPr>
        <w:t xml:space="preserve"> limited by the availability of </w:t>
      </w:r>
      <w:r w:rsidR="005B6F9A">
        <w:rPr>
          <w:rFonts w:ascii="Times New Roman" w:hAnsi="Times New Roman" w:cs="Times New Roman"/>
          <w:lang w:val="en-CA"/>
        </w:rPr>
        <w:t xml:space="preserve">inorganic </w:t>
      </w:r>
      <w:r w:rsidR="005B6F9A" w:rsidRPr="00B748E3">
        <w:rPr>
          <w:rFonts w:ascii="Times New Roman" w:hAnsi="Times New Roman" w:cs="Times New Roman"/>
          <w:lang w:val="en-CA"/>
        </w:rPr>
        <w:t>nitrogen</w:t>
      </w:r>
      <w:r w:rsidR="009C450B">
        <w:rPr>
          <w:rFonts w:ascii="Times New Roman" w:hAnsi="Times New Roman" w:cs="Times New Roman"/>
          <w:lang w:val="en-CA"/>
        </w:rPr>
        <w:t>, both exogenous and endogenous</w:t>
      </w:r>
      <w:ins w:id="14" w:author="Isabelle Cote" w:date="2023-04-24T11:12:00Z">
        <w:r w:rsidR="00183A8B">
          <w:rPr>
            <w:rFonts w:ascii="Times New Roman" w:hAnsi="Times New Roman" w:cs="Times New Roman"/>
            <w:lang w:val="en-CA"/>
          </w:rPr>
          <w:t xml:space="preserve"> to the system</w:t>
        </w:r>
      </w:ins>
      <w:r w:rsidR="005B6F9A" w:rsidRPr="00B748E3">
        <w:rPr>
          <w:rFonts w:ascii="Times New Roman" w:hAnsi="Times New Roman" w:cs="Times New Roman"/>
          <w:lang w:val="en-CA"/>
        </w:rPr>
        <w:t xml:space="preserve">. </w:t>
      </w:r>
      <w:r w:rsidR="00B354F3">
        <w:rPr>
          <w:rFonts w:ascii="Times New Roman" w:hAnsi="Times New Roman" w:cs="Times New Roman"/>
          <w:lang w:val="en-CA"/>
        </w:rPr>
        <w:t xml:space="preserve">Exogenous nitrogen sources can profoundly affect marine primary productivity </w:t>
      </w:r>
      <w:r w:rsidR="00B354F3">
        <w:rPr>
          <w:rFonts w:ascii="Times New Roman" w:hAnsi="Times New Roman" w:cs="Times New Roman"/>
          <w:lang w:val="en-CA"/>
        </w:rPr>
        <w:fldChar w:fldCharType="begin"/>
      </w:r>
      <w:r w:rsidR="00F4780B">
        <w:rPr>
          <w:rFonts w:ascii="Times New Roman" w:hAnsi="Times New Roman" w:cs="Times New Roman"/>
          <w:lang w:val="en-CA"/>
        </w:rPr>
        <w:instrText xml:space="preserve"> ADDIN ZOTERO_ITEM CSL_CITATION {"citationID":"ViLlN7w0","properties":{"formattedCitation":"(Probyn and McQuaid, 1985; Smith et al., 1999)","plainCitation":"(Probyn and McQuaid, 1985; Smith et al., 1999)","noteIndex":0},"citationItems":[{"id":1616,"uris":["http://zotero.org/users/local/idKDtb7T/items/3H5IWUK6"],"itemData":{"id":1616,"type":"article-journal","abstract":"Nitrogen uptake by the kelp Ecklonia maxima Osbeck and phytoplankton was examined under different conditions of nutrient availability in a kelp bed off the Cape of Good Hope by measuring nutrient depletion in large plastic bags by the kelp and 15N uptake by phytoplankton. E. maxima took up nitrate and ammonia, but not urea, and showed only a weak preference for reduced nitrogen. Phytoplankton absorbed all three forms of nitrogen available, with a preference for ammonia and urea. Ambient nitrate concentration exhibited a marked and rapid decrease with northerly winds and an increase in response to offshore southerly winds. Nitrogen uptake by E. maxima was linearly related to ambient concentration and did not saturate even at nitrate concentrations &gt;20μg-at N l-1, resulting in a significantly higher tissue nitrogen content under upwelling conditions. Nitrate imported by upwelling was the chief source of nitrogen utilised within the kelp bed. Locally regenerated nitrogen (ammonia and urea) was calculated to contribute only ca 4% of total nitrogen uptake during upwelling and 30% during the relaxation or downwelling phase.","container-title":"Marine Biology","DOI":"10.1007/BF00397162","ISSN":"1432-1793","issue":"2","journalAbbreviation":"Mar. Biol.","language":"en","page":"149-154","source":"Springer Link","title":"In-situ measurements of nitrogenous nutrient uptake by kelp (Ecklonia maxima) and phytoplankton in a nitrate-rich upwelling environment","volume":"88","author":[{"family":"Probyn","given":"T. A."},{"family":"McQuaid","given":"C. D."}],"issued":{"date-parts":[["1985",8,1]]}}},{"id":1635,"uris":["http://zotero.org/users/local/idKDtb7T/items/RAJGZEVA"],"itemData":{"id":1635,"type":"article-journal","abstract":"In the mid-1800s, the agricultural chemist Justus von Liebig demonstrated strong positive relationships between soil nutrient supplies and the growth yields of terrestrial plants, and it has since been found that freshwater and marine plants are equally responsive to nutrient inputs. Anthropogenic inputs of nutrients to the Earth's surface and atmosphere have increased greatly during the past two centuries. This nutrient enrichment, or eutrophication, can lead to highly undesirable changes in ecosystem structure and function, however. In this paper we briefly review the process, the impacts, and the potential management of cultural eutrophication in freshwater, marine, and terrestrial ecosystems. We present two brief case studies (one freshwater and one marine) demonstrating that nutrient loading restriction is the essential cornerstone of aquatic eutrophication control. In addition, we present results of a preliminary statistical analysis that is consistent with the hypothesis that anthropogenic emissions of oxidized nitrogen could be influencing atmospheric levels of carbon dioxide via nitrogen stimulation of global primary production.","container-title":"Environmental Pollution","DOI":"10.1016/S0269-7491(99)00091-3","ISSN":"0269-7491","issue":"1","journalAbbreviation":"Environmental Pollution","language":"en","page":"179-196","source":"ScienceDirect","title":"Eutrophication: impacts of excess nutrient inputs on freshwater, marine, and terrestrial ecosystems","title-short":"Eutrophication","volume":"100","author":[{"family":"Smith","given":"V. H."},{"family":"Tilman","given":"G. D."},{"family":"Nekola","given":"J. C."}],"issued":{"date-parts":[["1999",1,1]]}}}],"schema":"https://github.com/citation-style-language/schema/raw/master/csl-citation.json"} </w:instrText>
      </w:r>
      <w:r w:rsidR="00B354F3">
        <w:rPr>
          <w:rFonts w:ascii="Times New Roman" w:hAnsi="Times New Roman" w:cs="Times New Roman"/>
          <w:lang w:val="en-CA"/>
        </w:rPr>
        <w:fldChar w:fldCharType="separate"/>
      </w:r>
      <w:r w:rsidR="00B354F3">
        <w:rPr>
          <w:rFonts w:ascii="Times New Roman" w:hAnsi="Times New Roman" w:cs="Times New Roman"/>
          <w:noProof/>
          <w:lang w:val="en-CA"/>
        </w:rPr>
        <w:t>(Probyn and McQuaid, 1985; Smith et al., 1999)</w:t>
      </w:r>
      <w:r w:rsidR="00B354F3">
        <w:rPr>
          <w:rFonts w:ascii="Times New Roman" w:hAnsi="Times New Roman" w:cs="Times New Roman"/>
          <w:lang w:val="en-CA"/>
        </w:rPr>
        <w:fldChar w:fldCharType="end"/>
      </w:r>
      <w:r w:rsidR="00B354F3">
        <w:rPr>
          <w:rFonts w:ascii="Times New Roman" w:hAnsi="Times New Roman" w:cs="Times New Roman"/>
          <w:lang w:val="en-CA"/>
        </w:rPr>
        <w:t xml:space="preserve">. </w:t>
      </w:r>
      <w:ins w:id="15" w:author="Isabelle Cote" w:date="2023-04-24T11:13:00Z">
        <w:r w:rsidR="00183A8B">
          <w:rPr>
            <w:rFonts w:ascii="Times New Roman" w:hAnsi="Times New Roman" w:cs="Times New Roman"/>
            <w:lang w:val="en-CA"/>
          </w:rPr>
          <w:t>In particular, c</w:t>
        </w:r>
      </w:ins>
      <w:del w:id="16" w:author="Isabelle Cote" w:date="2023-04-24T11:13:00Z">
        <w:r w:rsidR="00B354F3" w:rsidDel="00183A8B">
          <w:rPr>
            <w:rFonts w:ascii="Times New Roman" w:hAnsi="Times New Roman" w:cs="Times New Roman"/>
            <w:lang w:val="en-CA"/>
          </w:rPr>
          <w:delText>C</w:delText>
        </w:r>
      </w:del>
      <w:r w:rsidR="00B354F3">
        <w:rPr>
          <w:rFonts w:ascii="Times New Roman" w:hAnsi="Times New Roman" w:cs="Times New Roman"/>
          <w:lang w:val="en-CA"/>
        </w:rPr>
        <w:t xml:space="preserve">oastal </w:t>
      </w:r>
      <w:r w:rsidR="00B354F3" w:rsidRPr="0019506B">
        <w:rPr>
          <w:rFonts w:ascii="Times New Roman" w:hAnsi="Times New Roman" w:cs="Times New Roman"/>
          <w:lang w:val="en-CA"/>
        </w:rPr>
        <w:t xml:space="preserve">upwelling </w:t>
      </w:r>
      <w:r w:rsidR="00B354F3" w:rsidRPr="0019506B">
        <w:rPr>
          <w:rFonts w:ascii="Times New Roman" w:hAnsi="Times New Roman" w:cs="Times New Roman"/>
          <w:bCs/>
          <w:lang w:val="en-CA"/>
        </w:rPr>
        <w:t xml:space="preserve">– </w:t>
      </w:r>
      <w:r w:rsidR="0019506B" w:rsidRPr="002A0B74">
        <w:rPr>
          <w:rFonts w:ascii="Times New Roman" w:hAnsi="Times New Roman" w:cs="Times New Roman"/>
          <w:bCs/>
          <w:lang w:val="en-CA"/>
        </w:rPr>
        <w:t>the delivery</w:t>
      </w:r>
      <w:r w:rsidR="009C450B">
        <w:rPr>
          <w:rFonts w:ascii="Times New Roman" w:hAnsi="Times New Roman" w:cs="Times New Roman"/>
          <w:bCs/>
          <w:lang w:val="en-CA"/>
        </w:rPr>
        <w:t xml:space="preserve"> to the surface</w:t>
      </w:r>
      <w:r w:rsidR="0019506B" w:rsidRPr="002A0B74">
        <w:rPr>
          <w:rFonts w:ascii="Times New Roman" w:hAnsi="Times New Roman" w:cs="Times New Roman"/>
          <w:bCs/>
          <w:lang w:val="en-CA"/>
        </w:rPr>
        <w:t xml:space="preserve"> of deep</w:t>
      </w:r>
      <w:ins w:id="17" w:author="Isabelle Cote" w:date="2023-04-24T11:13:00Z">
        <w:r w:rsidR="00183A8B">
          <w:rPr>
            <w:rFonts w:ascii="Times New Roman" w:hAnsi="Times New Roman" w:cs="Times New Roman"/>
            <w:bCs/>
            <w:lang w:val="en-CA"/>
          </w:rPr>
          <w:t>,</w:t>
        </w:r>
      </w:ins>
      <w:r w:rsidR="0019506B" w:rsidRPr="002A0B74">
        <w:rPr>
          <w:rFonts w:ascii="Times New Roman" w:hAnsi="Times New Roman" w:cs="Times New Roman"/>
          <w:bCs/>
          <w:lang w:val="en-CA"/>
        </w:rPr>
        <w:t xml:space="preserve"> nutrient-rich waters via offshore winds</w:t>
      </w:r>
      <w:ins w:id="18" w:author="Isabelle Cote" w:date="2023-04-24T11:13:00Z">
        <w:r w:rsidR="00183A8B">
          <w:rPr>
            <w:rFonts w:ascii="Times New Roman" w:hAnsi="Times New Roman" w:cs="Times New Roman"/>
            <w:bCs/>
            <w:lang w:val="en-CA"/>
          </w:rPr>
          <w:t xml:space="preserve"> </w:t>
        </w:r>
      </w:ins>
      <w:r w:rsidR="00B354F3" w:rsidRPr="0019506B">
        <w:rPr>
          <w:rFonts w:ascii="Times New Roman" w:hAnsi="Times New Roman" w:cs="Times New Roman"/>
          <w:bCs/>
          <w:lang w:val="en-CA"/>
        </w:rPr>
        <w:t>–</w:t>
      </w:r>
      <w:r w:rsidR="00B354F3" w:rsidRPr="0019506B">
        <w:rPr>
          <w:rFonts w:ascii="Times New Roman" w:hAnsi="Times New Roman" w:cs="Times New Roman"/>
          <w:lang w:val="en-CA"/>
        </w:rPr>
        <w:t xml:space="preserve"> can be an important source</w:t>
      </w:r>
      <w:r w:rsidR="00B354F3">
        <w:rPr>
          <w:rFonts w:ascii="Times New Roman" w:hAnsi="Times New Roman" w:cs="Times New Roman"/>
          <w:lang w:val="en-CA"/>
        </w:rPr>
        <w:t xml:space="preserve"> of nitrogen that drives the productivity of temperate marine</w:t>
      </w:r>
      <w:r w:rsidR="009C450B">
        <w:rPr>
          <w:rFonts w:ascii="Times New Roman" w:hAnsi="Times New Roman" w:cs="Times New Roman"/>
          <w:lang w:val="en-CA"/>
        </w:rPr>
        <w:t xml:space="preserve"> ecosystems</w:t>
      </w:r>
      <w:r w:rsidR="00B354F3">
        <w:rPr>
          <w:rFonts w:ascii="Times New Roman" w:hAnsi="Times New Roman" w:cs="Times New Roman"/>
          <w:lang w:val="en-CA"/>
        </w:rPr>
        <w:t xml:space="preserve"> </w:t>
      </w:r>
      <w:r w:rsidR="00B354F3">
        <w:rPr>
          <w:rFonts w:ascii="Times New Roman" w:hAnsi="Times New Roman" w:cs="Times New Roman"/>
          <w:lang w:val="en-CA"/>
        </w:rPr>
        <w:fldChar w:fldCharType="begin"/>
      </w:r>
      <w:r w:rsidR="00F4780B">
        <w:rPr>
          <w:rFonts w:ascii="Times New Roman" w:hAnsi="Times New Roman" w:cs="Times New Roman"/>
          <w:lang w:val="en-CA"/>
        </w:rPr>
        <w:instrText xml:space="preserve"> ADDIN ZOTERO_ITEM CSL_CITATION {"citationID":"DxX785ym","properties":{"formattedCitation":"(McPhee-Shaw et al., 2007)","plainCitation":"(McPhee-Shaw et al., 2007)","noteIndex":0},"citationItems":[{"id":1639,"uris":["http://zotero.org/users/local/idKDtb7T/items/J5CANTR3"],"itemData":{"id":1639,"type":"article-journal","abstract":"Oceanic sources of nutrients to the kelp forests of the Santa Barbara Channel were diagnosed using time series from three moorings in 12- to 17-m water depth. An in situ nitrate autoanalyzer on the moorings provided the first high-resolution time series of nitrate + nitrite (dissolved inorganic nitrogen, DIN) concentrations for this environment. Measurements between February 2001 and May 2003 show that the major mechanisms that supply DIN to the inner shelf of the Santa Barbara Channel are upwelling, diurnal internal motions, and storm runoff. These supply mechanisms vary in importance seasonally. Upwelling dominates increases of inner-shelf DIN concentration between March and May and accounts for more than half of the annual advective DIN transport to shelf reefs. In summer, baroclinic motions akin to internal waves are an important source of DIN because they occur when surface nutrient concentrations are depleted and other supply mechanisms are inactive. Brief episodes of upwelling become important in late autumn and early winter. DIN inputs from storm runoff, detected as salinity dilution at the moorings and estimated from measurements of stream discharge and nutrient concentration, are significant during winter runoff events.","container-title":"Limnology and Oceanography","DOI":"10.4319/lo.2007.52.5.1748","ISSN":"1939-5590","issue":"5","language":"en","license":"© 2007, by the Association for the Sciences of Limnology and Oceanography, Inc.","note":"_eprint: https://onlinelibrary.wiley.com/doi/pdf/10.4319/lo.2007.52.5.1748","page":"1748-1766","source":"Wiley Online Library","title":"Mechanisms for nutrient delivery to the inner shelf: Observations from the Santa Barbara Channel","title-short":"Mechanisms for nutrient delivery to the inner shelf","volume":"52","author":[{"family":"McPhee-Shaw","given":"Erika E."},{"family":"Siegel","given":"David A."},{"family":"Washburn","given":"Libe"},{"family":"Brzezinski","given":"Mark A."},{"family":"Jones","given":"Janice L."},{"family":"Leydecker","given":"Al"},{"family":"Melack","given":"John"}],"issued":{"date-parts":[["2007"]]}}}],"schema":"https://github.com/citation-style-language/schema/raw/master/csl-citation.json"} </w:instrText>
      </w:r>
      <w:r w:rsidR="00B354F3">
        <w:rPr>
          <w:rFonts w:ascii="Times New Roman" w:hAnsi="Times New Roman" w:cs="Times New Roman"/>
          <w:lang w:val="en-CA"/>
        </w:rPr>
        <w:fldChar w:fldCharType="separate"/>
      </w:r>
      <w:r w:rsidR="00B354F3">
        <w:rPr>
          <w:rFonts w:ascii="Times New Roman" w:hAnsi="Times New Roman" w:cs="Times New Roman"/>
          <w:noProof/>
          <w:lang w:val="en-CA"/>
        </w:rPr>
        <w:t>(McPhee-Shaw et al., 2007)</w:t>
      </w:r>
      <w:r w:rsidR="00B354F3">
        <w:rPr>
          <w:rFonts w:ascii="Times New Roman" w:hAnsi="Times New Roman" w:cs="Times New Roman"/>
          <w:lang w:val="en-CA"/>
        </w:rPr>
        <w:fldChar w:fldCharType="end"/>
      </w:r>
      <w:r w:rsidR="00B354F3">
        <w:rPr>
          <w:rFonts w:ascii="Times New Roman" w:hAnsi="Times New Roman" w:cs="Times New Roman"/>
          <w:lang w:val="en-CA"/>
        </w:rPr>
        <w:t>. Two</w:t>
      </w:r>
      <w:r w:rsidR="00051670">
        <w:rPr>
          <w:rFonts w:ascii="Times New Roman" w:hAnsi="Times New Roman" w:cs="Times New Roman"/>
          <w:lang w:val="en-CA"/>
        </w:rPr>
        <w:t xml:space="preserve"> </w:t>
      </w:r>
      <w:ins w:id="19" w:author="Isabelle Cote" w:date="2023-04-24T11:13:00Z">
        <w:r w:rsidR="00183A8B">
          <w:rPr>
            <w:rFonts w:ascii="Times New Roman" w:hAnsi="Times New Roman" w:cs="Times New Roman"/>
            <w:lang w:val="en-CA"/>
          </w:rPr>
          <w:t xml:space="preserve">additional </w:t>
        </w:r>
      </w:ins>
      <w:r w:rsidR="00051670">
        <w:rPr>
          <w:rFonts w:ascii="Times New Roman" w:hAnsi="Times New Roman" w:cs="Times New Roman"/>
          <w:lang w:val="en-CA"/>
        </w:rPr>
        <w:t>external</w:t>
      </w:r>
      <w:r w:rsidR="00B354F3">
        <w:rPr>
          <w:rFonts w:ascii="Times New Roman" w:hAnsi="Times New Roman" w:cs="Times New Roman"/>
          <w:lang w:val="en-CA"/>
        </w:rPr>
        <w:t xml:space="preserve"> terrestrial sources – natural weathering of rocks and agricultural run-off – </w:t>
      </w:r>
      <w:r w:rsidR="0019506B">
        <w:rPr>
          <w:rFonts w:ascii="Times New Roman" w:hAnsi="Times New Roman" w:cs="Times New Roman"/>
          <w:lang w:val="en-CA"/>
        </w:rPr>
        <w:t>also supply nutrients to nearshore marine ecosystems (CITE)</w:t>
      </w:r>
      <w:r w:rsidR="00D84524" w:rsidRPr="00B748E3">
        <w:rPr>
          <w:rFonts w:ascii="Times New Roman" w:hAnsi="Times New Roman" w:cs="Times New Roman"/>
          <w:lang w:val="en-CA"/>
        </w:rPr>
        <w:t>.</w:t>
      </w:r>
      <w:r w:rsidR="00D84524">
        <w:rPr>
          <w:rFonts w:ascii="Times New Roman" w:hAnsi="Times New Roman" w:cs="Times New Roman"/>
          <w:lang w:val="en-CA"/>
        </w:rPr>
        <w:t xml:space="preserve"> However, </w:t>
      </w:r>
      <w:del w:id="20" w:author="Isabelle Cote" w:date="2023-04-24T11:13:00Z">
        <w:r w:rsidR="00D84524" w:rsidDel="00183A8B">
          <w:rPr>
            <w:rFonts w:ascii="Times New Roman" w:hAnsi="Times New Roman" w:cs="Times New Roman"/>
            <w:lang w:val="en-CA"/>
          </w:rPr>
          <w:delText>upwelling, terrestrial input, and agricultural run-off</w:delText>
        </w:r>
      </w:del>
      <w:ins w:id="21" w:author="Isabelle Cote" w:date="2023-04-24T11:13:00Z">
        <w:r w:rsidR="00183A8B">
          <w:rPr>
            <w:rFonts w:ascii="Times New Roman" w:hAnsi="Times New Roman" w:cs="Times New Roman"/>
            <w:lang w:val="en-CA"/>
          </w:rPr>
          <w:t>all three</w:t>
        </w:r>
      </w:ins>
      <w:ins w:id="22" w:author="Isabelle Cote" w:date="2023-04-24T11:14:00Z">
        <w:r w:rsidR="00183A8B">
          <w:rPr>
            <w:rFonts w:ascii="Times New Roman" w:hAnsi="Times New Roman" w:cs="Times New Roman"/>
            <w:lang w:val="en-CA"/>
          </w:rPr>
          <w:t xml:space="preserve"> sources</w:t>
        </w:r>
      </w:ins>
      <w:r w:rsidR="00D84524">
        <w:rPr>
          <w:rFonts w:ascii="Times New Roman" w:hAnsi="Times New Roman" w:cs="Times New Roman"/>
          <w:lang w:val="en-CA"/>
        </w:rPr>
        <w:t xml:space="preserve"> supply nitrogen in </w:t>
      </w:r>
      <w:r w:rsidR="00A669EA">
        <w:rPr>
          <w:rFonts w:ascii="Times New Roman" w:hAnsi="Times New Roman" w:cs="Times New Roman"/>
          <w:lang w:val="en-CA"/>
        </w:rPr>
        <w:t>the</w:t>
      </w:r>
      <w:r w:rsidR="00D84524">
        <w:rPr>
          <w:rFonts w:ascii="Times New Roman" w:hAnsi="Times New Roman" w:cs="Times New Roman"/>
          <w:lang w:val="en-CA"/>
        </w:rPr>
        <w:t xml:space="preserve"> form </w:t>
      </w:r>
      <w:r w:rsidR="00A669EA">
        <w:rPr>
          <w:rFonts w:ascii="Times New Roman" w:hAnsi="Times New Roman" w:cs="Times New Roman"/>
          <w:lang w:val="en-CA"/>
        </w:rPr>
        <w:t>of nitrates</w:t>
      </w:r>
      <w:r w:rsidR="00E00154">
        <w:rPr>
          <w:rFonts w:ascii="Times New Roman" w:hAnsi="Times New Roman" w:cs="Times New Roman"/>
          <w:lang w:val="en-CA"/>
        </w:rPr>
        <w:t xml:space="preserve"> (NO</w:t>
      </w:r>
      <w:r w:rsidR="00E00154">
        <w:rPr>
          <w:rFonts w:ascii="Times New Roman" w:hAnsi="Times New Roman" w:cs="Times New Roman"/>
          <w:vertAlign w:val="subscript"/>
          <w:lang w:val="en-CA"/>
        </w:rPr>
        <w:t>3</w:t>
      </w:r>
      <w:r w:rsidR="00E00154">
        <w:rPr>
          <w:rFonts w:ascii="Times New Roman" w:hAnsi="Times New Roman" w:cs="Times New Roman"/>
          <w:vertAlign w:val="superscript"/>
          <w:lang w:val="en-CA"/>
        </w:rPr>
        <w:t>-</w:t>
      </w:r>
      <w:r w:rsidR="00E00154">
        <w:rPr>
          <w:rFonts w:ascii="Times New Roman" w:hAnsi="Times New Roman" w:cs="Times New Roman"/>
          <w:lang w:val="en-CA"/>
        </w:rPr>
        <w:t>)</w:t>
      </w:r>
      <w:ins w:id="23" w:author="Isabelle Cote" w:date="2023-04-24T11:14:00Z">
        <w:r w:rsidR="00183A8B">
          <w:rPr>
            <w:rFonts w:ascii="Times New Roman" w:hAnsi="Times New Roman" w:cs="Times New Roman"/>
            <w:lang w:val="en-CA"/>
          </w:rPr>
          <w:t>,</w:t>
        </w:r>
      </w:ins>
      <w:r w:rsidR="00A669EA">
        <w:rPr>
          <w:rFonts w:ascii="Times New Roman" w:hAnsi="Times New Roman" w:cs="Times New Roman"/>
          <w:lang w:val="en-CA"/>
        </w:rPr>
        <w:t xml:space="preserve"> </w:t>
      </w:r>
      <w:r w:rsidR="00D84524">
        <w:rPr>
          <w:rFonts w:ascii="Times New Roman" w:hAnsi="Times New Roman" w:cs="Times New Roman"/>
          <w:lang w:val="en-CA"/>
        </w:rPr>
        <w:t>which requires metabolic conversion by plants and algae before use</w:t>
      </w:r>
      <w:r w:rsidR="003C61F7">
        <w:rPr>
          <w:rFonts w:ascii="Times New Roman" w:hAnsi="Times New Roman" w:cs="Times New Roman"/>
          <w:lang w:val="en-CA"/>
        </w:rPr>
        <w:t xml:space="preserve"> </w:t>
      </w:r>
      <w:r w:rsidR="00D84524">
        <w:rPr>
          <w:rFonts w:ascii="Times New Roman" w:hAnsi="Times New Roman" w:cs="Times New Roman"/>
          <w:lang w:val="en-CA"/>
        </w:rPr>
        <w:fldChar w:fldCharType="begin"/>
      </w:r>
      <w:r w:rsidR="001B7617">
        <w:rPr>
          <w:rFonts w:ascii="Times New Roman" w:hAnsi="Times New Roman" w:cs="Times New Roman"/>
          <w:lang w:val="en-CA"/>
        </w:rPr>
        <w:instrText xml:space="preserve"> ADDIN ZOTERO_ITEM CSL_CITATION {"citationID":"cz0oNrUV","properties":{"formattedCitation":"(Probyn and McQuaid, 1985; Smith et al., 1999)","plainCitation":"(Probyn and McQuaid, 1985; Smith et al., 1999)","noteIndex":0},"citationItems":[{"id":1616,"uris":["http://zotero.org/users/local/idKDtb7T/items/3H5IWUK6"],"itemData":{"id":1616,"type":"article-journal","abstract":"Nitrogen uptake by the kelp Ecklonia maxima Osbeck and phytoplankton was examined under different conditions of nutrient availability in a kelp bed off the Cape of Good Hope by measuring nutrient depletion in large plastic bags by the kelp and 15N uptake by phytoplankton. E. maxima took up nitrate and ammonia, but not urea, and showed only a weak preference for reduced nitrogen. Phytoplankton absorbed all three forms of nitrogen available, with a preference for ammonia and urea. Ambient nitrate concentration exhibited a marked and rapid decrease with northerly winds and an increase in response to offshore southerly winds. Nitrogen uptake by E. maxima was linearly related to ambient concentration and did not saturate even at nitrate concentrations &gt;20μg-at N l-1, resulting in a significantly higher tissue nitrogen content under upwelling conditions. Nitrate imported by upwelling was the chief source of nitrogen utilised within the kelp bed. Locally regenerated nitrogen (ammonia and urea) was calculated to contribute only ca 4% of total nitrogen uptake during upwelling and 30% during the relaxation or downwelling phase.","container-title":"Marine Biology","DOI":"10.1007/BF00397162","ISSN":"1432-1793","issue":"2","journalAbbreviation":"Mar. Biol.","language":"en","page":"149-154","source":"Springer Link","title":"In-situ measurements of nitrogenous nutrient uptake by kelp (Ecklonia maxima) and phytoplankton in a nitrate-rich upwelling environment","volume":"88","author":[{"family":"Probyn","given":"T. A."},{"family":"McQuaid","given":"C. D."}],"issued":{"date-parts":[["1985",8,1]]}}},{"id":1635,"uris":["http://zotero.org/users/local/idKDtb7T/items/RAJGZEVA"],"itemData":{"id":1635,"type":"article-journal","abstract":"In the mid-1800s, the agricultural chemist Justus von Liebig demonstrated strong positive relationships between soil nutrient supplies and the growth yields of terrestrial plants, and it has since been found that freshwater and marine plants are equally responsive to nutrient inputs. Anthropogenic inputs of nutrients to the Earth's surface and atmosphere have increased greatly during the past two centuries. This nutrient enrichment, or eutrophication, can lead to highly undesirable changes in ecosystem structure and function, however. In this paper we briefly review the process, the impacts, and the potential management of cultural eutrophication in freshwater, marine, and terrestrial ecosystems. We present two brief case studies (one freshwater and one marine) demonstrating that nutrient loading restriction is the essential cornerstone of aquatic eutrophication control. In addition, we present results of a preliminary statistical analysis that is consistent with the hypothesis that anthropogenic emissions of oxidized nitrogen could be influencing atmospheric levels of carbon dioxide via nitrogen stimulation of global primary production.","container-title":"Environmental Pollution","DOI":"10.1016/S0269-7491(99)00091-3","ISSN":"0269-7491","issue":"1","journalAbbreviation":"Environmental Pollution","language":"en","page":"179-196","source":"ScienceDirect","title":"Eutrophication: impacts of excess nutrient inputs on freshwater, marine, and terrestrial ecosystems","title-short":"Eutrophication","volume":"100","author":[{"family":"Smith","given":"V. H."},{"family":"Tilman","given":"G. D."},{"family":"Nekola","given":"J. C."}],"issued":{"date-parts":[["1999",1,1]]}}}],"schema":"https://github.com/citation-style-language/schema/raw/master/csl-citation.json"} </w:instrText>
      </w:r>
      <w:r w:rsidR="00D84524">
        <w:rPr>
          <w:rFonts w:ascii="Times New Roman" w:hAnsi="Times New Roman" w:cs="Times New Roman"/>
          <w:lang w:val="en-CA"/>
        </w:rPr>
        <w:fldChar w:fldCharType="separate"/>
      </w:r>
      <w:r w:rsidR="001B7617">
        <w:rPr>
          <w:rFonts w:ascii="Times New Roman" w:hAnsi="Times New Roman" w:cs="Times New Roman"/>
        </w:rPr>
        <w:t>(Probyn and McQuaid, 1985; Smith et al., 1999)</w:t>
      </w:r>
      <w:r w:rsidR="00D84524">
        <w:rPr>
          <w:rFonts w:ascii="Times New Roman" w:hAnsi="Times New Roman" w:cs="Times New Roman"/>
          <w:lang w:val="en-CA"/>
        </w:rPr>
        <w:fldChar w:fldCharType="end"/>
      </w:r>
      <w:r w:rsidR="00D84524">
        <w:rPr>
          <w:rFonts w:ascii="Times New Roman" w:hAnsi="Times New Roman" w:cs="Times New Roman"/>
          <w:lang w:val="en-CA"/>
        </w:rPr>
        <w:t xml:space="preserve">. </w:t>
      </w:r>
      <w:r w:rsidR="009C450B">
        <w:rPr>
          <w:rFonts w:ascii="Times New Roman" w:hAnsi="Times New Roman" w:cs="Times New Roman"/>
          <w:lang w:val="en-CA"/>
        </w:rPr>
        <w:t xml:space="preserve">In contrast, </w:t>
      </w:r>
      <w:commentRangeStart w:id="24"/>
      <w:del w:id="25" w:author="Isabelle Cote" w:date="2023-04-24T11:14:00Z">
        <w:r w:rsidR="009C450B" w:rsidDel="00183A8B">
          <w:rPr>
            <w:rFonts w:ascii="Times New Roman" w:hAnsi="Times New Roman" w:cs="Times New Roman"/>
            <w:color w:val="000000"/>
            <w:lang w:val="en-CA"/>
          </w:rPr>
          <w:delText>s</w:delText>
        </w:r>
        <w:commentRangeStart w:id="26"/>
        <w:r w:rsidR="00917464" w:rsidRPr="00F05738" w:rsidDel="00183A8B">
          <w:rPr>
            <w:rFonts w:ascii="Times New Roman" w:hAnsi="Times New Roman" w:cs="Times New Roman"/>
            <w:color w:val="000000"/>
            <w:lang w:val="en-CA"/>
          </w:rPr>
          <w:delText xml:space="preserve">ome </w:delText>
        </w:r>
      </w:del>
      <w:commentRangeEnd w:id="26"/>
      <w:ins w:id="27" w:author="Isabelle Cote" w:date="2023-04-24T11:14:00Z">
        <w:r w:rsidR="00183A8B">
          <w:rPr>
            <w:rFonts w:ascii="Times New Roman" w:hAnsi="Times New Roman" w:cs="Times New Roman"/>
            <w:color w:val="000000"/>
            <w:lang w:val="en-CA"/>
          </w:rPr>
          <w:t>many</w:t>
        </w:r>
      </w:ins>
      <w:commentRangeEnd w:id="24"/>
      <w:ins w:id="28" w:author="Isabelle Cote" w:date="2023-04-24T11:24:00Z">
        <w:r w:rsidR="000F7B55">
          <w:rPr>
            <w:rStyle w:val="CommentReference"/>
          </w:rPr>
          <w:commentReference w:id="24"/>
        </w:r>
      </w:ins>
      <w:ins w:id="29" w:author="Isabelle Cote" w:date="2023-04-24T11:14:00Z">
        <w:r w:rsidR="00183A8B" w:rsidRPr="00F05738">
          <w:rPr>
            <w:rFonts w:ascii="Times New Roman" w:hAnsi="Times New Roman" w:cs="Times New Roman"/>
            <w:color w:val="000000"/>
            <w:lang w:val="en-CA"/>
          </w:rPr>
          <w:t xml:space="preserve"> </w:t>
        </w:r>
      </w:ins>
      <w:r w:rsidR="00B7738A">
        <w:rPr>
          <w:rStyle w:val="CommentReference"/>
        </w:rPr>
        <w:commentReference w:id="26"/>
      </w:r>
      <w:ins w:id="30" w:author="Isabelle Cote" w:date="2023-04-24T11:14:00Z">
        <w:r w:rsidR="00183A8B">
          <w:rPr>
            <w:rFonts w:ascii="Times New Roman" w:hAnsi="Times New Roman" w:cs="Times New Roman"/>
            <w:color w:val="000000"/>
            <w:lang w:val="en-CA"/>
          </w:rPr>
          <w:t xml:space="preserve">marine </w:t>
        </w:r>
      </w:ins>
      <w:r w:rsidR="00917464" w:rsidRPr="00F05738">
        <w:rPr>
          <w:rFonts w:ascii="Times New Roman" w:hAnsi="Times New Roman" w:cs="Times New Roman"/>
          <w:color w:val="000000"/>
          <w:lang w:val="en-CA"/>
        </w:rPr>
        <w:t>animals</w:t>
      </w:r>
      <w:r w:rsidR="00917464">
        <w:rPr>
          <w:rFonts w:ascii="Times New Roman" w:hAnsi="Times New Roman" w:cs="Times New Roman"/>
          <w:color w:val="000000"/>
          <w:lang w:val="en-CA"/>
        </w:rPr>
        <w:t>, such as fish</w:t>
      </w:r>
      <w:r w:rsidR="009C450B">
        <w:rPr>
          <w:rFonts w:ascii="Times New Roman" w:hAnsi="Times New Roman" w:cs="Times New Roman"/>
          <w:color w:val="000000"/>
          <w:lang w:val="en-CA"/>
        </w:rPr>
        <w:t>es</w:t>
      </w:r>
      <w:r w:rsidR="00917464">
        <w:rPr>
          <w:rFonts w:ascii="Times New Roman" w:hAnsi="Times New Roman" w:cs="Times New Roman"/>
          <w:color w:val="000000"/>
          <w:lang w:val="en-CA"/>
        </w:rPr>
        <w:t xml:space="preserve"> and invertebrates, </w:t>
      </w:r>
      <w:del w:id="31" w:author="Isabelle Cote" w:date="2023-04-24T11:14:00Z">
        <w:r w:rsidR="00917464" w:rsidDel="00183A8B">
          <w:rPr>
            <w:rFonts w:ascii="Times New Roman" w:hAnsi="Times New Roman" w:cs="Times New Roman"/>
            <w:color w:val="000000"/>
            <w:lang w:val="en-CA"/>
          </w:rPr>
          <w:delText xml:space="preserve">also </w:delText>
        </w:r>
      </w:del>
      <w:r w:rsidR="00917464" w:rsidRPr="00F05738">
        <w:rPr>
          <w:rFonts w:ascii="Times New Roman" w:hAnsi="Times New Roman" w:cs="Times New Roman"/>
          <w:color w:val="000000"/>
          <w:lang w:val="en-CA"/>
        </w:rPr>
        <w:t xml:space="preserve">contribute </w:t>
      </w:r>
      <w:r w:rsidR="00917464">
        <w:rPr>
          <w:rFonts w:ascii="Times New Roman" w:hAnsi="Times New Roman" w:cs="Times New Roman"/>
          <w:color w:val="000000"/>
          <w:lang w:val="en-CA"/>
        </w:rPr>
        <w:t xml:space="preserve">nitrogen (e.g. via excretion) </w:t>
      </w:r>
      <w:r w:rsidR="00917464" w:rsidRPr="00F05738">
        <w:rPr>
          <w:rFonts w:ascii="Times New Roman" w:hAnsi="Times New Roman" w:cs="Times New Roman"/>
          <w:color w:val="000000"/>
          <w:lang w:val="en-CA"/>
        </w:rPr>
        <w:t>in the form of ammonium</w:t>
      </w:r>
      <w:r w:rsidR="00917464">
        <w:rPr>
          <w:rFonts w:ascii="Times New Roman" w:hAnsi="Times New Roman" w:cs="Times New Roman"/>
          <w:color w:val="000000"/>
          <w:lang w:val="en-CA"/>
        </w:rPr>
        <w:t xml:space="preserve"> (NH</w:t>
      </w:r>
      <w:r w:rsidR="00917464">
        <w:rPr>
          <w:rFonts w:ascii="Times New Roman" w:hAnsi="Times New Roman" w:cs="Times New Roman"/>
          <w:color w:val="000000"/>
          <w:vertAlign w:val="subscript"/>
          <w:lang w:val="en-CA"/>
        </w:rPr>
        <w:t>4</w:t>
      </w:r>
      <w:r w:rsidR="00917464">
        <w:rPr>
          <w:rFonts w:ascii="Times New Roman" w:hAnsi="Times New Roman" w:cs="Times New Roman"/>
          <w:color w:val="000000"/>
          <w:vertAlign w:val="superscript"/>
          <w:lang w:val="en-CA"/>
        </w:rPr>
        <w:t>+</w:t>
      </w:r>
      <w:r w:rsidR="00917464">
        <w:rPr>
          <w:rFonts w:ascii="Times New Roman" w:hAnsi="Times New Roman" w:cs="Times New Roman"/>
          <w:color w:val="000000"/>
          <w:lang w:val="en-CA"/>
        </w:rPr>
        <w:t>)</w:t>
      </w:r>
      <w:r w:rsidR="00917464" w:rsidRPr="00F05738">
        <w:rPr>
          <w:rFonts w:ascii="Times New Roman" w:hAnsi="Times New Roman" w:cs="Times New Roman"/>
          <w:color w:val="000000"/>
          <w:lang w:val="en-CA"/>
        </w:rPr>
        <w:t>, which is available for direct uptake</w:t>
      </w:r>
      <w:r w:rsidR="00917464">
        <w:rPr>
          <w:rFonts w:ascii="Times New Roman" w:hAnsi="Times New Roman" w:cs="Times New Roman"/>
          <w:color w:val="000000"/>
          <w:lang w:val="en-CA"/>
        </w:rPr>
        <w:t xml:space="preserve"> and is thus preferred</w:t>
      </w:r>
      <w:r w:rsidR="003C61F7">
        <w:rPr>
          <w:rFonts w:ascii="Times New Roman" w:hAnsi="Times New Roman" w:cs="Times New Roman"/>
          <w:color w:val="000000"/>
          <w:lang w:val="en-CA"/>
        </w:rPr>
        <w:t xml:space="preserve"> </w:t>
      </w:r>
      <w:r w:rsidR="00917464" w:rsidRPr="00B748E3">
        <w:rPr>
          <w:rFonts w:ascii="Times New Roman" w:hAnsi="Times New Roman" w:cs="Times New Roman"/>
          <w:lang w:val="en-CA"/>
        </w:rPr>
        <w:fldChar w:fldCharType="begin"/>
      </w:r>
      <w:r w:rsidR="001B7617">
        <w:rPr>
          <w:rFonts w:ascii="Times New Roman" w:hAnsi="Times New Roman" w:cs="Times New Roman"/>
          <w:lang w:val="en-CA"/>
        </w:rPr>
        <w:instrText xml:space="preserve"> ADDIN ZOTERO_ITEM CSL_CITATION {"citationID":"D7bTcm6Z","properties":{"formattedCitation":"(Phillips and Hurd, 2004)","plainCitation":"(Phillips and Hurd, 2004)","noteIndex":0},"citationItems":[{"id":1613,"uris":["http://zotero.org/users/local/idKDtb7T/items/VEZZGSKC"],"itemData":{"id":1613,"type":"article-journal","abstract":"The competitive ability for N uptake by four intertidal seaweeds, Stictosiphonia arbuscula (Harvey) King et Puttock, Apophlaea lyallii Hook. f. et Harvey, Scytothamnus australis Hook. f. et Harvey, and Xiphophora gladiata (Labillardière) Montagne ex Harvey, from New Zealand is described by the uptake kinetics for NO3−, NH4+, and urea. This is the first study to report uptake kinetics for N uptake by a range of southern hemisphere intertidal seaweeds in relation to season and zonation. Species growing at the highest shore positions had higher NO3− and urea uptake at both high and low concentrations and had unsaturable NH4+ uptake in both summer and winter. Although there was evidence of some feedback inhibition of Vmax for NO3− uptake by Stictosiphonia arbuscula growing at the lower vertical limits of its range, rates were high compared with species growing lower on the shore. Our results highlight the superior competitive ability for N uptake of certain high intertidal seaweeds, and consistent with our previous findings we can conclude that intertidal seaweeds in southeast New Zealand are adapted to maximizing N acquisition in a potentially N-limiting environment.","container-title":"Journal of Phycology","DOI":"10.1111/j.1529-8817.2004.03157.x","ISSN":"1529-8817","issue":"3","language":"en","note":"_eprint: https://onlinelibrary.wiley.com/doi/pdf/10.1111/j.1529-8817.2004.03157.x","page":"534-545","source":"Wiley Online Library","title":"Kinetics of nitrate, ammonium, and urea uptake by four intertidal seaweeds from New Zealand","volume":"40","author":[{"family":"Phillips","given":"Julia C."},{"family":"Hurd","given":"Catriona L."}],"issued":{"date-parts":[["2004"]]}}}],"schema":"https://github.com/citation-style-language/schema/raw/master/csl-citation.json"} </w:instrText>
      </w:r>
      <w:r w:rsidR="00917464" w:rsidRPr="00B748E3">
        <w:rPr>
          <w:rFonts w:ascii="Times New Roman" w:hAnsi="Times New Roman" w:cs="Times New Roman"/>
          <w:lang w:val="en-CA"/>
        </w:rPr>
        <w:fldChar w:fldCharType="separate"/>
      </w:r>
      <w:r w:rsidR="001B7617">
        <w:rPr>
          <w:rFonts w:ascii="Times New Roman" w:hAnsi="Times New Roman" w:cs="Times New Roman"/>
        </w:rPr>
        <w:t>(Phillips and Hurd, 2004)</w:t>
      </w:r>
      <w:r w:rsidR="00917464" w:rsidRPr="00B748E3">
        <w:rPr>
          <w:rFonts w:ascii="Times New Roman" w:hAnsi="Times New Roman" w:cs="Times New Roman"/>
          <w:lang w:val="en-CA"/>
        </w:rPr>
        <w:fldChar w:fldCharType="end"/>
      </w:r>
      <w:r w:rsidR="00917464" w:rsidRPr="00F05738">
        <w:rPr>
          <w:rFonts w:ascii="Times New Roman" w:hAnsi="Times New Roman" w:cs="Times New Roman"/>
          <w:color w:val="000000"/>
          <w:lang w:val="en-CA"/>
        </w:rPr>
        <w:t>.</w:t>
      </w:r>
      <w:r w:rsidR="00917464">
        <w:rPr>
          <w:rFonts w:ascii="Times New Roman" w:hAnsi="Times New Roman" w:cs="Times New Roman"/>
          <w:color w:val="000000"/>
          <w:lang w:val="en-CA"/>
        </w:rPr>
        <w:t xml:space="preserve"> </w:t>
      </w:r>
      <w:r w:rsidR="0019506B">
        <w:rPr>
          <w:rFonts w:ascii="Times New Roman" w:hAnsi="Times New Roman" w:cs="Times New Roman"/>
          <w:color w:val="000000"/>
          <w:lang w:val="en-CA"/>
        </w:rPr>
        <w:t xml:space="preserve">Therefore, </w:t>
      </w:r>
      <w:r w:rsidR="00051670">
        <w:rPr>
          <w:rFonts w:ascii="Times New Roman" w:hAnsi="Times New Roman" w:cs="Times New Roman"/>
          <w:color w:val="000000"/>
          <w:lang w:val="en-CA"/>
        </w:rPr>
        <w:t>excretion</w:t>
      </w:r>
      <w:r w:rsidR="0019506B">
        <w:rPr>
          <w:rFonts w:ascii="Times New Roman" w:hAnsi="Times New Roman" w:cs="Times New Roman"/>
          <w:color w:val="000000"/>
          <w:lang w:val="en-CA"/>
        </w:rPr>
        <w:t xml:space="preserve"> by marine animals represent</w:t>
      </w:r>
      <w:r w:rsidR="00051670">
        <w:rPr>
          <w:rFonts w:ascii="Times New Roman" w:hAnsi="Times New Roman" w:cs="Times New Roman"/>
          <w:color w:val="000000"/>
          <w:lang w:val="en-CA"/>
        </w:rPr>
        <w:t>s</w:t>
      </w:r>
      <w:r w:rsidR="0019506B">
        <w:rPr>
          <w:rFonts w:ascii="Times New Roman" w:hAnsi="Times New Roman" w:cs="Times New Roman"/>
          <w:color w:val="000000"/>
          <w:lang w:val="en-CA"/>
        </w:rPr>
        <w:t xml:space="preserve"> an important </w:t>
      </w:r>
      <w:r w:rsidR="00B00892">
        <w:rPr>
          <w:rFonts w:ascii="Times New Roman" w:hAnsi="Times New Roman" w:cs="Times New Roman"/>
          <w:color w:val="000000"/>
          <w:lang w:val="en-CA"/>
        </w:rPr>
        <w:t xml:space="preserve">endogenous </w:t>
      </w:r>
      <w:r w:rsidR="0019506B">
        <w:rPr>
          <w:rFonts w:ascii="Times New Roman" w:hAnsi="Times New Roman" w:cs="Times New Roman"/>
          <w:color w:val="000000"/>
          <w:lang w:val="en-CA"/>
        </w:rPr>
        <w:t xml:space="preserve">source of </w:t>
      </w:r>
      <w:r w:rsidR="00051670">
        <w:rPr>
          <w:rFonts w:ascii="Times New Roman" w:hAnsi="Times New Roman" w:cs="Times New Roman"/>
          <w:color w:val="000000"/>
          <w:lang w:val="en-CA"/>
        </w:rPr>
        <w:t>nutrients</w:t>
      </w:r>
      <w:r w:rsidR="0019506B">
        <w:rPr>
          <w:rFonts w:ascii="Times New Roman" w:hAnsi="Times New Roman" w:cs="Times New Roman"/>
          <w:color w:val="000000"/>
          <w:lang w:val="en-CA"/>
        </w:rPr>
        <w:t xml:space="preserve"> </w:t>
      </w:r>
      <w:r w:rsidR="002A0B74">
        <w:rPr>
          <w:rFonts w:ascii="Times New Roman" w:hAnsi="Times New Roman" w:cs="Times New Roman"/>
          <w:color w:val="000000"/>
          <w:lang w:val="en-CA"/>
        </w:rPr>
        <w:t xml:space="preserve">in marine ecosystems </w:t>
      </w:r>
      <w:r w:rsidR="002A0B74">
        <w:rPr>
          <w:rFonts w:ascii="Times New Roman" w:hAnsi="Times New Roman" w:cs="Times New Roman"/>
          <w:color w:val="000000"/>
          <w:lang w:val="en-CA"/>
        </w:rPr>
        <w:fldChar w:fldCharType="begin"/>
      </w:r>
      <w:r w:rsidR="002A0B74">
        <w:rPr>
          <w:rFonts w:ascii="Times New Roman" w:hAnsi="Times New Roman" w:cs="Times New Roman"/>
          <w:color w:val="000000"/>
          <w:lang w:val="en-CA"/>
        </w:rPr>
        <w:instrText xml:space="preserve"> ADDIN ZOTERO_ITEM CSL_CITATION {"citationID":"VpB6pgCb","properties":{"formattedCitation":"(Allgeier et al., 2017)","plainCitation":"(Allgeier et al., 2017)","noteIndex":0},"citationItems":[{"id":1353,"uris":["http://zotero.org/users/local/idKDtb7T/items/MX8X9VD8"],"itemData":{"id":1353,"type":"article-journal","abstract":"Humans have drastically altered the abundance of animals in marine ecosystems via exploitation. Reduced abundance can destabilize food webs, leading to cascading indirect effects that dramatically reorganize community structure and shift ecosystem function. However, the additional implications of these top-down changes for biogeochemical cycles via consumer-mediated nutrient dynamics (CND) are often overlooked in marine systems, particularly in coastal areas. Here, we review research that underscores the importance of this bottom-up control at local, regional, and global scales in coastal marine ecosystems, and the potential implications of anthropogenic change to fundamentally alter these processes. We focus attention on the two primary ways consumers affect nutrient dynamics, with emphasis on implications for the nutrient capacity of ecosystems: (1) the storage and retention of nutrients in biomass, and (2) the supply of nutrients via excretion and egestion. Nutrient storage in consumer biomass may be especially important in many marine ecosystems because consumers, as opposed to producers, often dominate organismal biomass. As for nutrient supply, we emphasize how consumers enhance primary production through both press and pulse dynamics. Looking forward, we explore the importance of CDN for improving theory (e.g., ecological stoichiometry, metabolic theory, and biodiversity–ecosystem function relationships), all in the context of global environmental change. Increasing research focus on CND will likely transform our perspectives on how consumers affect the functioning of marine ecosystems.","container-title":"Global Change Biology","DOI":"10.1111/gcb.13625","ISSN":"1365-2486","issue":"6","language":"en","note":"_eprint: https://onlinelibrary.wiley.com/doi/pdf/10.1111/gcb.13625","page":"2166-2178","source":"Wiley Online Library","title":"Animal pee in the sea: consumer-mediated nutrient dynamics in the world's changing oceans","title-short":"Animal pee in the sea","volume":"23","author":[{"family":"Allgeier","given":"Jacob E."},{"family":"Burkepile","given":"Deron E."},{"family":"Layman","given":"Craig A."}],"issued":{"date-parts":[["2017"]]}}}],"schema":"https://github.com/citation-style-language/schema/raw/master/csl-citation.json"} </w:instrText>
      </w:r>
      <w:r w:rsidR="002A0B74">
        <w:rPr>
          <w:rFonts w:ascii="Times New Roman" w:hAnsi="Times New Roman" w:cs="Times New Roman"/>
          <w:color w:val="000000"/>
          <w:lang w:val="en-CA"/>
        </w:rPr>
        <w:fldChar w:fldCharType="separate"/>
      </w:r>
      <w:r w:rsidR="002A0B74">
        <w:rPr>
          <w:rFonts w:ascii="Times New Roman" w:hAnsi="Times New Roman" w:cs="Times New Roman"/>
          <w:noProof/>
          <w:color w:val="000000"/>
          <w:lang w:val="en-CA"/>
        </w:rPr>
        <w:t>(Allgeier et al., 2017)</w:t>
      </w:r>
      <w:r w:rsidR="002A0B74">
        <w:rPr>
          <w:rFonts w:ascii="Times New Roman" w:hAnsi="Times New Roman" w:cs="Times New Roman"/>
          <w:color w:val="000000"/>
          <w:lang w:val="en-CA"/>
        </w:rPr>
        <w:fldChar w:fldCharType="end"/>
      </w:r>
      <w:r w:rsidR="0019506B">
        <w:rPr>
          <w:rFonts w:ascii="Times New Roman" w:hAnsi="Times New Roman" w:cs="Times New Roman"/>
          <w:color w:val="000000"/>
          <w:lang w:val="en-CA"/>
        </w:rPr>
        <w:t>. Further</w:t>
      </w:r>
      <w:ins w:id="32" w:author="Isabelle Cote" w:date="2023-04-24T11:26:00Z">
        <w:r w:rsidR="000F7B55">
          <w:rPr>
            <w:rFonts w:ascii="Times New Roman" w:hAnsi="Times New Roman" w:cs="Times New Roman"/>
            <w:color w:val="000000"/>
            <w:lang w:val="en-CA"/>
          </w:rPr>
          <w:t>more</w:t>
        </w:r>
      </w:ins>
      <w:r w:rsidR="0019506B">
        <w:rPr>
          <w:rFonts w:ascii="Times New Roman" w:hAnsi="Times New Roman" w:cs="Times New Roman"/>
          <w:color w:val="000000"/>
          <w:lang w:val="en-CA"/>
        </w:rPr>
        <w:t xml:space="preserve">, marine </w:t>
      </w:r>
      <w:r w:rsidR="0019506B">
        <w:rPr>
          <w:rFonts w:ascii="Times New Roman" w:hAnsi="Times New Roman" w:cs="Times New Roman"/>
          <w:lang w:val="en-CA"/>
        </w:rPr>
        <w:t>a</w:t>
      </w:r>
      <w:r w:rsidR="00883B94">
        <w:rPr>
          <w:rFonts w:ascii="Times New Roman" w:hAnsi="Times New Roman" w:cs="Times New Roman"/>
          <w:lang w:val="en-CA"/>
        </w:rPr>
        <w:t xml:space="preserve">nimals represent the largest </w:t>
      </w:r>
      <w:r w:rsidR="00B00892">
        <w:rPr>
          <w:rFonts w:ascii="Times New Roman" w:hAnsi="Times New Roman" w:cs="Times New Roman"/>
          <w:lang w:val="en-CA"/>
        </w:rPr>
        <w:t xml:space="preserve">pool of </w:t>
      </w:r>
      <w:r w:rsidR="00883B94">
        <w:rPr>
          <w:rFonts w:ascii="Times New Roman" w:hAnsi="Times New Roman" w:cs="Times New Roman"/>
          <w:lang w:val="en-CA"/>
        </w:rPr>
        <w:t xml:space="preserve">standing biomass, so their processes dictate the rate of internal </w:t>
      </w:r>
      <w:r w:rsidR="00883B94">
        <w:rPr>
          <w:rFonts w:ascii="Times New Roman" w:hAnsi="Times New Roman" w:cs="Times New Roman"/>
          <w:lang w:val="en-CA"/>
        </w:rPr>
        <w:lastRenderedPageBreak/>
        <w:t>nutrient cycling</w:t>
      </w:r>
      <w:ins w:id="33" w:author="Isabelle Cote" w:date="2023-04-24T11:24:00Z">
        <w:r w:rsidR="000F7B55">
          <w:rPr>
            <w:rFonts w:ascii="Times New Roman" w:hAnsi="Times New Roman" w:cs="Times New Roman"/>
            <w:lang w:val="en-CA"/>
          </w:rPr>
          <w:t xml:space="preserve"> </w:t>
        </w:r>
      </w:ins>
      <w:ins w:id="34" w:author="Isabelle Cote" w:date="2023-04-24T11:25:00Z">
        <w:r w:rsidR="000F7B55">
          <w:rPr>
            <w:rFonts w:ascii="Times New Roman" w:hAnsi="Times New Roman" w:cs="Times New Roman"/>
            <w:lang w:val="en-CA"/>
          </w:rPr>
          <w:t>(</w:t>
        </w:r>
      </w:ins>
      <w:ins w:id="35" w:author="Isabelle Cote" w:date="2023-04-24T11:24:00Z">
        <w:r w:rsidR="000F7B55">
          <w:rPr>
            <w:rFonts w:ascii="Times New Roman" w:hAnsi="Times New Roman" w:cs="Times New Roman"/>
            <w:lang w:val="en-CA"/>
          </w:rPr>
          <w:t>ref?)</w:t>
        </w:r>
      </w:ins>
      <w:r w:rsidR="00883B94">
        <w:rPr>
          <w:rFonts w:ascii="Times New Roman" w:hAnsi="Times New Roman" w:cs="Times New Roman"/>
          <w:lang w:val="en-CA"/>
        </w:rPr>
        <w:t xml:space="preserve">. </w:t>
      </w:r>
      <w:r w:rsidR="005B6F9A">
        <w:rPr>
          <w:rFonts w:ascii="Times New Roman" w:hAnsi="Times New Roman" w:cs="Times New Roman"/>
          <w:lang w:val="en-CA"/>
        </w:rPr>
        <w:t>Consequently</w:t>
      </w:r>
      <w:r w:rsidR="005B6F9A" w:rsidRPr="00B748E3">
        <w:rPr>
          <w:rFonts w:ascii="Times New Roman" w:hAnsi="Times New Roman" w:cs="Times New Roman"/>
          <w:lang w:val="en-CA"/>
        </w:rPr>
        <w:t xml:space="preserve">, </w:t>
      </w:r>
      <w:r w:rsidR="005B6F9A" w:rsidRPr="00090008">
        <w:rPr>
          <w:rFonts w:ascii="Times New Roman" w:hAnsi="Times New Roman" w:cs="Times New Roman"/>
        </w:rPr>
        <w:t xml:space="preserve">the total </w:t>
      </w:r>
      <w:r w:rsidR="005B6F9A">
        <w:rPr>
          <w:rFonts w:ascii="Times New Roman" w:hAnsi="Times New Roman" w:cs="Times New Roman"/>
        </w:rPr>
        <w:t xml:space="preserve">available </w:t>
      </w:r>
      <w:r w:rsidR="005B6F9A" w:rsidRPr="00090008">
        <w:rPr>
          <w:rFonts w:ascii="Times New Roman" w:hAnsi="Times New Roman" w:cs="Times New Roman"/>
        </w:rPr>
        <w:t xml:space="preserve">nitrogen content in marine </w:t>
      </w:r>
      <w:r w:rsidR="005B6F9A">
        <w:rPr>
          <w:rFonts w:ascii="Times New Roman" w:hAnsi="Times New Roman" w:cs="Times New Roman"/>
        </w:rPr>
        <w:t xml:space="preserve">systems can </w:t>
      </w:r>
      <w:del w:id="36" w:author="Isabelle Cote" w:date="2023-04-24T11:25:00Z">
        <w:r w:rsidR="005B6F9A" w:rsidDel="000F7B55">
          <w:rPr>
            <w:rFonts w:ascii="Times New Roman" w:hAnsi="Times New Roman" w:cs="Times New Roman"/>
          </w:rPr>
          <w:delText xml:space="preserve">dictate </w:delText>
        </w:r>
      </w:del>
      <w:ins w:id="37" w:author="Isabelle Cote" w:date="2023-04-24T11:25:00Z">
        <w:r w:rsidR="000F7B55">
          <w:rPr>
            <w:rFonts w:ascii="Times New Roman" w:hAnsi="Times New Roman" w:cs="Times New Roman"/>
          </w:rPr>
          <w:t>determine</w:t>
        </w:r>
        <w:r w:rsidR="000F7B55">
          <w:rPr>
            <w:rFonts w:ascii="Times New Roman" w:hAnsi="Times New Roman" w:cs="Times New Roman"/>
          </w:rPr>
          <w:t xml:space="preserve"> </w:t>
        </w:r>
      </w:ins>
      <w:r w:rsidR="005B6F9A">
        <w:rPr>
          <w:rFonts w:ascii="Times New Roman" w:hAnsi="Times New Roman" w:cs="Times New Roman"/>
        </w:rPr>
        <w:t>trophic energy transfer</w:t>
      </w:r>
      <w:r w:rsidR="00B00892">
        <w:rPr>
          <w:rFonts w:ascii="Times New Roman" w:hAnsi="Times New Roman" w:cs="Times New Roman"/>
        </w:rPr>
        <w:t>,</w:t>
      </w:r>
      <w:r w:rsidR="005B6F9A">
        <w:rPr>
          <w:rFonts w:ascii="Times New Roman" w:hAnsi="Times New Roman" w:cs="Times New Roman"/>
        </w:rPr>
        <w:t xml:space="preserve"> and therefore total ecosystem biomass</w:t>
      </w:r>
      <w:r w:rsidR="00B00892">
        <w:rPr>
          <w:rFonts w:ascii="Times New Roman" w:hAnsi="Times New Roman" w:cs="Times New Roman"/>
        </w:rPr>
        <w:t>,</w:t>
      </w:r>
      <w:r w:rsidR="005B6F9A" w:rsidRPr="00090008">
        <w:rPr>
          <w:rFonts w:ascii="Times New Roman" w:hAnsi="Times New Roman" w:cs="Times New Roman"/>
        </w:rPr>
        <w:t xml:space="preserve"> </w:t>
      </w:r>
      <w:r w:rsidR="005B6F9A">
        <w:rPr>
          <w:rFonts w:ascii="Times New Roman" w:hAnsi="Times New Roman" w:cs="Times New Roman"/>
        </w:rPr>
        <w:t>mainly through</w:t>
      </w:r>
      <w:r w:rsidR="005B6F9A" w:rsidRPr="00090008">
        <w:rPr>
          <w:rFonts w:ascii="Times New Roman" w:hAnsi="Times New Roman" w:cs="Times New Roman"/>
        </w:rPr>
        <w:t xml:space="preserve"> bottom-up </w:t>
      </w:r>
      <w:r w:rsidR="005B6F9A">
        <w:rPr>
          <w:rFonts w:ascii="Times New Roman" w:hAnsi="Times New Roman" w:cs="Times New Roman"/>
        </w:rPr>
        <w:t>processes.</w:t>
      </w:r>
    </w:p>
    <w:p w14:paraId="00EDA805" w14:textId="77777777" w:rsidR="00B354F3" w:rsidRDefault="00B354F3" w:rsidP="00B354F3">
      <w:pPr>
        <w:spacing w:line="360" w:lineRule="auto"/>
        <w:rPr>
          <w:rFonts w:ascii="Times New Roman" w:hAnsi="Times New Roman" w:cs="Times New Roman"/>
          <w:lang w:val="en-CA"/>
        </w:rPr>
      </w:pPr>
    </w:p>
    <w:p w14:paraId="64834E45" w14:textId="22F21B0E" w:rsidR="002A3E77" w:rsidRDefault="008A70CE" w:rsidP="00B354F3">
      <w:pPr>
        <w:spacing w:line="360" w:lineRule="auto"/>
        <w:ind w:firstLine="720"/>
        <w:rPr>
          <w:rFonts w:ascii="Times New Roman" w:hAnsi="Times New Roman" w:cs="Times New Roman"/>
          <w:lang w:val="en-CA"/>
        </w:rPr>
      </w:pPr>
      <w:r w:rsidRPr="00F51928">
        <w:rPr>
          <w:rFonts w:ascii="Times New Roman" w:hAnsi="Times New Roman" w:cs="Times New Roman"/>
          <w:lang w:val="en-CA"/>
        </w:rPr>
        <w:t xml:space="preserve">There is a widespread, although untested, assumption that </w:t>
      </w:r>
      <w:r w:rsidR="00051670" w:rsidRPr="00F51928">
        <w:rPr>
          <w:rFonts w:ascii="Times New Roman" w:hAnsi="Times New Roman" w:cs="Times New Roman"/>
          <w:lang w:val="en-CA"/>
        </w:rPr>
        <w:t xml:space="preserve">the effect of CND should be </w:t>
      </w:r>
      <w:r w:rsidRPr="00F51928">
        <w:rPr>
          <w:rFonts w:ascii="Times New Roman" w:hAnsi="Times New Roman" w:cs="Times New Roman"/>
          <w:lang w:val="en-CA"/>
        </w:rPr>
        <w:t>largest</w:t>
      </w:r>
      <w:r w:rsidR="00051670" w:rsidRPr="00F51928">
        <w:rPr>
          <w:rFonts w:ascii="Times New Roman" w:hAnsi="Times New Roman" w:cs="Times New Roman"/>
          <w:lang w:val="en-CA"/>
        </w:rPr>
        <w:t xml:space="preserve"> </w:t>
      </w:r>
      <w:r w:rsidRPr="00F51928">
        <w:rPr>
          <w:rFonts w:ascii="Times New Roman" w:hAnsi="Times New Roman" w:cs="Times New Roman"/>
          <w:lang w:val="en-CA"/>
        </w:rPr>
        <w:t>in ecosystems with low</w:t>
      </w:r>
      <w:r w:rsidR="00051670" w:rsidRPr="00F51928">
        <w:rPr>
          <w:rFonts w:ascii="Times New Roman" w:hAnsi="Times New Roman" w:cs="Times New Roman"/>
          <w:lang w:val="en-CA"/>
        </w:rPr>
        <w:t xml:space="preserve"> external nutrient </w:t>
      </w:r>
      <w:commentRangeStart w:id="38"/>
      <w:r w:rsidR="00051670" w:rsidRPr="00F51928">
        <w:rPr>
          <w:rFonts w:ascii="Times New Roman" w:hAnsi="Times New Roman" w:cs="Times New Roman"/>
          <w:lang w:val="en-CA"/>
        </w:rPr>
        <w:t>input</w:t>
      </w:r>
      <w:commentRangeEnd w:id="38"/>
      <w:r w:rsidR="000547F8">
        <w:rPr>
          <w:rStyle w:val="CommentReference"/>
        </w:rPr>
        <w:commentReference w:id="38"/>
      </w:r>
      <w:r w:rsidR="00051670" w:rsidRPr="00F51928">
        <w:rPr>
          <w:rFonts w:ascii="Times New Roman" w:hAnsi="Times New Roman" w:cs="Times New Roman"/>
          <w:lang w:val="en-CA"/>
        </w:rPr>
        <w:t xml:space="preserve">, such as </w:t>
      </w:r>
      <w:del w:id="39" w:author="Isabelle Cote" w:date="2023-04-24T11:25:00Z">
        <w:r w:rsidRPr="00F51928" w:rsidDel="000F7B55">
          <w:rPr>
            <w:rFonts w:ascii="Times New Roman" w:hAnsi="Times New Roman" w:cs="Times New Roman"/>
            <w:lang w:val="en-CA"/>
          </w:rPr>
          <w:delText>on</w:delText>
        </w:r>
        <w:r w:rsidR="00051670" w:rsidRPr="00F51928" w:rsidDel="000F7B55">
          <w:rPr>
            <w:rFonts w:ascii="Times New Roman" w:hAnsi="Times New Roman" w:cs="Times New Roman"/>
            <w:lang w:val="en-CA"/>
          </w:rPr>
          <w:delText xml:space="preserve"> </w:delText>
        </w:r>
      </w:del>
      <w:r w:rsidR="00051670" w:rsidRPr="00F51928">
        <w:rPr>
          <w:rFonts w:ascii="Times New Roman" w:hAnsi="Times New Roman" w:cs="Times New Roman"/>
          <w:lang w:val="en-CA"/>
        </w:rPr>
        <w:t>coral reefs (REF).</w:t>
      </w:r>
      <w:r w:rsidR="00315ACC">
        <w:rPr>
          <w:rFonts w:ascii="Times New Roman" w:hAnsi="Times New Roman" w:cs="Times New Roman"/>
          <w:lang w:val="en-CA"/>
        </w:rPr>
        <w:t xml:space="preserve"> </w:t>
      </w:r>
      <w:r w:rsidR="00B44ACC">
        <w:rPr>
          <w:rFonts w:ascii="Times New Roman" w:hAnsi="Times New Roman" w:cs="Times New Roman"/>
          <w:color w:val="000000"/>
          <w:lang w:val="en-CA"/>
        </w:rPr>
        <w:t xml:space="preserve">However, </w:t>
      </w:r>
      <w:r w:rsidR="000547F8">
        <w:rPr>
          <w:rFonts w:ascii="Times New Roman" w:hAnsi="Times New Roman" w:cs="Times New Roman"/>
          <w:color w:val="000000"/>
          <w:lang w:val="en-CA"/>
        </w:rPr>
        <w:t xml:space="preserve">several lines of evidence </w:t>
      </w:r>
      <w:del w:id="40" w:author="Isabelle Cote" w:date="2023-04-24T11:25:00Z">
        <w:r w:rsidR="000547F8" w:rsidDel="000F7B55">
          <w:rPr>
            <w:rFonts w:ascii="Times New Roman" w:hAnsi="Times New Roman" w:cs="Times New Roman"/>
            <w:color w:val="000000"/>
            <w:lang w:val="en-CA"/>
          </w:rPr>
          <w:delText>do not support</w:delText>
        </w:r>
      </w:del>
      <w:ins w:id="41" w:author="Isabelle Cote" w:date="2023-04-24T11:25:00Z">
        <w:r w:rsidR="000F7B55">
          <w:rPr>
            <w:rFonts w:ascii="Times New Roman" w:hAnsi="Times New Roman" w:cs="Times New Roman"/>
            <w:color w:val="000000"/>
            <w:lang w:val="en-CA"/>
          </w:rPr>
          <w:t>contrad</w:t>
        </w:r>
      </w:ins>
      <w:ins w:id="42" w:author="Isabelle Cote" w:date="2023-04-24T11:26:00Z">
        <w:r w:rsidR="000F7B55">
          <w:rPr>
            <w:rFonts w:ascii="Times New Roman" w:hAnsi="Times New Roman" w:cs="Times New Roman"/>
            <w:color w:val="000000"/>
            <w:lang w:val="en-CA"/>
          </w:rPr>
          <w:t>ict</w:t>
        </w:r>
      </w:ins>
      <w:r w:rsidR="000547F8">
        <w:rPr>
          <w:rFonts w:ascii="Times New Roman" w:hAnsi="Times New Roman" w:cs="Times New Roman"/>
          <w:color w:val="000000"/>
          <w:lang w:val="en-CA"/>
        </w:rPr>
        <w:t xml:space="preserve"> this assumption. </w:t>
      </w:r>
      <w:r w:rsidR="00533DDC">
        <w:rPr>
          <w:rFonts w:ascii="Times New Roman" w:hAnsi="Times New Roman" w:cs="Times New Roman"/>
          <w:lang w:val="en-CA"/>
        </w:rPr>
        <w:t xml:space="preserve">CND </w:t>
      </w:r>
      <w:r w:rsidR="00F51928">
        <w:rPr>
          <w:rFonts w:ascii="Times New Roman" w:hAnsi="Times New Roman" w:cs="Times New Roman"/>
          <w:lang w:val="en-CA"/>
        </w:rPr>
        <w:t xml:space="preserve">has been shown to significantly bolster primary productivity </w:t>
      </w:r>
      <w:r w:rsidR="00533DDC">
        <w:rPr>
          <w:rFonts w:ascii="Times New Roman" w:hAnsi="Times New Roman" w:cs="Times New Roman"/>
          <w:lang w:val="en-CA"/>
        </w:rPr>
        <w:t>in</w:t>
      </w:r>
      <w:r w:rsidR="00051670">
        <w:rPr>
          <w:rFonts w:ascii="Times New Roman" w:hAnsi="Times New Roman" w:cs="Times New Roman"/>
          <w:lang w:val="en-CA"/>
        </w:rPr>
        <w:t xml:space="preserve"> </w:t>
      </w:r>
      <w:r w:rsidR="00B00892">
        <w:rPr>
          <w:rFonts w:ascii="Times New Roman" w:hAnsi="Times New Roman" w:cs="Times New Roman"/>
          <w:lang w:val="en-CA"/>
        </w:rPr>
        <w:t xml:space="preserve">some </w:t>
      </w:r>
      <w:r w:rsidR="00051670">
        <w:rPr>
          <w:rFonts w:ascii="Times New Roman" w:hAnsi="Times New Roman" w:cs="Times New Roman"/>
          <w:lang w:val="en-CA"/>
        </w:rPr>
        <w:t>areas with</w:t>
      </w:r>
      <w:r w:rsidR="00533DDC">
        <w:rPr>
          <w:rFonts w:ascii="Times New Roman" w:hAnsi="Times New Roman" w:cs="Times New Roman"/>
          <w:lang w:val="en-CA"/>
        </w:rPr>
        <w:t xml:space="preserve"> high </w:t>
      </w:r>
      <w:r w:rsidR="00051670">
        <w:rPr>
          <w:rFonts w:ascii="Times New Roman" w:hAnsi="Times New Roman" w:cs="Times New Roman"/>
          <w:lang w:val="en-CA"/>
        </w:rPr>
        <w:t>external</w:t>
      </w:r>
      <w:r w:rsidR="00533DDC">
        <w:rPr>
          <w:rFonts w:ascii="Times New Roman" w:hAnsi="Times New Roman" w:cs="Times New Roman"/>
          <w:lang w:val="en-CA"/>
        </w:rPr>
        <w:t xml:space="preserve"> </w:t>
      </w:r>
      <w:r w:rsidR="00051670">
        <w:rPr>
          <w:rFonts w:ascii="Times New Roman" w:hAnsi="Times New Roman" w:cs="Times New Roman"/>
          <w:lang w:val="en-CA"/>
        </w:rPr>
        <w:t>nutrient input</w:t>
      </w:r>
      <w:r>
        <w:rPr>
          <w:rFonts w:ascii="Times New Roman" w:hAnsi="Times New Roman" w:cs="Times New Roman"/>
          <w:lang w:val="en-CA"/>
        </w:rPr>
        <w:t>, such as those frequently found in temperate latitudes</w:t>
      </w:r>
      <w:r w:rsidR="00533DDC">
        <w:rPr>
          <w:rFonts w:ascii="Times New Roman" w:hAnsi="Times New Roman" w:cs="Times New Roman"/>
          <w:lang w:val="en-CA"/>
        </w:rPr>
        <w:t xml:space="preserve">. </w:t>
      </w:r>
      <w:r w:rsidR="00B354F3">
        <w:rPr>
          <w:rFonts w:ascii="Times New Roman" w:hAnsi="Times New Roman" w:cs="Times New Roman"/>
          <w:lang w:val="en-CA"/>
        </w:rPr>
        <w:t xml:space="preserve">For example, </w:t>
      </w:r>
      <w:r w:rsidR="00B354F3" w:rsidRPr="00B748E3">
        <w:rPr>
          <w:rFonts w:ascii="Times New Roman" w:hAnsi="Times New Roman" w:cs="Times New Roman"/>
          <w:noProof/>
          <w:lang w:val="en-CA"/>
        </w:rPr>
        <w:t>Pfister et al.</w:t>
      </w:r>
      <w:r w:rsidR="00B354F3">
        <w:rPr>
          <w:rFonts w:ascii="Times New Roman" w:hAnsi="Times New Roman" w:cs="Times New Roman"/>
          <w:noProof/>
          <w:lang w:val="en-CA"/>
        </w:rPr>
        <w:t xml:space="preserve"> (</w:t>
      </w:r>
      <w:r w:rsidR="00B354F3" w:rsidRPr="00B748E3">
        <w:rPr>
          <w:rFonts w:ascii="Times New Roman" w:hAnsi="Times New Roman" w:cs="Times New Roman"/>
          <w:noProof/>
          <w:lang w:val="en-CA"/>
        </w:rPr>
        <w:t>2014</w:t>
      </w:r>
      <w:r w:rsidR="00B354F3">
        <w:rPr>
          <w:rFonts w:ascii="Times New Roman" w:hAnsi="Times New Roman" w:cs="Times New Roman"/>
          <w:noProof/>
          <w:lang w:val="en-CA"/>
        </w:rPr>
        <w:t xml:space="preserve">) </w:t>
      </w:r>
      <w:r w:rsidR="00B354F3">
        <w:rPr>
          <w:rFonts w:ascii="Times New Roman" w:hAnsi="Times New Roman" w:cs="Times New Roman"/>
          <w:lang w:val="en-CA"/>
        </w:rPr>
        <w:t xml:space="preserve">found that </w:t>
      </w:r>
      <w:r w:rsidR="00B354F3" w:rsidRPr="00B748E3">
        <w:rPr>
          <w:rFonts w:ascii="Times New Roman" w:hAnsi="Times New Roman" w:cs="Times New Roman"/>
          <w:lang w:val="en-CA"/>
        </w:rPr>
        <w:t>animal</w:t>
      </w:r>
      <w:r w:rsidR="00B354F3">
        <w:rPr>
          <w:rFonts w:ascii="Times New Roman" w:hAnsi="Times New Roman" w:cs="Times New Roman"/>
          <w:lang w:val="en-CA"/>
        </w:rPr>
        <w:t>-</w:t>
      </w:r>
      <w:r w:rsidR="00B354F3" w:rsidRPr="00B748E3">
        <w:rPr>
          <w:rFonts w:ascii="Times New Roman" w:hAnsi="Times New Roman" w:cs="Times New Roman"/>
          <w:lang w:val="en-CA"/>
        </w:rPr>
        <w:t xml:space="preserve">derived ammonium </w:t>
      </w:r>
      <w:r w:rsidR="00B354F3">
        <w:rPr>
          <w:rFonts w:ascii="Times New Roman" w:hAnsi="Times New Roman" w:cs="Times New Roman"/>
          <w:lang w:val="en-CA"/>
        </w:rPr>
        <w:t xml:space="preserve">contributed more </w:t>
      </w:r>
      <w:r w:rsidR="00B354F3" w:rsidRPr="00B748E3">
        <w:rPr>
          <w:rFonts w:ascii="Times New Roman" w:hAnsi="Times New Roman" w:cs="Times New Roman"/>
          <w:lang w:val="en-CA"/>
        </w:rPr>
        <w:t xml:space="preserve">to </w:t>
      </w:r>
      <w:r w:rsidR="00B354F3">
        <w:rPr>
          <w:rFonts w:ascii="Times New Roman" w:hAnsi="Times New Roman" w:cs="Times New Roman"/>
          <w:lang w:val="en-CA"/>
        </w:rPr>
        <w:t xml:space="preserve">the </w:t>
      </w:r>
      <w:r w:rsidR="00B354F3" w:rsidRPr="00B748E3">
        <w:rPr>
          <w:rFonts w:ascii="Times New Roman" w:hAnsi="Times New Roman" w:cs="Times New Roman"/>
          <w:lang w:val="en-CA"/>
        </w:rPr>
        <w:t xml:space="preserve">overall nitrogen budget </w:t>
      </w:r>
      <w:r w:rsidR="00B354F3">
        <w:rPr>
          <w:rFonts w:ascii="Times New Roman" w:hAnsi="Times New Roman" w:cs="Times New Roman"/>
          <w:lang w:val="en-CA"/>
        </w:rPr>
        <w:t xml:space="preserve">of a temperate </w:t>
      </w:r>
      <w:r w:rsidR="00B354F3" w:rsidRPr="00B748E3">
        <w:rPr>
          <w:rFonts w:ascii="Times New Roman" w:hAnsi="Times New Roman" w:cs="Times New Roman"/>
          <w:lang w:val="en-CA"/>
        </w:rPr>
        <w:t xml:space="preserve">rocky reef </w:t>
      </w:r>
      <w:r w:rsidR="00B354F3">
        <w:rPr>
          <w:rFonts w:ascii="Times New Roman" w:hAnsi="Times New Roman" w:cs="Times New Roman"/>
          <w:lang w:val="en-CA"/>
        </w:rPr>
        <w:t>eco</w:t>
      </w:r>
      <w:r w:rsidR="00B354F3" w:rsidRPr="00B748E3">
        <w:rPr>
          <w:rFonts w:ascii="Times New Roman" w:hAnsi="Times New Roman" w:cs="Times New Roman"/>
          <w:lang w:val="en-CA"/>
        </w:rPr>
        <w:t>system</w:t>
      </w:r>
      <w:r w:rsidR="00B354F3">
        <w:rPr>
          <w:rFonts w:ascii="Times New Roman" w:hAnsi="Times New Roman" w:cs="Times New Roman"/>
          <w:lang w:val="en-CA"/>
        </w:rPr>
        <w:t xml:space="preserve"> </w:t>
      </w:r>
      <w:r w:rsidR="00B354F3" w:rsidRPr="00B748E3">
        <w:rPr>
          <w:rFonts w:ascii="Times New Roman" w:hAnsi="Times New Roman" w:cs="Times New Roman"/>
          <w:lang w:val="en-CA"/>
        </w:rPr>
        <w:t>than nitrates from upwelling.</w:t>
      </w:r>
      <w:r w:rsidR="00B354F3">
        <w:rPr>
          <w:rFonts w:ascii="Times New Roman" w:hAnsi="Times New Roman" w:cs="Times New Roman"/>
          <w:lang w:val="en-CA"/>
        </w:rPr>
        <w:t xml:space="preserve"> </w:t>
      </w:r>
      <w:r w:rsidR="00B7738A">
        <w:rPr>
          <w:rFonts w:ascii="Times New Roman" w:hAnsi="Times New Roman" w:cs="Times New Roman"/>
          <w:lang w:val="en-CA"/>
        </w:rPr>
        <w:t xml:space="preserve">In </w:t>
      </w:r>
      <w:r w:rsidR="00F51928">
        <w:rPr>
          <w:rFonts w:ascii="Times New Roman" w:hAnsi="Times New Roman" w:cs="Times New Roman"/>
          <w:lang w:val="en-CA"/>
        </w:rPr>
        <w:t>temperate tidepools</w:t>
      </w:r>
      <w:r w:rsidR="00B7738A">
        <w:rPr>
          <w:rFonts w:ascii="Times New Roman" w:hAnsi="Times New Roman" w:cs="Times New Roman"/>
          <w:lang w:val="en-CA"/>
        </w:rPr>
        <w:t xml:space="preserve"> that </w:t>
      </w:r>
      <w:r w:rsidR="00B44ACC">
        <w:rPr>
          <w:rFonts w:ascii="Times New Roman" w:hAnsi="Times New Roman" w:cs="Times New Roman"/>
          <w:lang w:val="en-CA"/>
        </w:rPr>
        <w:t xml:space="preserve">are isolated </w:t>
      </w:r>
      <w:r w:rsidR="00B7738A">
        <w:rPr>
          <w:rFonts w:ascii="Times New Roman" w:hAnsi="Times New Roman" w:cs="Times New Roman"/>
          <w:lang w:val="en-CA"/>
        </w:rPr>
        <w:t>from the ocean for extended periods of time,</w:t>
      </w:r>
      <w:r w:rsidR="00533DDC">
        <w:rPr>
          <w:rFonts w:ascii="Times New Roman" w:hAnsi="Times New Roman" w:cs="Times New Roman"/>
          <w:lang w:val="en-CA"/>
        </w:rPr>
        <w:t xml:space="preserve"> </w:t>
      </w:r>
      <w:r w:rsidR="00B7738A">
        <w:rPr>
          <w:rFonts w:ascii="Times New Roman" w:hAnsi="Times New Roman" w:cs="Times New Roman"/>
          <w:lang w:val="en-CA"/>
        </w:rPr>
        <w:t>CND can prevent nutrient depletion</w:t>
      </w:r>
      <w:r w:rsidR="00F51928">
        <w:rPr>
          <w:rFonts w:ascii="Times New Roman" w:hAnsi="Times New Roman" w:cs="Times New Roman"/>
          <w:lang w:val="en-CA"/>
        </w:rPr>
        <w:t xml:space="preserve"> and support continuous productivity</w:t>
      </w:r>
      <w:r w:rsidR="00B7738A">
        <w:rPr>
          <w:rFonts w:ascii="Times New Roman" w:hAnsi="Times New Roman" w:cs="Times New Roman"/>
          <w:lang w:val="en-CA"/>
        </w:rPr>
        <w:t xml:space="preserve"> </w:t>
      </w:r>
      <w:r w:rsidR="00C23AF9">
        <w:rPr>
          <w:rFonts w:ascii="Times New Roman" w:hAnsi="Times New Roman" w:cs="Times New Roman"/>
          <w:lang w:val="en-CA"/>
        </w:rPr>
        <w:fldChar w:fldCharType="begin"/>
      </w:r>
      <w:r w:rsidR="00C23AF9">
        <w:rPr>
          <w:rFonts w:ascii="Times New Roman" w:hAnsi="Times New Roman" w:cs="Times New Roman"/>
          <w:lang w:val="en-CA"/>
        </w:rPr>
        <w:instrText xml:space="preserve"> ADDIN ZOTERO_ITEM CSL_CITATION {"citationID":"2X3M6Ff4","properties":{"formattedCitation":"(Bracken, 2004)","plainCitation":"(Bracken, 2004)","noteIndex":0},"citationItems":[{"id":1836,"uris":["http://zotero.org/users/local/idKDtb7T/items/QEAH5NNJ"],"itemData":{"id":1836,"type":"article-journal","abstract":"Even in nitrogen-replete ecosystems, microhabitats exist where local-scale nutrient limitation occurs. For example, coastal waters of the northeastern Pacific Ocean are characterized by high nitrate concentrations associated with upwelling. However, macroalgae living in high-zone tide pools on adjacent rocky shores are isolated from this upwelled nitrate for extended periods of time, leading to nutrient limitation. When high-intertidal pools are isolated during low tide, invertebrate-excreted ammonium accumulates, providing a potential nitrogen source for macroalgae. I quantified the influence of mussels (Mytilus californianus Conrad) on ammonium accumulation rates in tide pools. I then evaluated the effects of ammonium loading by mussels on nitrogen assimilation and growth rates of Odonthalia floccosa (Esp.) Falkenb., a common red algal inhabitant of pools on northeastern Pacific rocky shores. Odonthalia was grown in artificial tide pool mesocosms in the presence and absence of mussels. Mesocosms were subjected to a simulated tidal cycle mimicking emersion and immersion patterns of high-intertidal pools on the central Oregon coast. In the presence of mussels, ammonium accumulated more quickly in the mesocosms, resulting in increased rates of nitrogen assimilation into algal tissues. These increased nitrogen assimilation rates were primarily associated with higher growth rates. In mesocosms containing mussels, Odonthalia individuals added 41% more biomass than in mesocosms without mussels. This direct positive effect of mussels on macroalgal biomass represents an often overlooked interaction between macroalgae and invertebrates. In nutrient-limited microhabitats, such as high-intertidal pools, invertebrate-excreted ammonium is likely an important local-scale contributor to macroalgal productivity.","container-title":"Journal of Phycology","DOI":"https://doi.org/10.1111/j.1529-8817.2004.03106.x","ISSN":"1529-8817","issue":"6","language":"en","note":"_eprint: https://onlinelibrary.wiley.com/doi/pdf/10.1111/j.1529-8817.2004.03106.x","page":"1032-1041","source":"Wiley Online Library","title":"Invertebrate-Mediated Nutrient Loading Increases Growth of an Intertidal Macroalga1","volume":"40","author":[{"family":"Bracken","given":"Matthew E. S."}],"issued":{"date-parts":[["2004"]]}}}],"schema":"https://github.com/citation-style-language/schema/raw/master/csl-citation.json"} </w:instrText>
      </w:r>
      <w:r w:rsidR="00C23AF9">
        <w:rPr>
          <w:rFonts w:ascii="Times New Roman" w:hAnsi="Times New Roman" w:cs="Times New Roman"/>
          <w:lang w:val="en-CA"/>
        </w:rPr>
        <w:fldChar w:fldCharType="separate"/>
      </w:r>
      <w:r w:rsidR="00C23AF9">
        <w:rPr>
          <w:rFonts w:ascii="Times New Roman" w:hAnsi="Times New Roman" w:cs="Times New Roman"/>
          <w:noProof/>
          <w:lang w:val="en-CA"/>
        </w:rPr>
        <w:t>(Bracken, 2004)</w:t>
      </w:r>
      <w:r w:rsidR="00C23AF9">
        <w:rPr>
          <w:rFonts w:ascii="Times New Roman" w:hAnsi="Times New Roman" w:cs="Times New Roman"/>
          <w:lang w:val="en-CA"/>
        </w:rPr>
        <w:fldChar w:fldCharType="end"/>
      </w:r>
      <w:r w:rsidR="009F68C5">
        <w:rPr>
          <w:rFonts w:ascii="Times New Roman" w:hAnsi="Times New Roman" w:cs="Times New Roman"/>
          <w:lang w:val="en-CA"/>
        </w:rPr>
        <w:t>.</w:t>
      </w:r>
      <w:r w:rsidR="00B354F3">
        <w:rPr>
          <w:rFonts w:ascii="Times New Roman" w:hAnsi="Times New Roman" w:cs="Times New Roman"/>
          <w:lang w:val="en-CA"/>
        </w:rPr>
        <w:t xml:space="preserve"> </w:t>
      </w:r>
      <w:r w:rsidR="00F51928">
        <w:rPr>
          <w:rFonts w:ascii="Times New Roman" w:hAnsi="Times New Roman" w:cs="Times New Roman"/>
          <w:lang w:val="en-CA"/>
        </w:rPr>
        <w:t>Further</w:t>
      </w:r>
      <w:ins w:id="43" w:author="Isabelle Cote" w:date="2023-04-24T11:26:00Z">
        <w:r w:rsidR="000F7B55">
          <w:rPr>
            <w:rFonts w:ascii="Times New Roman" w:hAnsi="Times New Roman" w:cs="Times New Roman"/>
            <w:lang w:val="en-CA"/>
          </w:rPr>
          <w:t>more</w:t>
        </w:r>
      </w:ins>
      <w:r w:rsidR="00F51928">
        <w:rPr>
          <w:rFonts w:ascii="Times New Roman" w:hAnsi="Times New Roman" w:cs="Times New Roman"/>
          <w:lang w:val="en-CA"/>
        </w:rPr>
        <w:t>, in high</w:t>
      </w:r>
      <w:r w:rsidR="000547F8">
        <w:rPr>
          <w:rFonts w:ascii="Times New Roman" w:hAnsi="Times New Roman" w:cs="Times New Roman"/>
          <w:lang w:val="en-CA"/>
        </w:rPr>
        <w:t>-</w:t>
      </w:r>
      <w:r w:rsidR="00F51928">
        <w:rPr>
          <w:rFonts w:ascii="Times New Roman" w:hAnsi="Times New Roman" w:cs="Times New Roman"/>
          <w:lang w:val="en-CA"/>
        </w:rPr>
        <w:t xml:space="preserve">nutrient upwelling systems, the delivery of nitrates may be mismatched with the timing of summer productivity </w:t>
      </w:r>
      <w:r w:rsidR="00F51928">
        <w:rPr>
          <w:rFonts w:ascii="Times New Roman" w:hAnsi="Times New Roman" w:cs="Times New Roman"/>
          <w:lang w:val="en-CA"/>
        </w:rPr>
        <w:fldChar w:fldCharType="begin"/>
      </w:r>
      <w:r w:rsidR="00F51928">
        <w:rPr>
          <w:rFonts w:ascii="Times New Roman" w:hAnsi="Times New Roman" w:cs="Times New Roman"/>
          <w:lang w:val="en-CA"/>
        </w:rPr>
        <w:instrText xml:space="preserve"> ADDIN ZOTERO_ITEM CSL_CITATION {"citationID":"kvrhKCyb","properties":{"formattedCitation":"(Jackson, 1977; McPhee-Shaw et al., 2007)","plainCitation":"(Jackson, 1977; McPhee-Shaw et al., 2007)","noteIndex":0},"citationItems":[{"id":1620,"uris":["http://zotero.org/users/local/idKDtb7T/items/3QLLVAAC"],"itemData":{"id":1620,"type":"article-journal","abstract":"Concentrations of nutrients in the vicinity of the giant kelp (Macrocystis pyrifera) off San Diego, California, varied seasonally. Surface nitrate concentrations were low for most of the year $(usually &lt;1 \\muM)$, higher during winter. Nitrate concentrations below 4.5-m depth usually exceeded $1 \\muM$ and were highest during spring upwelling, lowest during summer. Nutrients in the kelp bed were not depleted by the kelp nor enhanced by sediment regeneration, implying relatively fast exchange between water in the bed and outside waters. Nutrient concentrations varied at different longshore locations. The condition most limiting to M. pyrifera was probably the low concentration of dissolved nutrients, especially nitrogenous substances, near the sea surface. Translocation of nitrogenous compounds by the kelp plant from depths where concentrations are higher could compensate for this limitation. The summer die-off of the surface canopy may be caused by the inability of plants to translocate nutrients due to low availability of nutrients in the deeper water. The maximum change in dissolved oxygen measured was 0.43 mol O2 m-2 between 0900 and 1130 PST; extrapolated to 1 day this yields a production of 1.0 mol O2 m-2 d-1 (9.5 g C m-2 d-1).","archive":"JSTOR","container-title":"Limnology and Oceanography","ISSN":"0024-3590","issue":"6","page":"979-995","source":"JSTOR","title":"Nutrients and Production of Giant Kelp, Macrocystis pyrifera, Off Southern California","volume":"22","author":[{"family":"Jackson","given":"George A."}],"issued":{"date-parts":[["1977"]]}}},{"id":1639,"uris":["http://zotero.org/users/local/idKDtb7T/items/J5CANTR3"],"itemData":{"id":1639,"type":"article-journal","abstract":"Oceanic sources of nutrients to the kelp forests of the Santa Barbara Channel were diagnosed using time series from three moorings in 12- to 17-m water depth. An in situ nitrate autoanalyzer on the moorings provided the first high-resolution time series of nitrate + nitrite (dissolved inorganic nitrogen, DIN) concentrations for this environment. Measurements between February 2001 and May 2003 show that the major mechanisms that supply DIN to the inner shelf of the Santa Barbara Channel are upwelling, diurnal internal motions, and storm runoff. These supply mechanisms vary in importance seasonally. Upwelling dominates increases of inner-shelf DIN concentration between March and May and accounts for more than half of the annual advective DIN transport to shelf reefs. In summer, baroclinic motions akin to internal waves are an important source of DIN because they occur when surface nutrient concentrations are depleted and other supply mechanisms are inactive. Brief episodes of upwelling become important in late autumn and early winter. DIN inputs from storm runoff, detected as salinity dilution at the moorings and estimated from measurements of stream discharge and nutrient concentration, are significant during winter runoff events.","container-title":"Limnology and Oceanography","DOI":"10.4319/lo.2007.52.5.1748","ISSN":"1939-5590","issue":"5","language":"en","license":"© 2007, by the Association for the Sciences of Limnology and Oceanography, Inc.","note":"_eprint: https://onlinelibrary.wiley.com/doi/pdf/10.4319/lo.2007.52.5.1748","page":"1748-1766","source":"Wiley Online Library","title":"Mechanisms for nutrient delivery to the inner shelf: Observations from the Santa Barbara Channel","title-short":"Mechanisms for nutrient delivery to the inner shelf","volume":"52","author":[{"family":"McPhee-Shaw","given":"Erika E."},{"family":"Siegel","given":"David A."},{"family":"Washburn","given":"Libe"},{"family":"Brzezinski","given":"Mark A."},{"family":"Jones","given":"Janice L."},{"family":"Leydecker","given":"Al"},{"family":"Melack","given":"John"}],"issued":{"date-parts":[["2007"]]}}}],"schema":"https://github.com/citation-style-language/schema/raw/master/csl-citation.json"} </w:instrText>
      </w:r>
      <w:r w:rsidR="00F51928">
        <w:rPr>
          <w:rFonts w:ascii="Times New Roman" w:hAnsi="Times New Roman" w:cs="Times New Roman"/>
          <w:lang w:val="en-CA"/>
        </w:rPr>
        <w:fldChar w:fldCharType="separate"/>
      </w:r>
      <w:r w:rsidR="00F51928">
        <w:rPr>
          <w:rFonts w:ascii="Times New Roman" w:hAnsi="Times New Roman" w:cs="Times New Roman"/>
          <w:noProof/>
          <w:lang w:val="en-CA"/>
        </w:rPr>
        <w:t>(Jackson, 1977; McPhee-Shaw et al., 2007)</w:t>
      </w:r>
      <w:r w:rsidR="00F51928">
        <w:rPr>
          <w:rFonts w:ascii="Times New Roman" w:hAnsi="Times New Roman" w:cs="Times New Roman"/>
          <w:lang w:val="en-CA"/>
        </w:rPr>
        <w:fldChar w:fldCharType="end"/>
      </w:r>
      <w:r w:rsidR="00F51928">
        <w:rPr>
          <w:rFonts w:ascii="Times New Roman" w:hAnsi="Times New Roman" w:cs="Times New Roman"/>
          <w:lang w:val="en-CA"/>
        </w:rPr>
        <w:t>, necessitating alternat</w:t>
      </w:r>
      <w:r w:rsidR="00B44ACC">
        <w:rPr>
          <w:rFonts w:ascii="Times New Roman" w:hAnsi="Times New Roman" w:cs="Times New Roman"/>
          <w:lang w:val="en-CA"/>
        </w:rPr>
        <w:t>ive</w:t>
      </w:r>
      <w:r w:rsidR="00F51928">
        <w:rPr>
          <w:rFonts w:ascii="Times New Roman" w:hAnsi="Times New Roman" w:cs="Times New Roman"/>
          <w:lang w:val="en-CA"/>
        </w:rPr>
        <w:t xml:space="preserve"> nutrient sources in the summer</w:t>
      </w:r>
      <w:r w:rsidR="00220EF3">
        <w:rPr>
          <w:rFonts w:ascii="Times New Roman" w:hAnsi="Times New Roman" w:cs="Times New Roman"/>
          <w:lang w:val="en-CA"/>
        </w:rPr>
        <w:t xml:space="preserve"> </w:t>
      </w:r>
      <w:r w:rsidR="00220EF3">
        <w:rPr>
          <w:rFonts w:ascii="Times New Roman" w:hAnsi="Times New Roman" w:cs="Times New Roman"/>
          <w:lang w:val="en-CA"/>
        </w:rPr>
        <w:fldChar w:fldCharType="begin"/>
      </w:r>
      <w:r w:rsidR="00220EF3">
        <w:rPr>
          <w:rFonts w:ascii="Times New Roman" w:hAnsi="Times New Roman" w:cs="Times New Roman"/>
          <w:lang w:val="en-CA"/>
        </w:rPr>
        <w:instrText xml:space="preserve"> ADDIN ZOTERO_ITEM CSL_CITATION {"citationID":"zHAgxVTb","properties":{"formattedCitation":"(Brzezinksi et al., 2013)","plainCitation":"(Brzezinksi et al., 2013)","noteIndex":0},"citationItems":[{"id":1803,"uris":["http://zotero.org/users/local/idKDtb7T/items/QMCAU7IR"],"itemData":{"id":1803,"type":"article-journal","container-title":"Oceanography","DOI":"10.5670/oceanog.2013.53","ISSN":"10428275","issue":"3","journalAbbreviation":"oceanog","language":"en","page":"114-123","source":"DOI.org (Crossref)","title":"Multiple sources and forms of nitrogen sustain year-round kelp growth on the inner continental shelf of the Santa Barbara Channel","volume":"26","author":[{"family":"Brzezinksi","given":"Mark"},{"family":"Reed","given":"Daniel"},{"family":"Harrer","given":"Shannon"},{"family":"Rassweiler","given":"Andrew"},{"family":"Melack","given":"John"},{"family":"Goodridge","given":"Blair"},{"family":"Dugan","given":"Jenifer"}],"issued":{"date-parts":[["2013",9,1]]}}}],"schema":"https://github.com/citation-style-language/schema/raw/master/csl-citation.json"} </w:instrText>
      </w:r>
      <w:r w:rsidR="00220EF3">
        <w:rPr>
          <w:rFonts w:ascii="Times New Roman" w:hAnsi="Times New Roman" w:cs="Times New Roman"/>
          <w:lang w:val="en-CA"/>
        </w:rPr>
        <w:fldChar w:fldCharType="separate"/>
      </w:r>
      <w:r w:rsidR="00220EF3">
        <w:rPr>
          <w:rFonts w:ascii="Times New Roman" w:hAnsi="Times New Roman" w:cs="Times New Roman"/>
          <w:noProof/>
          <w:lang w:val="en-CA"/>
        </w:rPr>
        <w:t>(Brzezinksi et al., 2013)</w:t>
      </w:r>
      <w:r w:rsidR="00220EF3">
        <w:rPr>
          <w:rFonts w:ascii="Times New Roman" w:hAnsi="Times New Roman" w:cs="Times New Roman"/>
          <w:lang w:val="en-CA"/>
        </w:rPr>
        <w:fldChar w:fldCharType="end"/>
      </w:r>
      <w:r w:rsidR="00F51928">
        <w:rPr>
          <w:rFonts w:ascii="Times New Roman" w:hAnsi="Times New Roman" w:cs="Times New Roman"/>
          <w:lang w:val="en-CA"/>
        </w:rPr>
        <w:t xml:space="preserve">. Finally, even </w:t>
      </w:r>
      <w:r w:rsidR="000547F8">
        <w:rPr>
          <w:rFonts w:ascii="Times New Roman" w:hAnsi="Times New Roman" w:cs="Times New Roman"/>
          <w:lang w:val="en-CA"/>
        </w:rPr>
        <w:t>when</w:t>
      </w:r>
      <w:r w:rsidR="00F51928">
        <w:rPr>
          <w:rFonts w:ascii="Times New Roman" w:hAnsi="Times New Roman" w:cs="Times New Roman"/>
          <w:lang w:val="en-CA"/>
        </w:rPr>
        <w:t xml:space="preserve"> nitrates</w:t>
      </w:r>
      <w:r w:rsidR="000547F8">
        <w:rPr>
          <w:rFonts w:ascii="Times New Roman" w:hAnsi="Times New Roman" w:cs="Times New Roman"/>
          <w:lang w:val="en-CA"/>
        </w:rPr>
        <w:t xml:space="preserve"> are abundant</w:t>
      </w:r>
      <w:r w:rsidR="00F51928">
        <w:rPr>
          <w:rFonts w:ascii="Times New Roman" w:hAnsi="Times New Roman" w:cs="Times New Roman"/>
          <w:lang w:val="en-CA"/>
        </w:rPr>
        <w:t xml:space="preserve">, ammonium is </w:t>
      </w:r>
      <w:r w:rsidR="000547F8">
        <w:rPr>
          <w:rFonts w:ascii="Times New Roman" w:hAnsi="Times New Roman" w:cs="Times New Roman"/>
          <w:lang w:val="en-CA"/>
        </w:rPr>
        <w:t xml:space="preserve">more readily taken up </w:t>
      </w:r>
      <w:r w:rsidR="00F51928">
        <w:rPr>
          <w:rFonts w:ascii="Times New Roman" w:hAnsi="Times New Roman" w:cs="Times New Roman"/>
          <w:lang w:val="en-CA"/>
        </w:rPr>
        <w:t>by primary producers</w:t>
      </w:r>
      <w:r w:rsidR="000547F8">
        <w:rPr>
          <w:rFonts w:ascii="Times New Roman" w:hAnsi="Times New Roman" w:cs="Times New Roman"/>
          <w:lang w:val="en-CA"/>
        </w:rPr>
        <w:t xml:space="preserve"> </w:t>
      </w:r>
      <w:r w:rsidR="00F51928" w:rsidRPr="00B748E3">
        <w:rPr>
          <w:rFonts w:ascii="Times New Roman" w:hAnsi="Times New Roman" w:cs="Times New Roman"/>
          <w:lang w:val="en-CA"/>
        </w:rPr>
        <w:fldChar w:fldCharType="begin"/>
      </w:r>
      <w:r w:rsidR="00E34177">
        <w:rPr>
          <w:rFonts w:ascii="Times New Roman" w:hAnsi="Times New Roman" w:cs="Times New Roman"/>
          <w:lang w:val="en-CA"/>
        </w:rPr>
        <w:instrText xml:space="preserve"> ADDIN ZOTERO_ITEM CSL_CITATION {"citationID":"ayu76p0o","properties":{"formattedCitation":"(Phillips and Hurd, 2004)","plainCitation":"(Phillips and Hurd, 2004)","noteIndex":0},"citationItems":[{"id":1613,"uris":["http://zotero.org/users/local/idKDtb7T/items/VEZZGSKC"],"itemData":{"id":1613,"type":"article-journal","abstract":"The competitive ability for N uptake by four intertidal seaweeds, Stictosiphonia arbuscula (Harvey) King et Puttock, Apophlaea lyallii Hook. f. et Harvey, Scytothamnus australis Hook. f. et Harvey, and Xiphophora gladiata (Labillardière) Montagne ex Harvey, from New Zealand is described by the uptake kinetics for NO3−, NH4+, and urea. This is the first study to report uptake kinetics for N uptake by a range of southern hemisphere intertidal seaweeds in relation to season and zonation. Species growing at the highest shore positions had higher NO3− and urea uptake at both high and low concentrations and had unsaturable NH4+ uptake in both summer and winter. Although there was evidence of some feedback inhibition of Vmax for NO3− uptake by Stictosiphonia arbuscula growing at the lower vertical limits of its range, rates were high compared with species growing lower on the shore. Our results highlight the superior competitive ability for N uptake of certain high intertidal seaweeds, and consistent with our previous findings we can conclude that intertidal seaweeds in southeast New Zealand are adapted to maximizing N acquisition in a potentially N-limiting environment.","container-title":"Journal of Phycology","DOI":"10.1111/j.1529-8817.2004.03157.x","ISSN":"1529-8817","issue":"3","language":"en","note":"_eprint: https://onlinelibrary.wiley.com/doi/pdf/10.1111/j.1529-8817.2004.03157.x","page":"534-545","source":"Wiley Online Library","title":"Kinetics of nitrate, ammonium, and urea uptake by four intertidal seaweeds from New Zealand","volume":"40","author":[{"family":"Phillips","given":"Julia C."},{"family":"Hurd","given":"Catriona L."}],"issued":{"date-parts":[["2004"]]}}}],"schema":"https://github.com/citation-style-language/schema/raw/master/csl-citation.json"} </w:instrText>
      </w:r>
      <w:r w:rsidR="00F51928" w:rsidRPr="00B748E3">
        <w:rPr>
          <w:rFonts w:ascii="Times New Roman" w:hAnsi="Times New Roman" w:cs="Times New Roman"/>
          <w:lang w:val="en-CA"/>
        </w:rPr>
        <w:fldChar w:fldCharType="separate"/>
      </w:r>
      <w:r w:rsidR="00F51928">
        <w:rPr>
          <w:rFonts w:ascii="Times New Roman" w:hAnsi="Times New Roman" w:cs="Times New Roman"/>
        </w:rPr>
        <w:t>(Phillips and Hurd, 2004)</w:t>
      </w:r>
      <w:r w:rsidR="00F51928" w:rsidRPr="00B748E3">
        <w:rPr>
          <w:rFonts w:ascii="Times New Roman" w:hAnsi="Times New Roman" w:cs="Times New Roman"/>
          <w:lang w:val="en-CA"/>
        </w:rPr>
        <w:fldChar w:fldCharType="end"/>
      </w:r>
      <w:r w:rsidR="00F51928">
        <w:rPr>
          <w:rFonts w:ascii="Times New Roman" w:hAnsi="Times New Roman" w:cs="Times New Roman"/>
          <w:lang w:val="en-CA"/>
        </w:rPr>
        <w:t>.</w:t>
      </w:r>
      <w:r w:rsidR="00533DDC">
        <w:rPr>
          <w:rFonts w:ascii="Times New Roman" w:hAnsi="Times New Roman" w:cs="Times New Roman"/>
          <w:lang w:val="en-CA"/>
        </w:rPr>
        <w:t xml:space="preserve"> </w:t>
      </w:r>
      <w:r w:rsidR="00B354F3">
        <w:rPr>
          <w:rFonts w:ascii="Times New Roman" w:hAnsi="Times New Roman" w:cs="Times New Roman"/>
          <w:lang w:val="en-CA"/>
        </w:rPr>
        <w:t xml:space="preserve">Consumer-mediated nutrients might therefore be an overlooked source of nitrogen that drives bottom-up processes in temperate systems. </w:t>
      </w:r>
      <w:r w:rsidR="000547F8">
        <w:rPr>
          <w:rFonts w:ascii="Times New Roman" w:hAnsi="Times New Roman" w:cs="Times New Roman"/>
          <w:lang w:val="en-CA"/>
        </w:rPr>
        <w:t>E</w:t>
      </w:r>
      <w:r w:rsidR="00B44ACC" w:rsidRPr="004E5128">
        <w:rPr>
          <w:rFonts w:ascii="Times New Roman" w:hAnsi="Times New Roman" w:cs="Times New Roman"/>
          <w:lang w:val="en-CA"/>
        </w:rPr>
        <w:t>mpirical tests for global</w:t>
      </w:r>
      <w:r w:rsidR="00B44ACC">
        <w:rPr>
          <w:rFonts w:ascii="Times New Roman" w:hAnsi="Times New Roman" w:cs="Times New Roman"/>
          <w:lang w:val="en-CA"/>
        </w:rPr>
        <w:t>-</w:t>
      </w:r>
      <w:r w:rsidR="00B44ACC" w:rsidRPr="004E5128">
        <w:rPr>
          <w:rFonts w:ascii="Times New Roman" w:hAnsi="Times New Roman" w:cs="Times New Roman"/>
          <w:lang w:val="en-CA"/>
        </w:rPr>
        <w:t>scale patterns of CN</w:t>
      </w:r>
      <w:r w:rsidR="00B44ACC">
        <w:rPr>
          <w:rFonts w:ascii="Times New Roman" w:hAnsi="Times New Roman" w:cs="Times New Roman"/>
          <w:lang w:val="en-CA"/>
        </w:rPr>
        <w:t>C</w:t>
      </w:r>
      <w:r w:rsidR="00B44ACC" w:rsidRPr="004E5128">
        <w:rPr>
          <w:rFonts w:ascii="Times New Roman" w:hAnsi="Times New Roman" w:cs="Times New Roman"/>
          <w:lang w:val="en-CA"/>
        </w:rPr>
        <w:t xml:space="preserve"> effects on primary producers</w:t>
      </w:r>
      <w:r w:rsidR="00B44ACC">
        <w:rPr>
          <w:rFonts w:ascii="Times New Roman" w:hAnsi="Times New Roman" w:cs="Times New Roman"/>
          <w:lang w:val="en-CA"/>
        </w:rPr>
        <w:t xml:space="preserve"> </w:t>
      </w:r>
      <w:r w:rsidR="00B44ACC" w:rsidRPr="004E5128">
        <w:rPr>
          <w:rFonts w:ascii="Times New Roman" w:hAnsi="Times New Roman" w:cs="Times New Roman"/>
          <w:lang w:val="en-CA"/>
        </w:rPr>
        <w:t xml:space="preserve">are </w:t>
      </w:r>
      <w:r w:rsidR="00B44ACC">
        <w:rPr>
          <w:rFonts w:ascii="Times New Roman" w:hAnsi="Times New Roman" w:cs="Times New Roman"/>
          <w:lang w:val="en-CA"/>
        </w:rPr>
        <w:t xml:space="preserve">currently lacking. </w:t>
      </w:r>
    </w:p>
    <w:p w14:paraId="35F9C70A" w14:textId="1C5EA029" w:rsidR="008B5AEA" w:rsidRDefault="008B5AEA" w:rsidP="003A29CA">
      <w:pPr>
        <w:spacing w:line="360" w:lineRule="auto"/>
        <w:rPr>
          <w:rFonts w:ascii="Times New Roman" w:hAnsi="Times New Roman" w:cs="Times New Roman"/>
          <w:lang w:val="en-CA"/>
        </w:rPr>
      </w:pPr>
    </w:p>
    <w:p w14:paraId="521ACD0F" w14:textId="2ECFB2A0" w:rsidR="00212B39" w:rsidRPr="00B748E3" w:rsidRDefault="004811EE" w:rsidP="000D389D">
      <w:pPr>
        <w:spacing w:line="360" w:lineRule="auto"/>
        <w:ind w:firstLine="720"/>
        <w:rPr>
          <w:rFonts w:ascii="Times New Roman" w:hAnsi="Times New Roman" w:cs="Times New Roman"/>
          <w:lang w:val="en-CA"/>
        </w:rPr>
      </w:pPr>
      <w:r w:rsidRPr="00CA339B">
        <w:rPr>
          <w:rFonts w:ascii="Times New Roman" w:hAnsi="Times New Roman" w:cs="Times New Roman"/>
          <w:lang w:val="en-CA"/>
        </w:rPr>
        <w:t>In this study,</w:t>
      </w:r>
      <w:r>
        <w:rPr>
          <w:rFonts w:ascii="Times New Roman" w:hAnsi="Times New Roman" w:cs="Times New Roman"/>
          <w:lang w:val="en-CA"/>
        </w:rPr>
        <w:t xml:space="preserve"> w</w:t>
      </w:r>
      <w:r w:rsidR="00272EE3" w:rsidRPr="00B748E3">
        <w:rPr>
          <w:rFonts w:ascii="Times New Roman" w:hAnsi="Times New Roman" w:cs="Times New Roman"/>
          <w:lang w:val="en-CA"/>
        </w:rPr>
        <w:t xml:space="preserve">e </w:t>
      </w:r>
      <w:r w:rsidR="00932DB1">
        <w:rPr>
          <w:rFonts w:ascii="Times New Roman" w:hAnsi="Times New Roman" w:cs="Times New Roman"/>
          <w:lang w:val="en-CA"/>
        </w:rPr>
        <w:t>assess</w:t>
      </w:r>
      <w:r w:rsidR="00FF055F">
        <w:rPr>
          <w:rFonts w:ascii="Times New Roman" w:hAnsi="Times New Roman" w:cs="Times New Roman"/>
          <w:lang w:val="en-CA"/>
        </w:rPr>
        <w:t>ed</w:t>
      </w:r>
      <w:r w:rsidR="00212B39" w:rsidRPr="00B748E3">
        <w:rPr>
          <w:rFonts w:ascii="Times New Roman" w:hAnsi="Times New Roman" w:cs="Times New Roman"/>
          <w:lang w:val="en-CA"/>
        </w:rPr>
        <w:t xml:space="preserve"> the effect</w:t>
      </w:r>
      <w:r w:rsidR="006A03DF">
        <w:rPr>
          <w:rFonts w:ascii="Times New Roman" w:hAnsi="Times New Roman" w:cs="Times New Roman"/>
          <w:lang w:val="en-CA"/>
        </w:rPr>
        <w:t>s</w:t>
      </w:r>
      <w:r w:rsidR="00212B39" w:rsidRPr="00B748E3">
        <w:rPr>
          <w:rFonts w:ascii="Times New Roman" w:hAnsi="Times New Roman" w:cs="Times New Roman"/>
          <w:lang w:val="en-CA"/>
        </w:rPr>
        <w:t xml:space="preserve"> of animal</w:t>
      </w:r>
      <w:r w:rsidR="006A03DF">
        <w:rPr>
          <w:rFonts w:ascii="Times New Roman" w:hAnsi="Times New Roman" w:cs="Times New Roman"/>
          <w:lang w:val="en-CA"/>
        </w:rPr>
        <w:t>-</w:t>
      </w:r>
      <w:r w:rsidR="00212B39" w:rsidRPr="00B748E3">
        <w:rPr>
          <w:rFonts w:ascii="Times New Roman" w:hAnsi="Times New Roman" w:cs="Times New Roman"/>
          <w:lang w:val="en-CA"/>
        </w:rPr>
        <w:t xml:space="preserve">provisioned nutrients on primary </w:t>
      </w:r>
      <w:r w:rsidR="006A03DF">
        <w:rPr>
          <w:rFonts w:ascii="Times New Roman" w:hAnsi="Times New Roman" w:cs="Times New Roman"/>
          <w:lang w:val="en-CA"/>
        </w:rPr>
        <w:t xml:space="preserve">productivity in </w:t>
      </w:r>
      <w:r w:rsidR="00F83D2C">
        <w:rPr>
          <w:rFonts w:ascii="Times New Roman" w:hAnsi="Times New Roman" w:cs="Times New Roman"/>
          <w:lang w:val="en-CA"/>
        </w:rPr>
        <w:t xml:space="preserve">different </w:t>
      </w:r>
      <w:r w:rsidR="006A03DF">
        <w:rPr>
          <w:rFonts w:ascii="Times New Roman" w:hAnsi="Times New Roman" w:cs="Times New Roman"/>
          <w:lang w:val="en-CA"/>
        </w:rPr>
        <w:t>marine ecosystems</w:t>
      </w:r>
      <w:r w:rsidR="00F83D2C">
        <w:rPr>
          <w:rFonts w:ascii="Times New Roman" w:hAnsi="Times New Roman" w:cs="Times New Roman"/>
          <w:lang w:val="en-CA"/>
        </w:rPr>
        <w:t>, and specifically test</w:t>
      </w:r>
      <w:ins w:id="44" w:author="Isabelle Cote" w:date="2023-04-24T11:27:00Z">
        <w:r w:rsidR="000F7B55">
          <w:rPr>
            <w:rFonts w:ascii="Times New Roman" w:hAnsi="Times New Roman" w:cs="Times New Roman"/>
            <w:lang w:val="en-CA"/>
          </w:rPr>
          <w:t>ed</w:t>
        </w:r>
      </w:ins>
      <w:r w:rsidR="00F83D2C">
        <w:rPr>
          <w:rFonts w:ascii="Times New Roman" w:hAnsi="Times New Roman" w:cs="Times New Roman"/>
          <w:lang w:val="en-CA"/>
        </w:rPr>
        <w:t xml:space="preserve"> whether these effects are more marked in nutrient-poor environments</w:t>
      </w:r>
      <w:r w:rsidR="00212B39" w:rsidRPr="00B748E3">
        <w:rPr>
          <w:rFonts w:ascii="Times New Roman" w:hAnsi="Times New Roman" w:cs="Times New Roman"/>
          <w:lang w:val="en-CA"/>
        </w:rPr>
        <w:t xml:space="preserve">. </w:t>
      </w:r>
      <w:r w:rsidR="00F83D2C">
        <w:rPr>
          <w:rFonts w:ascii="Times New Roman" w:hAnsi="Times New Roman" w:cs="Times New Roman"/>
          <w:lang w:val="en-CA"/>
        </w:rPr>
        <w:t>By c</w:t>
      </w:r>
      <w:r w:rsidR="00F83D2C" w:rsidRPr="00B748E3">
        <w:rPr>
          <w:rFonts w:ascii="Times New Roman" w:hAnsi="Times New Roman" w:cs="Times New Roman"/>
          <w:lang w:val="en-CA"/>
        </w:rPr>
        <w:t>onduct</w:t>
      </w:r>
      <w:r w:rsidR="00F83D2C">
        <w:rPr>
          <w:rFonts w:ascii="Times New Roman" w:hAnsi="Times New Roman" w:cs="Times New Roman"/>
          <w:lang w:val="en-CA"/>
        </w:rPr>
        <w:t>ing a systematic review and</w:t>
      </w:r>
      <w:r w:rsidR="00F83D2C" w:rsidRPr="00B748E3">
        <w:rPr>
          <w:rFonts w:ascii="Times New Roman" w:hAnsi="Times New Roman" w:cs="Times New Roman"/>
          <w:lang w:val="en-CA"/>
        </w:rPr>
        <w:t xml:space="preserve"> meta-analysis of </w:t>
      </w:r>
      <w:r w:rsidR="00F83D2C">
        <w:rPr>
          <w:rFonts w:ascii="Times New Roman" w:hAnsi="Times New Roman" w:cs="Times New Roman"/>
          <w:lang w:val="en-CA"/>
        </w:rPr>
        <w:t>published literature, w</w:t>
      </w:r>
      <w:r w:rsidR="00212B39" w:rsidRPr="00B748E3">
        <w:rPr>
          <w:rFonts w:ascii="Times New Roman" w:hAnsi="Times New Roman" w:cs="Times New Roman"/>
          <w:lang w:val="en-CA"/>
        </w:rPr>
        <w:t xml:space="preserve">e sought to quantify and compare the </w:t>
      </w:r>
      <w:r w:rsidR="00FF055F">
        <w:rPr>
          <w:rFonts w:ascii="Times New Roman" w:hAnsi="Times New Roman" w:cs="Times New Roman"/>
          <w:lang w:val="en-CA"/>
        </w:rPr>
        <w:t>extent to which</w:t>
      </w:r>
      <w:r w:rsidR="00212B39" w:rsidRPr="00B748E3">
        <w:rPr>
          <w:rFonts w:ascii="Times New Roman" w:hAnsi="Times New Roman" w:cs="Times New Roman"/>
          <w:lang w:val="en-CA"/>
        </w:rPr>
        <w:t xml:space="preserve"> </w:t>
      </w:r>
      <w:r w:rsidR="00FF055F" w:rsidRPr="00B748E3">
        <w:rPr>
          <w:rFonts w:ascii="Times New Roman" w:hAnsi="Times New Roman" w:cs="Times New Roman"/>
          <w:lang w:val="en-CA"/>
        </w:rPr>
        <w:t>animal</w:t>
      </w:r>
      <w:r w:rsidR="002C050C">
        <w:rPr>
          <w:rFonts w:ascii="Times New Roman" w:hAnsi="Times New Roman" w:cs="Times New Roman"/>
          <w:lang w:val="en-CA"/>
        </w:rPr>
        <w:t>-mediated nutrient provisioning bolsters primary productivity in</w:t>
      </w:r>
      <w:r w:rsidR="00212B39" w:rsidRPr="00B748E3">
        <w:rPr>
          <w:rFonts w:ascii="Times New Roman" w:hAnsi="Times New Roman" w:cs="Times New Roman"/>
          <w:lang w:val="en-CA"/>
        </w:rPr>
        <w:t xml:space="preserve"> temperate and tropical regions</w:t>
      </w:r>
      <w:r w:rsidR="00394894" w:rsidRPr="00B748E3">
        <w:rPr>
          <w:rFonts w:ascii="Times New Roman" w:hAnsi="Times New Roman" w:cs="Times New Roman"/>
          <w:lang w:val="en-CA"/>
        </w:rPr>
        <w:t>.</w:t>
      </w:r>
      <w:r w:rsidR="005D2978" w:rsidRPr="00B748E3">
        <w:rPr>
          <w:rFonts w:ascii="Times New Roman" w:hAnsi="Times New Roman" w:cs="Times New Roman"/>
          <w:lang w:val="en-CA"/>
        </w:rPr>
        <w:t xml:space="preserve"> </w:t>
      </w:r>
      <w:r w:rsidR="006052A2">
        <w:rPr>
          <w:rFonts w:ascii="Times New Roman" w:hAnsi="Times New Roman" w:cs="Times New Roman"/>
          <w:lang w:val="en-CA"/>
        </w:rPr>
        <w:t>Our results</w:t>
      </w:r>
      <w:r w:rsidR="00F5124D" w:rsidRPr="00B748E3">
        <w:rPr>
          <w:rFonts w:ascii="Times New Roman" w:hAnsi="Times New Roman" w:cs="Times New Roman"/>
          <w:lang w:val="en-CA"/>
        </w:rPr>
        <w:t xml:space="preserve"> strengthen our understanding of consumers in mediating not just top</w:t>
      </w:r>
      <w:r w:rsidR="00090008">
        <w:rPr>
          <w:rFonts w:ascii="Times New Roman" w:hAnsi="Times New Roman" w:cs="Times New Roman"/>
          <w:lang w:val="en-CA"/>
        </w:rPr>
        <w:t>-</w:t>
      </w:r>
      <w:r w:rsidR="00F5124D" w:rsidRPr="00B748E3">
        <w:rPr>
          <w:rFonts w:ascii="Times New Roman" w:hAnsi="Times New Roman" w:cs="Times New Roman"/>
          <w:lang w:val="en-CA"/>
        </w:rPr>
        <w:t>down processes, but also bottom</w:t>
      </w:r>
      <w:r w:rsidR="006052A2">
        <w:rPr>
          <w:rFonts w:ascii="Times New Roman" w:hAnsi="Times New Roman" w:cs="Times New Roman"/>
          <w:lang w:val="en-CA"/>
        </w:rPr>
        <w:t>-</w:t>
      </w:r>
      <w:r w:rsidR="00F5124D" w:rsidRPr="00B748E3">
        <w:rPr>
          <w:rFonts w:ascii="Times New Roman" w:hAnsi="Times New Roman" w:cs="Times New Roman"/>
          <w:lang w:val="en-CA"/>
        </w:rPr>
        <w:t>up processes</w:t>
      </w:r>
      <w:r w:rsidR="00792DA2" w:rsidRPr="00B748E3">
        <w:rPr>
          <w:rFonts w:ascii="Times New Roman" w:hAnsi="Times New Roman" w:cs="Times New Roman"/>
          <w:lang w:val="en-CA"/>
        </w:rPr>
        <w:t xml:space="preserve"> on a global</w:t>
      </w:r>
      <w:r w:rsidR="006A03DF">
        <w:rPr>
          <w:rFonts w:ascii="Times New Roman" w:hAnsi="Times New Roman" w:cs="Times New Roman"/>
          <w:lang w:val="en-CA"/>
        </w:rPr>
        <w:t xml:space="preserve"> scale</w:t>
      </w:r>
      <w:r w:rsidR="00F5124D" w:rsidRPr="00B748E3">
        <w:rPr>
          <w:rFonts w:ascii="Times New Roman" w:hAnsi="Times New Roman" w:cs="Times New Roman"/>
          <w:lang w:val="en-CA"/>
        </w:rPr>
        <w:t>. Further</w:t>
      </w:r>
      <w:ins w:id="45" w:author="Isabelle Cote" w:date="2023-04-24T11:27:00Z">
        <w:r w:rsidR="000F7B55">
          <w:rPr>
            <w:rFonts w:ascii="Times New Roman" w:hAnsi="Times New Roman" w:cs="Times New Roman"/>
            <w:lang w:val="en-CA"/>
          </w:rPr>
          <w:t>more</w:t>
        </w:r>
      </w:ins>
      <w:r w:rsidR="00D37B45">
        <w:rPr>
          <w:rFonts w:ascii="Times New Roman" w:hAnsi="Times New Roman" w:cs="Times New Roman"/>
          <w:lang w:val="en-CA"/>
        </w:rPr>
        <w:t xml:space="preserve">, </w:t>
      </w:r>
      <w:r w:rsidR="00F5124D" w:rsidRPr="00B748E3">
        <w:rPr>
          <w:rFonts w:ascii="Times New Roman" w:hAnsi="Times New Roman" w:cs="Times New Roman"/>
          <w:lang w:val="en-CA"/>
        </w:rPr>
        <w:t>we hope this work will</w:t>
      </w:r>
      <w:r w:rsidR="00090008">
        <w:rPr>
          <w:rFonts w:ascii="Times New Roman" w:hAnsi="Times New Roman" w:cs="Times New Roman"/>
          <w:lang w:val="en-CA"/>
        </w:rPr>
        <w:t xml:space="preserve"> highlight the often-overlooked role of animals in </w:t>
      </w:r>
      <w:r w:rsidR="006052A2">
        <w:rPr>
          <w:rFonts w:ascii="Times New Roman" w:hAnsi="Times New Roman" w:cs="Times New Roman"/>
          <w:lang w:val="en-CA"/>
        </w:rPr>
        <w:t xml:space="preserve">marine </w:t>
      </w:r>
      <w:r w:rsidR="00090008">
        <w:rPr>
          <w:rFonts w:ascii="Times New Roman" w:hAnsi="Times New Roman" w:cs="Times New Roman"/>
          <w:lang w:val="en-CA"/>
        </w:rPr>
        <w:t>nutrient dynamics.</w:t>
      </w:r>
    </w:p>
    <w:p w14:paraId="6939A578" w14:textId="77777777" w:rsidR="00472977" w:rsidRPr="00B748E3" w:rsidRDefault="00472977" w:rsidP="000D389D">
      <w:pPr>
        <w:spacing w:line="360" w:lineRule="auto"/>
        <w:ind w:firstLine="720"/>
        <w:rPr>
          <w:rFonts w:ascii="Times New Roman" w:hAnsi="Times New Roman" w:cs="Times New Roman"/>
          <w:lang w:val="en-CA"/>
        </w:rPr>
      </w:pPr>
    </w:p>
    <w:p w14:paraId="041C58CF" w14:textId="5CB6B619" w:rsidR="00AD76D4" w:rsidRPr="00980ECC" w:rsidRDefault="00696A7B" w:rsidP="000D389D">
      <w:pPr>
        <w:spacing w:line="360" w:lineRule="auto"/>
        <w:rPr>
          <w:rFonts w:ascii="Times New Roman" w:hAnsi="Times New Roman" w:cs="Times New Roman"/>
          <w:b/>
          <w:bCs/>
          <w:lang w:val="en-CA"/>
          <w:rPrChange w:id="46" w:author="Isabelle Cote" w:date="2023-04-24T13:58:00Z">
            <w:rPr>
              <w:rFonts w:ascii="Times New Roman" w:hAnsi="Times New Roman" w:cs="Times New Roman"/>
              <w:u w:val="single"/>
              <w:lang w:val="en-CA"/>
            </w:rPr>
          </w:rPrChange>
        </w:rPr>
      </w:pPr>
      <w:r w:rsidRPr="00980ECC">
        <w:rPr>
          <w:rFonts w:ascii="Times New Roman" w:hAnsi="Times New Roman" w:cs="Times New Roman"/>
          <w:b/>
          <w:bCs/>
          <w:lang w:val="en-CA"/>
          <w:rPrChange w:id="47" w:author="Isabelle Cote" w:date="2023-04-24T13:58:00Z">
            <w:rPr>
              <w:rFonts w:ascii="Times New Roman" w:hAnsi="Times New Roman" w:cs="Times New Roman"/>
              <w:u w:val="single"/>
              <w:lang w:val="en-CA"/>
            </w:rPr>
          </w:rPrChange>
        </w:rPr>
        <w:t>Methods</w:t>
      </w:r>
    </w:p>
    <w:p w14:paraId="478D3761" w14:textId="7D58A4D0" w:rsidR="00173B11" w:rsidRPr="00DF3C0B" w:rsidRDefault="00173B11" w:rsidP="00DF3C0B">
      <w:pPr>
        <w:spacing w:line="360" w:lineRule="auto"/>
        <w:rPr>
          <w:rFonts w:ascii="Times New Roman" w:hAnsi="Times New Roman" w:cs="Times New Roman"/>
          <w:i/>
          <w:lang w:val="en-CA"/>
        </w:rPr>
      </w:pPr>
      <w:r w:rsidRPr="00C65166">
        <w:rPr>
          <w:rFonts w:ascii="Times New Roman" w:hAnsi="Times New Roman" w:cs="Times New Roman"/>
          <w:i/>
          <w:lang w:val="en-CA"/>
        </w:rPr>
        <w:t>Literature search</w:t>
      </w:r>
      <w:r>
        <w:rPr>
          <w:rFonts w:ascii="Times New Roman" w:hAnsi="Times New Roman" w:cs="Times New Roman"/>
          <w:i/>
          <w:lang w:val="en-CA"/>
        </w:rPr>
        <w:t xml:space="preserve"> and article screening</w:t>
      </w:r>
    </w:p>
    <w:p w14:paraId="19467FEF" w14:textId="4F5F9E9C" w:rsidR="006E1049" w:rsidRPr="00955049" w:rsidRDefault="00D622A8" w:rsidP="003A4C3D">
      <w:pPr>
        <w:spacing w:line="360" w:lineRule="auto"/>
        <w:rPr>
          <w:rFonts w:ascii="Times New Roman" w:hAnsi="Times New Roman" w:cs="Times New Roman"/>
          <w:lang w:val="en-CA"/>
        </w:rPr>
        <w:pPrChange w:id="48" w:author="Isabelle Cote" w:date="2023-04-24T12:05:00Z">
          <w:pPr>
            <w:spacing w:line="360" w:lineRule="auto"/>
            <w:ind w:firstLine="720"/>
          </w:pPr>
        </w:pPrChange>
      </w:pPr>
      <w:r w:rsidRPr="00B748E3">
        <w:rPr>
          <w:rFonts w:ascii="Times New Roman" w:hAnsi="Times New Roman" w:cs="Times New Roman"/>
          <w:lang w:val="en-CA"/>
        </w:rPr>
        <w:lastRenderedPageBreak/>
        <w:t>We</w:t>
      </w:r>
      <w:r w:rsidR="00212B39" w:rsidRPr="00B748E3">
        <w:rPr>
          <w:rFonts w:ascii="Times New Roman" w:hAnsi="Times New Roman" w:cs="Times New Roman"/>
          <w:lang w:val="en-CA"/>
        </w:rPr>
        <w:t xml:space="preserve"> conducted a </w:t>
      </w:r>
      <w:r w:rsidR="006052A2">
        <w:rPr>
          <w:rFonts w:ascii="Times New Roman" w:hAnsi="Times New Roman" w:cs="Times New Roman"/>
          <w:lang w:val="en-CA"/>
        </w:rPr>
        <w:t xml:space="preserve">systematic review and </w:t>
      </w:r>
      <w:r w:rsidR="00212B39" w:rsidRPr="00B748E3">
        <w:rPr>
          <w:rFonts w:ascii="Times New Roman" w:hAnsi="Times New Roman" w:cs="Times New Roman"/>
          <w:lang w:val="en-CA"/>
        </w:rPr>
        <w:t xml:space="preserve">meta-analysis of existing literature </w:t>
      </w:r>
      <w:r w:rsidR="00932DB1">
        <w:rPr>
          <w:rFonts w:ascii="Times New Roman" w:hAnsi="Times New Roman" w:cs="Times New Roman"/>
          <w:lang w:val="en-CA"/>
        </w:rPr>
        <w:t xml:space="preserve">to </w:t>
      </w:r>
      <w:r w:rsidR="00212B39" w:rsidRPr="00B748E3">
        <w:rPr>
          <w:rFonts w:ascii="Times New Roman" w:hAnsi="Times New Roman" w:cs="Times New Roman"/>
          <w:lang w:val="en-CA"/>
        </w:rPr>
        <w:t>investigat</w:t>
      </w:r>
      <w:r w:rsidR="00932DB1">
        <w:rPr>
          <w:rFonts w:ascii="Times New Roman" w:hAnsi="Times New Roman" w:cs="Times New Roman"/>
          <w:lang w:val="en-CA"/>
        </w:rPr>
        <w:t>e</w:t>
      </w:r>
      <w:r w:rsidR="00212B39" w:rsidRPr="00B748E3">
        <w:rPr>
          <w:rFonts w:ascii="Times New Roman" w:hAnsi="Times New Roman" w:cs="Times New Roman"/>
          <w:lang w:val="en-CA"/>
        </w:rPr>
        <w:t xml:space="preserve"> the effect of animal</w:t>
      </w:r>
      <w:r w:rsidR="0060588D">
        <w:rPr>
          <w:rFonts w:ascii="Times New Roman" w:hAnsi="Times New Roman" w:cs="Times New Roman"/>
          <w:lang w:val="en-CA"/>
        </w:rPr>
        <w:t>-</w:t>
      </w:r>
      <w:r w:rsidR="00212B39" w:rsidRPr="00B748E3">
        <w:rPr>
          <w:rFonts w:ascii="Times New Roman" w:hAnsi="Times New Roman" w:cs="Times New Roman"/>
          <w:lang w:val="en-CA"/>
        </w:rPr>
        <w:t xml:space="preserve">provisioned nutrients on </w:t>
      </w:r>
      <w:r w:rsidR="0060588D">
        <w:rPr>
          <w:rFonts w:ascii="Times New Roman" w:hAnsi="Times New Roman" w:cs="Times New Roman"/>
          <w:lang w:val="en-CA"/>
        </w:rPr>
        <w:t xml:space="preserve">marine </w:t>
      </w:r>
      <w:r w:rsidR="00212B39" w:rsidRPr="00B748E3">
        <w:rPr>
          <w:rFonts w:ascii="Times New Roman" w:hAnsi="Times New Roman" w:cs="Times New Roman"/>
          <w:lang w:val="en-CA"/>
        </w:rPr>
        <w:t>primary producers.</w:t>
      </w:r>
      <w:r w:rsidR="002F72F3">
        <w:rPr>
          <w:rFonts w:ascii="Times New Roman" w:hAnsi="Times New Roman" w:cs="Times New Roman"/>
          <w:lang w:val="en-CA"/>
        </w:rPr>
        <w:t xml:space="preserve"> </w:t>
      </w:r>
      <w:del w:id="49" w:author="Isabelle Cote" w:date="2023-04-24T11:28:00Z">
        <w:r w:rsidR="00AD76D4" w:rsidDel="000F7B55">
          <w:rPr>
            <w:rFonts w:ascii="Times New Roman" w:hAnsi="Times New Roman" w:cs="Times New Roman"/>
            <w:lang w:val="en-CA"/>
          </w:rPr>
          <w:delText>We identified</w:delText>
        </w:r>
      </w:del>
      <w:ins w:id="50" w:author="Isabelle Cote" w:date="2023-04-24T11:28:00Z">
        <w:r w:rsidR="000F7B55">
          <w:rPr>
            <w:rFonts w:ascii="Times New Roman" w:hAnsi="Times New Roman" w:cs="Times New Roman"/>
            <w:lang w:val="en-CA"/>
          </w:rPr>
          <w:t xml:space="preserve">Our literature search </w:t>
        </w:r>
      </w:ins>
      <w:ins w:id="51" w:author="Isabelle Cote" w:date="2023-04-24T11:29:00Z">
        <w:r w:rsidR="000F7B55">
          <w:rPr>
            <w:rFonts w:ascii="Times New Roman" w:hAnsi="Times New Roman" w:cs="Times New Roman"/>
            <w:lang w:val="en-CA"/>
          </w:rPr>
          <w:t>targeted</w:t>
        </w:r>
      </w:ins>
      <w:r w:rsidR="00AD76D4">
        <w:rPr>
          <w:rFonts w:ascii="Times New Roman" w:hAnsi="Times New Roman" w:cs="Times New Roman"/>
          <w:lang w:val="en-CA"/>
        </w:rPr>
        <w:t xml:space="preserve"> five key elements </w:t>
      </w:r>
      <w:del w:id="52" w:author="Isabelle Cote" w:date="2023-04-24T11:28:00Z">
        <w:r w:rsidR="00AD76D4" w:rsidDel="000F7B55">
          <w:rPr>
            <w:rFonts w:ascii="Times New Roman" w:hAnsi="Times New Roman" w:cs="Times New Roman"/>
            <w:lang w:val="en-CA"/>
          </w:rPr>
          <w:delText xml:space="preserve">that </w:delText>
        </w:r>
      </w:del>
      <w:del w:id="53" w:author="Isabelle Cote" w:date="2023-04-24T11:29:00Z">
        <w:r w:rsidR="00AD76D4" w:rsidDel="000F7B55">
          <w:rPr>
            <w:rFonts w:ascii="Times New Roman" w:hAnsi="Times New Roman" w:cs="Times New Roman"/>
            <w:lang w:val="en-CA"/>
          </w:rPr>
          <w:delText xml:space="preserve">needed </w:delText>
        </w:r>
      </w:del>
      <w:del w:id="54" w:author="Isabelle Cote" w:date="2023-04-24T11:28:00Z">
        <w:r w:rsidR="00AD76D4" w:rsidDel="000F7B55">
          <w:rPr>
            <w:rFonts w:ascii="Times New Roman" w:hAnsi="Times New Roman" w:cs="Times New Roman"/>
            <w:lang w:val="en-CA"/>
          </w:rPr>
          <w:delText>to appear in a</w:delText>
        </w:r>
      </w:del>
      <w:ins w:id="55" w:author="Isabelle Cote" w:date="2023-04-24T11:28:00Z">
        <w:r w:rsidR="000F7B55">
          <w:rPr>
            <w:rFonts w:ascii="Times New Roman" w:hAnsi="Times New Roman" w:cs="Times New Roman"/>
            <w:lang w:val="en-CA"/>
          </w:rPr>
          <w:t>for</w:t>
        </w:r>
      </w:ins>
      <w:r w:rsidR="00AD76D4">
        <w:rPr>
          <w:rFonts w:ascii="Times New Roman" w:hAnsi="Times New Roman" w:cs="Times New Roman"/>
          <w:lang w:val="en-CA"/>
        </w:rPr>
        <w:t xml:space="preserve"> </w:t>
      </w:r>
      <w:del w:id="56" w:author="Isabelle Cote" w:date="2023-04-24T11:29:00Z">
        <w:r w:rsidR="00AD76D4" w:rsidDel="000F7B55">
          <w:rPr>
            <w:rFonts w:ascii="Times New Roman" w:hAnsi="Times New Roman" w:cs="Times New Roman"/>
            <w:lang w:val="en-CA"/>
          </w:rPr>
          <w:delText xml:space="preserve">paper </w:delText>
        </w:r>
      </w:del>
      <w:ins w:id="57" w:author="Isabelle Cote" w:date="2023-04-24T11:29:00Z">
        <w:r w:rsidR="000F7B55">
          <w:rPr>
            <w:rFonts w:ascii="Times New Roman" w:hAnsi="Times New Roman" w:cs="Times New Roman"/>
            <w:lang w:val="en-CA"/>
          </w:rPr>
          <w:t>articles to be</w:t>
        </w:r>
      </w:ins>
      <w:del w:id="58" w:author="Isabelle Cote" w:date="2023-04-24T11:29:00Z">
        <w:r w:rsidR="00AD76D4" w:rsidDel="000F7B55">
          <w:rPr>
            <w:rFonts w:ascii="Times New Roman" w:hAnsi="Times New Roman" w:cs="Times New Roman"/>
            <w:lang w:val="en-CA"/>
          </w:rPr>
          <w:delText>for</w:delText>
        </w:r>
      </w:del>
      <w:r w:rsidR="00AD76D4">
        <w:rPr>
          <w:rFonts w:ascii="Times New Roman" w:hAnsi="Times New Roman" w:cs="Times New Roman"/>
          <w:lang w:val="en-CA"/>
        </w:rPr>
        <w:t xml:space="preserve"> consider</w:t>
      </w:r>
      <w:ins w:id="59" w:author="Isabelle Cote" w:date="2023-04-24T11:29:00Z">
        <w:r w:rsidR="000F7B55">
          <w:rPr>
            <w:rFonts w:ascii="Times New Roman" w:hAnsi="Times New Roman" w:cs="Times New Roman"/>
            <w:lang w:val="en-CA"/>
          </w:rPr>
          <w:t>ed</w:t>
        </w:r>
      </w:ins>
      <w:del w:id="60" w:author="Isabelle Cote" w:date="2023-04-24T11:29:00Z">
        <w:r w:rsidR="00AD76D4" w:rsidDel="000F7B55">
          <w:rPr>
            <w:rFonts w:ascii="Times New Roman" w:hAnsi="Times New Roman" w:cs="Times New Roman"/>
            <w:lang w:val="en-CA"/>
          </w:rPr>
          <w:delText>ation</w:delText>
        </w:r>
      </w:del>
      <w:r w:rsidR="00AD76D4">
        <w:rPr>
          <w:rFonts w:ascii="Times New Roman" w:hAnsi="Times New Roman" w:cs="Times New Roman"/>
          <w:lang w:val="en-CA"/>
        </w:rPr>
        <w:t xml:space="preserve">: (1) marine habitat, (2) nutrients, (3) excretion or egestion (4) primary producers, and (5) a measured response. For each element we generated search terms of analogous and </w:t>
      </w:r>
      <w:r w:rsidR="00FA6ACC">
        <w:rPr>
          <w:rFonts w:ascii="Times New Roman" w:hAnsi="Times New Roman" w:cs="Times New Roman"/>
          <w:lang w:val="en-CA"/>
        </w:rPr>
        <w:t>synonymous</w:t>
      </w:r>
      <w:r w:rsidR="00AD76D4">
        <w:rPr>
          <w:rFonts w:ascii="Times New Roman" w:hAnsi="Times New Roman" w:cs="Times New Roman"/>
          <w:lang w:val="en-CA"/>
        </w:rPr>
        <w:t xml:space="preserve"> words (</w:t>
      </w:r>
      <w:ins w:id="61" w:author="Isabelle Cote" w:date="2023-04-24T11:32:00Z">
        <w:r w:rsidR="00A96CF1">
          <w:rPr>
            <w:rFonts w:ascii="Times New Roman" w:hAnsi="Times New Roman" w:cs="Times New Roman"/>
            <w:lang w:val="en-CA"/>
          </w:rPr>
          <w:t xml:space="preserve">see </w:t>
        </w:r>
      </w:ins>
      <w:ins w:id="62" w:author="Isabelle Cote" w:date="2023-04-24T11:33:00Z">
        <w:r w:rsidR="00A96CF1">
          <w:rPr>
            <w:rFonts w:ascii="Times New Roman" w:hAnsi="Times New Roman" w:cs="Times New Roman"/>
            <w:lang w:val="en-CA"/>
          </w:rPr>
          <w:t xml:space="preserve">Appendix </w:t>
        </w:r>
      </w:ins>
      <w:r w:rsidR="00AD76D4">
        <w:rPr>
          <w:rFonts w:ascii="Times New Roman" w:hAnsi="Times New Roman" w:cs="Times New Roman"/>
          <w:lang w:val="en-CA"/>
        </w:rPr>
        <w:t xml:space="preserve">S1 for full search string). </w:t>
      </w:r>
      <w:r w:rsidR="006E1049">
        <w:rPr>
          <w:rFonts w:ascii="Times New Roman" w:hAnsi="Times New Roman" w:cs="Times New Roman"/>
        </w:rPr>
        <w:t>We conducted two consecutive searches, first from 19</w:t>
      </w:r>
      <w:r w:rsidR="00960C3D">
        <w:rPr>
          <w:rFonts w:ascii="Times New Roman" w:hAnsi="Times New Roman" w:cs="Times New Roman"/>
        </w:rPr>
        <w:t>0</w:t>
      </w:r>
      <w:r w:rsidR="006E1049">
        <w:rPr>
          <w:rFonts w:ascii="Times New Roman" w:hAnsi="Times New Roman" w:cs="Times New Roman"/>
        </w:rPr>
        <w:t xml:space="preserve">0 - </w:t>
      </w:r>
      <w:r w:rsidR="006E1049" w:rsidRPr="00BC2A13">
        <w:rPr>
          <w:rFonts w:ascii="Times New Roman" w:hAnsi="Times New Roman" w:cs="Times New Roman"/>
        </w:rPr>
        <w:t>August 13, 2020</w:t>
      </w:r>
      <w:r w:rsidR="006E1049">
        <w:rPr>
          <w:rFonts w:ascii="Times New Roman" w:hAnsi="Times New Roman" w:cs="Times New Roman"/>
        </w:rPr>
        <w:t>, then from August 14, 2020 – January 3, 2022</w:t>
      </w:r>
      <w:r w:rsidR="006052A2">
        <w:rPr>
          <w:rFonts w:ascii="Times New Roman" w:hAnsi="Times New Roman" w:cs="Times New Roman"/>
        </w:rPr>
        <w:t>,</w:t>
      </w:r>
      <w:r w:rsidR="006E1049">
        <w:rPr>
          <w:rFonts w:ascii="Times New Roman" w:hAnsi="Times New Roman" w:cs="Times New Roman"/>
        </w:rPr>
        <w:t xml:space="preserve"> using the same search strings and limits</w:t>
      </w:r>
      <w:r w:rsidR="006052A2">
        <w:rPr>
          <w:rFonts w:ascii="Times New Roman" w:hAnsi="Times New Roman" w:cs="Times New Roman"/>
        </w:rPr>
        <w:t>. The last day of each interval was the day the search was performed</w:t>
      </w:r>
      <w:r w:rsidR="006E1049">
        <w:rPr>
          <w:rFonts w:ascii="Times New Roman" w:hAnsi="Times New Roman" w:cs="Times New Roman"/>
        </w:rPr>
        <w:t xml:space="preserve">. </w:t>
      </w:r>
      <w:r w:rsidR="002F72F3">
        <w:rPr>
          <w:rFonts w:ascii="Times New Roman" w:hAnsi="Times New Roman" w:cs="Times New Roman"/>
          <w:lang w:val="en-CA"/>
        </w:rPr>
        <w:t>We searched the Web of Science Core Collection (Web of Science) and Aquatic Sciences and Fisheries Abstracts (ProQuest</w:t>
      </w:r>
      <w:r w:rsidR="00004E70">
        <w:rPr>
          <w:rFonts w:ascii="Times New Roman" w:hAnsi="Times New Roman" w:cs="Times New Roman"/>
          <w:lang w:val="en-CA"/>
        </w:rPr>
        <w:t>)</w:t>
      </w:r>
      <w:r w:rsidR="006052A2">
        <w:rPr>
          <w:rFonts w:ascii="Times New Roman" w:hAnsi="Times New Roman" w:cs="Times New Roman"/>
          <w:lang w:val="en-CA"/>
        </w:rPr>
        <w:t xml:space="preserve"> database</w:t>
      </w:r>
      <w:r w:rsidR="00315ACC">
        <w:rPr>
          <w:rFonts w:ascii="Times New Roman" w:hAnsi="Times New Roman" w:cs="Times New Roman"/>
          <w:lang w:val="en-CA"/>
        </w:rPr>
        <w:t>s</w:t>
      </w:r>
      <w:r w:rsidR="002F72F3">
        <w:rPr>
          <w:rFonts w:ascii="Times New Roman" w:hAnsi="Times New Roman" w:cs="Times New Roman"/>
          <w:lang w:val="en-CA"/>
        </w:rPr>
        <w:t xml:space="preserve"> and added two papers from our personal files.</w:t>
      </w:r>
      <w:r w:rsidR="00212B39" w:rsidRPr="00B748E3">
        <w:rPr>
          <w:rFonts w:ascii="Times New Roman" w:hAnsi="Times New Roman" w:cs="Times New Roman"/>
          <w:lang w:val="en-CA"/>
        </w:rPr>
        <w:t xml:space="preserve"> In Web of Science, </w:t>
      </w:r>
      <w:r w:rsidR="00AD76D4">
        <w:rPr>
          <w:rFonts w:ascii="Times New Roman" w:hAnsi="Times New Roman" w:cs="Times New Roman"/>
          <w:lang w:val="en-CA"/>
        </w:rPr>
        <w:t>our</w:t>
      </w:r>
      <w:r w:rsidR="004F7961">
        <w:rPr>
          <w:rFonts w:ascii="Times New Roman" w:hAnsi="Times New Roman" w:cs="Times New Roman"/>
        </w:rPr>
        <w:t xml:space="preserve"> search yielded</w:t>
      </w:r>
      <w:r w:rsidR="00212B39" w:rsidRPr="00B748E3">
        <w:rPr>
          <w:rFonts w:ascii="Times New Roman" w:hAnsi="Times New Roman" w:cs="Times New Roman"/>
        </w:rPr>
        <w:t xml:space="preserve"> 1,257 publications. We refined this list by only including articles </w:t>
      </w:r>
      <w:r w:rsidR="00090008">
        <w:rPr>
          <w:rFonts w:ascii="Times New Roman" w:hAnsi="Times New Roman" w:cs="Times New Roman"/>
        </w:rPr>
        <w:t>and</w:t>
      </w:r>
      <w:r w:rsidR="00212B39" w:rsidRPr="00B748E3">
        <w:rPr>
          <w:rFonts w:ascii="Times New Roman" w:hAnsi="Times New Roman" w:cs="Times New Roman"/>
        </w:rPr>
        <w:t xml:space="preserve"> proceedings papers</w:t>
      </w:r>
      <w:r w:rsidR="00955049">
        <w:rPr>
          <w:rFonts w:ascii="Times New Roman" w:hAnsi="Times New Roman" w:cs="Times New Roman"/>
        </w:rPr>
        <w:t xml:space="preserve"> to filter </w:t>
      </w:r>
      <w:r w:rsidR="006052A2">
        <w:rPr>
          <w:rFonts w:ascii="Times New Roman" w:hAnsi="Times New Roman" w:cs="Times New Roman"/>
        </w:rPr>
        <w:t xml:space="preserve">out </w:t>
      </w:r>
      <w:r w:rsidR="00955049">
        <w:rPr>
          <w:rFonts w:ascii="Times New Roman" w:hAnsi="Times New Roman" w:cs="Times New Roman"/>
        </w:rPr>
        <w:t>unreviewed articles</w:t>
      </w:r>
      <w:r w:rsidR="00212B39" w:rsidRPr="00B748E3">
        <w:rPr>
          <w:rFonts w:ascii="Times New Roman" w:hAnsi="Times New Roman" w:cs="Times New Roman"/>
        </w:rPr>
        <w:t xml:space="preserve">, which narrowed the results to 1,164 </w:t>
      </w:r>
      <w:r w:rsidR="00D37B45">
        <w:rPr>
          <w:rFonts w:ascii="Times New Roman" w:hAnsi="Times New Roman" w:cs="Times New Roman"/>
        </w:rPr>
        <w:t>publications</w:t>
      </w:r>
      <w:r w:rsidR="00212B39" w:rsidRPr="00B748E3">
        <w:rPr>
          <w:rFonts w:ascii="Times New Roman" w:hAnsi="Times New Roman" w:cs="Times New Roman"/>
        </w:rPr>
        <w:t xml:space="preserve">. </w:t>
      </w:r>
      <w:r w:rsidR="00312ACB">
        <w:rPr>
          <w:rFonts w:ascii="Times New Roman" w:hAnsi="Times New Roman" w:cs="Times New Roman"/>
        </w:rPr>
        <w:t>We then</w:t>
      </w:r>
      <w:r w:rsidR="00212B39" w:rsidRPr="00B748E3">
        <w:rPr>
          <w:rFonts w:ascii="Times New Roman" w:hAnsi="Times New Roman" w:cs="Times New Roman"/>
        </w:rPr>
        <w:t xml:space="preserve"> </w:t>
      </w:r>
      <w:r w:rsidR="001509B4" w:rsidRPr="00B748E3">
        <w:rPr>
          <w:rFonts w:ascii="Times New Roman" w:hAnsi="Times New Roman" w:cs="Times New Roman"/>
        </w:rPr>
        <w:t>removed</w:t>
      </w:r>
      <w:r w:rsidRPr="00B748E3">
        <w:rPr>
          <w:rFonts w:ascii="Times New Roman" w:hAnsi="Times New Roman" w:cs="Times New Roman"/>
        </w:rPr>
        <w:t xml:space="preserve"> publications that were not included in the </w:t>
      </w:r>
      <w:ins w:id="63" w:author="Isabelle Cote" w:date="2023-04-24T11:33:00Z">
        <w:r w:rsidR="00A96CF1">
          <w:rPr>
            <w:rFonts w:ascii="Times New Roman" w:hAnsi="Times New Roman" w:cs="Times New Roman"/>
          </w:rPr>
          <w:t xml:space="preserve">following </w:t>
        </w:r>
      </w:ins>
      <w:r w:rsidRPr="00B748E3">
        <w:rPr>
          <w:rFonts w:ascii="Times New Roman" w:hAnsi="Times New Roman" w:cs="Times New Roman"/>
        </w:rPr>
        <w:t>Web of Science categories: Marine Freshwater Biology, Environmental Engineering, Ecology, Oceanography, Zoology, Environmental Studies, Limnology, Multidisciplinary Sciences, Biology, Plant Sciences, Fisheries, or Biodiversity Conservation</w:t>
      </w:r>
      <w:r w:rsidR="006052A2">
        <w:rPr>
          <w:rFonts w:ascii="Times New Roman" w:hAnsi="Times New Roman" w:cs="Times New Roman"/>
        </w:rPr>
        <w:t>,</w:t>
      </w:r>
      <w:r w:rsidR="00E00154">
        <w:rPr>
          <w:rFonts w:ascii="Times New Roman" w:hAnsi="Times New Roman" w:cs="Times New Roman"/>
        </w:rPr>
        <w:t xml:space="preserve"> to </w:t>
      </w:r>
      <w:r w:rsidR="006052A2">
        <w:rPr>
          <w:rFonts w:ascii="Times New Roman" w:hAnsi="Times New Roman" w:cs="Times New Roman"/>
        </w:rPr>
        <w:t xml:space="preserve">remove </w:t>
      </w:r>
      <w:r w:rsidR="00E00154">
        <w:rPr>
          <w:rFonts w:ascii="Times New Roman" w:hAnsi="Times New Roman" w:cs="Times New Roman"/>
        </w:rPr>
        <w:t>studies outside of our field</w:t>
      </w:r>
      <w:r w:rsidR="006052A2">
        <w:rPr>
          <w:rFonts w:ascii="Times New Roman" w:hAnsi="Times New Roman" w:cs="Times New Roman"/>
        </w:rPr>
        <w:t>,</w:t>
      </w:r>
      <w:r w:rsidR="00E00154">
        <w:rPr>
          <w:rFonts w:ascii="Times New Roman" w:hAnsi="Times New Roman" w:cs="Times New Roman"/>
        </w:rPr>
        <w:t xml:space="preserve"> which were generally not relev</w:t>
      </w:r>
      <w:r w:rsidR="006052A2">
        <w:rPr>
          <w:rFonts w:ascii="Times New Roman" w:hAnsi="Times New Roman" w:cs="Times New Roman"/>
        </w:rPr>
        <w:t>a</w:t>
      </w:r>
      <w:r w:rsidR="00E00154">
        <w:rPr>
          <w:rFonts w:ascii="Times New Roman" w:hAnsi="Times New Roman" w:cs="Times New Roman"/>
        </w:rPr>
        <w:t>nt</w:t>
      </w:r>
      <w:r w:rsidRPr="00B748E3">
        <w:rPr>
          <w:rFonts w:ascii="Times New Roman" w:hAnsi="Times New Roman" w:cs="Times New Roman"/>
        </w:rPr>
        <w:t xml:space="preserve">, resulting in 1,006 </w:t>
      </w:r>
      <w:r w:rsidR="00932DB1">
        <w:rPr>
          <w:rFonts w:ascii="Times New Roman" w:hAnsi="Times New Roman" w:cs="Times New Roman"/>
        </w:rPr>
        <w:t>publications</w:t>
      </w:r>
      <w:r w:rsidRPr="00B748E3">
        <w:rPr>
          <w:rFonts w:ascii="Times New Roman" w:hAnsi="Times New Roman" w:cs="Times New Roman"/>
        </w:rPr>
        <w:t>. We supplemented this list by conducting a search in the database of Aquatic Sciences and Fisheries Abstracts using the same search string. This second search resulted in 1,428 publications, which</w:t>
      </w:r>
      <w:r w:rsidR="006052A2">
        <w:rPr>
          <w:rFonts w:ascii="Times New Roman" w:hAnsi="Times New Roman" w:cs="Times New Roman"/>
        </w:rPr>
        <w:t xml:space="preserve"> </w:t>
      </w:r>
      <w:r w:rsidR="00D37B45" w:rsidRPr="00B748E3">
        <w:rPr>
          <w:rFonts w:ascii="Times New Roman" w:hAnsi="Times New Roman" w:cs="Times New Roman"/>
        </w:rPr>
        <w:t>narrowed to 1,169</w:t>
      </w:r>
      <w:r w:rsidR="00D37B45">
        <w:rPr>
          <w:rFonts w:ascii="Times New Roman" w:hAnsi="Times New Roman" w:cs="Times New Roman"/>
        </w:rPr>
        <w:t xml:space="preserve"> publications</w:t>
      </w:r>
      <w:r w:rsidR="006052A2" w:rsidRPr="006052A2">
        <w:rPr>
          <w:rFonts w:ascii="Times New Roman" w:hAnsi="Times New Roman" w:cs="Times New Roman"/>
        </w:rPr>
        <w:t xml:space="preserve"> </w:t>
      </w:r>
      <w:r w:rsidR="006052A2" w:rsidRPr="00B748E3">
        <w:rPr>
          <w:rFonts w:ascii="Times New Roman" w:hAnsi="Times New Roman" w:cs="Times New Roman"/>
        </w:rPr>
        <w:t xml:space="preserve">once we included only </w:t>
      </w:r>
      <w:r w:rsidR="006052A2">
        <w:rPr>
          <w:rFonts w:ascii="Times New Roman" w:hAnsi="Times New Roman" w:cs="Times New Roman"/>
        </w:rPr>
        <w:t>published</w:t>
      </w:r>
      <w:r w:rsidR="006052A2" w:rsidRPr="00B748E3">
        <w:rPr>
          <w:rFonts w:ascii="Times New Roman" w:hAnsi="Times New Roman" w:cs="Times New Roman"/>
        </w:rPr>
        <w:t xml:space="preserve"> literature</w:t>
      </w:r>
      <w:r w:rsidRPr="00B748E3">
        <w:rPr>
          <w:rFonts w:ascii="Times New Roman" w:hAnsi="Times New Roman" w:cs="Times New Roman"/>
        </w:rPr>
        <w:t xml:space="preserve">. We excluded the subjects: freshwater, bacteria, aquaculture, lakes, rivers, cyanobacteria, biogeochemistry, and nitrogen fixation to further narrow the results to 784 </w:t>
      </w:r>
      <w:r w:rsidR="00D37B45">
        <w:rPr>
          <w:rFonts w:ascii="Times New Roman" w:hAnsi="Times New Roman" w:cs="Times New Roman"/>
        </w:rPr>
        <w:t>publications</w:t>
      </w:r>
      <w:r w:rsidRPr="00B748E3">
        <w:rPr>
          <w:rFonts w:ascii="Times New Roman" w:hAnsi="Times New Roman" w:cs="Times New Roman"/>
        </w:rPr>
        <w:t xml:space="preserve">. We merged these two searches </w:t>
      </w:r>
      <w:r w:rsidR="006052A2">
        <w:rPr>
          <w:rFonts w:ascii="Times New Roman" w:hAnsi="Times New Roman" w:cs="Times New Roman"/>
        </w:rPr>
        <w:t xml:space="preserve">and removed </w:t>
      </w:r>
      <w:r w:rsidR="006052A2" w:rsidRPr="00B748E3">
        <w:rPr>
          <w:rFonts w:ascii="Times New Roman" w:hAnsi="Times New Roman" w:cs="Times New Roman"/>
        </w:rPr>
        <w:t xml:space="preserve">duplicates </w:t>
      </w:r>
      <w:r w:rsidR="006052A2">
        <w:rPr>
          <w:rFonts w:ascii="Times New Roman" w:hAnsi="Times New Roman" w:cs="Times New Roman"/>
        </w:rPr>
        <w:t xml:space="preserve">(using revtools::find_duplicates() in R), </w:t>
      </w:r>
      <w:r w:rsidRPr="00B748E3">
        <w:rPr>
          <w:rFonts w:ascii="Times New Roman" w:hAnsi="Times New Roman" w:cs="Times New Roman"/>
        </w:rPr>
        <w:t>result</w:t>
      </w:r>
      <w:r w:rsidR="006052A2">
        <w:rPr>
          <w:rFonts w:ascii="Times New Roman" w:hAnsi="Times New Roman" w:cs="Times New Roman"/>
        </w:rPr>
        <w:t>ing</w:t>
      </w:r>
      <w:r w:rsidRPr="00B748E3">
        <w:rPr>
          <w:rFonts w:ascii="Times New Roman" w:hAnsi="Times New Roman" w:cs="Times New Roman"/>
        </w:rPr>
        <w:t xml:space="preserve"> in 1</w:t>
      </w:r>
      <w:r w:rsidR="006052A2">
        <w:rPr>
          <w:rFonts w:ascii="Times New Roman" w:hAnsi="Times New Roman" w:cs="Times New Roman"/>
        </w:rPr>
        <w:t>,</w:t>
      </w:r>
      <w:r w:rsidRPr="00B748E3">
        <w:rPr>
          <w:rFonts w:ascii="Times New Roman" w:hAnsi="Times New Roman" w:cs="Times New Roman"/>
        </w:rPr>
        <w:t>429 publications</w:t>
      </w:r>
      <w:ins w:id="64" w:author="Isabelle Cote" w:date="2023-04-24T14:03:00Z">
        <w:r w:rsidR="00980ECC">
          <w:rPr>
            <w:rFonts w:ascii="Times New Roman" w:hAnsi="Times New Roman" w:cs="Times New Roman"/>
          </w:rPr>
          <w:t xml:space="preserve"> (Fig. S1)</w:t>
        </w:r>
      </w:ins>
      <w:r w:rsidR="006052A2">
        <w:rPr>
          <w:rFonts w:ascii="Times New Roman" w:hAnsi="Times New Roman" w:cs="Times New Roman"/>
        </w:rPr>
        <w:t>.</w:t>
      </w:r>
    </w:p>
    <w:p w14:paraId="358C5BEE" w14:textId="77777777" w:rsidR="00B47A3A" w:rsidRPr="00B748E3" w:rsidRDefault="00B47A3A" w:rsidP="00B47A3A">
      <w:pPr>
        <w:spacing w:line="360" w:lineRule="auto"/>
        <w:ind w:firstLine="720"/>
        <w:rPr>
          <w:rFonts w:ascii="Times New Roman" w:hAnsi="Times New Roman" w:cs="Times New Roman"/>
        </w:rPr>
      </w:pPr>
    </w:p>
    <w:p w14:paraId="1B76832A" w14:textId="04AB25A7" w:rsidR="00173B11" w:rsidRDefault="002813C3" w:rsidP="00BF51E8">
      <w:pPr>
        <w:spacing w:line="360" w:lineRule="auto"/>
        <w:ind w:firstLine="720"/>
        <w:rPr>
          <w:rFonts w:ascii="Times New Roman" w:hAnsi="Times New Roman" w:cs="Times New Roman"/>
        </w:rPr>
      </w:pPr>
      <w:r>
        <w:rPr>
          <w:rFonts w:ascii="Times New Roman" w:hAnsi="Times New Roman" w:cs="Times New Roman"/>
        </w:rPr>
        <w:t>Each record had to meet the following criteria to be included</w:t>
      </w:r>
      <w:r w:rsidR="00D622A8" w:rsidRPr="00B748E3">
        <w:rPr>
          <w:rFonts w:ascii="Times New Roman" w:hAnsi="Times New Roman" w:cs="Times New Roman"/>
        </w:rPr>
        <w:t xml:space="preserve">: 1) </w:t>
      </w:r>
      <w:r w:rsidR="0060588D">
        <w:rPr>
          <w:rFonts w:ascii="Times New Roman" w:hAnsi="Times New Roman" w:cs="Times New Roman"/>
        </w:rPr>
        <w:t xml:space="preserve">the </w:t>
      </w:r>
      <w:r w:rsidR="00472977" w:rsidRPr="00B748E3">
        <w:rPr>
          <w:rFonts w:ascii="Times New Roman" w:hAnsi="Times New Roman" w:cs="Times New Roman"/>
        </w:rPr>
        <w:t>s</w:t>
      </w:r>
      <w:r w:rsidR="00D622A8" w:rsidRPr="00B748E3">
        <w:rPr>
          <w:rFonts w:ascii="Times New Roman" w:hAnsi="Times New Roman" w:cs="Times New Roman"/>
        </w:rPr>
        <w:t xml:space="preserve">tudy </w:t>
      </w:r>
      <w:r w:rsidR="00AF5B20">
        <w:rPr>
          <w:rFonts w:ascii="Times New Roman" w:hAnsi="Times New Roman" w:cs="Times New Roman"/>
        </w:rPr>
        <w:t>was</w:t>
      </w:r>
      <w:r w:rsidR="0060588D">
        <w:rPr>
          <w:rFonts w:ascii="Times New Roman" w:hAnsi="Times New Roman" w:cs="Times New Roman"/>
        </w:rPr>
        <w:t xml:space="preserve"> </w:t>
      </w:r>
      <w:r w:rsidR="00D622A8" w:rsidRPr="00B748E3">
        <w:rPr>
          <w:rFonts w:ascii="Times New Roman" w:hAnsi="Times New Roman" w:cs="Times New Roman"/>
        </w:rPr>
        <w:t xml:space="preserve">conducted in </w:t>
      </w:r>
      <w:r w:rsidR="006052A2">
        <w:rPr>
          <w:rFonts w:ascii="Times New Roman" w:hAnsi="Times New Roman" w:cs="Times New Roman"/>
        </w:rPr>
        <w:t>the</w:t>
      </w:r>
      <w:r w:rsidR="006052A2" w:rsidRPr="00B748E3">
        <w:rPr>
          <w:rFonts w:ascii="Times New Roman" w:hAnsi="Times New Roman" w:cs="Times New Roman"/>
        </w:rPr>
        <w:t xml:space="preserve"> </w:t>
      </w:r>
      <w:r w:rsidR="00D622A8" w:rsidRPr="00B748E3">
        <w:rPr>
          <w:rFonts w:ascii="Times New Roman" w:hAnsi="Times New Roman" w:cs="Times New Roman"/>
        </w:rPr>
        <w:t xml:space="preserve">marine environment, 2) </w:t>
      </w:r>
      <w:r w:rsidR="00AF5B20">
        <w:rPr>
          <w:rFonts w:ascii="Times New Roman" w:hAnsi="Times New Roman" w:cs="Times New Roman"/>
        </w:rPr>
        <w:t xml:space="preserve">animals were the primary </w:t>
      </w:r>
      <w:r w:rsidR="006052A2">
        <w:rPr>
          <w:rFonts w:ascii="Times New Roman" w:hAnsi="Times New Roman" w:cs="Times New Roman"/>
        </w:rPr>
        <w:t xml:space="preserve">contributors </w:t>
      </w:r>
      <w:r w:rsidR="00AF5B20">
        <w:rPr>
          <w:rFonts w:ascii="Times New Roman" w:hAnsi="Times New Roman" w:cs="Times New Roman"/>
        </w:rPr>
        <w:t>of manipulated or observed nutrient levels</w:t>
      </w:r>
      <w:r w:rsidR="00D622A8" w:rsidRPr="00B748E3">
        <w:rPr>
          <w:rFonts w:ascii="Times New Roman" w:hAnsi="Times New Roman" w:cs="Times New Roman"/>
        </w:rPr>
        <w:t xml:space="preserve">, 3) </w:t>
      </w:r>
      <w:r w:rsidR="006052A2">
        <w:rPr>
          <w:rFonts w:ascii="Times New Roman" w:hAnsi="Times New Roman" w:cs="Times New Roman"/>
        </w:rPr>
        <w:t>the</w:t>
      </w:r>
      <w:r w:rsidR="006052A2" w:rsidRPr="00B748E3">
        <w:rPr>
          <w:rFonts w:ascii="Times New Roman" w:hAnsi="Times New Roman" w:cs="Times New Roman"/>
        </w:rPr>
        <w:t xml:space="preserve"> response </w:t>
      </w:r>
      <w:r w:rsidR="006052A2">
        <w:rPr>
          <w:rFonts w:ascii="Times New Roman" w:hAnsi="Times New Roman" w:cs="Times New Roman"/>
        </w:rPr>
        <w:t xml:space="preserve">of </w:t>
      </w:r>
      <w:r w:rsidR="00D622A8" w:rsidRPr="00B748E3">
        <w:rPr>
          <w:rFonts w:ascii="Times New Roman" w:hAnsi="Times New Roman" w:cs="Times New Roman"/>
        </w:rPr>
        <w:t>primary producers to this nutrient provisioning</w:t>
      </w:r>
      <w:r w:rsidR="006052A2" w:rsidRPr="00B748E3">
        <w:rPr>
          <w:rFonts w:ascii="Times New Roman" w:hAnsi="Times New Roman" w:cs="Times New Roman"/>
        </w:rPr>
        <w:t xml:space="preserve"> w</w:t>
      </w:r>
      <w:r w:rsidR="006052A2">
        <w:rPr>
          <w:rFonts w:ascii="Times New Roman" w:hAnsi="Times New Roman" w:cs="Times New Roman"/>
        </w:rPr>
        <w:t>as</w:t>
      </w:r>
      <w:r w:rsidR="006052A2" w:rsidRPr="00B748E3">
        <w:rPr>
          <w:rFonts w:ascii="Times New Roman" w:hAnsi="Times New Roman" w:cs="Times New Roman"/>
        </w:rPr>
        <w:t xml:space="preserve"> measured</w:t>
      </w:r>
      <w:r w:rsidR="007D588D">
        <w:rPr>
          <w:rFonts w:ascii="Times New Roman" w:hAnsi="Times New Roman" w:cs="Times New Roman"/>
        </w:rPr>
        <w:t xml:space="preserve"> </w:t>
      </w:r>
      <w:ins w:id="65" w:author="Isabelle Cote" w:date="2023-04-24T12:03:00Z">
        <w:r w:rsidR="003A4C3D">
          <w:rPr>
            <w:rFonts w:ascii="Times New Roman" w:hAnsi="Times New Roman" w:cs="Times New Roman"/>
          </w:rPr>
          <w:t>quantitively</w:t>
        </w:r>
      </w:ins>
      <w:ins w:id="66" w:author="Isabelle Cote" w:date="2023-04-24T12:04:00Z">
        <w:r w:rsidR="003A4C3D">
          <w:rPr>
            <w:rFonts w:ascii="Times New Roman" w:hAnsi="Times New Roman" w:cs="Times New Roman"/>
          </w:rPr>
          <w:t>,</w:t>
        </w:r>
      </w:ins>
      <w:del w:id="67" w:author="Isabelle Cote" w:date="2023-04-24T12:04:00Z">
        <w:r w:rsidR="007D588D" w:rsidDel="003A4C3D">
          <w:rPr>
            <w:rFonts w:ascii="Times New Roman" w:hAnsi="Times New Roman" w:cs="Times New Roman"/>
          </w:rPr>
          <w:delText xml:space="preserve">in terms of </w:delText>
        </w:r>
        <w:commentRangeStart w:id="68"/>
        <w:r w:rsidR="007D588D" w:rsidRPr="00D47552" w:rsidDel="003A4C3D">
          <w:rPr>
            <w:rFonts w:ascii="Times New Roman" w:hAnsi="Times New Roman" w:cs="Times New Roman"/>
            <w:highlight w:val="yellow"/>
          </w:rPr>
          <w:delText>gr</w:delText>
        </w:r>
      </w:del>
      <w:del w:id="69" w:author="Isabelle Cote" w:date="2023-04-24T12:03:00Z">
        <w:r w:rsidR="007D588D" w:rsidRPr="00D47552" w:rsidDel="003A4C3D">
          <w:rPr>
            <w:rFonts w:ascii="Times New Roman" w:hAnsi="Times New Roman" w:cs="Times New Roman"/>
            <w:highlight w:val="yellow"/>
          </w:rPr>
          <w:delText>owth, abundance, weight</w:delText>
        </w:r>
        <w:r w:rsidR="005E4743" w:rsidDel="003A4C3D">
          <w:rPr>
            <w:rFonts w:ascii="Times New Roman" w:hAnsi="Times New Roman" w:cs="Times New Roman"/>
            <w:highlight w:val="yellow"/>
          </w:rPr>
          <w:delText>, etc</w:delText>
        </w:r>
        <w:r w:rsidR="007D588D" w:rsidRPr="00D47552" w:rsidDel="003A4C3D">
          <w:rPr>
            <w:rFonts w:ascii="Times New Roman" w:hAnsi="Times New Roman" w:cs="Times New Roman"/>
            <w:highlight w:val="yellow"/>
          </w:rPr>
          <w:delText xml:space="preserve"> </w:delText>
        </w:r>
        <w:commentRangeEnd w:id="68"/>
        <w:r w:rsidR="005E4743" w:rsidDel="003A4C3D">
          <w:rPr>
            <w:rStyle w:val="CommentReference"/>
          </w:rPr>
          <w:commentReference w:id="68"/>
        </w:r>
        <w:r w:rsidDel="003A4C3D">
          <w:rPr>
            <w:rFonts w:ascii="Times New Roman" w:hAnsi="Times New Roman" w:cs="Times New Roman"/>
          </w:rPr>
          <w:delText>,</w:delText>
        </w:r>
      </w:del>
      <w:r>
        <w:rPr>
          <w:rFonts w:ascii="Times New Roman" w:hAnsi="Times New Roman" w:cs="Times New Roman"/>
        </w:rPr>
        <w:t xml:space="preserve"> and 4) the study reported all necessary information required to calculate an effect size of animal-provisioned nutrients on primary productivity</w:t>
      </w:r>
      <w:r w:rsidR="00D622A8" w:rsidRPr="00B748E3">
        <w:rPr>
          <w:rFonts w:ascii="Times New Roman" w:hAnsi="Times New Roman" w:cs="Times New Roman"/>
        </w:rPr>
        <w:t>.</w:t>
      </w:r>
      <w:r w:rsidR="00AD76D4">
        <w:rPr>
          <w:rFonts w:ascii="Times New Roman" w:hAnsi="Times New Roman" w:cs="Times New Roman"/>
        </w:rPr>
        <w:t xml:space="preserve"> We first scanned all titles and abstracts of publications to determine if the articles met our criteria. Next, we combined the </w:t>
      </w:r>
      <w:r w:rsidR="00AD76D4">
        <w:rPr>
          <w:rFonts w:ascii="Times New Roman" w:hAnsi="Times New Roman" w:cs="Times New Roman"/>
        </w:rPr>
        <w:lastRenderedPageBreak/>
        <w:t xml:space="preserve">screening of the full texts with data extraction. If the publication met all criteria we </w:t>
      </w:r>
      <w:r w:rsidR="00FB3754">
        <w:rPr>
          <w:rFonts w:ascii="Times New Roman" w:hAnsi="Times New Roman" w:cs="Times New Roman"/>
        </w:rPr>
        <w:t>extracted meta</w:t>
      </w:r>
      <w:r w:rsidR="002C050C">
        <w:rPr>
          <w:rFonts w:ascii="Times New Roman" w:hAnsi="Times New Roman" w:cs="Times New Roman"/>
        </w:rPr>
        <w:t>-</w:t>
      </w:r>
      <w:r w:rsidR="00FB3754">
        <w:rPr>
          <w:rFonts w:ascii="Times New Roman" w:hAnsi="Times New Roman" w:cs="Times New Roman"/>
        </w:rPr>
        <w:t xml:space="preserve">data </w:t>
      </w:r>
      <w:r w:rsidR="00173B11">
        <w:rPr>
          <w:rFonts w:ascii="Times New Roman" w:hAnsi="Times New Roman" w:cs="Times New Roman"/>
        </w:rPr>
        <w:t xml:space="preserve">and calculated effect sizes </w:t>
      </w:r>
      <w:r w:rsidR="00FB3754">
        <w:rPr>
          <w:rFonts w:ascii="Times New Roman" w:hAnsi="Times New Roman" w:cs="Times New Roman"/>
        </w:rPr>
        <w:t xml:space="preserve">from these </w:t>
      </w:r>
      <w:r w:rsidR="006052A2">
        <w:rPr>
          <w:rFonts w:ascii="Times New Roman" w:hAnsi="Times New Roman" w:cs="Times New Roman"/>
        </w:rPr>
        <w:t>publications</w:t>
      </w:r>
      <w:r w:rsidR="00173B11">
        <w:rPr>
          <w:rFonts w:ascii="Times New Roman" w:hAnsi="Times New Roman" w:cs="Times New Roman"/>
        </w:rPr>
        <w:t>.</w:t>
      </w:r>
    </w:p>
    <w:p w14:paraId="107B4878" w14:textId="6497E275" w:rsidR="00173B11" w:rsidRDefault="00173B11" w:rsidP="00173B11">
      <w:pPr>
        <w:spacing w:line="360" w:lineRule="auto"/>
        <w:rPr>
          <w:rFonts w:ascii="Times New Roman" w:hAnsi="Times New Roman" w:cs="Times New Roman"/>
        </w:rPr>
      </w:pPr>
    </w:p>
    <w:p w14:paraId="31D78B8E" w14:textId="4B6FF476" w:rsidR="00173B11" w:rsidRPr="00DF3C0B" w:rsidRDefault="00173B11" w:rsidP="002C050C">
      <w:pPr>
        <w:spacing w:line="360" w:lineRule="auto"/>
        <w:rPr>
          <w:rFonts w:ascii="Times New Roman" w:hAnsi="Times New Roman" w:cs="Times New Roman"/>
          <w:i/>
        </w:rPr>
      </w:pPr>
      <w:r w:rsidRPr="00DF3C0B">
        <w:rPr>
          <w:rFonts w:ascii="Times New Roman" w:hAnsi="Times New Roman" w:cs="Times New Roman"/>
          <w:i/>
        </w:rPr>
        <w:t>Data extraction</w:t>
      </w:r>
    </w:p>
    <w:p w14:paraId="040A1E96" w14:textId="2887601C" w:rsidR="00AF3F14" w:rsidRDefault="003A4C3D" w:rsidP="003A4C3D">
      <w:pPr>
        <w:spacing w:line="360" w:lineRule="auto"/>
        <w:rPr>
          <w:rFonts w:ascii="Times New Roman" w:hAnsi="Times New Roman" w:cs="Times New Roman"/>
        </w:rPr>
        <w:pPrChange w:id="70" w:author="Isabelle Cote" w:date="2023-04-24T12:04:00Z">
          <w:pPr>
            <w:spacing w:line="360" w:lineRule="auto"/>
            <w:ind w:firstLine="720"/>
          </w:pPr>
        </w:pPrChange>
      </w:pPr>
      <w:ins w:id="71" w:author="Isabelle Cote" w:date="2023-04-24T12:05:00Z">
        <w:r>
          <w:rPr>
            <w:rFonts w:ascii="Times New Roman" w:hAnsi="Times New Roman" w:cs="Times New Roman"/>
          </w:rPr>
          <w:t>Responses of primary produc</w:t>
        </w:r>
      </w:ins>
      <w:ins w:id="72" w:author="Isabelle Cote" w:date="2023-04-24T12:06:00Z">
        <w:r>
          <w:rPr>
            <w:rFonts w:ascii="Times New Roman" w:hAnsi="Times New Roman" w:cs="Times New Roman"/>
          </w:rPr>
          <w:t xml:space="preserve">ers </w:t>
        </w:r>
      </w:ins>
      <w:ins w:id="73" w:author="Isabelle Cote" w:date="2023-04-24T12:05:00Z">
        <w:r>
          <w:rPr>
            <w:rFonts w:ascii="Times New Roman" w:hAnsi="Times New Roman" w:cs="Times New Roman"/>
          </w:rPr>
          <w:t>to</w:t>
        </w:r>
      </w:ins>
      <w:ins w:id="74" w:author="Isabelle Cote" w:date="2023-04-24T12:06:00Z">
        <w:r>
          <w:rPr>
            <w:rFonts w:ascii="Times New Roman" w:hAnsi="Times New Roman" w:cs="Times New Roman"/>
          </w:rPr>
          <w:t xml:space="preserve"> changes in</w:t>
        </w:r>
      </w:ins>
      <w:ins w:id="75" w:author="Isabelle Cote" w:date="2023-04-24T12:05:00Z">
        <w:r>
          <w:rPr>
            <w:rFonts w:ascii="Times New Roman" w:hAnsi="Times New Roman" w:cs="Times New Roman"/>
          </w:rPr>
          <w:t xml:space="preserve"> nutrient </w:t>
        </w:r>
      </w:ins>
      <w:ins w:id="76" w:author="Isabelle Cote" w:date="2023-04-24T12:06:00Z">
        <w:r>
          <w:rPr>
            <w:rFonts w:ascii="Times New Roman" w:hAnsi="Times New Roman" w:cs="Times New Roman"/>
          </w:rPr>
          <w:t xml:space="preserve">levels were </w:t>
        </w:r>
      </w:ins>
      <w:ins w:id="77" w:author="Isabelle Cote" w:date="2023-04-24T12:11:00Z">
        <w:r>
          <w:rPr>
            <w:rFonts w:ascii="Times New Roman" w:hAnsi="Times New Roman" w:cs="Times New Roman"/>
          </w:rPr>
          <w:t>reported</w:t>
        </w:r>
      </w:ins>
      <w:ins w:id="78" w:author="Isabelle Cote" w:date="2023-04-24T12:06:00Z">
        <w:r>
          <w:rPr>
            <w:rFonts w:ascii="Times New Roman" w:hAnsi="Times New Roman" w:cs="Times New Roman"/>
          </w:rPr>
          <w:t xml:space="preserve"> as </w:t>
        </w:r>
      </w:ins>
      <w:ins w:id="79" w:author="Isabelle Cote" w:date="2023-04-24T12:12:00Z">
        <w:r>
          <w:rPr>
            <w:rFonts w:ascii="Times New Roman" w:hAnsi="Times New Roman" w:cs="Times New Roman"/>
          </w:rPr>
          <w:t>static</w:t>
        </w:r>
      </w:ins>
      <w:ins w:id="80" w:author="Isabelle Cote" w:date="2023-04-24T12:07:00Z">
        <w:r>
          <w:rPr>
            <w:rFonts w:ascii="Times New Roman" w:hAnsi="Times New Roman" w:cs="Times New Roman"/>
          </w:rPr>
          <w:t xml:space="preserve"> </w:t>
        </w:r>
      </w:ins>
      <w:ins w:id="81" w:author="Isabelle Cote" w:date="2023-04-24T12:11:00Z">
        <w:r>
          <w:rPr>
            <w:rFonts w:ascii="Times New Roman" w:hAnsi="Times New Roman" w:cs="Times New Roman"/>
          </w:rPr>
          <w:t>measurements</w:t>
        </w:r>
      </w:ins>
      <w:ins w:id="82" w:author="Isabelle Cote" w:date="2023-04-24T12:07:00Z">
        <w:r>
          <w:rPr>
            <w:rFonts w:ascii="Times New Roman" w:hAnsi="Times New Roman" w:cs="Times New Roman"/>
          </w:rPr>
          <w:t xml:space="preserve"> </w:t>
        </w:r>
      </w:ins>
      <w:ins w:id="83" w:author="Isabelle Cote" w:date="2023-04-24T12:08:00Z">
        <w:r>
          <w:rPr>
            <w:rFonts w:ascii="Times New Roman" w:hAnsi="Times New Roman" w:cs="Times New Roman"/>
          </w:rPr>
          <w:t xml:space="preserve">pertaining to individuals </w:t>
        </w:r>
      </w:ins>
      <w:ins w:id="84" w:author="Isabelle Cote" w:date="2023-04-24T12:09:00Z">
        <w:r>
          <w:rPr>
            <w:rFonts w:ascii="Times New Roman" w:hAnsi="Times New Roman" w:cs="Times New Roman"/>
          </w:rPr>
          <w:t xml:space="preserve">(i.e., </w:t>
        </w:r>
        <w:r w:rsidRPr="003A4C3D">
          <w:rPr>
            <w:rFonts w:ascii="Times New Roman" w:hAnsi="Times New Roman" w:cs="Times New Roman"/>
          </w:rPr>
          <w:t>length, tissue protein, area, dry weight, and width</w:t>
        </w:r>
        <w:r>
          <w:rPr>
            <w:rFonts w:ascii="Times New Roman" w:hAnsi="Times New Roman" w:cs="Times New Roman"/>
          </w:rPr>
          <w:t>)</w:t>
        </w:r>
        <w:r>
          <w:rPr>
            <w:rFonts w:ascii="Times New Roman" w:hAnsi="Times New Roman" w:cs="Times New Roman"/>
          </w:rPr>
          <w:t xml:space="preserve"> </w:t>
        </w:r>
      </w:ins>
      <w:ins w:id="85" w:author="Isabelle Cote" w:date="2023-04-24T12:08:00Z">
        <w:r>
          <w:rPr>
            <w:rFonts w:ascii="Times New Roman" w:hAnsi="Times New Roman" w:cs="Times New Roman"/>
          </w:rPr>
          <w:t xml:space="preserve">or populations </w:t>
        </w:r>
      </w:ins>
      <w:ins w:id="86" w:author="Isabelle Cote" w:date="2023-04-24T12:07:00Z">
        <w:r>
          <w:rPr>
            <w:rFonts w:ascii="Times New Roman" w:hAnsi="Times New Roman" w:cs="Times New Roman"/>
          </w:rPr>
          <w:t>(</w:t>
        </w:r>
      </w:ins>
      <w:ins w:id="87" w:author="Isabelle Cote" w:date="2023-04-24T12:08:00Z">
        <w:r>
          <w:rPr>
            <w:rFonts w:ascii="Times New Roman" w:hAnsi="Times New Roman" w:cs="Times New Roman"/>
          </w:rPr>
          <w:t xml:space="preserve">i.e., </w:t>
        </w:r>
      </w:ins>
      <w:ins w:id="88" w:author="Isabelle Cote" w:date="2023-04-24T12:06:00Z">
        <w:r w:rsidRPr="003A4C3D">
          <w:rPr>
            <w:rFonts w:ascii="Times New Roman" w:hAnsi="Times New Roman" w:cs="Times New Roman"/>
          </w:rPr>
          <w:t>percent cover, density, biomass, chl</w:t>
        </w:r>
      </w:ins>
      <w:ins w:id="89" w:author="Isabelle Cote" w:date="2023-04-24T12:08:00Z">
        <w:r>
          <w:rPr>
            <w:rFonts w:ascii="Times New Roman" w:hAnsi="Times New Roman" w:cs="Times New Roman"/>
          </w:rPr>
          <w:t>orophyll</w:t>
        </w:r>
      </w:ins>
      <w:ins w:id="90" w:author="Isabelle Cote" w:date="2023-04-24T12:06:00Z">
        <w:r w:rsidRPr="003A4C3D">
          <w:rPr>
            <w:rFonts w:ascii="Times New Roman" w:hAnsi="Times New Roman" w:cs="Times New Roman"/>
          </w:rPr>
          <w:t xml:space="preserve"> a, </w:t>
        </w:r>
        <w:commentRangeStart w:id="91"/>
        <w:r w:rsidRPr="003A4C3D">
          <w:rPr>
            <w:rFonts w:ascii="Times New Roman" w:hAnsi="Times New Roman" w:cs="Times New Roman"/>
          </w:rPr>
          <w:t>abundance</w:t>
        </w:r>
      </w:ins>
      <w:commentRangeEnd w:id="91"/>
      <w:ins w:id="92" w:author="Isabelle Cote" w:date="2023-04-24T12:09:00Z">
        <w:r>
          <w:rPr>
            <w:rStyle w:val="CommentReference"/>
          </w:rPr>
          <w:commentReference w:id="91"/>
        </w:r>
        <w:r>
          <w:rPr>
            <w:rFonts w:ascii="Times New Roman" w:hAnsi="Times New Roman" w:cs="Times New Roman"/>
          </w:rPr>
          <w:t>)</w:t>
        </w:r>
      </w:ins>
      <w:ins w:id="93" w:author="Isabelle Cote" w:date="2023-04-24T12:10:00Z">
        <w:r w:rsidRPr="003A4C3D">
          <w:rPr>
            <w:rFonts w:ascii="Times New Roman" w:hAnsi="Times New Roman" w:cs="Times New Roman"/>
          </w:rPr>
          <w:t xml:space="preserve"> </w:t>
        </w:r>
        <w:r>
          <w:rPr>
            <w:rFonts w:ascii="Times New Roman" w:hAnsi="Times New Roman" w:cs="Times New Roman"/>
          </w:rPr>
          <w:t xml:space="preserve">or as </w:t>
        </w:r>
        <w:r>
          <w:rPr>
            <w:rFonts w:ascii="Times New Roman" w:hAnsi="Times New Roman" w:cs="Times New Roman"/>
          </w:rPr>
          <w:t xml:space="preserve">rates (e.g., </w:t>
        </w:r>
        <w:r w:rsidRPr="003A4C3D">
          <w:rPr>
            <w:rFonts w:ascii="Times New Roman" w:hAnsi="Times New Roman" w:cs="Times New Roman"/>
          </w:rPr>
          <w:t>growth, photosynthesis</w:t>
        </w:r>
        <w:r>
          <w:rPr>
            <w:rFonts w:ascii="Times New Roman" w:hAnsi="Times New Roman" w:cs="Times New Roman"/>
          </w:rPr>
          <w:t>)</w:t>
        </w:r>
      </w:ins>
      <w:ins w:id="94" w:author="Isabelle Cote" w:date="2023-04-24T12:06:00Z">
        <w:r w:rsidRPr="003A4C3D">
          <w:rPr>
            <w:rFonts w:ascii="Times New Roman" w:hAnsi="Times New Roman" w:cs="Times New Roman"/>
          </w:rPr>
          <w:t>.</w:t>
        </w:r>
      </w:ins>
      <w:ins w:id="95" w:author="Isabelle Cote" w:date="2023-04-24T12:05:00Z">
        <w:r>
          <w:rPr>
            <w:rFonts w:ascii="Times New Roman" w:hAnsi="Times New Roman" w:cs="Times New Roman"/>
          </w:rPr>
          <w:t xml:space="preserve"> </w:t>
        </w:r>
      </w:ins>
      <w:r w:rsidR="00173B11">
        <w:rPr>
          <w:rFonts w:ascii="Times New Roman" w:hAnsi="Times New Roman" w:cs="Times New Roman"/>
        </w:rPr>
        <w:t>We extracted the</w:t>
      </w:r>
      <w:r w:rsidR="00AF3F14">
        <w:rPr>
          <w:rFonts w:ascii="Times New Roman" w:hAnsi="Times New Roman" w:cs="Times New Roman"/>
        </w:rPr>
        <w:t xml:space="preserve"> mean, standard deviation, and sample size for both the unprovisioned control and the provisioned treatment</w:t>
      </w:r>
      <w:r w:rsidR="006052A2">
        <w:rPr>
          <w:rFonts w:ascii="Times New Roman" w:hAnsi="Times New Roman" w:cs="Times New Roman"/>
        </w:rPr>
        <w:t xml:space="preserve"> </w:t>
      </w:r>
      <w:r w:rsidR="00FB3754">
        <w:rPr>
          <w:rFonts w:ascii="Times New Roman" w:hAnsi="Times New Roman" w:cs="Times New Roman"/>
        </w:rPr>
        <w:t xml:space="preserve">to </w:t>
      </w:r>
      <w:r w:rsidR="006052A2">
        <w:rPr>
          <w:rFonts w:ascii="Times New Roman" w:hAnsi="Times New Roman" w:cs="Times New Roman"/>
        </w:rPr>
        <w:t xml:space="preserve">calculate </w:t>
      </w:r>
      <w:r w:rsidR="00FB3754">
        <w:rPr>
          <w:rFonts w:ascii="Times New Roman" w:hAnsi="Times New Roman" w:cs="Times New Roman"/>
        </w:rPr>
        <w:t>effect sizes as log-transformed response ratios</w:t>
      </w:r>
      <w:r w:rsidR="006F56DA">
        <w:rPr>
          <w:rFonts w:ascii="Times New Roman" w:hAnsi="Times New Roman" w:cs="Times New Roman"/>
        </w:rPr>
        <w:t xml:space="preserve"> (see below)</w:t>
      </w:r>
      <w:r w:rsidR="00FB3754">
        <w:rPr>
          <w:rFonts w:ascii="Times New Roman" w:hAnsi="Times New Roman" w:cs="Times New Roman"/>
        </w:rPr>
        <w:t>.</w:t>
      </w:r>
      <w:r w:rsidR="002813C3">
        <w:rPr>
          <w:rFonts w:ascii="Times New Roman" w:hAnsi="Times New Roman" w:cs="Times New Roman"/>
        </w:rPr>
        <w:t xml:space="preserve"> </w:t>
      </w:r>
      <w:r w:rsidR="00E448D3">
        <w:rPr>
          <w:rFonts w:ascii="Times New Roman" w:hAnsi="Times New Roman" w:cs="Times New Roman"/>
        </w:rPr>
        <w:t>When studies included multiple treatment levels, we only compared control and maximum treatment levels. For time</w:t>
      </w:r>
      <w:ins w:id="96" w:author="Isabelle Cote" w:date="2023-04-24T12:10:00Z">
        <w:r>
          <w:rPr>
            <w:rFonts w:ascii="Times New Roman" w:hAnsi="Times New Roman" w:cs="Times New Roman"/>
          </w:rPr>
          <w:t>-</w:t>
        </w:r>
      </w:ins>
      <w:del w:id="97" w:author="Isabelle Cote" w:date="2023-04-24T12:10:00Z">
        <w:r w:rsidR="00E448D3" w:rsidDel="003A4C3D">
          <w:rPr>
            <w:rFonts w:ascii="Times New Roman" w:hAnsi="Times New Roman" w:cs="Times New Roman"/>
          </w:rPr>
          <w:delText xml:space="preserve"> </w:delText>
        </w:r>
      </w:del>
      <w:r w:rsidR="00E448D3">
        <w:rPr>
          <w:rFonts w:ascii="Times New Roman" w:hAnsi="Times New Roman" w:cs="Times New Roman"/>
        </w:rPr>
        <w:t xml:space="preserve">series data we </w:t>
      </w:r>
      <w:r w:rsidR="00AF3F14">
        <w:rPr>
          <w:rFonts w:ascii="Times New Roman" w:hAnsi="Times New Roman" w:cs="Times New Roman"/>
        </w:rPr>
        <w:t xml:space="preserve">considered </w:t>
      </w:r>
      <w:r w:rsidR="00E448D3">
        <w:rPr>
          <w:rFonts w:ascii="Times New Roman" w:hAnsi="Times New Roman" w:cs="Times New Roman"/>
        </w:rPr>
        <w:t xml:space="preserve">growth </w:t>
      </w:r>
      <w:r w:rsidR="00AF3F14">
        <w:rPr>
          <w:rFonts w:ascii="Times New Roman" w:hAnsi="Times New Roman" w:cs="Times New Roman"/>
        </w:rPr>
        <w:t xml:space="preserve">achieved </w:t>
      </w:r>
      <w:r w:rsidR="00E448D3">
        <w:rPr>
          <w:rFonts w:ascii="Times New Roman" w:hAnsi="Times New Roman" w:cs="Times New Roman"/>
        </w:rPr>
        <w:t>between the first and last measurements</w:t>
      </w:r>
      <w:r w:rsidR="00BF51E8">
        <w:rPr>
          <w:rFonts w:ascii="Times New Roman" w:hAnsi="Times New Roman" w:cs="Times New Roman"/>
        </w:rPr>
        <w:t xml:space="preserve">. </w:t>
      </w:r>
      <w:r w:rsidR="002C050C">
        <w:rPr>
          <w:rFonts w:ascii="Times New Roman" w:hAnsi="Times New Roman" w:cs="Times New Roman"/>
        </w:rPr>
        <w:t>When instantaneous measurements (e.g.</w:t>
      </w:r>
      <w:ins w:id="98" w:author="Isabelle Cote" w:date="2023-04-24T12:10:00Z">
        <w:r>
          <w:rPr>
            <w:rFonts w:ascii="Times New Roman" w:hAnsi="Times New Roman" w:cs="Times New Roman"/>
          </w:rPr>
          <w:t>,</w:t>
        </w:r>
      </w:ins>
      <w:r w:rsidR="002C050C">
        <w:rPr>
          <w:rFonts w:ascii="Times New Roman" w:hAnsi="Times New Roman" w:cs="Times New Roman"/>
        </w:rPr>
        <w:t xml:space="preserve"> </w:t>
      </w:r>
      <w:commentRangeStart w:id="99"/>
      <w:r w:rsidR="002C050C">
        <w:rPr>
          <w:rFonts w:ascii="Times New Roman" w:hAnsi="Times New Roman" w:cs="Times New Roman"/>
        </w:rPr>
        <w:t>oxygen production</w:t>
      </w:r>
      <w:commentRangeEnd w:id="99"/>
      <w:r>
        <w:rPr>
          <w:rStyle w:val="CommentReference"/>
        </w:rPr>
        <w:commentReference w:id="99"/>
      </w:r>
      <w:r w:rsidR="002C050C">
        <w:rPr>
          <w:rFonts w:ascii="Times New Roman" w:hAnsi="Times New Roman" w:cs="Times New Roman"/>
        </w:rPr>
        <w:t xml:space="preserve">) were made at multiple time points we included all time points. When data were only available in graph form, we used the program WebPlotDigitizer </w:t>
      </w:r>
      <w:r w:rsidR="002C050C" w:rsidRPr="002813C3">
        <w:rPr>
          <w:rFonts w:ascii="Times New Roman" w:hAnsi="Times New Roman" w:cs="Times New Roman"/>
        </w:rPr>
        <w:t>(https://automeris.io/WebPlotDigitizer/)</w:t>
      </w:r>
      <w:r w:rsidR="002C050C">
        <w:rPr>
          <w:rFonts w:ascii="Times New Roman" w:hAnsi="Times New Roman" w:cs="Times New Roman"/>
        </w:rPr>
        <w:t xml:space="preserve"> to extract the means and standard deviations. </w:t>
      </w:r>
      <w:r w:rsidR="00661C52">
        <w:rPr>
          <w:rFonts w:ascii="Times New Roman" w:hAnsi="Times New Roman" w:cs="Times New Roman"/>
        </w:rPr>
        <w:t>When standard error</w:t>
      </w:r>
      <w:r w:rsidR="00AF3F14">
        <w:rPr>
          <w:rFonts w:ascii="Times New Roman" w:hAnsi="Times New Roman" w:cs="Times New Roman"/>
        </w:rPr>
        <w:t>s</w:t>
      </w:r>
      <w:r w:rsidR="00661C52">
        <w:rPr>
          <w:rFonts w:ascii="Times New Roman" w:hAnsi="Times New Roman" w:cs="Times New Roman"/>
        </w:rPr>
        <w:t xml:space="preserve"> or confidence intervals were provided, we </w:t>
      </w:r>
      <w:r w:rsidR="00AF3F14">
        <w:rPr>
          <w:rFonts w:ascii="Times New Roman" w:hAnsi="Times New Roman" w:cs="Times New Roman"/>
        </w:rPr>
        <w:t xml:space="preserve">calculated </w:t>
      </w:r>
      <w:r w:rsidR="00661C52">
        <w:rPr>
          <w:rFonts w:ascii="Times New Roman" w:hAnsi="Times New Roman" w:cs="Times New Roman"/>
        </w:rPr>
        <w:t>standard deviation</w:t>
      </w:r>
      <w:r w:rsidR="00AF3F14">
        <w:rPr>
          <w:rFonts w:ascii="Times New Roman" w:hAnsi="Times New Roman" w:cs="Times New Roman"/>
        </w:rPr>
        <w:t>s</w:t>
      </w:r>
      <w:r w:rsidR="00661C52">
        <w:rPr>
          <w:rFonts w:ascii="Times New Roman" w:hAnsi="Times New Roman" w:cs="Times New Roman"/>
        </w:rPr>
        <w:t xml:space="preserve"> from these values. </w:t>
      </w:r>
      <w:r w:rsidR="00173B11">
        <w:rPr>
          <w:rFonts w:ascii="Times New Roman" w:hAnsi="Times New Roman" w:cs="Times New Roman"/>
        </w:rPr>
        <w:t>In some cases, we were unable to extract the mean and standard deviation from the publication and used the provided raw data to compute these values ourselves.</w:t>
      </w:r>
      <w:r w:rsidR="006964FC">
        <w:rPr>
          <w:rFonts w:ascii="Times New Roman" w:hAnsi="Times New Roman" w:cs="Times New Roman"/>
        </w:rPr>
        <w:t xml:space="preserve"> </w:t>
      </w:r>
    </w:p>
    <w:p w14:paraId="3C909B38" w14:textId="77777777" w:rsidR="00B47A3A" w:rsidRDefault="00B47A3A" w:rsidP="00DF3C0B">
      <w:pPr>
        <w:spacing w:line="360" w:lineRule="auto"/>
        <w:rPr>
          <w:rFonts w:ascii="Times New Roman" w:hAnsi="Times New Roman" w:cs="Times New Roman"/>
        </w:rPr>
      </w:pPr>
    </w:p>
    <w:p w14:paraId="07C64F54" w14:textId="4427E068" w:rsidR="00DA5219" w:rsidRDefault="00173B11" w:rsidP="00173B11">
      <w:pPr>
        <w:spacing w:line="360" w:lineRule="auto"/>
        <w:ind w:firstLine="720"/>
        <w:rPr>
          <w:rFonts w:ascii="Times New Roman" w:hAnsi="Times New Roman" w:cs="Times New Roman"/>
        </w:rPr>
      </w:pPr>
      <w:r>
        <w:rPr>
          <w:rFonts w:ascii="Times New Roman" w:hAnsi="Times New Roman" w:cs="Times New Roman"/>
        </w:rPr>
        <w:t xml:space="preserve">We also extracted information on the study location (latitude, longitude, water temperature, background nutrient availability), the experimental design, animal species or groups that provided the nutrients, the primary producer species or groups measured and the types of responses measured, and when the study occurred. We used the latitude and longitude provided by the authors to identify the study location and took the </w:t>
      </w:r>
      <w:r w:rsidR="00DA5219">
        <w:rPr>
          <w:rFonts w:ascii="Times New Roman" w:hAnsi="Times New Roman" w:cs="Times New Roman"/>
        </w:rPr>
        <w:t xml:space="preserve">absolute </w:t>
      </w:r>
      <w:r w:rsidR="00CD60B3">
        <w:rPr>
          <w:rFonts w:ascii="Times New Roman" w:hAnsi="Times New Roman" w:cs="Times New Roman"/>
        </w:rPr>
        <w:t>latitude to reflect the distance of each study site from the equator</w:t>
      </w:r>
      <w:r w:rsidR="002C050C">
        <w:rPr>
          <w:rFonts w:ascii="Times New Roman" w:hAnsi="Times New Roman" w:cs="Times New Roman"/>
        </w:rPr>
        <w:t xml:space="preserve">. </w:t>
      </w:r>
      <w:r w:rsidR="00C65166">
        <w:rPr>
          <w:rFonts w:ascii="Times New Roman" w:hAnsi="Times New Roman" w:cs="Times New Roman"/>
        </w:rPr>
        <w:t>W</w:t>
      </w:r>
      <w:r w:rsidR="001003E5">
        <w:rPr>
          <w:rFonts w:ascii="Times New Roman" w:hAnsi="Times New Roman" w:cs="Times New Roman"/>
        </w:rPr>
        <w:t xml:space="preserve">hen coordinates </w:t>
      </w:r>
      <w:del w:id="100" w:author="Isabelle Cote" w:date="2023-04-24T12:13:00Z">
        <w:r w:rsidR="001003E5" w:rsidDel="00DE5F92">
          <w:rPr>
            <w:rFonts w:ascii="Times New Roman" w:hAnsi="Times New Roman" w:cs="Times New Roman"/>
          </w:rPr>
          <w:delText xml:space="preserve">weren’t </w:delText>
        </w:r>
      </w:del>
      <w:ins w:id="101" w:author="Isabelle Cote" w:date="2023-04-24T12:13:00Z">
        <w:r w:rsidR="00DE5F92">
          <w:rPr>
            <w:rFonts w:ascii="Times New Roman" w:hAnsi="Times New Roman" w:cs="Times New Roman"/>
          </w:rPr>
          <w:t>were</w:t>
        </w:r>
        <w:r w:rsidR="00DE5F92">
          <w:rPr>
            <w:rFonts w:ascii="Times New Roman" w:hAnsi="Times New Roman" w:cs="Times New Roman"/>
          </w:rPr>
          <w:t xml:space="preserve"> not</w:t>
        </w:r>
        <w:r w:rsidR="00DE5F92">
          <w:rPr>
            <w:rFonts w:ascii="Times New Roman" w:hAnsi="Times New Roman" w:cs="Times New Roman"/>
          </w:rPr>
          <w:t xml:space="preserve"> </w:t>
        </w:r>
      </w:ins>
      <w:r w:rsidR="001003E5">
        <w:rPr>
          <w:rFonts w:ascii="Times New Roman" w:hAnsi="Times New Roman" w:cs="Times New Roman"/>
        </w:rPr>
        <w:t>provided we extrapolated them from named study locations, and w</w:t>
      </w:r>
      <w:r w:rsidR="00C65166">
        <w:rPr>
          <w:rFonts w:ascii="Times New Roman" w:hAnsi="Times New Roman" w:cs="Times New Roman"/>
        </w:rPr>
        <w:t xml:space="preserve">hen multiple </w:t>
      </w:r>
      <w:r w:rsidR="002C050C">
        <w:rPr>
          <w:rFonts w:ascii="Times New Roman" w:hAnsi="Times New Roman" w:cs="Times New Roman"/>
        </w:rPr>
        <w:t>study coordinates</w:t>
      </w:r>
      <w:r w:rsidR="00C65166">
        <w:rPr>
          <w:rFonts w:ascii="Times New Roman" w:hAnsi="Times New Roman" w:cs="Times New Roman"/>
        </w:rPr>
        <w:t xml:space="preserve"> were provided, </w:t>
      </w:r>
      <w:r w:rsidR="002C050C">
        <w:rPr>
          <w:rFonts w:ascii="Times New Roman" w:hAnsi="Times New Roman" w:cs="Times New Roman"/>
        </w:rPr>
        <w:t>we used the latitude and longitude of the study site nearest to the cent</w:t>
      </w:r>
      <w:ins w:id="102" w:author="Isabelle Cote" w:date="2023-04-24T12:13:00Z">
        <w:r w:rsidR="00DE5F92">
          <w:rPr>
            <w:rFonts w:ascii="Times New Roman" w:hAnsi="Times New Roman" w:cs="Times New Roman"/>
          </w:rPr>
          <w:t>re</w:t>
        </w:r>
      </w:ins>
      <w:del w:id="103" w:author="Isabelle Cote" w:date="2023-04-24T12:13:00Z">
        <w:r w:rsidR="002C050C" w:rsidDel="00DE5F92">
          <w:rPr>
            <w:rFonts w:ascii="Times New Roman" w:hAnsi="Times New Roman" w:cs="Times New Roman"/>
          </w:rPr>
          <w:delText>er</w:delText>
        </w:r>
      </w:del>
      <w:r w:rsidR="002C050C">
        <w:rPr>
          <w:rFonts w:ascii="Times New Roman" w:hAnsi="Times New Roman" w:cs="Times New Roman"/>
        </w:rPr>
        <w:t xml:space="preserve"> of the rest</w:t>
      </w:r>
      <w:r w:rsidR="00C65166">
        <w:rPr>
          <w:rFonts w:ascii="Times New Roman" w:hAnsi="Times New Roman" w:cs="Times New Roman"/>
        </w:rPr>
        <w:t xml:space="preserve">. </w:t>
      </w:r>
      <w:r w:rsidR="007B4D9D">
        <w:rPr>
          <w:rFonts w:ascii="Times New Roman" w:hAnsi="Times New Roman" w:cs="Times New Roman"/>
        </w:rPr>
        <w:t>We estimated mean water temperature during the experiments from data reported in the publications, and</w:t>
      </w:r>
      <w:r w:rsidR="00CD60B3">
        <w:rPr>
          <w:rFonts w:ascii="Times New Roman" w:hAnsi="Times New Roman" w:cs="Times New Roman"/>
        </w:rPr>
        <w:t xml:space="preserve"> extrapolated temperature from </w:t>
      </w:r>
      <w:r w:rsidR="00BD3F95">
        <w:rPr>
          <w:rFonts w:ascii="Times New Roman" w:hAnsi="Times New Roman" w:cs="Times New Roman"/>
        </w:rPr>
        <w:t>published values at the same study site</w:t>
      </w:r>
      <w:r w:rsidR="00CD60B3">
        <w:rPr>
          <w:rFonts w:ascii="Times New Roman" w:hAnsi="Times New Roman" w:cs="Times New Roman"/>
        </w:rPr>
        <w:t xml:space="preserve"> when the data </w:t>
      </w:r>
      <w:del w:id="104" w:author="Isabelle Cote" w:date="2023-04-24T12:13:00Z">
        <w:r w:rsidR="00CD60B3" w:rsidDel="00DE5F92">
          <w:rPr>
            <w:rFonts w:ascii="Times New Roman" w:hAnsi="Times New Roman" w:cs="Times New Roman"/>
          </w:rPr>
          <w:delText xml:space="preserve">was </w:delText>
        </w:r>
      </w:del>
      <w:ins w:id="105" w:author="Isabelle Cote" w:date="2023-04-24T12:13:00Z">
        <w:r w:rsidR="00DE5F92">
          <w:rPr>
            <w:rFonts w:ascii="Times New Roman" w:hAnsi="Times New Roman" w:cs="Times New Roman"/>
          </w:rPr>
          <w:t>were</w:t>
        </w:r>
        <w:r w:rsidR="00DE5F92">
          <w:rPr>
            <w:rFonts w:ascii="Times New Roman" w:hAnsi="Times New Roman" w:cs="Times New Roman"/>
          </w:rPr>
          <w:t xml:space="preserve"> </w:t>
        </w:r>
      </w:ins>
      <w:r w:rsidR="00CD60B3">
        <w:rPr>
          <w:rFonts w:ascii="Times New Roman" w:hAnsi="Times New Roman" w:cs="Times New Roman"/>
        </w:rPr>
        <w:t>not presented in the original text</w:t>
      </w:r>
      <w:r>
        <w:rPr>
          <w:rFonts w:ascii="Times New Roman" w:hAnsi="Times New Roman" w:cs="Times New Roman"/>
        </w:rPr>
        <w:t xml:space="preserve"> </w:t>
      </w:r>
      <w:r w:rsidRPr="00BD3F95">
        <w:rPr>
          <w:rFonts w:ascii="Times New Roman" w:hAnsi="Times New Roman" w:cs="Times New Roman"/>
        </w:rPr>
        <w:t>(</w:t>
      </w:r>
      <w:r w:rsidR="00806F12" w:rsidRPr="00BD3F95">
        <w:rPr>
          <w:rFonts w:ascii="Times New Roman" w:hAnsi="Times New Roman" w:cs="Times New Roman"/>
        </w:rPr>
        <w:t xml:space="preserve">n = </w:t>
      </w:r>
      <w:r w:rsidR="002C050C" w:rsidRPr="00BD3F95">
        <w:rPr>
          <w:rFonts w:ascii="Times New Roman" w:hAnsi="Times New Roman" w:cs="Times New Roman"/>
        </w:rPr>
        <w:t>20</w:t>
      </w:r>
      <w:ins w:id="106" w:author="Isabelle Cote" w:date="2023-04-24T13:35:00Z">
        <w:r w:rsidR="009B07DB">
          <w:rPr>
            <w:rFonts w:ascii="Times New Roman" w:hAnsi="Times New Roman" w:cs="Times New Roman"/>
          </w:rPr>
          <w:t xml:space="preserve"> </w:t>
        </w:r>
        <w:commentRangeStart w:id="107"/>
        <w:r w:rsidR="009B07DB">
          <w:rPr>
            <w:rFonts w:ascii="Times New Roman" w:hAnsi="Times New Roman" w:cs="Times New Roman"/>
          </w:rPr>
          <w:t>cases</w:t>
        </w:r>
        <w:commentRangeEnd w:id="107"/>
        <w:r w:rsidR="009B07DB">
          <w:rPr>
            <w:rStyle w:val="CommentReference"/>
          </w:rPr>
          <w:commentReference w:id="107"/>
        </w:r>
      </w:ins>
      <w:r w:rsidR="00806F12" w:rsidRPr="00BD3F95">
        <w:rPr>
          <w:rFonts w:ascii="Times New Roman" w:hAnsi="Times New Roman" w:cs="Times New Roman"/>
        </w:rPr>
        <w:t xml:space="preserve">, </w:t>
      </w:r>
      <w:r w:rsidRPr="00BD3F95">
        <w:rPr>
          <w:rFonts w:ascii="Times New Roman" w:hAnsi="Times New Roman" w:cs="Times New Roman"/>
          <w:highlight w:val="yellow"/>
        </w:rPr>
        <w:t xml:space="preserve">TABLE </w:t>
      </w:r>
      <w:r w:rsidR="00750A08">
        <w:rPr>
          <w:rFonts w:ascii="Times New Roman" w:hAnsi="Times New Roman" w:cs="Times New Roman"/>
          <w:highlight w:val="yellow"/>
        </w:rPr>
        <w:t>S1</w:t>
      </w:r>
      <w:r w:rsidRPr="00BD3F95">
        <w:rPr>
          <w:rFonts w:ascii="Times New Roman" w:hAnsi="Times New Roman" w:cs="Times New Roman"/>
          <w:highlight w:val="yellow"/>
        </w:rPr>
        <w:t>)</w:t>
      </w:r>
      <w:r w:rsidR="00CD60B3">
        <w:rPr>
          <w:rFonts w:ascii="Times New Roman" w:hAnsi="Times New Roman" w:cs="Times New Roman"/>
        </w:rPr>
        <w:t xml:space="preserve">. </w:t>
      </w:r>
      <w:r w:rsidR="007B4D9D">
        <w:rPr>
          <w:rFonts w:ascii="Times New Roman" w:hAnsi="Times New Roman" w:cs="Times New Roman"/>
        </w:rPr>
        <w:t xml:space="preserve">We classified background nutrient levels as the total </w:t>
      </w:r>
      <w:ins w:id="108" w:author="Isabelle Cote" w:date="2023-04-24T12:14:00Z">
        <w:r w:rsidR="00DE5F92">
          <w:rPr>
            <w:rFonts w:ascii="Times New Roman" w:hAnsi="Times New Roman" w:cs="Times New Roman"/>
          </w:rPr>
          <w:t xml:space="preserve">concentration? of </w:t>
        </w:r>
      </w:ins>
      <w:r w:rsidR="007B4D9D">
        <w:rPr>
          <w:rFonts w:ascii="Times New Roman" w:hAnsi="Times New Roman" w:cs="Times New Roman"/>
        </w:rPr>
        <w:t xml:space="preserve">nitrogen present in the ambient or control treatment, which could include any </w:t>
      </w:r>
      <w:r w:rsidR="007B4D9D">
        <w:rPr>
          <w:rFonts w:ascii="Times New Roman" w:hAnsi="Times New Roman" w:cs="Times New Roman"/>
        </w:rPr>
        <w:lastRenderedPageBreak/>
        <w:t xml:space="preserve">combination of nitrate, nitrite and ammonium. When </w:t>
      </w:r>
      <w:del w:id="109" w:author="Isabelle Cote" w:date="2023-04-24T12:14:00Z">
        <w:r w:rsidR="007B4D9D" w:rsidDel="00DE5F92">
          <w:rPr>
            <w:rFonts w:ascii="Times New Roman" w:hAnsi="Times New Roman" w:cs="Times New Roman"/>
          </w:rPr>
          <w:delText xml:space="preserve">this </w:delText>
        </w:r>
      </w:del>
      <w:ins w:id="110" w:author="Isabelle Cote" w:date="2023-04-24T12:14:00Z">
        <w:r w:rsidR="00DE5F92">
          <w:rPr>
            <w:rFonts w:ascii="Times New Roman" w:hAnsi="Times New Roman" w:cs="Times New Roman"/>
          </w:rPr>
          <w:t>th</w:t>
        </w:r>
        <w:r w:rsidR="00DE5F92">
          <w:rPr>
            <w:rFonts w:ascii="Times New Roman" w:hAnsi="Times New Roman" w:cs="Times New Roman"/>
          </w:rPr>
          <w:t>ese</w:t>
        </w:r>
        <w:r w:rsidR="00DE5F92">
          <w:rPr>
            <w:rFonts w:ascii="Times New Roman" w:hAnsi="Times New Roman" w:cs="Times New Roman"/>
          </w:rPr>
          <w:t xml:space="preserve"> </w:t>
        </w:r>
      </w:ins>
      <w:r w:rsidR="007B4D9D">
        <w:rPr>
          <w:rFonts w:ascii="Times New Roman" w:hAnsi="Times New Roman" w:cs="Times New Roman"/>
        </w:rPr>
        <w:t xml:space="preserve">data </w:t>
      </w:r>
      <w:del w:id="111" w:author="Isabelle Cote" w:date="2023-04-24T12:14:00Z">
        <w:r w:rsidR="007B4D9D" w:rsidDel="00DE5F92">
          <w:rPr>
            <w:rFonts w:ascii="Times New Roman" w:hAnsi="Times New Roman" w:cs="Times New Roman"/>
          </w:rPr>
          <w:delText>was</w:delText>
        </w:r>
        <w:r w:rsidR="006F56DA" w:rsidDel="00DE5F92">
          <w:rPr>
            <w:rFonts w:ascii="Times New Roman" w:hAnsi="Times New Roman" w:cs="Times New Roman"/>
          </w:rPr>
          <w:delText xml:space="preserve"> </w:delText>
        </w:r>
      </w:del>
      <w:ins w:id="112" w:author="Isabelle Cote" w:date="2023-04-24T12:14:00Z">
        <w:r w:rsidR="00DE5F92">
          <w:rPr>
            <w:rFonts w:ascii="Times New Roman" w:hAnsi="Times New Roman" w:cs="Times New Roman"/>
          </w:rPr>
          <w:t>were</w:t>
        </w:r>
        <w:r w:rsidR="00DE5F92">
          <w:rPr>
            <w:rFonts w:ascii="Times New Roman" w:hAnsi="Times New Roman" w:cs="Times New Roman"/>
          </w:rPr>
          <w:t xml:space="preserve"> </w:t>
        </w:r>
      </w:ins>
      <w:r w:rsidR="006F56DA">
        <w:rPr>
          <w:rFonts w:ascii="Times New Roman" w:hAnsi="Times New Roman" w:cs="Times New Roman"/>
        </w:rPr>
        <w:t>not</w:t>
      </w:r>
      <w:r w:rsidR="007B4D9D">
        <w:rPr>
          <w:rFonts w:ascii="Times New Roman" w:hAnsi="Times New Roman" w:cs="Times New Roman"/>
        </w:rPr>
        <w:t xml:space="preserve"> </w:t>
      </w:r>
      <w:r w:rsidR="006F56DA">
        <w:rPr>
          <w:rFonts w:ascii="Times New Roman" w:hAnsi="Times New Roman" w:cs="Times New Roman"/>
        </w:rPr>
        <w:t>reported</w:t>
      </w:r>
      <w:r w:rsidR="00806F12">
        <w:rPr>
          <w:rFonts w:ascii="Times New Roman" w:hAnsi="Times New Roman" w:cs="Times New Roman"/>
        </w:rPr>
        <w:t xml:space="preserve"> (n = </w:t>
      </w:r>
      <w:r w:rsidR="002C050C">
        <w:rPr>
          <w:rFonts w:ascii="Times New Roman" w:hAnsi="Times New Roman" w:cs="Times New Roman"/>
        </w:rPr>
        <w:t>1</w:t>
      </w:r>
      <w:ins w:id="113" w:author="Isabelle Cote" w:date="2023-04-24T13:34:00Z">
        <w:r w:rsidR="009B07DB">
          <w:rPr>
            <w:rFonts w:ascii="Times New Roman" w:hAnsi="Times New Roman" w:cs="Times New Roman"/>
          </w:rPr>
          <w:t xml:space="preserve"> c</w:t>
        </w:r>
      </w:ins>
      <w:ins w:id="114" w:author="Isabelle Cote" w:date="2023-04-24T13:35:00Z">
        <w:r w:rsidR="009B07DB">
          <w:rPr>
            <w:rFonts w:ascii="Times New Roman" w:hAnsi="Times New Roman" w:cs="Times New Roman"/>
          </w:rPr>
          <w:t>ases</w:t>
        </w:r>
      </w:ins>
      <w:del w:id="115" w:author="Isabelle Cote" w:date="2023-04-24T13:34:00Z">
        <w:r w:rsidR="002C050C" w:rsidDel="009B07DB">
          <w:rPr>
            <w:rFonts w:ascii="Times New Roman" w:hAnsi="Times New Roman" w:cs="Times New Roman"/>
          </w:rPr>
          <w:delText>9</w:delText>
        </w:r>
      </w:del>
      <w:r w:rsidR="00806F12">
        <w:rPr>
          <w:rFonts w:ascii="Times New Roman" w:hAnsi="Times New Roman" w:cs="Times New Roman"/>
        </w:rPr>
        <w:t>)</w:t>
      </w:r>
      <w:r w:rsidR="007B4D9D">
        <w:rPr>
          <w:rFonts w:ascii="Times New Roman" w:hAnsi="Times New Roman" w:cs="Times New Roman"/>
        </w:rPr>
        <w:t xml:space="preserve">, we </w:t>
      </w:r>
      <w:r w:rsidR="00BD3F95">
        <w:rPr>
          <w:rFonts w:ascii="Times New Roman" w:hAnsi="Times New Roman" w:cs="Times New Roman"/>
        </w:rPr>
        <w:t>found published values of</w:t>
      </w:r>
      <w:r w:rsidR="007B4D9D">
        <w:rPr>
          <w:rFonts w:ascii="Times New Roman" w:hAnsi="Times New Roman" w:cs="Times New Roman"/>
        </w:rPr>
        <w:t xml:space="preserve"> background nutrient levels </w:t>
      </w:r>
      <w:r w:rsidR="006F56DA">
        <w:rPr>
          <w:rFonts w:ascii="Times New Roman" w:hAnsi="Times New Roman" w:cs="Times New Roman"/>
        </w:rPr>
        <w:t xml:space="preserve">recorded </w:t>
      </w:r>
      <w:r w:rsidR="002C050C">
        <w:rPr>
          <w:rFonts w:ascii="Times New Roman" w:hAnsi="Times New Roman" w:cs="Times New Roman"/>
        </w:rPr>
        <w:t xml:space="preserve">at </w:t>
      </w:r>
      <w:ins w:id="116" w:author="Isabelle Cote" w:date="2023-04-24T12:15:00Z">
        <w:r w:rsidR="00DE5F92">
          <w:rPr>
            <w:rFonts w:ascii="Times New Roman" w:hAnsi="Times New Roman" w:cs="Times New Roman"/>
          </w:rPr>
          <w:t xml:space="preserve">or near </w:t>
        </w:r>
      </w:ins>
      <w:r w:rsidR="002C050C">
        <w:rPr>
          <w:rFonts w:ascii="Times New Roman" w:hAnsi="Times New Roman" w:cs="Times New Roman"/>
        </w:rPr>
        <w:t>the same location</w:t>
      </w:r>
      <w:ins w:id="117" w:author="Isabelle Cote" w:date="2023-04-24T12:14:00Z">
        <w:r w:rsidR="00DE5F92">
          <w:rPr>
            <w:rFonts w:ascii="Times New Roman" w:hAnsi="Times New Roman" w:cs="Times New Roman"/>
          </w:rPr>
          <w:t xml:space="preserve"> and (time/season)</w:t>
        </w:r>
      </w:ins>
      <w:r w:rsidR="002C050C">
        <w:rPr>
          <w:rFonts w:ascii="Times New Roman" w:hAnsi="Times New Roman" w:cs="Times New Roman"/>
        </w:rPr>
        <w:t xml:space="preserve"> </w:t>
      </w:r>
      <w:r w:rsidR="00806F12">
        <w:rPr>
          <w:rFonts w:ascii="Times New Roman" w:hAnsi="Times New Roman" w:cs="Times New Roman"/>
        </w:rPr>
        <w:t>(</w:t>
      </w:r>
      <w:r w:rsidR="00806F12" w:rsidRPr="00BD3F95">
        <w:rPr>
          <w:rFonts w:ascii="Times New Roman" w:hAnsi="Times New Roman" w:cs="Times New Roman"/>
          <w:highlight w:val="yellow"/>
        </w:rPr>
        <w:t xml:space="preserve">TABLE </w:t>
      </w:r>
      <w:r w:rsidR="00750A08">
        <w:rPr>
          <w:rFonts w:ascii="Times New Roman" w:hAnsi="Times New Roman" w:cs="Times New Roman"/>
          <w:highlight w:val="yellow"/>
        </w:rPr>
        <w:t>S2</w:t>
      </w:r>
      <w:r w:rsidR="00806F12">
        <w:rPr>
          <w:rFonts w:ascii="Times New Roman" w:hAnsi="Times New Roman" w:cs="Times New Roman"/>
        </w:rPr>
        <w:t>)</w:t>
      </w:r>
      <w:r w:rsidR="007B4D9D">
        <w:rPr>
          <w:rFonts w:ascii="Times New Roman" w:hAnsi="Times New Roman" w:cs="Times New Roman"/>
        </w:rPr>
        <w:t xml:space="preserve">. </w:t>
      </w:r>
      <w:r>
        <w:rPr>
          <w:rFonts w:ascii="Times New Roman" w:hAnsi="Times New Roman" w:cs="Times New Roman"/>
        </w:rPr>
        <w:t xml:space="preserve">We also recorded the author’s characterization of the nutrient availability at their study site and ensured </w:t>
      </w:r>
      <w:commentRangeStart w:id="118"/>
      <w:r>
        <w:rPr>
          <w:rFonts w:ascii="Times New Roman" w:hAnsi="Times New Roman" w:cs="Times New Roman"/>
        </w:rPr>
        <w:t>the proxy sites</w:t>
      </w:r>
      <w:commentRangeEnd w:id="118"/>
      <w:r w:rsidR="00DE5F92">
        <w:rPr>
          <w:rStyle w:val="CommentReference"/>
        </w:rPr>
        <w:commentReference w:id="118"/>
      </w:r>
      <w:r>
        <w:rPr>
          <w:rFonts w:ascii="Times New Roman" w:hAnsi="Times New Roman" w:cs="Times New Roman"/>
        </w:rPr>
        <w:t xml:space="preserve"> chosen matched these descriptions. </w:t>
      </w:r>
      <w:r w:rsidR="00CD60B3">
        <w:rPr>
          <w:rFonts w:ascii="Times New Roman" w:hAnsi="Times New Roman" w:cs="Times New Roman"/>
        </w:rPr>
        <w:t xml:space="preserve">We </w:t>
      </w:r>
      <w:r w:rsidR="00F02A2B">
        <w:rPr>
          <w:rFonts w:ascii="Times New Roman" w:hAnsi="Times New Roman" w:cs="Times New Roman"/>
        </w:rPr>
        <w:t>scored each experiment</w:t>
      </w:r>
      <w:r w:rsidR="00140497">
        <w:rPr>
          <w:rFonts w:ascii="Times New Roman" w:hAnsi="Times New Roman" w:cs="Times New Roman"/>
        </w:rPr>
        <w:t>’s</w:t>
      </w:r>
      <w:r w:rsidR="00F02A2B">
        <w:rPr>
          <w:rFonts w:ascii="Times New Roman" w:hAnsi="Times New Roman" w:cs="Times New Roman"/>
        </w:rPr>
        <w:t xml:space="preserve"> </w:t>
      </w:r>
      <w:r w:rsidR="00140497">
        <w:rPr>
          <w:rFonts w:ascii="Times New Roman" w:hAnsi="Times New Roman" w:cs="Times New Roman"/>
        </w:rPr>
        <w:t xml:space="preserve">experimental design </w:t>
      </w:r>
      <w:r w:rsidR="00F02A2B">
        <w:rPr>
          <w:rFonts w:ascii="Times New Roman" w:hAnsi="Times New Roman" w:cs="Times New Roman"/>
        </w:rPr>
        <w:t xml:space="preserve">on a scale of 1-5; (1) Field: natural experiment, (2) Field: primary producer </w:t>
      </w:r>
      <w:r w:rsidR="00BD3F95">
        <w:rPr>
          <w:rFonts w:ascii="Times New Roman" w:hAnsi="Times New Roman" w:cs="Times New Roman"/>
        </w:rPr>
        <w:t>stocked</w:t>
      </w:r>
      <w:r w:rsidR="00F02A2B">
        <w:rPr>
          <w:rFonts w:ascii="Times New Roman" w:hAnsi="Times New Roman" w:cs="Times New Roman"/>
        </w:rPr>
        <w:t xml:space="preserve">, (3) Field: </w:t>
      </w:r>
      <w:ins w:id="119" w:author="Isabelle Cote" w:date="2023-04-24T12:17:00Z">
        <w:r w:rsidR="00DE5F92">
          <w:rPr>
            <w:rFonts w:ascii="Times New Roman" w:hAnsi="Times New Roman" w:cs="Times New Roman"/>
          </w:rPr>
          <w:t xml:space="preserve">provisioning </w:t>
        </w:r>
      </w:ins>
      <w:r w:rsidR="00F02A2B">
        <w:rPr>
          <w:rFonts w:ascii="Times New Roman" w:hAnsi="Times New Roman" w:cs="Times New Roman"/>
        </w:rPr>
        <w:t xml:space="preserve">animal stocked, (4) Field: both primary producer and animals stocked, and (5) </w:t>
      </w:r>
      <w:r w:rsidR="00BD3F95">
        <w:rPr>
          <w:rFonts w:ascii="Times New Roman" w:hAnsi="Times New Roman" w:cs="Times New Roman"/>
        </w:rPr>
        <w:t>Mesocosm: l</w:t>
      </w:r>
      <w:r w:rsidR="00F02A2B">
        <w:rPr>
          <w:rFonts w:ascii="Times New Roman" w:hAnsi="Times New Roman" w:cs="Times New Roman"/>
        </w:rPr>
        <w:t>ab</w:t>
      </w:r>
      <w:r w:rsidR="00BD3F95">
        <w:rPr>
          <w:rFonts w:ascii="Times New Roman" w:hAnsi="Times New Roman" w:cs="Times New Roman"/>
        </w:rPr>
        <w:t xml:space="preserve"> </w:t>
      </w:r>
      <w:r w:rsidR="00F02A2B">
        <w:rPr>
          <w:rFonts w:ascii="Times New Roman" w:hAnsi="Times New Roman" w:cs="Times New Roman"/>
        </w:rPr>
        <w:t xml:space="preserve">experiment. </w:t>
      </w:r>
      <w:r w:rsidR="00CD60B3">
        <w:rPr>
          <w:rFonts w:ascii="Times New Roman" w:hAnsi="Times New Roman" w:cs="Times New Roman"/>
        </w:rPr>
        <w:t xml:space="preserve">Primary producers were grouped into either (1) </w:t>
      </w:r>
      <w:r w:rsidR="006F56DA">
        <w:rPr>
          <w:rFonts w:ascii="Times New Roman" w:hAnsi="Times New Roman" w:cs="Times New Roman"/>
        </w:rPr>
        <w:t>macroalgae</w:t>
      </w:r>
      <w:r w:rsidR="00CD60B3">
        <w:rPr>
          <w:rFonts w:ascii="Times New Roman" w:hAnsi="Times New Roman" w:cs="Times New Roman"/>
        </w:rPr>
        <w:t xml:space="preserve">, (2) </w:t>
      </w:r>
      <w:r w:rsidR="006F56DA">
        <w:rPr>
          <w:rFonts w:ascii="Times New Roman" w:hAnsi="Times New Roman" w:cs="Times New Roman"/>
        </w:rPr>
        <w:t>corals</w:t>
      </w:r>
      <w:r w:rsidR="00CD60B3">
        <w:rPr>
          <w:rFonts w:ascii="Times New Roman" w:hAnsi="Times New Roman" w:cs="Times New Roman"/>
        </w:rPr>
        <w:t xml:space="preserve">, (3) </w:t>
      </w:r>
      <w:r w:rsidR="006F56DA">
        <w:rPr>
          <w:rFonts w:ascii="Times New Roman" w:hAnsi="Times New Roman" w:cs="Times New Roman"/>
        </w:rPr>
        <w:t>phytoplankton</w:t>
      </w:r>
      <w:r w:rsidR="00CD60B3">
        <w:rPr>
          <w:rFonts w:ascii="Times New Roman" w:hAnsi="Times New Roman" w:cs="Times New Roman"/>
        </w:rPr>
        <w:t xml:space="preserve">, or (4) </w:t>
      </w:r>
      <w:r w:rsidR="006F56DA">
        <w:rPr>
          <w:rFonts w:ascii="Times New Roman" w:hAnsi="Times New Roman" w:cs="Times New Roman"/>
        </w:rPr>
        <w:t xml:space="preserve">vascular </w:t>
      </w:r>
      <w:r w:rsidR="00CD60B3">
        <w:rPr>
          <w:rFonts w:ascii="Times New Roman" w:hAnsi="Times New Roman" w:cs="Times New Roman"/>
        </w:rPr>
        <w:t>plant</w:t>
      </w:r>
      <w:r w:rsidR="0067606A">
        <w:rPr>
          <w:rFonts w:ascii="Times New Roman" w:hAnsi="Times New Roman" w:cs="Times New Roman"/>
        </w:rPr>
        <w:t>s</w:t>
      </w:r>
      <w:r w:rsidR="00CD60B3" w:rsidRPr="008D34A4">
        <w:rPr>
          <w:rFonts w:ascii="Times New Roman" w:hAnsi="Times New Roman" w:cs="Times New Roman"/>
        </w:rPr>
        <w:t>.</w:t>
      </w:r>
      <w:r w:rsidR="00CD60B3">
        <w:rPr>
          <w:rFonts w:ascii="Times New Roman" w:hAnsi="Times New Roman" w:cs="Times New Roman"/>
        </w:rPr>
        <w:t xml:space="preserve"> </w:t>
      </w:r>
      <w:r w:rsidR="00AA0FD9">
        <w:rPr>
          <w:rFonts w:ascii="Times New Roman" w:hAnsi="Times New Roman" w:cs="Times New Roman"/>
        </w:rPr>
        <w:t>Animals were grouped into (1) vertebrates, (2) mobile invertebrates, or (3) sessile invertebrates.</w:t>
      </w:r>
    </w:p>
    <w:p w14:paraId="7D07E2F0" w14:textId="329A1271" w:rsidR="000A592D" w:rsidRDefault="000A592D" w:rsidP="000A592D">
      <w:pPr>
        <w:spacing w:line="360" w:lineRule="auto"/>
        <w:rPr>
          <w:rFonts w:ascii="Times New Roman" w:hAnsi="Times New Roman" w:cs="Times New Roman"/>
        </w:rPr>
      </w:pPr>
    </w:p>
    <w:p w14:paraId="5BC23943" w14:textId="0DA27AD5" w:rsidR="000A592D" w:rsidRPr="000A592D" w:rsidRDefault="000A592D" w:rsidP="000A592D">
      <w:pPr>
        <w:spacing w:line="360" w:lineRule="auto"/>
        <w:rPr>
          <w:rFonts w:ascii="Times New Roman" w:hAnsi="Times New Roman" w:cs="Times New Roman"/>
          <w:i/>
          <w:iCs/>
        </w:rPr>
      </w:pPr>
      <w:r w:rsidRPr="000A592D">
        <w:rPr>
          <w:rFonts w:ascii="Times New Roman" w:hAnsi="Times New Roman" w:cs="Times New Roman"/>
          <w:i/>
          <w:iCs/>
        </w:rPr>
        <w:t>Data analysis</w:t>
      </w:r>
    </w:p>
    <w:p w14:paraId="28FA4F5F" w14:textId="5F156934" w:rsidR="00E772EE" w:rsidRDefault="00173B11" w:rsidP="00DE5F92">
      <w:pPr>
        <w:spacing w:line="360" w:lineRule="auto"/>
        <w:rPr>
          <w:rFonts w:ascii="Times New Roman" w:hAnsi="Times New Roman" w:cs="Times New Roman"/>
        </w:rPr>
        <w:pPrChange w:id="120" w:author="Isabelle Cote" w:date="2023-04-24T12:17:00Z">
          <w:pPr>
            <w:spacing w:line="360" w:lineRule="auto"/>
            <w:ind w:firstLine="720"/>
          </w:pPr>
        </w:pPrChange>
      </w:pPr>
      <w:r>
        <w:rPr>
          <w:rFonts w:ascii="Times New Roman" w:hAnsi="Times New Roman" w:cs="Times New Roman"/>
        </w:rPr>
        <w:t>We examined latitude, temperature, background nutrient concentration, experimental design, and primary producer taxa as potential moderators of the effect of animal-mediated nutrient provisioning</w:t>
      </w:r>
      <w:ins w:id="121" w:author="Isabelle Cote" w:date="2023-04-24T12:58:00Z">
        <w:r w:rsidR="00E340AB">
          <w:rPr>
            <w:rFonts w:ascii="Times New Roman" w:hAnsi="Times New Roman" w:cs="Times New Roman"/>
          </w:rPr>
          <w:t xml:space="preserve"> on primary producers</w:t>
        </w:r>
      </w:ins>
      <w:r>
        <w:rPr>
          <w:rFonts w:ascii="Times New Roman" w:hAnsi="Times New Roman" w:cs="Times New Roman"/>
        </w:rPr>
        <w:t xml:space="preserve">. </w:t>
      </w:r>
      <w:r w:rsidR="00FA6ACC">
        <w:rPr>
          <w:rFonts w:ascii="Times New Roman" w:hAnsi="Times New Roman" w:cs="Times New Roman"/>
        </w:rPr>
        <w:t xml:space="preserve">We considered grouping primary producers into finer taxonomic levels (e.g., splitting </w:t>
      </w:r>
      <w:ins w:id="122" w:author="Isabelle Cote" w:date="2023-04-24T12:59:00Z">
        <w:r w:rsidR="00E340AB">
          <w:rPr>
            <w:rFonts w:ascii="Times New Roman" w:hAnsi="Times New Roman" w:cs="Times New Roman"/>
          </w:rPr>
          <w:t xml:space="preserve">macroalgae into </w:t>
        </w:r>
      </w:ins>
      <w:r w:rsidR="00FA6ACC">
        <w:rPr>
          <w:rFonts w:ascii="Times New Roman" w:hAnsi="Times New Roman" w:cs="Times New Roman"/>
        </w:rPr>
        <w:t xml:space="preserve">fleshy and crustose algae, or </w:t>
      </w:r>
      <w:ins w:id="123" w:author="Isabelle Cote" w:date="2023-04-24T12:59:00Z">
        <w:r w:rsidR="00E340AB">
          <w:rPr>
            <w:rFonts w:ascii="Times New Roman" w:hAnsi="Times New Roman" w:cs="Times New Roman"/>
          </w:rPr>
          <w:t xml:space="preserve">vascular plants into </w:t>
        </w:r>
      </w:ins>
      <w:r w:rsidR="00FA6ACC">
        <w:rPr>
          <w:rFonts w:ascii="Times New Roman" w:hAnsi="Times New Roman" w:cs="Times New Roman"/>
        </w:rPr>
        <w:t xml:space="preserve">seagrass and mangroves) but preliminary models with these finer groupings did not improve model fit, and we did not detect significant differences </w:t>
      </w:r>
      <w:del w:id="124" w:author="Isabelle Cote" w:date="2023-04-24T12:58:00Z">
        <w:r w:rsidR="00FA6ACC" w:rsidDel="00E340AB">
          <w:rPr>
            <w:rFonts w:ascii="Times New Roman" w:hAnsi="Times New Roman" w:cs="Times New Roman"/>
          </w:rPr>
          <w:delText xml:space="preserve">between </w:delText>
        </w:r>
      </w:del>
      <w:ins w:id="125" w:author="Isabelle Cote" w:date="2023-04-24T12:58:00Z">
        <w:r w:rsidR="00E340AB">
          <w:rPr>
            <w:rFonts w:ascii="Times New Roman" w:hAnsi="Times New Roman" w:cs="Times New Roman"/>
          </w:rPr>
          <w:t>among</w:t>
        </w:r>
        <w:r w:rsidR="00E340AB">
          <w:rPr>
            <w:rFonts w:ascii="Times New Roman" w:hAnsi="Times New Roman" w:cs="Times New Roman"/>
          </w:rPr>
          <w:t xml:space="preserve"> </w:t>
        </w:r>
      </w:ins>
      <w:r w:rsidR="00FA6ACC">
        <w:rPr>
          <w:rFonts w:ascii="Times New Roman" w:hAnsi="Times New Roman" w:cs="Times New Roman"/>
        </w:rPr>
        <w:t xml:space="preserve">finer groups within </w:t>
      </w:r>
      <w:del w:id="126" w:author="Isabelle Cote" w:date="2023-04-24T12:59:00Z">
        <w:r w:rsidR="00FA6ACC" w:rsidDel="00E340AB">
          <w:rPr>
            <w:rFonts w:ascii="Times New Roman" w:hAnsi="Times New Roman" w:cs="Times New Roman"/>
          </w:rPr>
          <w:delText>our chosen</w:delText>
        </w:r>
      </w:del>
      <w:ins w:id="127" w:author="Isabelle Cote" w:date="2023-04-24T12:59:00Z">
        <w:r w:rsidR="00E340AB">
          <w:rPr>
            <w:rFonts w:ascii="Times New Roman" w:hAnsi="Times New Roman" w:cs="Times New Roman"/>
          </w:rPr>
          <w:t>their</w:t>
        </w:r>
      </w:ins>
      <w:r w:rsidR="00FA6ACC">
        <w:rPr>
          <w:rFonts w:ascii="Times New Roman" w:hAnsi="Times New Roman" w:cs="Times New Roman"/>
        </w:rPr>
        <w:t xml:space="preserve"> broader categories. We also investigated the effect of </w:t>
      </w:r>
      <w:del w:id="128" w:author="Isabelle Cote" w:date="2023-04-24T13:00:00Z">
        <w:r w:rsidR="00FA6ACC" w:rsidDel="00E340AB">
          <w:rPr>
            <w:rFonts w:ascii="Times New Roman" w:hAnsi="Times New Roman" w:cs="Times New Roman"/>
          </w:rPr>
          <w:delText xml:space="preserve">the </w:delText>
        </w:r>
      </w:del>
      <w:r w:rsidR="00FA6ACC">
        <w:rPr>
          <w:rFonts w:ascii="Times New Roman" w:hAnsi="Times New Roman" w:cs="Times New Roman"/>
        </w:rPr>
        <w:t>consumer</w:t>
      </w:r>
      <w:del w:id="129" w:author="Isabelle Cote" w:date="2023-04-24T13:00:00Z">
        <w:r w:rsidR="00FA6ACC" w:rsidDel="00E340AB">
          <w:rPr>
            <w:rFonts w:ascii="Times New Roman" w:hAnsi="Times New Roman" w:cs="Times New Roman"/>
          </w:rPr>
          <w:delText>’s</w:delText>
        </w:r>
      </w:del>
      <w:r w:rsidR="00FA6ACC">
        <w:rPr>
          <w:rFonts w:ascii="Times New Roman" w:hAnsi="Times New Roman" w:cs="Times New Roman"/>
        </w:rPr>
        <w:t xml:space="preserve"> tax</w:t>
      </w:r>
      <w:ins w:id="130" w:author="Isabelle Cote" w:date="2023-04-24T13:00:00Z">
        <w:r w:rsidR="00E340AB">
          <w:rPr>
            <w:rFonts w:ascii="Times New Roman" w:hAnsi="Times New Roman" w:cs="Times New Roman"/>
          </w:rPr>
          <w:t>on</w:t>
        </w:r>
      </w:ins>
      <w:del w:id="131" w:author="Isabelle Cote" w:date="2023-04-24T13:00:00Z">
        <w:r w:rsidR="00FA6ACC" w:rsidDel="00E340AB">
          <w:rPr>
            <w:rFonts w:ascii="Times New Roman" w:hAnsi="Times New Roman" w:cs="Times New Roman"/>
          </w:rPr>
          <w:delText>a</w:delText>
        </w:r>
      </w:del>
      <w:r w:rsidR="00FA6ACC">
        <w:rPr>
          <w:rFonts w:ascii="Times New Roman" w:hAnsi="Times New Roman" w:cs="Times New Roman"/>
        </w:rPr>
        <w:t xml:space="preserve"> or activity level but there were no subgroup differences and inclusion of </w:t>
      </w:r>
      <w:del w:id="132" w:author="Isabelle Cote" w:date="2023-04-24T13:00:00Z">
        <w:r w:rsidR="00FA6ACC" w:rsidDel="00E340AB">
          <w:rPr>
            <w:rFonts w:ascii="Times New Roman" w:hAnsi="Times New Roman" w:cs="Times New Roman"/>
          </w:rPr>
          <w:delText xml:space="preserve">this </w:delText>
        </w:r>
      </w:del>
      <w:ins w:id="133" w:author="Isabelle Cote" w:date="2023-04-24T13:00:00Z">
        <w:r w:rsidR="00E340AB">
          <w:rPr>
            <w:rFonts w:ascii="Times New Roman" w:hAnsi="Times New Roman" w:cs="Times New Roman"/>
          </w:rPr>
          <w:t>th</w:t>
        </w:r>
        <w:r w:rsidR="00E340AB">
          <w:rPr>
            <w:rFonts w:ascii="Times New Roman" w:hAnsi="Times New Roman" w:cs="Times New Roman"/>
          </w:rPr>
          <w:t>ese factors</w:t>
        </w:r>
        <w:r w:rsidR="00E340AB">
          <w:rPr>
            <w:rFonts w:ascii="Times New Roman" w:hAnsi="Times New Roman" w:cs="Times New Roman"/>
          </w:rPr>
          <w:t xml:space="preserve"> </w:t>
        </w:r>
      </w:ins>
      <w:r w:rsidR="00FA6ACC">
        <w:rPr>
          <w:rFonts w:ascii="Times New Roman" w:hAnsi="Times New Roman" w:cs="Times New Roman"/>
        </w:rPr>
        <w:t xml:space="preserve">did not improve the model. We </w:t>
      </w:r>
      <w:del w:id="134" w:author="Isabelle Cote" w:date="2023-04-24T13:00:00Z">
        <w:r w:rsidR="00FA6ACC" w:rsidDel="00E340AB">
          <w:rPr>
            <w:rFonts w:ascii="Times New Roman" w:hAnsi="Times New Roman" w:cs="Times New Roman"/>
          </w:rPr>
          <w:delText xml:space="preserve">also </w:delText>
        </w:r>
      </w:del>
      <w:r w:rsidR="00FA6ACC">
        <w:rPr>
          <w:rFonts w:ascii="Times New Roman" w:hAnsi="Times New Roman" w:cs="Times New Roman"/>
        </w:rPr>
        <w:t xml:space="preserve">collected data quantifying the level (i.e., nitrogen concentration) of provisioning by animals to primary producers, but this information was unavailable for most studies and inclusion did not improve model fit, so we did not consider this factor in final models. </w:t>
      </w:r>
    </w:p>
    <w:p w14:paraId="15BAAE82" w14:textId="4583A462" w:rsidR="00173B11" w:rsidRDefault="00BD3F95" w:rsidP="00173B11">
      <w:pPr>
        <w:spacing w:line="360" w:lineRule="auto"/>
        <w:ind w:firstLine="720"/>
        <w:rPr>
          <w:rFonts w:ascii="Times New Roman" w:hAnsi="Times New Roman" w:cs="Times New Roman"/>
        </w:rPr>
      </w:pPr>
      <w:r>
        <w:rPr>
          <w:rFonts w:ascii="Times New Roman" w:hAnsi="Times New Roman" w:cs="Times New Roman"/>
        </w:rPr>
        <w:t xml:space="preserve">We calculated effect sizes as </w:t>
      </w:r>
      <w:r w:rsidRPr="007D1CA4">
        <w:rPr>
          <w:rFonts w:ascii="Times New Roman" w:hAnsi="Times New Roman" w:cs="Times New Roman"/>
        </w:rPr>
        <w:t>log</w:t>
      </w:r>
      <w:r>
        <w:rPr>
          <w:rFonts w:ascii="Times New Roman" w:hAnsi="Times New Roman" w:cs="Times New Roman"/>
        </w:rPr>
        <w:t>-</w:t>
      </w:r>
      <w:r w:rsidRPr="007D1CA4">
        <w:rPr>
          <w:rFonts w:ascii="Times New Roman" w:hAnsi="Times New Roman" w:cs="Times New Roman"/>
        </w:rPr>
        <w:t xml:space="preserve">transformed </w:t>
      </w:r>
      <w:r>
        <w:rPr>
          <w:rFonts w:ascii="Times New Roman" w:hAnsi="Times New Roman" w:cs="Times New Roman"/>
        </w:rPr>
        <w:t xml:space="preserve">response </w:t>
      </w:r>
      <w:r w:rsidRPr="007D1CA4">
        <w:rPr>
          <w:rFonts w:ascii="Times New Roman" w:hAnsi="Times New Roman" w:cs="Times New Roman"/>
        </w:rPr>
        <w:t>ratio</w:t>
      </w:r>
      <w:r>
        <w:rPr>
          <w:rFonts w:ascii="Times New Roman" w:hAnsi="Times New Roman" w:cs="Times New Roman"/>
        </w:rPr>
        <w:t>s</w:t>
      </w:r>
      <w:r w:rsidRPr="007D1CA4">
        <w:rPr>
          <w:rFonts w:ascii="Times New Roman" w:hAnsi="Times New Roman" w:cs="Times New Roman"/>
        </w:rPr>
        <w:t xml:space="preserve"> </w:t>
      </w:r>
      <w:r>
        <w:rPr>
          <w:rFonts w:ascii="Times New Roman" w:hAnsi="Times New Roman" w:cs="Times New Roman"/>
        </w:rPr>
        <w:t>using the R function metafor::escalc, which computes effect size as the log of the treatment</w:t>
      </w:r>
      <w:r w:rsidRPr="00067124">
        <w:rPr>
          <w:rFonts w:ascii="Times New Roman" w:hAnsi="Times New Roman" w:cs="Times New Roman"/>
        </w:rPr>
        <w:t xml:space="preserve"> </w:t>
      </w:r>
      <w:r>
        <w:rPr>
          <w:rFonts w:ascii="Times New Roman" w:hAnsi="Times New Roman" w:cs="Times New Roman"/>
        </w:rPr>
        <w:t>mean divided by the control</w:t>
      </w:r>
      <w:r w:rsidRPr="00067124">
        <w:rPr>
          <w:rFonts w:ascii="Times New Roman" w:hAnsi="Times New Roman" w:cs="Times New Roman"/>
        </w:rPr>
        <w:t xml:space="preserve"> </w:t>
      </w:r>
      <w:r>
        <w:rPr>
          <w:rFonts w:ascii="Times New Roman" w:hAnsi="Times New Roman" w:cs="Times New Roman"/>
        </w:rPr>
        <w:t>mean. Effect sizes cannot be calculated for mean values less than or equal to zero (n = 9</w:t>
      </w:r>
      <w:ins w:id="135" w:author="Isabelle Cote" w:date="2023-04-24T13:34:00Z">
        <w:r w:rsidR="009B07DB">
          <w:rPr>
            <w:rFonts w:ascii="Times New Roman" w:hAnsi="Times New Roman" w:cs="Times New Roman"/>
          </w:rPr>
          <w:t xml:space="preserve"> cases</w:t>
        </w:r>
      </w:ins>
      <w:r>
        <w:rPr>
          <w:rFonts w:ascii="Times New Roman" w:hAnsi="Times New Roman" w:cs="Times New Roman"/>
        </w:rPr>
        <w:t xml:space="preserve">), so these were excluded. </w:t>
      </w:r>
      <w:r w:rsidR="00E772EE">
        <w:rPr>
          <w:rFonts w:ascii="Times New Roman" w:hAnsi="Times New Roman" w:cs="Times New Roman"/>
        </w:rPr>
        <w:t xml:space="preserve">We standardized the continuous moderators (absolute latitude, temperature, and background nutrients) in the models to make the parameter estimates comparable. </w:t>
      </w:r>
      <w:ins w:id="136" w:author="Isabelle Cote" w:date="2023-04-24T13:02:00Z">
        <w:r w:rsidR="00E340AB">
          <w:rPr>
            <w:rFonts w:ascii="Times New Roman" w:hAnsi="Times New Roman" w:cs="Times New Roman"/>
          </w:rPr>
          <w:t>U</w:t>
        </w:r>
        <w:r w:rsidR="00E340AB">
          <w:rPr>
            <w:rFonts w:ascii="Times New Roman" w:hAnsi="Times New Roman" w:cs="Times New Roman"/>
          </w:rPr>
          <w:t>sing a correlation matrix (metaphor::vif)</w:t>
        </w:r>
        <w:r w:rsidR="00E340AB">
          <w:rPr>
            <w:rFonts w:ascii="Times New Roman" w:hAnsi="Times New Roman" w:cs="Times New Roman"/>
          </w:rPr>
          <w:t>, w</w:t>
        </w:r>
      </w:ins>
      <w:del w:id="137" w:author="Isabelle Cote" w:date="2023-04-24T13:02:00Z">
        <w:r w:rsidR="00145342" w:rsidDel="00E340AB">
          <w:rPr>
            <w:rFonts w:ascii="Times New Roman" w:hAnsi="Times New Roman" w:cs="Times New Roman"/>
          </w:rPr>
          <w:delText>W</w:delText>
        </w:r>
      </w:del>
      <w:r w:rsidR="00145342">
        <w:rPr>
          <w:rFonts w:ascii="Times New Roman" w:hAnsi="Times New Roman" w:cs="Times New Roman"/>
        </w:rPr>
        <w:t>e determined that absolute latitude, temperature, and background nutrients were correlated</w:t>
      </w:r>
      <w:del w:id="138" w:author="Isabelle Cote" w:date="2023-04-24T13:02:00Z">
        <w:r w:rsidR="00145342" w:rsidDel="00E340AB">
          <w:rPr>
            <w:rFonts w:ascii="Times New Roman" w:hAnsi="Times New Roman" w:cs="Times New Roman"/>
          </w:rPr>
          <w:delText xml:space="preserve"> using a correlation matrix (metaphor::vif)</w:delText>
        </w:r>
      </w:del>
      <w:r w:rsidR="00145342">
        <w:rPr>
          <w:rFonts w:ascii="Times New Roman" w:hAnsi="Times New Roman" w:cs="Times New Roman"/>
        </w:rPr>
        <w:t xml:space="preserve">, with VIF values of </w:t>
      </w:r>
      <w:r w:rsidR="00145342" w:rsidRPr="005317EB">
        <w:rPr>
          <w:rFonts w:ascii="Times New Roman" w:hAnsi="Times New Roman" w:cs="Times New Roman"/>
        </w:rPr>
        <w:t>6.</w:t>
      </w:r>
      <w:r w:rsidR="00DF3C0B">
        <w:rPr>
          <w:rFonts w:ascii="Times New Roman" w:hAnsi="Times New Roman" w:cs="Times New Roman"/>
        </w:rPr>
        <w:t>0</w:t>
      </w:r>
      <w:r w:rsidR="005E10B0">
        <w:rPr>
          <w:rFonts w:ascii="Times New Roman" w:hAnsi="Times New Roman" w:cs="Times New Roman"/>
        </w:rPr>
        <w:t>4</w:t>
      </w:r>
      <w:r w:rsidR="00145342">
        <w:rPr>
          <w:rFonts w:ascii="Times New Roman" w:hAnsi="Times New Roman" w:cs="Times New Roman"/>
        </w:rPr>
        <w:t xml:space="preserve">, </w:t>
      </w:r>
      <w:r w:rsidR="00DF3C0B" w:rsidRPr="00DF3C0B">
        <w:rPr>
          <w:rFonts w:ascii="Times New Roman" w:hAnsi="Times New Roman" w:cs="Times New Roman"/>
        </w:rPr>
        <w:t>4.8</w:t>
      </w:r>
      <w:r w:rsidR="00504E41">
        <w:rPr>
          <w:rFonts w:ascii="Times New Roman" w:hAnsi="Times New Roman" w:cs="Times New Roman"/>
        </w:rPr>
        <w:t>0</w:t>
      </w:r>
      <w:r w:rsidR="00145342">
        <w:rPr>
          <w:rFonts w:ascii="Times New Roman" w:hAnsi="Times New Roman" w:cs="Times New Roman"/>
        </w:rPr>
        <w:t xml:space="preserve">, and </w:t>
      </w:r>
      <w:r w:rsidR="00DF3C0B">
        <w:rPr>
          <w:rFonts w:ascii="Times New Roman" w:hAnsi="Times New Roman" w:cs="Times New Roman"/>
        </w:rPr>
        <w:t>3.</w:t>
      </w:r>
      <w:r w:rsidR="00504E41">
        <w:rPr>
          <w:rFonts w:ascii="Times New Roman" w:hAnsi="Times New Roman" w:cs="Times New Roman"/>
        </w:rPr>
        <w:t>7</w:t>
      </w:r>
      <w:r w:rsidR="000674DD">
        <w:rPr>
          <w:rFonts w:ascii="Times New Roman" w:hAnsi="Times New Roman" w:cs="Times New Roman"/>
        </w:rPr>
        <w:t>3</w:t>
      </w:r>
      <w:r w:rsidR="00145342">
        <w:rPr>
          <w:rFonts w:ascii="Times New Roman" w:hAnsi="Times New Roman" w:cs="Times New Roman"/>
        </w:rPr>
        <w:t xml:space="preserve"> respectively.</w:t>
      </w:r>
      <w:del w:id="139" w:author="Isabelle Cote" w:date="2023-04-24T13:04:00Z">
        <w:r w:rsidR="006149A7" w:rsidDel="00E340AB">
          <w:rPr>
            <w:rFonts w:ascii="Times New Roman" w:hAnsi="Times New Roman" w:cs="Times New Roman"/>
          </w:rPr>
          <w:delText xml:space="preserve"> Therefore</w:delText>
        </w:r>
        <w:r w:rsidR="00DF3C0B" w:rsidDel="00E340AB">
          <w:rPr>
            <w:rFonts w:ascii="Times New Roman" w:hAnsi="Times New Roman" w:cs="Times New Roman"/>
          </w:rPr>
          <w:delText>,</w:delText>
        </w:r>
      </w:del>
      <w:r w:rsidR="006149A7">
        <w:rPr>
          <w:rFonts w:ascii="Times New Roman" w:hAnsi="Times New Roman" w:cs="Times New Roman"/>
        </w:rPr>
        <w:t xml:space="preserve"> </w:t>
      </w:r>
      <w:ins w:id="140" w:author="Isabelle Cote" w:date="2023-04-24T13:04:00Z">
        <w:r w:rsidR="00E340AB">
          <w:rPr>
            <w:rFonts w:ascii="Times New Roman" w:hAnsi="Times New Roman" w:cs="Times New Roman"/>
          </w:rPr>
          <w:t>W</w:t>
        </w:r>
      </w:ins>
      <w:del w:id="141" w:author="Isabelle Cote" w:date="2023-04-24T13:04:00Z">
        <w:r w:rsidR="006149A7" w:rsidDel="00E340AB">
          <w:rPr>
            <w:rFonts w:ascii="Times New Roman" w:hAnsi="Times New Roman" w:cs="Times New Roman"/>
          </w:rPr>
          <w:delText>w</w:delText>
        </w:r>
      </w:del>
      <w:r w:rsidR="006149A7">
        <w:rPr>
          <w:rFonts w:ascii="Times New Roman" w:hAnsi="Times New Roman" w:cs="Times New Roman"/>
        </w:rPr>
        <w:t xml:space="preserve">e were </w:t>
      </w:r>
      <w:ins w:id="142" w:author="Isabelle Cote" w:date="2023-04-24T13:04:00Z">
        <w:r w:rsidR="00E340AB">
          <w:rPr>
            <w:rFonts w:ascii="Times New Roman" w:hAnsi="Times New Roman" w:cs="Times New Roman"/>
          </w:rPr>
          <w:t>t</w:t>
        </w:r>
        <w:r w:rsidR="00E340AB">
          <w:rPr>
            <w:rFonts w:ascii="Times New Roman" w:hAnsi="Times New Roman" w:cs="Times New Roman"/>
          </w:rPr>
          <w:t xml:space="preserve">herefore </w:t>
        </w:r>
      </w:ins>
      <w:r w:rsidR="006149A7">
        <w:rPr>
          <w:rFonts w:ascii="Times New Roman" w:hAnsi="Times New Roman" w:cs="Times New Roman"/>
        </w:rPr>
        <w:t>unable to include all three moderators in the same model</w:t>
      </w:r>
      <w:r w:rsidR="00173B11">
        <w:rPr>
          <w:rFonts w:ascii="Times New Roman" w:hAnsi="Times New Roman" w:cs="Times New Roman"/>
        </w:rPr>
        <w:t>.</w:t>
      </w:r>
    </w:p>
    <w:p w14:paraId="3D4BD3F6" w14:textId="77777777" w:rsidR="00173B11" w:rsidRDefault="00173B11" w:rsidP="00173B11">
      <w:pPr>
        <w:spacing w:line="360" w:lineRule="auto"/>
        <w:ind w:firstLine="720"/>
        <w:rPr>
          <w:rFonts w:ascii="Times New Roman" w:hAnsi="Times New Roman" w:cs="Times New Roman"/>
        </w:rPr>
      </w:pPr>
    </w:p>
    <w:p w14:paraId="59840816" w14:textId="675DC72E" w:rsidR="00960C3D" w:rsidRDefault="00173B11" w:rsidP="0051546B">
      <w:pPr>
        <w:spacing w:line="360" w:lineRule="auto"/>
        <w:ind w:firstLine="720"/>
        <w:rPr>
          <w:rFonts w:ascii="Times New Roman" w:hAnsi="Times New Roman" w:cs="Times New Roman"/>
        </w:rPr>
      </w:pPr>
      <w:r>
        <w:rPr>
          <w:rFonts w:ascii="Times New Roman" w:hAnsi="Times New Roman" w:cs="Times New Roman"/>
        </w:rPr>
        <w:lastRenderedPageBreak/>
        <w:t xml:space="preserve">We </w:t>
      </w:r>
      <w:r w:rsidR="00E01152">
        <w:rPr>
          <w:rFonts w:ascii="Times New Roman" w:hAnsi="Times New Roman" w:cs="Times New Roman"/>
        </w:rPr>
        <w:t xml:space="preserve">constructed </w:t>
      </w:r>
      <w:r w:rsidR="006149A7">
        <w:rPr>
          <w:rFonts w:ascii="Times New Roman" w:hAnsi="Times New Roman" w:cs="Times New Roman"/>
        </w:rPr>
        <w:t xml:space="preserve">three </w:t>
      </w:r>
      <w:r w:rsidR="00CF1968">
        <w:rPr>
          <w:rFonts w:ascii="Times New Roman" w:hAnsi="Times New Roman" w:cs="Times New Roman"/>
        </w:rPr>
        <w:t>three-level mixed</w:t>
      </w:r>
      <w:r w:rsidR="00067124">
        <w:rPr>
          <w:rFonts w:ascii="Times New Roman" w:hAnsi="Times New Roman" w:cs="Times New Roman"/>
        </w:rPr>
        <w:t>-</w:t>
      </w:r>
      <w:r w:rsidR="00CF1968">
        <w:rPr>
          <w:rFonts w:ascii="Times New Roman" w:hAnsi="Times New Roman" w:cs="Times New Roman"/>
        </w:rPr>
        <w:t>effects</w:t>
      </w:r>
      <w:r w:rsidR="00E01152">
        <w:rPr>
          <w:rFonts w:ascii="Times New Roman" w:hAnsi="Times New Roman" w:cs="Times New Roman"/>
        </w:rPr>
        <w:t xml:space="preserve"> model</w:t>
      </w:r>
      <w:r w:rsidR="006149A7">
        <w:rPr>
          <w:rFonts w:ascii="Times New Roman" w:hAnsi="Times New Roman" w:cs="Times New Roman"/>
        </w:rPr>
        <w:t>s</w:t>
      </w:r>
      <w:r w:rsidR="00E01152">
        <w:rPr>
          <w:rFonts w:ascii="Times New Roman" w:hAnsi="Times New Roman" w:cs="Times New Roman"/>
        </w:rPr>
        <w:t xml:space="preserve"> (metafor::rma.mv) </w:t>
      </w:r>
      <w:r w:rsidR="00D21C19">
        <w:rPr>
          <w:rFonts w:ascii="Times New Roman" w:hAnsi="Times New Roman" w:cs="Times New Roman"/>
        </w:rPr>
        <w:t xml:space="preserve">including </w:t>
      </w:r>
      <w:ins w:id="143" w:author="Isabelle Cote" w:date="2023-04-24T13:05:00Z">
        <w:r w:rsidR="00E340AB">
          <w:rPr>
            <w:rFonts w:ascii="Times New Roman" w:hAnsi="Times New Roman" w:cs="Times New Roman"/>
          </w:rPr>
          <w:t xml:space="preserve">in each </w:t>
        </w:r>
      </w:ins>
      <w:r w:rsidR="006149A7">
        <w:rPr>
          <w:rFonts w:ascii="Times New Roman" w:hAnsi="Times New Roman" w:cs="Times New Roman"/>
        </w:rPr>
        <w:t xml:space="preserve">only one of the correlated moderators </w:t>
      </w:r>
      <w:r w:rsidR="00E01152">
        <w:rPr>
          <w:rFonts w:ascii="Times New Roman" w:hAnsi="Times New Roman" w:cs="Times New Roman"/>
        </w:rPr>
        <w:t>(</w:t>
      </w:r>
      <w:r w:rsidR="00D21C19">
        <w:rPr>
          <w:rFonts w:ascii="Times New Roman" w:hAnsi="Times New Roman" w:cs="Times New Roman"/>
        </w:rPr>
        <w:t xml:space="preserve">absolute </w:t>
      </w:r>
      <w:r w:rsidR="00E01152">
        <w:rPr>
          <w:rFonts w:ascii="Times New Roman" w:hAnsi="Times New Roman" w:cs="Times New Roman"/>
        </w:rPr>
        <w:t xml:space="preserve">latitude, </w:t>
      </w:r>
      <w:r w:rsidR="00D21C19">
        <w:rPr>
          <w:rFonts w:ascii="Times New Roman" w:hAnsi="Times New Roman" w:cs="Times New Roman"/>
        </w:rPr>
        <w:t xml:space="preserve">temperature, </w:t>
      </w:r>
      <w:r w:rsidR="006149A7">
        <w:rPr>
          <w:rFonts w:ascii="Times New Roman" w:hAnsi="Times New Roman" w:cs="Times New Roman"/>
        </w:rPr>
        <w:t xml:space="preserve">or </w:t>
      </w:r>
      <w:r w:rsidR="00D21C19">
        <w:rPr>
          <w:rFonts w:ascii="Times New Roman" w:hAnsi="Times New Roman" w:cs="Times New Roman"/>
        </w:rPr>
        <w:t>background nutrients</w:t>
      </w:r>
      <w:r w:rsidR="006149A7">
        <w:rPr>
          <w:rFonts w:ascii="Times New Roman" w:hAnsi="Times New Roman" w:cs="Times New Roman"/>
        </w:rPr>
        <w:t>)</w:t>
      </w:r>
      <w:del w:id="144" w:author="Isabelle Cote" w:date="2023-04-24T13:06:00Z">
        <w:r w:rsidR="006149A7" w:rsidDel="00E340AB">
          <w:rPr>
            <w:rFonts w:ascii="Times New Roman" w:hAnsi="Times New Roman" w:cs="Times New Roman"/>
          </w:rPr>
          <w:delText xml:space="preserve"> and </w:delText>
        </w:r>
      </w:del>
      <w:ins w:id="145" w:author="Isabelle Cote" w:date="2023-04-24T13:06:00Z">
        <w:r w:rsidR="00E340AB">
          <w:rPr>
            <w:rFonts w:ascii="Times New Roman" w:hAnsi="Times New Roman" w:cs="Times New Roman"/>
          </w:rPr>
          <w:t xml:space="preserve">, </w:t>
        </w:r>
      </w:ins>
      <w:r w:rsidR="006149A7">
        <w:rPr>
          <w:rFonts w:ascii="Times New Roman" w:hAnsi="Times New Roman" w:cs="Times New Roman"/>
        </w:rPr>
        <w:t>both categorical moderators (</w:t>
      </w:r>
      <w:r w:rsidR="005317EB">
        <w:rPr>
          <w:rFonts w:ascii="Times New Roman" w:hAnsi="Times New Roman" w:cs="Times New Roman"/>
        </w:rPr>
        <w:t>experimental design</w:t>
      </w:r>
      <w:r w:rsidR="006149A7">
        <w:rPr>
          <w:rFonts w:ascii="Times New Roman" w:hAnsi="Times New Roman" w:cs="Times New Roman"/>
        </w:rPr>
        <w:t xml:space="preserve"> and</w:t>
      </w:r>
      <w:r w:rsidR="00E01152">
        <w:rPr>
          <w:rFonts w:ascii="Times New Roman" w:hAnsi="Times New Roman" w:cs="Times New Roman"/>
        </w:rPr>
        <w:t xml:space="preserve"> </w:t>
      </w:r>
      <w:r w:rsidR="00D21C19">
        <w:rPr>
          <w:rFonts w:ascii="Times New Roman" w:hAnsi="Times New Roman" w:cs="Times New Roman"/>
        </w:rPr>
        <w:t xml:space="preserve">primary producer </w:t>
      </w:r>
      <w:del w:id="146" w:author="Isabelle Cote" w:date="2023-04-24T13:05:00Z">
        <w:r w:rsidR="005317EB" w:rsidDel="00E340AB">
          <w:rPr>
            <w:rFonts w:ascii="Times New Roman" w:hAnsi="Times New Roman" w:cs="Times New Roman"/>
          </w:rPr>
          <w:delText>taxa</w:delText>
        </w:r>
      </w:del>
      <w:ins w:id="147" w:author="Isabelle Cote" w:date="2023-04-24T13:05:00Z">
        <w:r w:rsidR="00E340AB">
          <w:rPr>
            <w:rFonts w:ascii="Times New Roman" w:hAnsi="Times New Roman" w:cs="Times New Roman"/>
          </w:rPr>
          <w:t>group</w:t>
        </w:r>
      </w:ins>
      <w:r w:rsidR="00E01152">
        <w:rPr>
          <w:rFonts w:ascii="Times New Roman" w:hAnsi="Times New Roman" w:cs="Times New Roman"/>
        </w:rPr>
        <w:t xml:space="preserve">) </w:t>
      </w:r>
      <w:r w:rsidR="00A6305A">
        <w:rPr>
          <w:rFonts w:ascii="Times New Roman" w:hAnsi="Times New Roman" w:cs="Times New Roman"/>
        </w:rPr>
        <w:t>and</w:t>
      </w:r>
      <w:r w:rsidR="00E01152">
        <w:rPr>
          <w:rFonts w:ascii="Times New Roman" w:hAnsi="Times New Roman" w:cs="Times New Roman"/>
        </w:rPr>
        <w:t xml:space="preserve"> </w:t>
      </w:r>
      <w:r w:rsidR="00A6305A">
        <w:rPr>
          <w:rFonts w:ascii="Times New Roman" w:hAnsi="Times New Roman" w:cs="Times New Roman"/>
        </w:rPr>
        <w:t xml:space="preserve">a random effect of individual effect size nested within </w:t>
      </w:r>
      <w:r w:rsidR="00067124">
        <w:rPr>
          <w:rFonts w:ascii="Times New Roman" w:hAnsi="Times New Roman" w:cs="Times New Roman"/>
        </w:rPr>
        <w:t>publication (</w:t>
      </w:r>
      <w:r w:rsidR="00067124" w:rsidRPr="00A6305A">
        <w:rPr>
          <w:rFonts w:ascii="Times New Roman" w:hAnsi="Times New Roman" w:cs="Times New Roman"/>
        </w:rPr>
        <w:t>random = ~ 1 | paper /</w:t>
      </w:r>
      <w:r w:rsidR="00067124">
        <w:rPr>
          <w:rFonts w:ascii="Times New Roman" w:hAnsi="Times New Roman" w:cs="Times New Roman"/>
        </w:rPr>
        <w:t>individual_effect_size)</w:t>
      </w:r>
      <w:r w:rsidR="00A6305A">
        <w:rPr>
          <w:rFonts w:ascii="Times New Roman" w:hAnsi="Times New Roman" w:cs="Times New Roman"/>
        </w:rPr>
        <w:t xml:space="preserve">. As some studies contributed multiple effect sizes, this nested structure accounted for non-independence </w:t>
      </w:r>
      <w:r w:rsidR="00067124">
        <w:rPr>
          <w:rFonts w:ascii="Times New Roman" w:hAnsi="Times New Roman" w:cs="Times New Roman"/>
        </w:rPr>
        <w:t xml:space="preserve">among </w:t>
      </w:r>
      <w:del w:id="148" w:author="Isabelle Cote" w:date="2023-04-24T13:06:00Z">
        <w:r w:rsidR="00A6305A" w:rsidDel="00E340AB">
          <w:rPr>
            <w:rFonts w:ascii="Times New Roman" w:hAnsi="Times New Roman" w:cs="Times New Roman"/>
          </w:rPr>
          <w:delText xml:space="preserve">our </w:delText>
        </w:r>
      </w:del>
      <w:r w:rsidR="00A6305A">
        <w:rPr>
          <w:rFonts w:ascii="Times New Roman" w:hAnsi="Times New Roman" w:cs="Times New Roman"/>
        </w:rPr>
        <w:t xml:space="preserve">effect sizes </w:t>
      </w:r>
      <w:r w:rsidR="00A6305A">
        <w:rPr>
          <w:rFonts w:ascii="Times New Roman" w:hAnsi="Times New Roman" w:cs="Times New Roman"/>
        </w:rPr>
        <w:fldChar w:fldCharType="begin"/>
      </w:r>
      <w:r w:rsidR="00A6305A">
        <w:rPr>
          <w:rFonts w:ascii="Times New Roman" w:hAnsi="Times New Roman" w:cs="Times New Roman"/>
        </w:rPr>
        <w:instrText xml:space="preserve"> ADDIN ZOTERO_ITEM CSL_CITATION {"citationID":"ngse7ztq","properties":{"formattedCitation":"(Viechtbauer, 2010)","plainCitation":"(Viechtbauer, 2010)","noteIndex":0},"citationItems":[{"id":2020,"uris":["http://zotero.org/users/local/idKDtb7T/items/9ACBHWEB"],"itemData":{"id":2020,"type":"article-journal","abstract":"The metafor package provides functions for conducting meta-analyses in R. The package includes functions for ﬁtting the meta-analytic ﬁxed- and random-e</w:instrText>
      </w:r>
      <w:r w:rsidR="00A6305A">
        <w:rPr>
          <w:rFonts w:ascii="Cambria Math" w:hAnsi="Cambria Math" w:cs="Cambria Math"/>
        </w:rPr>
        <w:instrText>ﬀ</w:instrText>
      </w:r>
      <w:r w:rsidR="00A6305A">
        <w:rPr>
          <w:rFonts w:ascii="Times New Roman" w:hAnsi="Times New Roman" w:cs="Times New Roman"/>
        </w:rPr>
        <w:instrText xml:space="preserve">ects models and allows for the inclusion of moderators variables (study-level covariates) in these models. Meta-regression analyses with continuous and categorical moderators can be conducted in this way. Functions for the Mantel-Haenszel and Peto’s one-step method for metaanalyses of 2 × 2 table data are also available. Finally, the package provides various plot functions (for example, for forest, funnel, and radial plots) and functions for assessing the model ﬁt, for obtaining case diagnostics, and for tests of publication bias.","container-title":"Journal of Statistical Software","DOI":"10.18637/jss.v036.i03","ISSN":"1548-7660","issue":"3","journalAbbreviation":"J. Stat. Soft.","language":"en","source":"DOI.org (Crossref)","title":"Conducting Meta-Analyses in &lt;i&gt;R&lt;/i&gt; with the &lt;b&gt;metafor&lt;/b&gt; Package","URL":"http://www.jstatsoft.org/v36/i03/","volume":"36","author":[{"family":"Viechtbauer","given":"Wolfgang"}],"accessed":{"date-parts":[["2021",12,6]]},"issued":{"date-parts":[["2010"]]}}}],"schema":"https://github.com/citation-style-language/schema/raw/master/csl-citation.json"} </w:instrText>
      </w:r>
      <w:r w:rsidR="00A6305A">
        <w:rPr>
          <w:rFonts w:ascii="Times New Roman" w:hAnsi="Times New Roman" w:cs="Times New Roman"/>
        </w:rPr>
        <w:fldChar w:fldCharType="separate"/>
      </w:r>
      <w:r w:rsidR="00A6305A">
        <w:rPr>
          <w:rFonts w:ascii="Times New Roman" w:hAnsi="Times New Roman" w:cs="Times New Roman"/>
          <w:noProof/>
        </w:rPr>
        <w:t>(Viechtbauer, 2010)</w:t>
      </w:r>
      <w:r w:rsidR="00A6305A">
        <w:rPr>
          <w:rFonts w:ascii="Times New Roman" w:hAnsi="Times New Roman" w:cs="Times New Roman"/>
        </w:rPr>
        <w:fldChar w:fldCharType="end"/>
      </w:r>
      <w:r w:rsidR="00A6305A">
        <w:rPr>
          <w:rFonts w:ascii="Times New Roman" w:hAnsi="Times New Roman" w:cs="Times New Roman"/>
        </w:rPr>
        <w:t>.</w:t>
      </w:r>
      <w:r>
        <w:rPr>
          <w:rFonts w:ascii="Times New Roman" w:hAnsi="Times New Roman" w:cs="Times New Roman"/>
        </w:rPr>
        <w:t xml:space="preserve"> </w:t>
      </w:r>
      <w:r w:rsidR="0051546B">
        <w:rPr>
          <w:rFonts w:ascii="Times New Roman" w:hAnsi="Times New Roman" w:cs="Times New Roman"/>
        </w:rPr>
        <w:t xml:space="preserve">We compared the three models </w:t>
      </w:r>
      <w:commentRangeStart w:id="149"/>
      <w:ins w:id="150" w:author="Isabelle Cote" w:date="2023-04-24T13:07:00Z">
        <w:r w:rsidR="00A0260E">
          <w:rPr>
            <w:rFonts w:ascii="Times New Roman" w:hAnsi="Times New Roman" w:cs="Times New Roman"/>
          </w:rPr>
          <w:t>to each other and</w:t>
        </w:r>
      </w:ins>
      <w:commentRangeEnd w:id="149"/>
      <w:ins w:id="151" w:author="Isabelle Cote" w:date="2023-04-24T14:19:00Z">
        <w:r w:rsidR="00E82519">
          <w:rPr>
            <w:rStyle w:val="CommentReference"/>
          </w:rPr>
          <w:commentReference w:id="149"/>
        </w:r>
      </w:ins>
      <w:ins w:id="152" w:author="Isabelle Cote" w:date="2023-04-24T13:07:00Z">
        <w:r w:rsidR="00A0260E">
          <w:rPr>
            <w:rFonts w:ascii="Times New Roman" w:hAnsi="Times New Roman" w:cs="Times New Roman"/>
          </w:rPr>
          <w:t xml:space="preserve"> </w:t>
        </w:r>
      </w:ins>
      <w:r w:rsidR="0051546B">
        <w:rPr>
          <w:rFonts w:ascii="Times New Roman" w:hAnsi="Times New Roman" w:cs="Times New Roman"/>
        </w:rPr>
        <w:t xml:space="preserve">against a null model </w:t>
      </w:r>
      <w:ins w:id="153" w:author="Isabelle Cote" w:date="2023-04-24T13:07:00Z">
        <w:r w:rsidR="00E340AB">
          <w:rPr>
            <w:rFonts w:ascii="Times New Roman" w:hAnsi="Times New Roman" w:cs="Times New Roman"/>
          </w:rPr>
          <w:t xml:space="preserve">(i.e., intercept only) </w:t>
        </w:r>
      </w:ins>
      <w:r w:rsidR="0051546B">
        <w:rPr>
          <w:rFonts w:ascii="Times New Roman" w:hAnsi="Times New Roman" w:cs="Times New Roman"/>
        </w:rPr>
        <w:t xml:space="preserve">using Akaike’s Information Criterion (AIC). We considered delta AIC values </w:t>
      </w:r>
      <w:r w:rsidR="00E772EE">
        <w:rPr>
          <w:rFonts w:ascii="Times New Roman" w:hAnsi="Times New Roman" w:cs="Times New Roman"/>
        </w:rPr>
        <w:t>&lt;</w:t>
      </w:r>
      <w:r w:rsidR="00BD3F95">
        <w:rPr>
          <w:rFonts w:ascii="Times New Roman" w:hAnsi="Times New Roman" w:cs="Times New Roman"/>
        </w:rPr>
        <w:t xml:space="preserve"> </w:t>
      </w:r>
      <w:r w:rsidR="0051546B">
        <w:rPr>
          <w:rFonts w:ascii="Times New Roman" w:hAnsi="Times New Roman" w:cs="Times New Roman"/>
        </w:rPr>
        <w:t xml:space="preserve">2 as lending substantial support for the model, and </w:t>
      </w:r>
      <w:r w:rsidR="0051546B" w:rsidRPr="00D504C4">
        <w:rPr>
          <w:rFonts w:ascii="Times New Roman" w:hAnsi="Times New Roman" w:cs="Times New Roman"/>
        </w:rPr>
        <w:t>2</w:t>
      </w:r>
      <w:r w:rsidR="0051546B">
        <w:rPr>
          <w:rFonts w:ascii="Times New Roman" w:hAnsi="Times New Roman" w:cs="Times New Roman"/>
        </w:rPr>
        <w:t xml:space="preserve"> </w:t>
      </w:r>
      <w:r w:rsidR="0051546B" w:rsidRPr="00D504C4">
        <w:rPr>
          <w:rFonts w:ascii="Times New Roman" w:hAnsi="Times New Roman" w:cs="Times New Roman"/>
        </w:rPr>
        <w:t>&lt;</w:t>
      </w:r>
      <w:r w:rsidR="0051546B">
        <w:rPr>
          <w:rFonts w:ascii="Times New Roman" w:hAnsi="Times New Roman" w:cs="Times New Roman"/>
        </w:rPr>
        <w:t xml:space="preserve"> </w:t>
      </w:r>
      <w:r w:rsidR="0051546B" w:rsidRPr="00D504C4">
        <w:rPr>
          <w:rFonts w:ascii="Times New Roman" w:hAnsi="Times New Roman" w:cs="Times New Roman"/>
        </w:rPr>
        <w:t>Δ</w:t>
      </w:r>
      <w:r w:rsidR="0051546B" w:rsidRPr="00D504C4">
        <w:rPr>
          <w:rFonts w:ascii="Cambria Math" w:hAnsi="Cambria Math" w:cs="Cambria Math"/>
        </w:rPr>
        <w:t>𝑖</w:t>
      </w:r>
      <w:r w:rsidR="0051546B">
        <w:rPr>
          <w:rFonts w:ascii="Cambria Math" w:hAnsi="Cambria Math" w:cs="Cambria Math"/>
        </w:rPr>
        <w:t xml:space="preserve"> </w:t>
      </w:r>
      <w:r w:rsidR="0051546B" w:rsidRPr="00D504C4">
        <w:rPr>
          <w:rFonts w:ascii="Times New Roman" w:hAnsi="Times New Roman" w:cs="Times New Roman"/>
        </w:rPr>
        <w:t>&lt;</w:t>
      </w:r>
      <w:r w:rsidR="0051546B">
        <w:rPr>
          <w:rFonts w:ascii="Times New Roman" w:hAnsi="Times New Roman" w:cs="Times New Roman"/>
        </w:rPr>
        <w:t xml:space="preserve"> 7 as having some support </w:t>
      </w:r>
      <w:r w:rsidR="0051546B">
        <w:rPr>
          <w:rFonts w:ascii="Times New Roman" w:hAnsi="Times New Roman" w:cs="Times New Roman"/>
        </w:rPr>
        <w:fldChar w:fldCharType="begin"/>
      </w:r>
      <w:r w:rsidR="0051546B">
        <w:rPr>
          <w:rFonts w:ascii="Times New Roman" w:hAnsi="Times New Roman" w:cs="Times New Roman"/>
        </w:rPr>
        <w:instrText xml:space="preserve"> ADDIN ZOTERO_ITEM CSL_CITATION {"citationID":"9QeLlxiS","properties":{"formattedCitation":"(Burnham et al., 2011)","plainCitation":"(Burnham et al., 2011)","noteIndex":0},"citationItems":[{"id":3224,"uris":["http://zotero.org/users/local/idKDtb7T/items/5VD7ZD9F"],"itemData":{"id":3224,"type":"article-journal","abstract":"We briefly outline the information-theoretic (I-T) approaches to valid inference including a review of some simple methods for making formal inference from all the hypotheses in the model set (multimodel inference). The I-T approaches can replace the usual t tests and ANOVA tables that are so inferentially limited, but still commonly used. The I-T methods are easy to compute and understand and provide formal measures of the strength of evidence for both the null and alternative hypotheses, given the data. We give an example to highlight the importance of deriving alternative hypotheses and representing these as probability models. Fifteen technical issues are addressed to clarify various points that have appeared incorrectly in the recent literature. We offer several remarks regarding the future of empirical science and data analysis under an I-T framework.","container-title":"Behavioral Ecology and Sociobiology","DOI":"10.1007/s00265-010-1029-6","ISSN":"1432-0762","issue":"1","journalAbbreviation":"Behav Ecol Sociobiol","language":"en","page":"23-35","source":"Springer Link","title":"AIC model selection and multimodel inference in behavioral ecology: some background, observations, and comparisons","title-short":"AIC model selection and multimodel inference in behavioral ecology","volume":"65","author":[{"family":"Burnham","given":"Kenneth P."},{"family":"Anderson","given":"David R."},{"family":"Huyvaert","given":"Kathryn P."}],"issued":{"date-parts":[["2011",1,1]]}}}],"schema":"https://github.com/citation-style-language/schema/raw/master/csl-citation.json"} </w:instrText>
      </w:r>
      <w:r w:rsidR="0051546B">
        <w:rPr>
          <w:rFonts w:ascii="Times New Roman" w:hAnsi="Times New Roman" w:cs="Times New Roman"/>
        </w:rPr>
        <w:fldChar w:fldCharType="separate"/>
      </w:r>
      <w:r w:rsidR="0051546B">
        <w:rPr>
          <w:rFonts w:ascii="Times New Roman" w:hAnsi="Times New Roman" w:cs="Times New Roman"/>
          <w:noProof/>
        </w:rPr>
        <w:t>(Burnham et al., 2011)</w:t>
      </w:r>
      <w:r w:rsidR="0051546B">
        <w:rPr>
          <w:rFonts w:ascii="Times New Roman" w:hAnsi="Times New Roman" w:cs="Times New Roman"/>
        </w:rPr>
        <w:fldChar w:fldCharType="end"/>
      </w:r>
      <w:r w:rsidR="0051546B">
        <w:rPr>
          <w:rFonts w:ascii="Times New Roman" w:hAnsi="Times New Roman" w:cs="Times New Roman"/>
        </w:rPr>
        <w:t xml:space="preserve">. </w:t>
      </w:r>
      <w:r w:rsidR="004A7E98">
        <w:rPr>
          <w:rFonts w:ascii="Times New Roman" w:hAnsi="Times New Roman" w:cs="Times New Roman"/>
        </w:rPr>
        <w:t xml:space="preserve">We used the restricted maximum likelihood estimator to estimate residual heterogeneity and used </w:t>
      </w:r>
      <w:r w:rsidR="00157593" w:rsidRPr="00157593">
        <w:rPr>
          <w:rFonts w:ascii="Times New Roman" w:hAnsi="Times New Roman" w:cs="Times New Roman"/>
        </w:rPr>
        <w:t>Cochran’s Q-test</w:t>
      </w:r>
      <w:r w:rsidR="00157593">
        <w:rPr>
          <w:rFonts w:ascii="Times New Roman" w:hAnsi="Times New Roman" w:cs="Times New Roman"/>
        </w:rPr>
        <w:t xml:space="preserve"> </w:t>
      </w:r>
      <w:r w:rsidR="004A7E98">
        <w:rPr>
          <w:rFonts w:ascii="Times New Roman" w:hAnsi="Times New Roman" w:cs="Times New Roman"/>
        </w:rPr>
        <w:t xml:space="preserve">to test </w:t>
      </w:r>
      <w:del w:id="154" w:author="Isabelle Cote" w:date="2023-04-24T13:08:00Z">
        <w:r w:rsidR="004A7E98" w:rsidDel="00A0260E">
          <w:rPr>
            <w:rFonts w:ascii="Times New Roman" w:hAnsi="Times New Roman" w:cs="Times New Roman"/>
          </w:rPr>
          <w:delText xml:space="preserve">for </w:delText>
        </w:r>
      </w:del>
      <w:ins w:id="155" w:author="Isabelle Cote" w:date="2023-04-24T13:08:00Z">
        <w:r w:rsidR="00A0260E">
          <w:rPr>
            <w:rFonts w:ascii="Times New Roman" w:hAnsi="Times New Roman" w:cs="Times New Roman"/>
          </w:rPr>
          <w:t>the</w:t>
        </w:r>
        <w:r w:rsidR="00A0260E">
          <w:rPr>
            <w:rFonts w:ascii="Times New Roman" w:hAnsi="Times New Roman" w:cs="Times New Roman"/>
          </w:rPr>
          <w:t xml:space="preserve"> </w:t>
        </w:r>
      </w:ins>
      <w:r w:rsidR="004A7E98">
        <w:rPr>
          <w:rFonts w:ascii="Times New Roman" w:hAnsi="Times New Roman" w:cs="Times New Roman"/>
        </w:rPr>
        <w:t xml:space="preserve">significance </w:t>
      </w:r>
      <w:del w:id="156" w:author="Isabelle Cote" w:date="2023-04-24T13:08:00Z">
        <w:r w:rsidR="004A7E98" w:rsidDel="00A0260E">
          <w:rPr>
            <w:rFonts w:ascii="Times New Roman" w:hAnsi="Times New Roman" w:cs="Times New Roman"/>
          </w:rPr>
          <w:delText xml:space="preserve">for </w:delText>
        </w:r>
      </w:del>
      <w:ins w:id="157" w:author="Isabelle Cote" w:date="2023-04-24T13:08:00Z">
        <w:r w:rsidR="00A0260E">
          <w:rPr>
            <w:rFonts w:ascii="Times New Roman" w:hAnsi="Times New Roman" w:cs="Times New Roman"/>
          </w:rPr>
          <w:t>of</w:t>
        </w:r>
        <w:r w:rsidR="00A0260E">
          <w:rPr>
            <w:rFonts w:ascii="Times New Roman" w:hAnsi="Times New Roman" w:cs="Times New Roman"/>
          </w:rPr>
          <w:t xml:space="preserve"> </w:t>
        </w:r>
      </w:ins>
      <w:r w:rsidR="004A7E98">
        <w:rPr>
          <w:rFonts w:ascii="Times New Roman" w:hAnsi="Times New Roman" w:cs="Times New Roman"/>
        </w:rPr>
        <w:t xml:space="preserve">all models. </w:t>
      </w:r>
      <w:r w:rsidR="00A6305A">
        <w:rPr>
          <w:rFonts w:ascii="Times New Roman" w:hAnsi="Times New Roman" w:cs="Times New Roman"/>
        </w:rPr>
        <w:t xml:space="preserve">We </w:t>
      </w:r>
      <w:r w:rsidR="000C25BF">
        <w:rPr>
          <w:rFonts w:ascii="Times New Roman" w:hAnsi="Times New Roman" w:cs="Times New Roman"/>
        </w:rPr>
        <w:t xml:space="preserve">set test = “t” to use a t-distribution similar to the </w:t>
      </w:r>
      <w:r w:rsidR="000C25BF" w:rsidRPr="000C25BF">
        <w:rPr>
          <w:rFonts w:ascii="Times New Roman" w:hAnsi="Times New Roman" w:cs="Times New Roman"/>
        </w:rPr>
        <w:t>Knapp-Hartung method</w:t>
      </w:r>
      <w:r w:rsidR="000C25BF">
        <w:rPr>
          <w:rFonts w:ascii="Times New Roman" w:hAnsi="Times New Roman" w:cs="Times New Roman"/>
        </w:rPr>
        <w:t>.</w:t>
      </w:r>
      <w:r w:rsidR="00A6305A">
        <w:rPr>
          <w:rFonts w:ascii="Times New Roman" w:hAnsi="Times New Roman" w:cs="Times New Roman"/>
        </w:rPr>
        <w:t xml:space="preserve"> </w:t>
      </w:r>
    </w:p>
    <w:p w14:paraId="67AB8606" w14:textId="3A419342" w:rsidR="00960C3D" w:rsidRDefault="00960C3D" w:rsidP="00960C3D">
      <w:pPr>
        <w:spacing w:line="360" w:lineRule="auto"/>
        <w:rPr>
          <w:rFonts w:ascii="Times New Roman" w:hAnsi="Times New Roman" w:cs="Times New Roman"/>
        </w:rPr>
      </w:pPr>
    </w:p>
    <w:p w14:paraId="00BB2738" w14:textId="3EBD6F43" w:rsidR="00960C3D" w:rsidRPr="00960C3D" w:rsidRDefault="00960C3D" w:rsidP="00960C3D">
      <w:pPr>
        <w:spacing w:line="360" w:lineRule="auto"/>
        <w:rPr>
          <w:rFonts w:ascii="Times New Roman" w:hAnsi="Times New Roman" w:cs="Times New Roman"/>
          <w:i/>
        </w:rPr>
      </w:pPr>
      <w:del w:id="158" w:author="Isabelle Cote" w:date="2023-04-24T13:33:00Z">
        <w:r w:rsidRPr="00960C3D" w:rsidDel="009B07DB">
          <w:rPr>
            <w:rFonts w:ascii="Times New Roman" w:hAnsi="Times New Roman" w:cs="Times New Roman"/>
            <w:i/>
          </w:rPr>
          <w:delText>Assumption t</w:delText>
        </w:r>
      </w:del>
      <w:ins w:id="159" w:author="Isabelle Cote" w:date="2023-04-24T13:33:00Z">
        <w:r w:rsidR="009B07DB">
          <w:rPr>
            <w:rFonts w:ascii="Times New Roman" w:hAnsi="Times New Roman" w:cs="Times New Roman"/>
            <w:i/>
          </w:rPr>
          <w:t>T</w:t>
        </w:r>
      </w:ins>
      <w:r w:rsidRPr="00960C3D">
        <w:rPr>
          <w:rFonts w:ascii="Times New Roman" w:hAnsi="Times New Roman" w:cs="Times New Roman"/>
          <w:i/>
        </w:rPr>
        <w:t>esting</w:t>
      </w:r>
      <w:ins w:id="160" w:author="Isabelle Cote" w:date="2023-04-24T13:33:00Z">
        <w:r w:rsidR="009B07DB">
          <w:rPr>
            <w:rFonts w:ascii="Times New Roman" w:hAnsi="Times New Roman" w:cs="Times New Roman"/>
            <w:i/>
          </w:rPr>
          <w:t xml:space="preserve"> for biases and non-independence</w:t>
        </w:r>
      </w:ins>
    </w:p>
    <w:p w14:paraId="0A82BD95" w14:textId="2B25F0F6" w:rsidR="00B47A3A" w:rsidRDefault="00457F19" w:rsidP="00457F19">
      <w:pPr>
        <w:spacing w:line="360" w:lineRule="auto"/>
        <w:rPr>
          <w:ins w:id="161" w:author="Em Lim" w:date="2023-03-23T11:22:00Z"/>
          <w:rFonts w:ascii="Times New Roman" w:hAnsi="Times New Roman" w:cs="Times New Roman"/>
        </w:rPr>
      </w:pPr>
      <w:del w:id="162" w:author="Isabelle Cote" w:date="2023-04-24T13:08:00Z">
        <w:r w:rsidDel="00A0260E">
          <w:rPr>
            <w:rFonts w:ascii="Times New Roman" w:hAnsi="Times New Roman" w:cs="Times New Roman"/>
          </w:rPr>
          <w:tab/>
        </w:r>
      </w:del>
      <w:r w:rsidR="00960C3D">
        <w:rPr>
          <w:rFonts w:ascii="Times New Roman" w:hAnsi="Times New Roman" w:cs="Times New Roman"/>
        </w:rPr>
        <w:t>Meta-analyses can be vulnerable to</w:t>
      </w:r>
      <w:ins w:id="163" w:author="Isabelle Cote" w:date="2023-04-24T13:24:00Z">
        <w:r w:rsidR="009B07DB">
          <w:rPr>
            <w:rFonts w:ascii="Times New Roman" w:hAnsi="Times New Roman" w:cs="Times New Roman"/>
          </w:rPr>
          <w:t xml:space="preserve"> p</w:t>
        </w:r>
      </w:ins>
      <w:del w:id="164" w:author="Isabelle Cote" w:date="2023-04-24T13:25:00Z">
        <w:r w:rsidR="00960C3D" w:rsidDel="009B07DB">
          <w:rPr>
            <w:rFonts w:ascii="Times New Roman" w:hAnsi="Times New Roman" w:cs="Times New Roman"/>
          </w:rPr>
          <w:delText xml:space="preserve"> </w:delText>
        </w:r>
      </w:del>
      <w:del w:id="165" w:author="Isabelle Cote" w:date="2023-04-24T13:24:00Z">
        <w:r w:rsidR="00960C3D" w:rsidDel="009B07DB">
          <w:rPr>
            <w:rFonts w:ascii="Times New Roman" w:hAnsi="Times New Roman" w:cs="Times New Roman"/>
          </w:rPr>
          <w:delText>p-value</w:delText>
        </w:r>
      </w:del>
      <w:ins w:id="166" w:author="Isabelle Cote" w:date="2023-04-24T13:24:00Z">
        <w:r w:rsidR="009B07DB">
          <w:rPr>
            <w:rFonts w:ascii="Times New Roman" w:hAnsi="Times New Roman" w:cs="Times New Roman"/>
          </w:rPr>
          <w:t>ublication</w:t>
        </w:r>
      </w:ins>
      <w:r w:rsidR="00960C3D">
        <w:rPr>
          <w:rFonts w:ascii="Times New Roman" w:hAnsi="Times New Roman" w:cs="Times New Roman"/>
        </w:rPr>
        <w:t xml:space="preserve"> bias</w:t>
      </w:r>
      <w:del w:id="167" w:author="Isabelle Cote" w:date="2023-04-24T13:25:00Z">
        <w:r w:rsidR="00960C3D" w:rsidDel="009B07DB">
          <w:rPr>
            <w:rFonts w:ascii="Times New Roman" w:hAnsi="Times New Roman" w:cs="Times New Roman"/>
          </w:rPr>
          <w:delText>es</w:delText>
        </w:r>
      </w:del>
      <w:r w:rsidR="00960C3D">
        <w:rPr>
          <w:rFonts w:ascii="Times New Roman" w:hAnsi="Times New Roman" w:cs="Times New Roman"/>
        </w:rPr>
        <w:t>,</w:t>
      </w:r>
      <w:ins w:id="168" w:author="Isabelle Cote" w:date="2023-04-24T13:25:00Z">
        <w:r w:rsidR="009B07DB">
          <w:rPr>
            <w:rFonts w:ascii="Times New Roman" w:hAnsi="Times New Roman" w:cs="Times New Roman"/>
          </w:rPr>
          <w:t xml:space="preserve"> i.e. the higher likelihood of submitting or publishing significant than non-significant results, </w:t>
        </w:r>
      </w:ins>
      <w:del w:id="169" w:author="Isabelle Cote" w:date="2023-04-24T13:25:00Z">
        <w:r w:rsidR="00960C3D" w:rsidDel="009B07DB">
          <w:rPr>
            <w:rFonts w:ascii="Times New Roman" w:hAnsi="Times New Roman" w:cs="Times New Roman"/>
          </w:rPr>
          <w:delText xml:space="preserve"> </w:delText>
        </w:r>
      </w:del>
      <w:r w:rsidR="00960C3D">
        <w:rPr>
          <w:rFonts w:ascii="Times New Roman" w:hAnsi="Times New Roman" w:cs="Times New Roman"/>
        </w:rPr>
        <w:t>so we</w:t>
      </w:r>
      <w:r>
        <w:rPr>
          <w:rFonts w:ascii="Times New Roman" w:hAnsi="Times New Roman" w:cs="Times New Roman"/>
        </w:rPr>
        <w:t xml:space="preserve"> calculated </w:t>
      </w:r>
      <w:r w:rsidRPr="00457F19">
        <w:rPr>
          <w:rFonts w:ascii="Times New Roman" w:hAnsi="Times New Roman" w:cs="Times New Roman"/>
        </w:rPr>
        <w:t>Rosenthal</w:t>
      </w:r>
      <w:r w:rsidR="00960C3D">
        <w:rPr>
          <w:rFonts w:ascii="Times New Roman" w:hAnsi="Times New Roman" w:cs="Times New Roman"/>
        </w:rPr>
        <w:t>’s failsafe</w:t>
      </w:r>
      <w:r>
        <w:rPr>
          <w:rFonts w:ascii="Times New Roman" w:hAnsi="Times New Roman" w:cs="Times New Roman"/>
        </w:rPr>
        <w:t xml:space="preserve"> number </w:t>
      </w:r>
      <w:r w:rsidR="00960C3D">
        <w:rPr>
          <w:rFonts w:ascii="Times New Roman" w:hAnsi="Times New Roman" w:cs="Times New Roman"/>
        </w:rPr>
        <w:t>(</w:t>
      </w:r>
      <w:r w:rsidR="00067124">
        <w:rPr>
          <w:rFonts w:ascii="Times New Roman" w:hAnsi="Times New Roman" w:cs="Times New Roman"/>
        </w:rPr>
        <w:t xml:space="preserve">i.e., </w:t>
      </w:r>
      <w:r w:rsidR="00960C3D">
        <w:rPr>
          <w:rFonts w:ascii="Times New Roman" w:hAnsi="Times New Roman" w:cs="Times New Roman"/>
        </w:rPr>
        <w:t xml:space="preserve">the number of non-significant studies we would have to include to overturn our </w:t>
      </w:r>
      <w:ins w:id="170" w:author="Isabelle Cote" w:date="2023-04-24T13:26:00Z">
        <w:r w:rsidR="009B07DB">
          <w:rPr>
            <w:rFonts w:ascii="Times New Roman" w:hAnsi="Times New Roman" w:cs="Times New Roman"/>
          </w:rPr>
          <w:t xml:space="preserve">significant </w:t>
        </w:r>
      </w:ins>
      <w:r w:rsidR="00960C3D">
        <w:rPr>
          <w:rFonts w:ascii="Times New Roman" w:hAnsi="Times New Roman" w:cs="Times New Roman"/>
        </w:rPr>
        <w:t>results)</w:t>
      </w:r>
      <w:r w:rsidR="00677A02">
        <w:rPr>
          <w:rFonts w:ascii="Times New Roman" w:hAnsi="Times New Roman" w:cs="Times New Roman"/>
        </w:rPr>
        <w:t>; the high f</w:t>
      </w:r>
      <w:r w:rsidR="00677A02" w:rsidRPr="00677A02">
        <w:rPr>
          <w:rFonts w:ascii="Times New Roman" w:hAnsi="Times New Roman" w:cs="Times New Roman"/>
        </w:rPr>
        <w:t>ailsafe-N</w:t>
      </w:r>
      <w:r w:rsidR="00960C3D">
        <w:rPr>
          <w:rFonts w:ascii="Times New Roman" w:hAnsi="Times New Roman" w:cs="Times New Roman"/>
        </w:rPr>
        <w:t xml:space="preserve"> </w:t>
      </w:r>
      <w:del w:id="171" w:author="Isabelle Cote" w:date="2023-04-24T13:32:00Z">
        <w:r w:rsidR="00677A02" w:rsidDel="009B07DB">
          <w:rPr>
            <w:rFonts w:ascii="Times New Roman" w:hAnsi="Times New Roman" w:cs="Times New Roman"/>
          </w:rPr>
          <w:delText xml:space="preserve">= </w:delText>
        </w:r>
      </w:del>
      <w:ins w:id="172" w:author="Isabelle Cote" w:date="2023-04-24T13:32:00Z">
        <w:r w:rsidR="009B07DB">
          <w:rPr>
            <w:rFonts w:ascii="Times New Roman" w:hAnsi="Times New Roman" w:cs="Times New Roman"/>
          </w:rPr>
          <w:t>(</w:t>
        </w:r>
      </w:ins>
      <w:r w:rsidR="00626266" w:rsidRPr="00626266">
        <w:rPr>
          <w:rFonts w:ascii="Times New Roman" w:hAnsi="Times New Roman" w:cs="Times New Roman"/>
        </w:rPr>
        <w:t>50,340</w:t>
      </w:r>
      <w:ins w:id="173" w:author="Isabelle Cote" w:date="2023-04-24T13:32:00Z">
        <w:r w:rsidR="009B07DB">
          <w:rPr>
            <w:rFonts w:ascii="Times New Roman" w:hAnsi="Times New Roman" w:cs="Times New Roman"/>
          </w:rPr>
          <w:t>)</w:t>
        </w:r>
      </w:ins>
      <w:r w:rsidR="00626266" w:rsidRPr="00626266" w:rsidDel="00626266">
        <w:rPr>
          <w:rFonts w:ascii="Times New Roman" w:hAnsi="Times New Roman" w:cs="Times New Roman"/>
        </w:rPr>
        <w:t xml:space="preserve"> </w:t>
      </w:r>
      <w:r w:rsidR="00677A02">
        <w:rPr>
          <w:rFonts w:ascii="Times New Roman" w:hAnsi="Times New Roman" w:cs="Times New Roman"/>
        </w:rPr>
        <w:t xml:space="preserve">relative to our sample size </w:t>
      </w:r>
      <w:ins w:id="174" w:author="Isabelle Cote" w:date="2023-04-24T13:32:00Z">
        <w:r w:rsidR="009B07DB">
          <w:rPr>
            <w:rFonts w:ascii="Times New Roman" w:hAnsi="Times New Roman" w:cs="Times New Roman"/>
          </w:rPr>
          <w:t xml:space="preserve">(give N here) </w:t>
        </w:r>
      </w:ins>
      <w:r w:rsidR="00677A02">
        <w:rPr>
          <w:rFonts w:ascii="Times New Roman" w:hAnsi="Times New Roman" w:cs="Times New Roman"/>
        </w:rPr>
        <w:t>suggests that our results are robust to publication bias</w:t>
      </w:r>
      <w:r w:rsidR="00960C3D">
        <w:rPr>
          <w:rFonts w:ascii="Times New Roman" w:hAnsi="Times New Roman" w:cs="Times New Roman"/>
        </w:rPr>
        <w:t xml:space="preserve">. </w:t>
      </w:r>
      <w:ins w:id="175" w:author="Isabelle Cote" w:date="2023-04-24T13:37:00Z">
        <w:r w:rsidR="00122A2B">
          <w:rPr>
            <w:rFonts w:ascii="Times New Roman" w:hAnsi="Times New Roman" w:cs="Times New Roman"/>
          </w:rPr>
          <w:t>W</w:t>
        </w:r>
        <w:r w:rsidR="00122A2B">
          <w:rPr>
            <w:rFonts w:ascii="Times New Roman" w:hAnsi="Times New Roman" w:cs="Times New Roman"/>
          </w:rPr>
          <w:t xml:space="preserve">e </w:t>
        </w:r>
        <w:r w:rsidR="00122A2B">
          <w:rPr>
            <w:rFonts w:ascii="Times New Roman" w:hAnsi="Times New Roman" w:cs="Times New Roman"/>
          </w:rPr>
          <w:t xml:space="preserve">also </w:t>
        </w:r>
        <w:r w:rsidR="00122A2B">
          <w:rPr>
            <w:rFonts w:ascii="Times New Roman" w:hAnsi="Times New Roman" w:cs="Times New Roman"/>
          </w:rPr>
          <w:t xml:space="preserve">created funnel plots and visually inspected them for evidence of </w:t>
        </w:r>
      </w:ins>
      <w:ins w:id="176" w:author="Isabelle Cote" w:date="2023-04-24T13:50:00Z">
        <w:r w:rsidR="005D1F7B">
          <w:rPr>
            <w:rFonts w:ascii="Times New Roman" w:hAnsi="Times New Roman" w:cs="Times New Roman"/>
          </w:rPr>
          <w:t xml:space="preserve">small-study </w:t>
        </w:r>
      </w:ins>
      <w:commentRangeStart w:id="177"/>
      <w:ins w:id="178" w:author="Isabelle Cote" w:date="2023-04-24T13:37:00Z">
        <w:r w:rsidR="00122A2B">
          <w:rPr>
            <w:rFonts w:ascii="Times New Roman" w:hAnsi="Times New Roman" w:cs="Times New Roman"/>
          </w:rPr>
          <w:t>bias</w:t>
        </w:r>
      </w:ins>
      <w:commentRangeEnd w:id="177"/>
      <w:ins w:id="179" w:author="Isabelle Cote" w:date="2023-04-24T13:50:00Z">
        <w:r w:rsidR="005D1F7B">
          <w:rPr>
            <w:rStyle w:val="CommentReference"/>
          </w:rPr>
          <w:commentReference w:id="177"/>
        </w:r>
        <w:r w:rsidR="005D1F7B">
          <w:rPr>
            <w:rFonts w:ascii="Times New Roman" w:hAnsi="Times New Roman" w:cs="Times New Roman"/>
          </w:rPr>
          <w:t>.</w:t>
        </w:r>
      </w:ins>
      <w:ins w:id="180" w:author="Isabelle Cote" w:date="2023-04-24T13:37:00Z">
        <w:r w:rsidR="00122A2B">
          <w:rPr>
            <w:rFonts w:ascii="Times New Roman" w:hAnsi="Times New Roman" w:cs="Times New Roman"/>
          </w:rPr>
          <w:t xml:space="preserve"> </w:t>
        </w:r>
      </w:ins>
      <w:ins w:id="181" w:author="Isabelle Cote" w:date="2023-04-24T13:45:00Z">
        <w:r w:rsidR="00122A2B">
          <w:rPr>
            <w:rFonts w:ascii="Times New Roman" w:hAnsi="Times New Roman" w:cs="Times New Roman"/>
          </w:rPr>
          <w:t>The</w:t>
        </w:r>
      </w:ins>
      <w:ins w:id="182" w:author="Isabelle Cote" w:date="2023-04-24T13:55:00Z">
        <w:r w:rsidR="005D1F7B">
          <w:rPr>
            <w:rFonts w:ascii="Times New Roman" w:hAnsi="Times New Roman" w:cs="Times New Roman"/>
          </w:rPr>
          <w:t xml:space="preserve"> pattern</w:t>
        </w:r>
      </w:ins>
      <w:ins w:id="183" w:author="Isabelle Cote" w:date="2023-04-24T13:45:00Z">
        <w:r w:rsidR="00122A2B">
          <w:rPr>
            <w:rFonts w:ascii="Times New Roman" w:hAnsi="Times New Roman" w:cs="Times New Roman"/>
          </w:rPr>
          <w:t xml:space="preserve"> was </w:t>
        </w:r>
      </w:ins>
      <w:ins w:id="184" w:author="Isabelle Cote" w:date="2023-04-24T13:51:00Z">
        <w:r w:rsidR="005D1F7B">
          <w:rPr>
            <w:rFonts w:ascii="Times New Roman" w:hAnsi="Times New Roman" w:cs="Times New Roman"/>
          </w:rPr>
          <w:t xml:space="preserve">unusual </w:t>
        </w:r>
      </w:ins>
      <w:ins w:id="185" w:author="Isabelle Cote" w:date="2023-04-24T13:56:00Z">
        <w:r w:rsidR="005D1F7B">
          <w:rPr>
            <w:rFonts w:ascii="Times New Roman" w:hAnsi="Times New Roman" w:cs="Times New Roman"/>
          </w:rPr>
          <w:t xml:space="preserve">with </w:t>
        </w:r>
      </w:ins>
      <w:ins w:id="186" w:author="Isabelle Cote" w:date="2023-04-24T13:51:00Z">
        <w:r w:rsidR="005D1F7B">
          <w:rPr>
            <w:rFonts w:ascii="Times New Roman" w:hAnsi="Times New Roman" w:cs="Times New Roman"/>
          </w:rPr>
          <w:t>many studies with high precision</w:t>
        </w:r>
      </w:ins>
      <w:ins w:id="187" w:author="Isabelle Cote" w:date="2023-04-24T13:56:00Z">
        <w:r w:rsidR="005D1F7B">
          <w:rPr>
            <w:rFonts w:ascii="Times New Roman" w:hAnsi="Times New Roman" w:cs="Times New Roman"/>
          </w:rPr>
          <w:t xml:space="preserve"> but variable effect sizes</w:t>
        </w:r>
      </w:ins>
      <w:ins w:id="188" w:author="Isabelle Cote" w:date="2023-04-24T13:51:00Z">
        <w:r w:rsidR="005D1F7B">
          <w:rPr>
            <w:rFonts w:ascii="Times New Roman" w:hAnsi="Times New Roman" w:cs="Times New Roman"/>
          </w:rPr>
          <w:t xml:space="preserve"> and few </w:t>
        </w:r>
      </w:ins>
      <w:ins w:id="189" w:author="Isabelle Cote" w:date="2023-04-24T13:56:00Z">
        <w:r w:rsidR="005D1F7B">
          <w:rPr>
            <w:rFonts w:ascii="Times New Roman" w:hAnsi="Times New Roman" w:cs="Times New Roman"/>
          </w:rPr>
          <w:t xml:space="preserve">studies </w:t>
        </w:r>
      </w:ins>
      <w:ins w:id="190" w:author="Isabelle Cote" w:date="2023-04-24T13:51:00Z">
        <w:r w:rsidR="005D1F7B">
          <w:rPr>
            <w:rFonts w:ascii="Times New Roman" w:hAnsi="Times New Roman" w:cs="Times New Roman"/>
          </w:rPr>
          <w:t>with low precision</w:t>
        </w:r>
      </w:ins>
      <w:ins w:id="191" w:author="Isabelle Cote" w:date="2023-04-24T13:56:00Z">
        <w:r w:rsidR="005D1F7B">
          <w:rPr>
            <w:rFonts w:ascii="Times New Roman" w:hAnsi="Times New Roman" w:cs="Times New Roman"/>
          </w:rPr>
          <w:t xml:space="preserve"> and</w:t>
        </w:r>
      </w:ins>
      <w:ins w:id="192" w:author="Isabelle Cote" w:date="2023-04-24T13:52:00Z">
        <w:r w:rsidR="005D1F7B">
          <w:rPr>
            <w:rFonts w:ascii="Times New Roman" w:hAnsi="Times New Roman" w:cs="Times New Roman"/>
          </w:rPr>
          <w:t xml:space="preserve"> near-average effect sizes </w:t>
        </w:r>
        <w:r w:rsidR="005D1F7B">
          <w:rPr>
            <w:rFonts w:ascii="Times New Roman" w:hAnsi="Times New Roman" w:cs="Times New Roman"/>
          </w:rPr>
          <w:t>(</w:t>
        </w:r>
        <w:r w:rsidR="005D1F7B" w:rsidRPr="00E00154">
          <w:rPr>
            <w:rFonts w:ascii="Times New Roman" w:hAnsi="Times New Roman" w:cs="Times New Roman"/>
            <w:highlight w:val="yellow"/>
          </w:rPr>
          <w:t xml:space="preserve">Fig. </w:t>
        </w:r>
        <w:r w:rsidR="005D1F7B">
          <w:rPr>
            <w:rFonts w:ascii="Times New Roman" w:hAnsi="Times New Roman" w:cs="Times New Roman"/>
            <w:highlight w:val="yellow"/>
          </w:rPr>
          <w:t>S</w:t>
        </w:r>
      </w:ins>
      <w:ins w:id="193" w:author="Isabelle Cote" w:date="2023-04-24T14:03:00Z">
        <w:r w:rsidR="00980ECC">
          <w:rPr>
            <w:rFonts w:ascii="Times New Roman" w:hAnsi="Times New Roman" w:cs="Times New Roman"/>
          </w:rPr>
          <w:t>2</w:t>
        </w:r>
      </w:ins>
      <w:ins w:id="194" w:author="Isabelle Cote" w:date="2023-04-24T13:52:00Z">
        <w:r w:rsidR="005D1F7B">
          <w:rPr>
            <w:rFonts w:ascii="Times New Roman" w:hAnsi="Times New Roman" w:cs="Times New Roman"/>
          </w:rPr>
          <w:t>)</w:t>
        </w:r>
        <w:r w:rsidR="005D1F7B">
          <w:rPr>
            <w:rFonts w:ascii="Times New Roman" w:hAnsi="Times New Roman" w:cs="Times New Roman"/>
          </w:rPr>
          <w:t xml:space="preserve">. </w:t>
        </w:r>
      </w:ins>
      <w:ins w:id="195" w:author="Isabelle Cote" w:date="2023-04-24T13:56:00Z">
        <w:r w:rsidR="005D1F7B">
          <w:rPr>
            <w:rFonts w:ascii="Times New Roman" w:hAnsi="Times New Roman" w:cs="Times New Roman"/>
          </w:rPr>
          <w:t>As t</w:t>
        </w:r>
      </w:ins>
      <w:ins w:id="196" w:author="Isabelle Cote" w:date="2023-04-24T13:53:00Z">
        <w:r w:rsidR="005D1F7B">
          <w:rPr>
            <w:rFonts w:ascii="Times New Roman" w:hAnsi="Times New Roman" w:cs="Times New Roman"/>
          </w:rPr>
          <w:t xml:space="preserve">he pattern was relatively symmetric about the </w:t>
        </w:r>
      </w:ins>
      <w:ins w:id="197" w:author="Isabelle Cote" w:date="2023-04-24T13:54:00Z">
        <w:r w:rsidR="005D1F7B">
          <w:rPr>
            <w:rFonts w:ascii="Times New Roman" w:hAnsi="Times New Roman" w:cs="Times New Roman"/>
          </w:rPr>
          <w:t xml:space="preserve">mean </w:t>
        </w:r>
        <w:r w:rsidR="005D1F7B">
          <w:rPr>
            <w:rFonts w:ascii="Times New Roman" w:hAnsi="Times New Roman" w:cs="Times New Roman"/>
          </w:rPr>
          <w:t>(</w:t>
        </w:r>
        <w:r w:rsidR="005D1F7B" w:rsidRPr="00E00154">
          <w:rPr>
            <w:rFonts w:ascii="Times New Roman" w:hAnsi="Times New Roman" w:cs="Times New Roman"/>
            <w:highlight w:val="yellow"/>
          </w:rPr>
          <w:t xml:space="preserve">Fig. </w:t>
        </w:r>
        <w:r w:rsidR="005D1F7B">
          <w:rPr>
            <w:rFonts w:ascii="Times New Roman" w:hAnsi="Times New Roman" w:cs="Times New Roman"/>
            <w:highlight w:val="yellow"/>
          </w:rPr>
          <w:t>S</w:t>
        </w:r>
      </w:ins>
      <w:ins w:id="198" w:author="Isabelle Cote" w:date="2023-04-24T14:03:00Z">
        <w:r w:rsidR="00980ECC">
          <w:rPr>
            <w:rFonts w:ascii="Times New Roman" w:hAnsi="Times New Roman" w:cs="Times New Roman"/>
          </w:rPr>
          <w:t>2</w:t>
        </w:r>
      </w:ins>
      <w:ins w:id="199" w:author="Isabelle Cote" w:date="2023-04-24T13:54:00Z">
        <w:r w:rsidR="005D1F7B">
          <w:rPr>
            <w:rFonts w:ascii="Times New Roman" w:hAnsi="Times New Roman" w:cs="Times New Roman"/>
          </w:rPr>
          <w:t>)</w:t>
        </w:r>
      </w:ins>
      <w:ins w:id="200" w:author="Isabelle Cote" w:date="2023-04-24T13:56:00Z">
        <w:r w:rsidR="005D1F7B">
          <w:rPr>
            <w:rFonts w:ascii="Times New Roman" w:hAnsi="Times New Roman" w:cs="Times New Roman"/>
          </w:rPr>
          <w:t>, w</w:t>
        </w:r>
      </w:ins>
      <w:ins w:id="201" w:author="Isabelle Cote" w:date="2023-04-24T13:54:00Z">
        <w:r w:rsidR="005D1F7B">
          <w:rPr>
            <w:rFonts w:ascii="Times New Roman" w:hAnsi="Times New Roman" w:cs="Times New Roman"/>
          </w:rPr>
          <w:t xml:space="preserve">e interpret </w:t>
        </w:r>
      </w:ins>
      <w:ins w:id="202" w:author="Isabelle Cote" w:date="2023-04-24T13:56:00Z">
        <w:r w:rsidR="005D1F7B">
          <w:rPr>
            <w:rFonts w:ascii="Times New Roman" w:hAnsi="Times New Roman" w:cs="Times New Roman"/>
          </w:rPr>
          <w:t>it</w:t>
        </w:r>
      </w:ins>
      <w:ins w:id="203" w:author="Isabelle Cote" w:date="2023-04-24T13:54:00Z">
        <w:r w:rsidR="005D1F7B">
          <w:rPr>
            <w:rFonts w:ascii="Times New Roman" w:hAnsi="Times New Roman" w:cs="Times New Roman"/>
          </w:rPr>
          <w:t xml:space="preserve"> cautiously as reflecting</w:t>
        </w:r>
      </w:ins>
      <w:ins w:id="204" w:author="Isabelle Cote" w:date="2023-04-24T13:55:00Z">
        <w:r w:rsidR="005D1F7B">
          <w:rPr>
            <w:rFonts w:ascii="Times New Roman" w:hAnsi="Times New Roman" w:cs="Times New Roman"/>
          </w:rPr>
          <w:t xml:space="preserve"> limited publication bias</w:t>
        </w:r>
      </w:ins>
      <w:ins w:id="205" w:author="Isabelle Cote" w:date="2023-04-24T13:56:00Z">
        <w:r w:rsidR="005D1F7B" w:rsidRPr="005D1F7B">
          <w:rPr>
            <w:rFonts w:ascii="Times New Roman" w:hAnsi="Times New Roman" w:cs="Times New Roman"/>
          </w:rPr>
          <w:t xml:space="preserve"> </w:t>
        </w:r>
        <w:r w:rsidR="005D1F7B">
          <w:rPr>
            <w:rFonts w:ascii="Times New Roman" w:hAnsi="Times New Roman" w:cs="Times New Roman"/>
          </w:rPr>
          <w:t xml:space="preserve">but </w:t>
        </w:r>
        <w:r w:rsidR="005D1F7B">
          <w:rPr>
            <w:rFonts w:ascii="Times New Roman" w:hAnsi="Times New Roman" w:cs="Times New Roman"/>
          </w:rPr>
          <w:t>high heterogeneity</w:t>
        </w:r>
      </w:ins>
      <w:ins w:id="206" w:author="Isabelle Cote" w:date="2023-04-24T13:55:00Z">
        <w:r w:rsidR="005D1F7B">
          <w:rPr>
            <w:rFonts w:ascii="Times New Roman" w:hAnsi="Times New Roman" w:cs="Times New Roman"/>
          </w:rPr>
          <w:t xml:space="preserve">. </w:t>
        </w:r>
      </w:ins>
      <w:ins w:id="207" w:author="Isabelle Cote" w:date="2023-04-24T13:36:00Z">
        <w:r w:rsidR="00122A2B">
          <w:rPr>
            <w:rFonts w:ascii="Times New Roman" w:hAnsi="Times New Roman" w:cs="Times New Roman"/>
          </w:rPr>
          <w:t>Finally, a</w:t>
        </w:r>
      </w:ins>
      <w:del w:id="208" w:author="Isabelle Cote" w:date="2023-04-24T13:36:00Z">
        <w:r w:rsidR="00960C3D" w:rsidDel="00122A2B">
          <w:rPr>
            <w:rFonts w:ascii="Times New Roman" w:hAnsi="Times New Roman" w:cs="Times New Roman"/>
          </w:rPr>
          <w:delText>A</w:delText>
        </w:r>
      </w:del>
      <w:r w:rsidR="00960C3D">
        <w:rPr>
          <w:rFonts w:ascii="Times New Roman" w:hAnsi="Times New Roman" w:cs="Times New Roman"/>
        </w:rPr>
        <w:t xml:space="preserve">s some </w:t>
      </w:r>
      <w:r w:rsidR="00677A02">
        <w:rPr>
          <w:rFonts w:ascii="Times New Roman" w:hAnsi="Times New Roman" w:cs="Times New Roman"/>
        </w:rPr>
        <w:t xml:space="preserve">papers </w:t>
      </w:r>
      <w:r w:rsidR="00960C3D">
        <w:rPr>
          <w:rFonts w:ascii="Times New Roman" w:hAnsi="Times New Roman" w:cs="Times New Roman"/>
        </w:rPr>
        <w:t xml:space="preserve">contributed multiple observations, we </w:t>
      </w:r>
      <w:ins w:id="209" w:author="Isabelle Cote" w:date="2023-04-24T13:36:00Z">
        <w:r w:rsidR="00122A2B">
          <w:rPr>
            <w:rFonts w:ascii="Times New Roman" w:hAnsi="Times New Roman" w:cs="Times New Roman"/>
          </w:rPr>
          <w:t xml:space="preserve">also </w:t>
        </w:r>
      </w:ins>
      <w:r w:rsidR="00677A02">
        <w:rPr>
          <w:rFonts w:ascii="Times New Roman" w:hAnsi="Times New Roman" w:cs="Times New Roman"/>
        </w:rPr>
        <w:t xml:space="preserve">examined whether </w:t>
      </w:r>
      <w:r w:rsidR="00960C3D">
        <w:rPr>
          <w:rFonts w:ascii="Times New Roman" w:hAnsi="Times New Roman" w:cs="Times New Roman"/>
        </w:rPr>
        <w:t xml:space="preserve">papers that contributed 10% or </w:t>
      </w:r>
      <w:r w:rsidR="00677A02">
        <w:rPr>
          <w:rFonts w:ascii="Times New Roman" w:hAnsi="Times New Roman" w:cs="Times New Roman"/>
        </w:rPr>
        <w:t xml:space="preserve">more of </w:t>
      </w:r>
      <w:r w:rsidR="00960C3D">
        <w:rPr>
          <w:rFonts w:ascii="Times New Roman" w:hAnsi="Times New Roman" w:cs="Times New Roman"/>
        </w:rPr>
        <w:t>the total number of observations (n = 3</w:t>
      </w:r>
      <w:ins w:id="210" w:author="Isabelle Cote" w:date="2023-04-24T13:34:00Z">
        <w:r w:rsidR="009B07DB">
          <w:rPr>
            <w:rFonts w:ascii="Times New Roman" w:hAnsi="Times New Roman" w:cs="Times New Roman"/>
          </w:rPr>
          <w:t xml:space="preserve"> papers</w:t>
        </w:r>
      </w:ins>
      <w:r w:rsidR="00960C3D">
        <w:rPr>
          <w:rFonts w:ascii="Times New Roman" w:hAnsi="Times New Roman" w:cs="Times New Roman"/>
        </w:rPr>
        <w:t>)</w:t>
      </w:r>
      <w:r w:rsidR="00677A02">
        <w:rPr>
          <w:rFonts w:ascii="Times New Roman" w:hAnsi="Times New Roman" w:cs="Times New Roman"/>
        </w:rPr>
        <w:t xml:space="preserve"> had a substantial effect on the results</w:t>
      </w:r>
      <w:r w:rsidR="00960C3D">
        <w:rPr>
          <w:rFonts w:ascii="Times New Roman" w:hAnsi="Times New Roman" w:cs="Times New Roman"/>
        </w:rPr>
        <w:t>. We reran each model</w:t>
      </w:r>
      <w:r w:rsidR="00677A02">
        <w:rPr>
          <w:rFonts w:ascii="Times New Roman" w:hAnsi="Times New Roman" w:cs="Times New Roman"/>
        </w:rPr>
        <w:t xml:space="preserve"> repeatedly, removing one </w:t>
      </w:r>
      <w:r w:rsidR="00960C3D">
        <w:rPr>
          <w:rFonts w:ascii="Times New Roman" w:hAnsi="Times New Roman" w:cs="Times New Roman"/>
        </w:rPr>
        <w:t xml:space="preserve">of these potentially influential studies </w:t>
      </w:r>
      <w:r w:rsidR="00677A02">
        <w:rPr>
          <w:rFonts w:ascii="Times New Roman" w:hAnsi="Times New Roman" w:cs="Times New Roman"/>
        </w:rPr>
        <w:t xml:space="preserve">at a time, </w:t>
      </w:r>
      <w:r w:rsidR="00960C3D">
        <w:rPr>
          <w:rFonts w:ascii="Times New Roman" w:hAnsi="Times New Roman" w:cs="Times New Roman"/>
        </w:rPr>
        <w:t>and found no major differences in effect sizes or p-values.</w:t>
      </w:r>
      <w:r w:rsidR="00677A02">
        <w:rPr>
          <w:rFonts w:ascii="Times New Roman" w:hAnsi="Times New Roman" w:cs="Times New Roman"/>
        </w:rPr>
        <w:t xml:space="preserve"> We therefore retained all three studies in the final analysis. </w:t>
      </w:r>
      <w:del w:id="211" w:author="Isabelle Cote" w:date="2023-04-24T13:37:00Z">
        <w:r w:rsidR="00677A02" w:rsidDel="00122A2B">
          <w:rPr>
            <w:rFonts w:ascii="Times New Roman" w:hAnsi="Times New Roman" w:cs="Times New Roman"/>
          </w:rPr>
          <w:delText xml:space="preserve"> Finally, w</w:delText>
        </w:r>
        <w:r w:rsidR="00E00154" w:rsidDel="00122A2B">
          <w:rPr>
            <w:rFonts w:ascii="Times New Roman" w:hAnsi="Times New Roman" w:cs="Times New Roman"/>
          </w:rPr>
          <w:delText>e created funnel plots (</w:delText>
        </w:r>
        <w:r w:rsidR="00E00154" w:rsidRPr="00E00154" w:rsidDel="00122A2B">
          <w:rPr>
            <w:rFonts w:ascii="Times New Roman" w:hAnsi="Times New Roman" w:cs="Times New Roman"/>
            <w:highlight w:val="yellow"/>
          </w:rPr>
          <w:delText xml:space="preserve">Fig. </w:delText>
        </w:r>
        <w:r w:rsidR="00677A02" w:rsidDel="00122A2B">
          <w:rPr>
            <w:rFonts w:ascii="Times New Roman" w:hAnsi="Times New Roman" w:cs="Times New Roman"/>
            <w:highlight w:val="yellow"/>
          </w:rPr>
          <w:delText>S</w:delText>
        </w:r>
        <w:r w:rsidR="00677A02" w:rsidDel="00122A2B">
          <w:rPr>
            <w:rFonts w:ascii="Times New Roman" w:hAnsi="Times New Roman" w:cs="Times New Roman"/>
          </w:rPr>
          <w:delText>1</w:delText>
        </w:r>
        <w:r w:rsidR="00E00154" w:rsidDel="00122A2B">
          <w:rPr>
            <w:rFonts w:ascii="Times New Roman" w:hAnsi="Times New Roman" w:cs="Times New Roman"/>
          </w:rPr>
          <w:delText xml:space="preserve">) and visually inspected them for evidence of biases in </w:delText>
        </w:r>
      </w:del>
      <w:del w:id="212" w:author="Isabelle Cote" w:date="2023-04-24T13:36:00Z">
        <w:r w:rsidR="00E00154" w:rsidDel="009B07DB">
          <w:rPr>
            <w:rFonts w:ascii="Times New Roman" w:hAnsi="Times New Roman" w:cs="Times New Roman"/>
          </w:rPr>
          <w:delText xml:space="preserve">the </w:delText>
        </w:r>
      </w:del>
      <w:del w:id="213" w:author="Isabelle Cote" w:date="2023-04-24T13:37:00Z">
        <w:r w:rsidR="00E00154" w:rsidDel="00122A2B">
          <w:rPr>
            <w:rFonts w:ascii="Times New Roman" w:hAnsi="Times New Roman" w:cs="Times New Roman"/>
          </w:rPr>
          <w:delText>published effect sizes.</w:delText>
        </w:r>
      </w:del>
    </w:p>
    <w:p w14:paraId="456277C8" w14:textId="7DC1D867" w:rsidR="00750A08" w:rsidRDefault="004D63AA" w:rsidP="00750A08">
      <w:pPr>
        <w:spacing w:line="360" w:lineRule="auto"/>
        <w:rPr>
          <w:rFonts w:ascii="Times New Roman" w:hAnsi="Times New Roman" w:cs="Times New Roman"/>
        </w:rPr>
      </w:pPr>
      <w:r>
        <w:rPr>
          <w:rFonts w:ascii="Times New Roman" w:hAnsi="Times New Roman" w:cs="Times New Roman"/>
          <w:noProof/>
        </w:rPr>
        <w:lastRenderedPageBreak/>
        <w:drawing>
          <wp:inline distT="0" distB="0" distL="0" distR="0" wp14:anchorId="1097DD5C" wp14:editId="706EBF5B">
            <wp:extent cx="5943600" cy="3504565"/>
            <wp:effectExtent l="0" t="0" r="0" b="63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Screen Shot 2023-03-31 at 10.31.56 PM.png"/>
                    <pic:cNvPicPr/>
                  </pic:nvPicPr>
                  <pic:blipFill>
                    <a:blip r:embed="rId12">
                      <a:extLst>
                        <a:ext uri="{28A0092B-C50C-407E-A947-70E740481C1C}">
                          <a14:useLocalDpi xmlns:a14="http://schemas.microsoft.com/office/drawing/2010/main" val="0"/>
                        </a:ext>
                      </a:extLst>
                    </a:blip>
                    <a:stretch>
                      <a:fillRect/>
                    </a:stretch>
                  </pic:blipFill>
                  <pic:spPr>
                    <a:xfrm>
                      <a:off x="0" y="0"/>
                      <a:ext cx="5943600" cy="3504565"/>
                    </a:xfrm>
                    <a:prstGeom prst="rect">
                      <a:avLst/>
                    </a:prstGeom>
                  </pic:spPr>
                </pic:pic>
              </a:graphicData>
            </a:graphic>
          </wp:inline>
        </w:drawing>
      </w:r>
    </w:p>
    <w:p w14:paraId="1C6D8A71" w14:textId="069F32E3" w:rsidR="00173B11" w:rsidRDefault="00750A08" w:rsidP="00457F19">
      <w:pPr>
        <w:spacing w:line="360" w:lineRule="auto"/>
        <w:rPr>
          <w:rFonts w:ascii="Times New Roman" w:hAnsi="Times New Roman" w:cs="Times New Roman"/>
        </w:rPr>
      </w:pPr>
      <w:commentRangeStart w:id="214"/>
      <w:r>
        <w:rPr>
          <w:rFonts w:ascii="Times New Roman" w:hAnsi="Times New Roman" w:cs="Times New Roman"/>
        </w:rPr>
        <w:t>Fig. S</w:t>
      </w:r>
      <w:ins w:id="215" w:author="Isabelle Cote" w:date="2023-04-24T14:03:00Z">
        <w:r w:rsidR="00980ECC">
          <w:rPr>
            <w:rFonts w:ascii="Times New Roman" w:hAnsi="Times New Roman" w:cs="Times New Roman"/>
          </w:rPr>
          <w:t>2</w:t>
        </w:r>
      </w:ins>
      <w:del w:id="216" w:author="Isabelle Cote" w:date="2023-04-24T14:03:00Z">
        <w:r w:rsidDel="00980ECC">
          <w:rPr>
            <w:rFonts w:ascii="Times New Roman" w:hAnsi="Times New Roman" w:cs="Times New Roman"/>
          </w:rPr>
          <w:delText>1</w:delText>
        </w:r>
      </w:del>
      <w:commentRangeEnd w:id="214"/>
      <w:r w:rsidR="004D63AA">
        <w:rPr>
          <w:rStyle w:val="CommentReference"/>
        </w:rPr>
        <w:commentReference w:id="214"/>
      </w:r>
      <w:r>
        <w:rPr>
          <w:rFonts w:ascii="Times New Roman" w:hAnsi="Times New Roman" w:cs="Times New Roman"/>
        </w:rPr>
        <w:t xml:space="preserve">. Funnel plot for the model including background nutrients. </w:t>
      </w:r>
      <w:ins w:id="217" w:author="Isabelle Cote" w:date="2023-02-23T15:37:00Z">
        <w:r>
          <w:rPr>
            <w:rFonts w:ascii="Times New Roman" w:hAnsi="Times New Roman" w:cs="Times New Roman"/>
          </w:rPr>
          <w:t>What is residual value here? Effect size??</w:t>
        </w:r>
      </w:ins>
      <w:ins w:id="218" w:author="Isabelle Cote" w:date="2023-02-23T15:45:00Z">
        <w:r>
          <w:rPr>
            <w:rFonts w:ascii="Times New Roman" w:hAnsi="Times New Roman" w:cs="Times New Roman"/>
          </w:rPr>
          <w:t xml:space="preserve">  What’s your interpretation of this funnel plot?</w:t>
        </w:r>
      </w:ins>
    </w:p>
    <w:p w14:paraId="53B05CB8" w14:textId="5D5A7406" w:rsidR="00173B11" w:rsidRDefault="00173B11" w:rsidP="00173B11">
      <w:pPr>
        <w:spacing w:line="360" w:lineRule="auto"/>
        <w:rPr>
          <w:rFonts w:ascii="Times New Roman" w:hAnsi="Times New Roman" w:cs="Times New Roman"/>
          <w:u w:val="single"/>
        </w:rPr>
      </w:pPr>
    </w:p>
    <w:p w14:paraId="66F3B7B3" w14:textId="3F9B4C9E" w:rsidR="00BE5778" w:rsidRPr="00980ECC" w:rsidRDefault="00BE5778" w:rsidP="00457F19">
      <w:pPr>
        <w:spacing w:line="360" w:lineRule="auto"/>
        <w:rPr>
          <w:rFonts w:ascii="Times New Roman" w:hAnsi="Times New Roman" w:cs="Times New Roman"/>
          <w:b/>
          <w:bCs/>
          <w:rPrChange w:id="219" w:author="Isabelle Cote" w:date="2023-04-24T13:57:00Z">
            <w:rPr>
              <w:rFonts w:ascii="Times New Roman" w:hAnsi="Times New Roman" w:cs="Times New Roman"/>
              <w:u w:val="single"/>
            </w:rPr>
          </w:rPrChange>
        </w:rPr>
      </w:pPr>
      <w:r w:rsidRPr="00980ECC">
        <w:rPr>
          <w:rFonts w:ascii="Times New Roman" w:hAnsi="Times New Roman" w:cs="Times New Roman"/>
          <w:b/>
          <w:bCs/>
          <w:rPrChange w:id="220" w:author="Isabelle Cote" w:date="2023-04-24T13:57:00Z">
            <w:rPr>
              <w:rFonts w:ascii="Times New Roman" w:hAnsi="Times New Roman" w:cs="Times New Roman"/>
              <w:u w:val="single"/>
            </w:rPr>
          </w:rPrChange>
        </w:rPr>
        <w:t>Results</w:t>
      </w:r>
    </w:p>
    <w:p w14:paraId="1D26FA7E" w14:textId="519B2E40" w:rsidR="00E82519" w:rsidRPr="00E82519" w:rsidRDefault="00E82519" w:rsidP="00750A08">
      <w:pPr>
        <w:spacing w:line="360" w:lineRule="auto"/>
        <w:rPr>
          <w:ins w:id="221" w:author="Isabelle Cote" w:date="2023-04-24T14:20:00Z"/>
          <w:rFonts w:ascii="Times New Roman" w:hAnsi="Times New Roman" w:cs="Times New Roman"/>
          <w:i/>
          <w:iCs/>
          <w:rPrChange w:id="222" w:author="Isabelle Cote" w:date="2023-04-24T14:20:00Z">
            <w:rPr>
              <w:ins w:id="223" w:author="Isabelle Cote" w:date="2023-04-24T14:20:00Z"/>
              <w:rFonts w:ascii="Times New Roman" w:hAnsi="Times New Roman" w:cs="Times New Roman"/>
            </w:rPr>
          </w:rPrChange>
        </w:rPr>
      </w:pPr>
      <w:ins w:id="224" w:author="Isabelle Cote" w:date="2023-04-24T14:20:00Z">
        <w:r w:rsidRPr="00E82519">
          <w:rPr>
            <w:rFonts w:ascii="Times New Roman" w:hAnsi="Times New Roman" w:cs="Times New Roman"/>
            <w:i/>
            <w:iCs/>
            <w:rPrChange w:id="225" w:author="Isabelle Cote" w:date="2023-04-24T14:20:00Z">
              <w:rPr>
                <w:rFonts w:ascii="Times New Roman" w:hAnsi="Times New Roman" w:cs="Times New Roman"/>
              </w:rPr>
            </w:rPrChange>
          </w:rPr>
          <w:t>Description of dataset</w:t>
        </w:r>
      </w:ins>
    </w:p>
    <w:p w14:paraId="30FF633D" w14:textId="4740D48D" w:rsidR="00750A08" w:rsidRDefault="00AD76D4" w:rsidP="00750A08">
      <w:pPr>
        <w:spacing w:line="360" w:lineRule="auto"/>
        <w:rPr>
          <w:rFonts w:ascii="Times New Roman" w:hAnsi="Times New Roman" w:cs="Times New Roman"/>
        </w:rPr>
      </w:pPr>
      <w:r>
        <w:rPr>
          <w:rFonts w:ascii="Times New Roman" w:hAnsi="Times New Roman" w:cs="Times New Roman"/>
        </w:rPr>
        <w:t xml:space="preserve">Our systematic literature review </w:t>
      </w:r>
      <w:r w:rsidR="00BD3F95">
        <w:rPr>
          <w:rFonts w:ascii="Times New Roman" w:hAnsi="Times New Roman" w:cs="Times New Roman"/>
        </w:rPr>
        <w:t xml:space="preserve">narrowed </w:t>
      </w:r>
      <w:ins w:id="226" w:author="Isabelle Cote" w:date="2023-04-24T13:57:00Z">
        <w:r w:rsidR="00980ECC">
          <w:rPr>
            <w:rFonts w:ascii="Times New Roman" w:hAnsi="Times New Roman" w:cs="Times New Roman"/>
          </w:rPr>
          <w:t>after screening</w:t>
        </w:r>
        <w:r w:rsidR="00980ECC">
          <w:rPr>
            <w:rFonts w:ascii="Times New Roman" w:hAnsi="Times New Roman" w:cs="Times New Roman"/>
          </w:rPr>
          <w:t xml:space="preserve"> </w:t>
        </w:r>
      </w:ins>
      <w:r w:rsidR="00BD3F95">
        <w:rPr>
          <w:rFonts w:ascii="Times New Roman" w:hAnsi="Times New Roman" w:cs="Times New Roman"/>
        </w:rPr>
        <w:t>from</w:t>
      </w:r>
      <w:r>
        <w:rPr>
          <w:rFonts w:ascii="Times New Roman" w:hAnsi="Times New Roman" w:cs="Times New Roman"/>
        </w:rPr>
        <w:t xml:space="preserve"> </w:t>
      </w:r>
      <w:r w:rsidRPr="00B748E3">
        <w:rPr>
          <w:rFonts w:ascii="Times New Roman" w:hAnsi="Times New Roman" w:cs="Times New Roman"/>
        </w:rPr>
        <w:t>1</w:t>
      </w:r>
      <w:r>
        <w:rPr>
          <w:rFonts w:ascii="Times New Roman" w:hAnsi="Times New Roman" w:cs="Times New Roman"/>
        </w:rPr>
        <w:t>,</w:t>
      </w:r>
      <w:r w:rsidRPr="00B748E3">
        <w:rPr>
          <w:rFonts w:ascii="Times New Roman" w:hAnsi="Times New Roman" w:cs="Times New Roman"/>
        </w:rPr>
        <w:t xml:space="preserve">429 </w:t>
      </w:r>
      <w:r w:rsidR="00BD3F95">
        <w:rPr>
          <w:rFonts w:ascii="Times New Roman" w:hAnsi="Times New Roman" w:cs="Times New Roman"/>
        </w:rPr>
        <w:t>to 37 studies</w:t>
      </w:r>
      <w:del w:id="227" w:author="Isabelle Cote" w:date="2023-04-24T13:57:00Z">
        <w:r w:rsidR="00BD3F95" w:rsidDel="00980ECC">
          <w:rPr>
            <w:rFonts w:ascii="Times New Roman" w:hAnsi="Times New Roman" w:cs="Times New Roman"/>
          </w:rPr>
          <w:delText xml:space="preserve"> after screening</w:delText>
        </w:r>
      </w:del>
      <w:r w:rsidR="00BD3F95">
        <w:rPr>
          <w:rFonts w:ascii="Times New Roman" w:hAnsi="Times New Roman" w:cs="Times New Roman"/>
        </w:rPr>
        <w:t xml:space="preserve">, which contributed 180 individual effect sizes </w:t>
      </w:r>
      <w:del w:id="228" w:author="Isabelle Cote" w:date="2023-04-24T13:57:00Z">
        <w:r w:rsidR="00BD3F95" w:rsidDel="00980ECC">
          <w:rPr>
            <w:rFonts w:ascii="Times New Roman" w:hAnsi="Times New Roman" w:cs="Times New Roman"/>
          </w:rPr>
          <w:delText>after screening each article</w:delText>
        </w:r>
        <w:r w:rsidDel="00980ECC">
          <w:rPr>
            <w:rFonts w:ascii="Times New Roman" w:hAnsi="Times New Roman" w:cs="Times New Roman"/>
          </w:rPr>
          <w:delText xml:space="preserve"> </w:delText>
        </w:r>
      </w:del>
      <w:r w:rsidRPr="007E3038">
        <w:rPr>
          <w:rFonts w:ascii="Times New Roman" w:hAnsi="Times New Roman" w:cs="Times New Roman"/>
          <w:highlight w:val="yellow"/>
        </w:rPr>
        <w:t xml:space="preserve">(Fig. </w:t>
      </w:r>
      <w:r w:rsidR="00750A08">
        <w:rPr>
          <w:rFonts w:ascii="Times New Roman" w:hAnsi="Times New Roman" w:cs="Times New Roman"/>
          <w:highlight w:val="yellow"/>
        </w:rPr>
        <w:t>S</w:t>
      </w:r>
      <w:r w:rsidRPr="007E3038">
        <w:rPr>
          <w:rFonts w:ascii="Times New Roman" w:hAnsi="Times New Roman" w:cs="Times New Roman"/>
          <w:highlight w:val="yellow"/>
        </w:rPr>
        <w:t>1).</w:t>
      </w:r>
      <w:r w:rsidR="00BD3F95">
        <w:rPr>
          <w:rFonts w:ascii="Times New Roman" w:hAnsi="Times New Roman" w:cs="Times New Roman"/>
        </w:rPr>
        <w:t xml:space="preserve"> The</w:t>
      </w:r>
      <w:del w:id="229" w:author="Isabelle Cote" w:date="2023-04-24T13:58:00Z">
        <w:r w:rsidR="00BD3F95" w:rsidDel="00980ECC">
          <w:rPr>
            <w:rFonts w:ascii="Times New Roman" w:hAnsi="Times New Roman" w:cs="Times New Roman"/>
          </w:rPr>
          <w:delText>se included</w:delText>
        </w:r>
      </w:del>
      <w:ins w:id="230" w:author="Isabelle Cote" w:date="2023-04-24T13:58:00Z">
        <w:r w:rsidR="00980ECC">
          <w:rPr>
            <w:rFonts w:ascii="Times New Roman" w:hAnsi="Times New Roman" w:cs="Times New Roman"/>
          </w:rPr>
          <w:t xml:space="preserve"> studies</w:t>
        </w:r>
      </w:ins>
      <w:del w:id="231" w:author="Isabelle Cote" w:date="2023-04-24T13:58:00Z">
        <w:r w:rsidR="00BD3F95" w:rsidDel="00980ECC">
          <w:rPr>
            <w:rFonts w:ascii="Times New Roman" w:hAnsi="Times New Roman" w:cs="Times New Roman"/>
          </w:rPr>
          <w:delText xml:space="preserve"> reports</w:delText>
        </w:r>
      </w:del>
      <w:r w:rsidR="00BD3F95">
        <w:rPr>
          <w:rFonts w:ascii="Times New Roman" w:hAnsi="Times New Roman" w:cs="Times New Roman"/>
        </w:rPr>
        <w:t xml:space="preserve"> </w:t>
      </w:r>
      <w:del w:id="232" w:author="Isabelle Cote" w:date="2023-04-24T13:59:00Z">
        <w:r w:rsidR="00BD3F95" w:rsidDel="00980ECC">
          <w:rPr>
            <w:rFonts w:ascii="Times New Roman" w:hAnsi="Times New Roman" w:cs="Times New Roman"/>
          </w:rPr>
          <w:delText>were fairly well spread across</w:delText>
        </w:r>
      </w:del>
      <w:ins w:id="233" w:author="Isabelle Cote" w:date="2023-04-24T13:59:00Z">
        <w:r w:rsidR="00980ECC">
          <w:rPr>
            <w:rFonts w:ascii="Times New Roman" w:hAnsi="Times New Roman" w:cs="Times New Roman"/>
          </w:rPr>
          <w:t>spanned a wide range of</w:t>
        </w:r>
      </w:ins>
      <w:r w:rsidR="00BD3F95">
        <w:rPr>
          <w:rFonts w:ascii="Times New Roman" w:hAnsi="Times New Roman" w:cs="Times New Roman"/>
        </w:rPr>
        <w:t xml:space="preserve"> latitudes, but there was a bias towards studies conducted in North America (</w:t>
      </w:r>
      <w:r w:rsidR="00BD3F95" w:rsidRPr="00BD3F95">
        <w:rPr>
          <w:rFonts w:ascii="Times New Roman" w:hAnsi="Times New Roman" w:cs="Times New Roman"/>
          <w:highlight w:val="yellow"/>
        </w:rPr>
        <w:t>F</w:t>
      </w:r>
      <w:r w:rsidR="00D00FFC">
        <w:rPr>
          <w:rFonts w:ascii="Times New Roman" w:hAnsi="Times New Roman" w:cs="Times New Roman"/>
          <w:highlight w:val="yellow"/>
        </w:rPr>
        <w:t>ig</w:t>
      </w:r>
      <w:ins w:id="234" w:author="Isabelle Cote" w:date="2023-04-24T14:04:00Z">
        <w:r w:rsidR="00980ECC">
          <w:rPr>
            <w:rFonts w:ascii="Times New Roman" w:hAnsi="Times New Roman" w:cs="Times New Roman"/>
            <w:highlight w:val="yellow"/>
          </w:rPr>
          <w:t>.</w:t>
        </w:r>
      </w:ins>
      <w:r w:rsidR="00BD3F95" w:rsidRPr="00BD3F95">
        <w:rPr>
          <w:rFonts w:ascii="Times New Roman" w:hAnsi="Times New Roman" w:cs="Times New Roman"/>
          <w:highlight w:val="yellow"/>
        </w:rPr>
        <w:t xml:space="preserve"> </w:t>
      </w:r>
      <w:del w:id="235" w:author="Isabelle Cote" w:date="2023-04-24T14:06:00Z">
        <w:r w:rsidR="00BD3F95" w:rsidRPr="00BD3F95" w:rsidDel="00980ECC">
          <w:rPr>
            <w:rFonts w:ascii="Times New Roman" w:hAnsi="Times New Roman" w:cs="Times New Roman"/>
            <w:highlight w:val="yellow"/>
          </w:rPr>
          <w:delText>2</w:delText>
        </w:r>
        <w:r w:rsidR="00D00FFC" w:rsidDel="00980ECC">
          <w:rPr>
            <w:rFonts w:ascii="Times New Roman" w:hAnsi="Times New Roman" w:cs="Times New Roman"/>
            <w:highlight w:val="yellow"/>
          </w:rPr>
          <w:delText>A</w:delText>
        </w:r>
      </w:del>
      <w:ins w:id="236" w:author="Isabelle Cote" w:date="2023-04-24T14:06:00Z">
        <w:r w:rsidR="00980ECC">
          <w:rPr>
            <w:rFonts w:ascii="Times New Roman" w:hAnsi="Times New Roman" w:cs="Times New Roman"/>
            <w:highlight w:val="yellow"/>
          </w:rPr>
          <w:t>1</w:t>
        </w:r>
        <w:r w:rsidR="00980ECC">
          <w:rPr>
            <w:rFonts w:ascii="Times New Roman" w:hAnsi="Times New Roman" w:cs="Times New Roman"/>
            <w:highlight w:val="yellow"/>
          </w:rPr>
          <w:t>A</w:t>
        </w:r>
      </w:ins>
      <w:r w:rsidR="00BD3F95">
        <w:rPr>
          <w:rFonts w:ascii="Times New Roman" w:hAnsi="Times New Roman" w:cs="Times New Roman"/>
        </w:rPr>
        <w:t xml:space="preserve">). The majority of </w:t>
      </w:r>
      <w:r w:rsidR="00D00FFC">
        <w:rPr>
          <w:rFonts w:ascii="Times New Roman" w:hAnsi="Times New Roman" w:cs="Times New Roman"/>
        </w:rPr>
        <w:t>effect sizes were drawn from</w:t>
      </w:r>
      <w:r w:rsidR="00BD3F95">
        <w:rPr>
          <w:rFonts w:ascii="Times New Roman" w:hAnsi="Times New Roman" w:cs="Times New Roman"/>
        </w:rPr>
        <w:t xml:space="preserve"> </w:t>
      </w:r>
      <w:r w:rsidR="001E1945">
        <w:rPr>
          <w:rFonts w:ascii="Times New Roman" w:hAnsi="Times New Roman" w:cs="Times New Roman"/>
        </w:rPr>
        <w:t>symbiotic cnidarians</w:t>
      </w:r>
      <w:r w:rsidR="00BD3F95">
        <w:rPr>
          <w:rFonts w:ascii="Times New Roman" w:hAnsi="Times New Roman" w:cs="Times New Roman"/>
        </w:rPr>
        <w:t xml:space="preserve"> as </w:t>
      </w:r>
      <w:r w:rsidR="00D00FFC">
        <w:rPr>
          <w:rFonts w:ascii="Times New Roman" w:hAnsi="Times New Roman" w:cs="Times New Roman"/>
        </w:rPr>
        <w:t>the</w:t>
      </w:r>
      <w:r w:rsidR="00BD3F95">
        <w:rPr>
          <w:rFonts w:ascii="Times New Roman" w:hAnsi="Times New Roman" w:cs="Times New Roman"/>
        </w:rPr>
        <w:t xml:space="preserve"> primary producer (</w:t>
      </w:r>
      <w:r w:rsidR="00D00FFC">
        <w:rPr>
          <w:rFonts w:ascii="Times New Roman" w:hAnsi="Times New Roman" w:cs="Times New Roman"/>
        </w:rPr>
        <w:t>n = 55</w:t>
      </w:r>
      <w:r w:rsidR="00BD3F95">
        <w:rPr>
          <w:rFonts w:ascii="Times New Roman" w:hAnsi="Times New Roman" w:cs="Times New Roman"/>
        </w:rPr>
        <w:t xml:space="preserve">), </w:t>
      </w:r>
      <w:r w:rsidR="002F6DFC">
        <w:rPr>
          <w:rFonts w:ascii="Times New Roman" w:hAnsi="Times New Roman" w:cs="Times New Roman"/>
        </w:rPr>
        <w:t>which represented corals, endosymbionts, and a single anemone. Phytoplankton (</w:t>
      </w:r>
      <w:r w:rsidR="00D00FFC">
        <w:rPr>
          <w:rFonts w:ascii="Times New Roman" w:hAnsi="Times New Roman" w:cs="Times New Roman"/>
        </w:rPr>
        <w:t>n = 53</w:t>
      </w:r>
      <w:r w:rsidR="002F6DFC">
        <w:rPr>
          <w:rFonts w:ascii="Times New Roman" w:hAnsi="Times New Roman" w:cs="Times New Roman"/>
        </w:rPr>
        <w:t xml:space="preserve">) </w:t>
      </w:r>
      <w:commentRangeStart w:id="237"/>
      <w:del w:id="238" w:author="Isabelle Cote" w:date="2023-04-24T13:59:00Z">
        <w:r w:rsidR="002F6DFC" w:rsidDel="00980ECC">
          <w:rPr>
            <w:rFonts w:ascii="Times New Roman" w:hAnsi="Times New Roman" w:cs="Times New Roman"/>
          </w:rPr>
          <w:delText>were comprised of</w:delText>
        </w:r>
      </w:del>
      <w:ins w:id="239" w:author="Isabelle Cote" w:date="2023-04-24T13:59:00Z">
        <w:r w:rsidR="00980ECC">
          <w:rPr>
            <w:rFonts w:ascii="Times New Roman" w:hAnsi="Times New Roman" w:cs="Times New Roman"/>
          </w:rPr>
          <w:t>included</w:t>
        </w:r>
        <w:commentRangeEnd w:id="237"/>
        <w:r w:rsidR="00980ECC">
          <w:rPr>
            <w:rStyle w:val="CommentReference"/>
          </w:rPr>
          <w:commentReference w:id="237"/>
        </w:r>
      </w:ins>
      <w:r w:rsidR="002F6DFC">
        <w:rPr>
          <w:rFonts w:ascii="Times New Roman" w:hAnsi="Times New Roman" w:cs="Times New Roman"/>
        </w:rPr>
        <w:t xml:space="preserve"> both diatoms and dinoflagellates, while vascular plants (</w:t>
      </w:r>
      <w:r w:rsidR="00D00FFC">
        <w:rPr>
          <w:rFonts w:ascii="Times New Roman" w:hAnsi="Times New Roman" w:cs="Times New Roman"/>
        </w:rPr>
        <w:t>n = 45</w:t>
      </w:r>
      <w:r w:rsidR="002F6DFC">
        <w:rPr>
          <w:rFonts w:ascii="Times New Roman" w:hAnsi="Times New Roman" w:cs="Times New Roman"/>
        </w:rPr>
        <w:t>) were primarily seagrasses</w:t>
      </w:r>
      <w:r w:rsidR="008A0FE8">
        <w:rPr>
          <w:rFonts w:ascii="Times New Roman" w:hAnsi="Times New Roman" w:cs="Times New Roman"/>
        </w:rPr>
        <w:t xml:space="preserve">, in addition to </w:t>
      </w:r>
      <w:del w:id="240" w:author="Isabelle Cote" w:date="2023-04-24T14:00:00Z">
        <w:r w:rsidR="008A0FE8" w:rsidDel="00980ECC">
          <w:rPr>
            <w:rFonts w:ascii="Times New Roman" w:hAnsi="Times New Roman" w:cs="Times New Roman"/>
          </w:rPr>
          <w:delText xml:space="preserve">a </w:delText>
        </w:r>
      </w:del>
      <w:ins w:id="241" w:author="Isabelle Cote" w:date="2023-04-24T14:00:00Z">
        <w:r w:rsidR="00980ECC">
          <w:rPr>
            <w:rFonts w:ascii="Times New Roman" w:hAnsi="Times New Roman" w:cs="Times New Roman"/>
          </w:rPr>
          <w:t>one</w:t>
        </w:r>
        <w:r w:rsidR="00980ECC">
          <w:rPr>
            <w:rFonts w:ascii="Times New Roman" w:hAnsi="Times New Roman" w:cs="Times New Roman"/>
          </w:rPr>
          <w:t xml:space="preserve"> </w:t>
        </w:r>
      </w:ins>
      <w:r w:rsidR="008A0FE8">
        <w:rPr>
          <w:rFonts w:ascii="Times New Roman" w:hAnsi="Times New Roman" w:cs="Times New Roman"/>
        </w:rPr>
        <w:t xml:space="preserve">cordgrass and </w:t>
      </w:r>
      <w:ins w:id="242" w:author="Isabelle Cote" w:date="2023-04-24T14:00:00Z">
        <w:r w:rsidR="00980ECC">
          <w:rPr>
            <w:rFonts w:ascii="Times New Roman" w:hAnsi="Times New Roman" w:cs="Times New Roman"/>
          </w:rPr>
          <w:t xml:space="preserve">one </w:t>
        </w:r>
      </w:ins>
      <w:r w:rsidR="008A0FE8">
        <w:rPr>
          <w:rFonts w:ascii="Times New Roman" w:hAnsi="Times New Roman" w:cs="Times New Roman"/>
        </w:rPr>
        <w:t>mangrove species. Algae (</w:t>
      </w:r>
      <w:r w:rsidR="00D00FFC">
        <w:rPr>
          <w:rFonts w:ascii="Times New Roman" w:hAnsi="Times New Roman" w:cs="Times New Roman"/>
        </w:rPr>
        <w:t>n = 27</w:t>
      </w:r>
      <w:r w:rsidR="008A0FE8">
        <w:rPr>
          <w:rFonts w:ascii="Times New Roman" w:hAnsi="Times New Roman" w:cs="Times New Roman"/>
        </w:rPr>
        <w:t xml:space="preserve">) </w:t>
      </w:r>
      <w:r w:rsidR="002F6DFC">
        <w:rPr>
          <w:rFonts w:ascii="Times New Roman" w:hAnsi="Times New Roman" w:cs="Times New Roman"/>
        </w:rPr>
        <w:t>were represented by green, red, and brown fleshy and turf algae, in addition to a community of calcified algae</w:t>
      </w:r>
      <w:r w:rsidR="00D02B16">
        <w:rPr>
          <w:rFonts w:ascii="Times New Roman" w:hAnsi="Times New Roman" w:cs="Times New Roman"/>
        </w:rPr>
        <w:t xml:space="preserve"> (</w:t>
      </w:r>
      <w:r w:rsidR="00D02B16" w:rsidRPr="00D02B16">
        <w:rPr>
          <w:rFonts w:ascii="Times New Roman" w:hAnsi="Times New Roman" w:cs="Times New Roman"/>
          <w:highlight w:val="yellow"/>
        </w:rPr>
        <w:t xml:space="preserve">Table </w:t>
      </w:r>
      <w:r w:rsidR="00750A08">
        <w:rPr>
          <w:rFonts w:ascii="Times New Roman" w:hAnsi="Times New Roman" w:cs="Times New Roman"/>
          <w:highlight w:val="yellow"/>
        </w:rPr>
        <w:t>S3</w:t>
      </w:r>
      <w:r w:rsidR="00D02B16">
        <w:rPr>
          <w:rFonts w:ascii="Times New Roman" w:hAnsi="Times New Roman" w:cs="Times New Roman"/>
        </w:rPr>
        <w:t>)</w:t>
      </w:r>
      <w:r w:rsidR="002F6DFC">
        <w:rPr>
          <w:rFonts w:ascii="Times New Roman" w:hAnsi="Times New Roman" w:cs="Times New Roman"/>
        </w:rPr>
        <w:t>.</w:t>
      </w:r>
      <w:r w:rsidR="008A0FE8">
        <w:rPr>
          <w:rFonts w:ascii="Times New Roman" w:hAnsi="Times New Roman" w:cs="Times New Roman"/>
        </w:rPr>
        <w:t xml:space="preserve"> </w:t>
      </w:r>
      <w:r w:rsidR="004E5CEB">
        <w:rPr>
          <w:rFonts w:ascii="Times New Roman" w:hAnsi="Times New Roman" w:cs="Times New Roman"/>
        </w:rPr>
        <w:t>The</w:t>
      </w:r>
      <w:r w:rsidR="005151E5">
        <w:rPr>
          <w:rFonts w:ascii="Times New Roman" w:hAnsi="Times New Roman" w:cs="Times New Roman"/>
        </w:rPr>
        <w:t xml:space="preserve"> responses of</w:t>
      </w:r>
      <w:r w:rsidR="004E5CEB">
        <w:rPr>
          <w:rFonts w:ascii="Times New Roman" w:hAnsi="Times New Roman" w:cs="Times New Roman"/>
        </w:rPr>
        <w:t xml:space="preserve"> primary producers </w:t>
      </w:r>
      <w:r w:rsidR="005151E5">
        <w:rPr>
          <w:rFonts w:ascii="Times New Roman" w:hAnsi="Times New Roman" w:cs="Times New Roman"/>
        </w:rPr>
        <w:t xml:space="preserve">to provisioning </w:t>
      </w:r>
      <w:r w:rsidR="004E5CEB">
        <w:rPr>
          <w:rFonts w:ascii="Times New Roman" w:hAnsi="Times New Roman" w:cs="Times New Roman"/>
        </w:rPr>
        <w:t>were measured in a number of ways</w:t>
      </w:r>
      <w:ins w:id="243" w:author="Isabelle Cote" w:date="2023-04-24T14:04:00Z">
        <w:r w:rsidR="00980ECC">
          <w:rPr>
            <w:rFonts w:ascii="Times New Roman" w:hAnsi="Times New Roman" w:cs="Times New Roman"/>
          </w:rPr>
          <w:t>,</w:t>
        </w:r>
      </w:ins>
      <w:r w:rsidR="005B0F18">
        <w:rPr>
          <w:rFonts w:ascii="Times New Roman" w:hAnsi="Times New Roman" w:cs="Times New Roman"/>
        </w:rPr>
        <w:t xml:space="preserve"> including </w:t>
      </w:r>
      <w:r w:rsidR="001E1945">
        <w:rPr>
          <w:rFonts w:ascii="Times New Roman" w:hAnsi="Times New Roman" w:cs="Times New Roman"/>
        </w:rPr>
        <w:t xml:space="preserve">growth, </w:t>
      </w:r>
      <w:r w:rsidR="004E5CEB">
        <w:rPr>
          <w:rFonts w:ascii="Times New Roman" w:hAnsi="Times New Roman" w:cs="Times New Roman"/>
        </w:rPr>
        <w:t>density, percent cover, biomass, photosynthesis (</w:t>
      </w:r>
      <w:r w:rsidR="004E5CEB" w:rsidRPr="004E5CEB">
        <w:rPr>
          <w:rFonts w:ascii="Times New Roman" w:hAnsi="Times New Roman" w:cs="Times New Roman"/>
          <w:highlight w:val="yellow"/>
        </w:rPr>
        <w:t>Table S4</w:t>
      </w:r>
      <w:r w:rsidR="004E5CEB">
        <w:rPr>
          <w:rFonts w:ascii="Times New Roman" w:hAnsi="Times New Roman" w:cs="Times New Roman"/>
        </w:rPr>
        <w:t xml:space="preserve">). </w:t>
      </w:r>
      <w:r w:rsidR="00C249B5">
        <w:rPr>
          <w:rFonts w:ascii="Times New Roman" w:hAnsi="Times New Roman" w:cs="Times New Roman"/>
        </w:rPr>
        <w:t xml:space="preserve">Unstocked field experiments </w:t>
      </w:r>
      <w:r w:rsidR="00E00154">
        <w:rPr>
          <w:rFonts w:ascii="Times New Roman" w:hAnsi="Times New Roman" w:cs="Times New Roman"/>
        </w:rPr>
        <w:t>(</w:t>
      </w:r>
      <w:r w:rsidR="008B3552">
        <w:rPr>
          <w:rFonts w:ascii="Times New Roman" w:hAnsi="Times New Roman" w:cs="Times New Roman"/>
        </w:rPr>
        <w:t xml:space="preserve">i.e, </w:t>
      </w:r>
      <w:r w:rsidR="00E00154">
        <w:rPr>
          <w:rFonts w:ascii="Times New Roman" w:hAnsi="Times New Roman" w:cs="Times New Roman"/>
        </w:rPr>
        <w:t>the most natural</w:t>
      </w:r>
      <w:r w:rsidR="00F944A1">
        <w:rPr>
          <w:rFonts w:ascii="Times New Roman" w:hAnsi="Times New Roman" w:cs="Times New Roman"/>
        </w:rPr>
        <w:t xml:space="preserve"> design</w:t>
      </w:r>
      <w:r w:rsidR="00E00154">
        <w:rPr>
          <w:rFonts w:ascii="Times New Roman" w:hAnsi="Times New Roman" w:cs="Times New Roman"/>
        </w:rPr>
        <w:t xml:space="preserve">) </w:t>
      </w:r>
      <w:r w:rsidR="00C249B5">
        <w:rPr>
          <w:rFonts w:ascii="Times New Roman" w:hAnsi="Times New Roman" w:cs="Times New Roman"/>
        </w:rPr>
        <w:t>constituted the majority of experimental designs</w:t>
      </w:r>
      <w:r w:rsidR="00D504C4">
        <w:rPr>
          <w:rFonts w:ascii="Times New Roman" w:hAnsi="Times New Roman" w:cs="Times New Roman"/>
        </w:rPr>
        <w:t xml:space="preserve"> (4</w:t>
      </w:r>
      <w:r w:rsidR="00A4411C">
        <w:rPr>
          <w:rFonts w:ascii="Times New Roman" w:hAnsi="Times New Roman" w:cs="Times New Roman"/>
        </w:rPr>
        <w:t>7</w:t>
      </w:r>
      <w:r w:rsidR="00D504C4">
        <w:rPr>
          <w:rFonts w:ascii="Times New Roman" w:hAnsi="Times New Roman" w:cs="Times New Roman"/>
        </w:rPr>
        <w:t>%</w:t>
      </w:r>
      <w:r w:rsidR="00D00FFC">
        <w:rPr>
          <w:rFonts w:ascii="Times New Roman" w:hAnsi="Times New Roman" w:cs="Times New Roman"/>
        </w:rPr>
        <w:t xml:space="preserve"> of effect sizes</w:t>
      </w:r>
      <w:r w:rsidR="00D504C4">
        <w:rPr>
          <w:rFonts w:ascii="Times New Roman" w:hAnsi="Times New Roman" w:cs="Times New Roman"/>
        </w:rPr>
        <w:t>)</w:t>
      </w:r>
      <w:r w:rsidR="00C249B5">
        <w:rPr>
          <w:rFonts w:ascii="Times New Roman" w:hAnsi="Times New Roman" w:cs="Times New Roman"/>
        </w:rPr>
        <w:t>, but all categories were well represented</w:t>
      </w:r>
      <w:del w:id="244" w:author="Isabelle Cote" w:date="2023-04-24T14:04:00Z">
        <w:r w:rsidR="00C249B5" w:rsidDel="00980ECC">
          <w:rPr>
            <w:rFonts w:ascii="Times New Roman" w:hAnsi="Times New Roman" w:cs="Times New Roman"/>
          </w:rPr>
          <w:delText xml:space="preserve"> </w:delText>
        </w:r>
        <w:r w:rsidR="00D504C4" w:rsidDel="00980ECC">
          <w:rPr>
            <w:rFonts w:ascii="Times New Roman" w:hAnsi="Times New Roman" w:cs="Times New Roman"/>
          </w:rPr>
          <w:delText>(</w:delText>
        </w:r>
        <w:r w:rsidR="00A4411C" w:rsidDel="00980ECC">
          <w:rPr>
            <w:rFonts w:ascii="Times New Roman" w:hAnsi="Times New Roman" w:cs="Times New Roman"/>
          </w:rPr>
          <w:delText>7</w:delText>
        </w:r>
        <w:r w:rsidR="008A0FE8" w:rsidDel="00980ECC">
          <w:rPr>
            <w:rFonts w:ascii="Times New Roman" w:hAnsi="Times New Roman" w:cs="Times New Roman"/>
          </w:rPr>
          <w:delText xml:space="preserve"> </w:delText>
        </w:r>
        <w:r w:rsidR="00D504C4" w:rsidDel="00980ECC">
          <w:rPr>
            <w:rFonts w:ascii="Times New Roman" w:hAnsi="Times New Roman" w:cs="Times New Roman"/>
          </w:rPr>
          <w:delText>-</w:delText>
        </w:r>
        <w:r w:rsidR="008A0FE8" w:rsidDel="00980ECC">
          <w:rPr>
            <w:rFonts w:ascii="Times New Roman" w:hAnsi="Times New Roman" w:cs="Times New Roman"/>
          </w:rPr>
          <w:delText xml:space="preserve"> </w:delText>
        </w:r>
        <w:r w:rsidR="00D504C4" w:rsidDel="00980ECC">
          <w:rPr>
            <w:rFonts w:ascii="Times New Roman" w:hAnsi="Times New Roman" w:cs="Times New Roman"/>
          </w:rPr>
          <w:delText>4</w:delText>
        </w:r>
        <w:r w:rsidR="00A4411C" w:rsidDel="00980ECC">
          <w:rPr>
            <w:rFonts w:ascii="Times New Roman" w:hAnsi="Times New Roman" w:cs="Times New Roman"/>
          </w:rPr>
          <w:delText>7</w:delText>
        </w:r>
        <w:r w:rsidR="00D504C4" w:rsidDel="00980ECC">
          <w:rPr>
            <w:rFonts w:ascii="Times New Roman" w:hAnsi="Times New Roman" w:cs="Times New Roman"/>
          </w:rPr>
          <w:delText>%</w:delText>
        </w:r>
        <w:r w:rsidR="008B3552" w:rsidDel="00980ECC">
          <w:rPr>
            <w:rFonts w:ascii="Times New Roman" w:hAnsi="Times New Roman" w:cs="Times New Roman"/>
          </w:rPr>
          <w:delText xml:space="preserve"> of the total sample</w:delText>
        </w:r>
        <w:r w:rsidR="00D504C4" w:rsidDel="00980ECC">
          <w:rPr>
            <w:rFonts w:ascii="Times New Roman" w:hAnsi="Times New Roman" w:cs="Times New Roman"/>
          </w:rPr>
          <w:delText>)</w:delText>
        </w:r>
        <w:r w:rsidR="00C249B5" w:rsidDel="00980ECC">
          <w:rPr>
            <w:rFonts w:ascii="Times New Roman" w:hAnsi="Times New Roman" w:cs="Times New Roman"/>
          </w:rPr>
          <w:delText>,</w:delText>
        </w:r>
      </w:del>
      <w:r w:rsidR="00C249B5">
        <w:rPr>
          <w:rFonts w:ascii="Times New Roman" w:hAnsi="Times New Roman" w:cs="Times New Roman"/>
        </w:rPr>
        <w:t xml:space="preserve"> with the exception of field experiments</w:t>
      </w:r>
      <w:r w:rsidR="00D504C4">
        <w:rPr>
          <w:rFonts w:ascii="Times New Roman" w:hAnsi="Times New Roman" w:cs="Times New Roman"/>
        </w:rPr>
        <w:t xml:space="preserve"> where </w:t>
      </w:r>
      <w:r w:rsidR="00D504C4">
        <w:rPr>
          <w:rFonts w:ascii="Times New Roman" w:hAnsi="Times New Roman" w:cs="Times New Roman"/>
        </w:rPr>
        <w:lastRenderedPageBreak/>
        <w:t>both the consumer and producer were sto</w:t>
      </w:r>
      <w:ins w:id="245" w:author="Isabelle Cote" w:date="2023-04-24T14:05:00Z">
        <w:r w:rsidR="00980ECC">
          <w:rPr>
            <w:rFonts w:ascii="Times New Roman" w:hAnsi="Times New Roman" w:cs="Times New Roman"/>
          </w:rPr>
          <w:t>c</w:t>
        </w:r>
      </w:ins>
      <w:r w:rsidR="00D504C4">
        <w:rPr>
          <w:rFonts w:ascii="Times New Roman" w:hAnsi="Times New Roman" w:cs="Times New Roman"/>
        </w:rPr>
        <w:t>ked (5%)</w:t>
      </w:r>
      <w:r w:rsidR="00C249B5">
        <w:rPr>
          <w:rFonts w:ascii="Times New Roman" w:hAnsi="Times New Roman" w:cs="Times New Roman"/>
        </w:rPr>
        <w:t>.</w:t>
      </w:r>
      <w:r w:rsidR="008A0FE8">
        <w:rPr>
          <w:rFonts w:ascii="Times New Roman" w:hAnsi="Times New Roman" w:cs="Times New Roman"/>
        </w:rPr>
        <w:t xml:space="preserve"> </w:t>
      </w:r>
      <w:r w:rsidR="00927A1D">
        <w:rPr>
          <w:rFonts w:ascii="Times New Roman" w:hAnsi="Times New Roman" w:cs="Times New Roman"/>
        </w:rPr>
        <w:t>Animals</w:t>
      </w:r>
      <w:r w:rsidR="008A0FE8">
        <w:rPr>
          <w:rFonts w:ascii="Times New Roman" w:hAnsi="Times New Roman" w:cs="Times New Roman"/>
        </w:rPr>
        <w:t xml:space="preserve"> </w:t>
      </w:r>
      <w:r w:rsidR="00D81550">
        <w:rPr>
          <w:rFonts w:ascii="Times New Roman" w:hAnsi="Times New Roman" w:cs="Times New Roman"/>
        </w:rPr>
        <w:t>used in provisioning experiments were primarily sessile invertebrates (</w:t>
      </w:r>
      <w:r w:rsidR="00D00FFC">
        <w:rPr>
          <w:rFonts w:ascii="Times New Roman" w:hAnsi="Times New Roman" w:cs="Times New Roman"/>
        </w:rPr>
        <w:t>n = 109</w:t>
      </w:r>
      <w:r w:rsidR="00D81550">
        <w:rPr>
          <w:rFonts w:ascii="Times New Roman" w:hAnsi="Times New Roman" w:cs="Times New Roman"/>
        </w:rPr>
        <w:t>) compris</w:t>
      </w:r>
      <w:del w:id="246" w:author="Isabelle Cote" w:date="2023-04-24T14:05:00Z">
        <w:r w:rsidR="00D81550" w:rsidDel="00980ECC">
          <w:rPr>
            <w:rFonts w:ascii="Times New Roman" w:hAnsi="Times New Roman" w:cs="Times New Roman"/>
          </w:rPr>
          <w:delText>ed of</w:delText>
        </w:r>
      </w:del>
      <w:ins w:id="247" w:author="Isabelle Cote" w:date="2023-04-24T14:05:00Z">
        <w:r w:rsidR="00980ECC">
          <w:rPr>
            <w:rFonts w:ascii="Times New Roman" w:hAnsi="Times New Roman" w:cs="Times New Roman"/>
          </w:rPr>
          <w:t>ing</w:t>
        </w:r>
      </w:ins>
      <w:r w:rsidR="00D81550">
        <w:rPr>
          <w:rFonts w:ascii="Times New Roman" w:hAnsi="Times New Roman" w:cs="Times New Roman"/>
        </w:rPr>
        <w:t xml:space="preserve"> bivalves, sponges, and a single hydroid species. Vertebrates (</w:t>
      </w:r>
      <w:r w:rsidR="00D00FFC">
        <w:rPr>
          <w:rFonts w:ascii="Times New Roman" w:hAnsi="Times New Roman" w:cs="Times New Roman"/>
        </w:rPr>
        <w:t>n = 55</w:t>
      </w:r>
      <w:r w:rsidR="00D81550">
        <w:rPr>
          <w:rFonts w:ascii="Times New Roman" w:hAnsi="Times New Roman" w:cs="Times New Roman"/>
        </w:rPr>
        <w:t>) were represented by fishes and communities of birds, while mobile invertebrates (</w:t>
      </w:r>
      <w:r w:rsidR="00D00FFC">
        <w:rPr>
          <w:rFonts w:ascii="Times New Roman" w:hAnsi="Times New Roman" w:cs="Times New Roman"/>
        </w:rPr>
        <w:t>n = 19</w:t>
      </w:r>
      <w:r w:rsidR="00D81550">
        <w:rPr>
          <w:rFonts w:ascii="Times New Roman" w:hAnsi="Times New Roman" w:cs="Times New Roman"/>
        </w:rPr>
        <w:t>), which were primarily sea cucumbers, also included jellies and a limpet</w:t>
      </w:r>
      <w:r w:rsidR="00D02B16">
        <w:rPr>
          <w:rFonts w:ascii="Times New Roman" w:hAnsi="Times New Roman" w:cs="Times New Roman"/>
        </w:rPr>
        <w:t xml:space="preserve"> (</w:t>
      </w:r>
      <w:r w:rsidR="00D02B16" w:rsidRPr="00D02B16">
        <w:rPr>
          <w:rFonts w:ascii="Times New Roman" w:hAnsi="Times New Roman" w:cs="Times New Roman"/>
          <w:highlight w:val="yellow"/>
        </w:rPr>
        <w:t xml:space="preserve">Table </w:t>
      </w:r>
      <w:r w:rsidR="00750A08">
        <w:rPr>
          <w:rFonts w:ascii="Times New Roman" w:hAnsi="Times New Roman" w:cs="Times New Roman"/>
          <w:highlight w:val="yellow"/>
        </w:rPr>
        <w:t>S</w:t>
      </w:r>
      <w:r w:rsidR="004E5CEB">
        <w:rPr>
          <w:rFonts w:ascii="Times New Roman" w:hAnsi="Times New Roman" w:cs="Times New Roman"/>
          <w:highlight w:val="yellow"/>
        </w:rPr>
        <w:t>5</w:t>
      </w:r>
      <w:r w:rsidR="00D02B16">
        <w:rPr>
          <w:rFonts w:ascii="Times New Roman" w:hAnsi="Times New Roman" w:cs="Times New Roman"/>
        </w:rPr>
        <w:t>)</w:t>
      </w:r>
      <w:r w:rsidR="00D81550">
        <w:rPr>
          <w:rFonts w:ascii="Times New Roman" w:hAnsi="Times New Roman" w:cs="Times New Roman"/>
        </w:rPr>
        <w:t>.</w:t>
      </w:r>
      <w:r w:rsidR="00D02B16">
        <w:rPr>
          <w:rFonts w:ascii="Times New Roman" w:hAnsi="Times New Roman" w:cs="Times New Roman"/>
        </w:rPr>
        <w:t xml:space="preserve"> </w:t>
      </w:r>
      <w:r w:rsidR="00D00FFC">
        <w:rPr>
          <w:rFonts w:ascii="Times New Roman" w:hAnsi="Times New Roman" w:cs="Times New Roman"/>
        </w:rPr>
        <w:t>Seagrass</w:t>
      </w:r>
      <w:r w:rsidR="001E1945">
        <w:rPr>
          <w:rFonts w:ascii="Times New Roman" w:hAnsi="Times New Roman" w:cs="Times New Roman"/>
        </w:rPr>
        <w:t xml:space="preserve"> provisioned by</w:t>
      </w:r>
      <w:r w:rsidR="00874808">
        <w:rPr>
          <w:rFonts w:ascii="Times New Roman" w:hAnsi="Times New Roman" w:cs="Times New Roman"/>
        </w:rPr>
        <w:t xml:space="preserve"> </w:t>
      </w:r>
      <w:r w:rsidR="004E5CEB">
        <w:rPr>
          <w:rFonts w:ascii="Times New Roman" w:hAnsi="Times New Roman" w:cs="Times New Roman"/>
        </w:rPr>
        <w:t>mollusks</w:t>
      </w:r>
      <w:r w:rsidR="00D00FFC">
        <w:rPr>
          <w:rFonts w:ascii="Times New Roman" w:hAnsi="Times New Roman" w:cs="Times New Roman"/>
        </w:rPr>
        <w:t xml:space="preserve"> (18% of effect sizes)</w:t>
      </w:r>
      <w:r w:rsidR="001E1945">
        <w:rPr>
          <w:rFonts w:ascii="Times New Roman" w:hAnsi="Times New Roman" w:cs="Times New Roman"/>
        </w:rPr>
        <w:t>,</w:t>
      </w:r>
      <w:r w:rsidR="00D00FFC">
        <w:rPr>
          <w:rFonts w:ascii="Times New Roman" w:hAnsi="Times New Roman" w:cs="Times New Roman"/>
        </w:rPr>
        <w:t xml:space="preserve"> followed by phytoplankton </w:t>
      </w:r>
      <w:r w:rsidR="001E1945">
        <w:rPr>
          <w:rFonts w:ascii="Times New Roman" w:hAnsi="Times New Roman" w:cs="Times New Roman"/>
        </w:rPr>
        <w:t>provisioned by</w:t>
      </w:r>
      <w:r w:rsidR="00D00FFC">
        <w:rPr>
          <w:rFonts w:ascii="Times New Roman" w:hAnsi="Times New Roman" w:cs="Times New Roman"/>
        </w:rPr>
        <w:t xml:space="preserve"> </w:t>
      </w:r>
      <w:r w:rsidR="004E5CEB">
        <w:rPr>
          <w:rFonts w:ascii="Times New Roman" w:hAnsi="Times New Roman" w:cs="Times New Roman"/>
        </w:rPr>
        <w:t>mollusks</w:t>
      </w:r>
      <w:r w:rsidR="00D00FFC">
        <w:rPr>
          <w:rFonts w:ascii="Times New Roman" w:hAnsi="Times New Roman" w:cs="Times New Roman"/>
        </w:rPr>
        <w:t xml:space="preserve"> (16%) and coral</w:t>
      </w:r>
      <w:ins w:id="248" w:author="Isabelle Cote" w:date="2023-04-24T14:05:00Z">
        <w:r w:rsidR="00980ECC">
          <w:rPr>
            <w:rFonts w:ascii="Times New Roman" w:hAnsi="Times New Roman" w:cs="Times New Roman"/>
          </w:rPr>
          <w:t>s</w:t>
        </w:r>
      </w:ins>
      <w:r w:rsidR="00D00FFC">
        <w:rPr>
          <w:rFonts w:ascii="Times New Roman" w:hAnsi="Times New Roman" w:cs="Times New Roman"/>
        </w:rPr>
        <w:t xml:space="preserve"> </w:t>
      </w:r>
      <w:r w:rsidR="001E1945">
        <w:rPr>
          <w:rFonts w:ascii="Times New Roman" w:hAnsi="Times New Roman" w:cs="Times New Roman"/>
        </w:rPr>
        <w:t>provisioned by</w:t>
      </w:r>
      <w:r w:rsidR="00D00FFC">
        <w:rPr>
          <w:rFonts w:ascii="Times New Roman" w:hAnsi="Times New Roman" w:cs="Times New Roman"/>
        </w:rPr>
        <w:t xml:space="preserve"> fishes (16%)</w:t>
      </w:r>
      <w:ins w:id="249" w:author="Isabelle Cote" w:date="2023-04-24T14:05:00Z">
        <w:r w:rsidR="00980ECC">
          <w:rPr>
            <w:rFonts w:ascii="Times New Roman" w:hAnsi="Times New Roman" w:cs="Times New Roman"/>
          </w:rPr>
          <w:t>,</w:t>
        </w:r>
      </w:ins>
      <w:r w:rsidR="00874808">
        <w:rPr>
          <w:rFonts w:ascii="Times New Roman" w:hAnsi="Times New Roman" w:cs="Times New Roman"/>
        </w:rPr>
        <w:t xml:space="preserve"> were the most common combination</w:t>
      </w:r>
      <w:r w:rsidR="00D00FFC">
        <w:rPr>
          <w:rFonts w:ascii="Times New Roman" w:hAnsi="Times New Roman" w:cs="Times New Roman"/>
        </w:rPr>
        <w:t>s</w:t>
      </w:r>
      <w:r w:rsidR="00874808">
        <w:rPr>
          <w:rFonts w:ascii="Times New Roman" w:hAnsi="Times New Roman" w:cs="Times New Roman"/>
        </w:rPr>
        <w:t xml:space="preserve"> </w:t>
      </w:r>
      <w:r w:rsidR="00D00FFC">
        <w:rPr>
          <w:rFonts w:ascii="Times New Roman" w:hAnsi="Times New Roman" w:cs="Times New Roman"/>
        </w:rPr>
        <w:t>of primary producer</w:t>
      </w:r>
      <w:r w:rsidR="001E1945">
        <w:rPr>
          <w:rFonts w:ascii="Times New Roman" w:hAnsi="Times New Roman" w:cs="Times New Roman"/>
        </w:rPr>
        <w:t>s</w:t>
      </w:r>
      <w:r w:rsidR="00D00FFC">
        <w:rPr>
          <w:rFonts w:ascii="Times New Roman" w:hAnsi="Times New Roman" w:cs="Times New Roman"/>
        </w:rPr>
        <w:t xml:space="preserve"> and consumer</w:t>
      </w:r>
      <w:r w:rsidR="001E1945">
        <w:rPr>
          <w:rFonts w:ascii="Times New Roman" w:hAnsi="Times New Roman" w:cs="Times New Roman"/>
        </w:rPr>
        <w:t>s</w:t>
      </w:r>
      <w:r w:rsidR="00D00FFC">
        <w:rPr>
          <w:rFonts w:ascii="Times New Roman" w:hAnsi="Times New Roman" w:cs="Times New Roman"/>
        </w:rPr>
        <w:t xml:space="preserve"> (</w:t>
      </w:r>
      <w:r w:rsidR="00D00FFC" w:rsidRPr="00D00FFC">
        <w:rPr>
          <w:rFonts w:ascii="Times New Roman" w:hAnsi="Times New Roman" w:cs="Times New Roman"/>
          <w:highlight w:val="yellow"/>
        </w:rPr>
        <w:t xml:space="preserve">Fig. </w:t>
      </w:r>
      <w:del w:id="250" w:author="Isabelle Cote" w:date="2023-04-24T14:06:00Z">
        <w:r w:rsidR="00D00FFC" w:rsidRPr="00D00FFC" w:rsidDel="00980ECC">
          <w:rPr>
            <w:rFonts w:ascii="Times New Roman" w:hAnsi="Times New Roman" w:cs="Times New Roman"/>
            <w:highlight w:val="yellow"/>
          </w:rPr>
          <w:delText>2B</w:delText>
        </w:r>
      </w:del>
      <w:ins w:id="251" w:author="Isabelle Cote" w:date="2023-04-24T14:06:00Z">
        <w:r w:rsidR="00980ECC">
          <w:rPr>
            <w:rFonts w:ascii="Times New Roman" w:hAnsi="Times New Roman" w:cs="Times New Roman"/>
            <w:highlight w:val="yellow"/>
          </w:rPr>
          <w:t>1</w:t>
        </w:r>
        <w:r w:rsidR="00980ECC" w:rsidRPr="00D00FFC">
          <w:rPr>
            <w:rFonts w:ascii="Times New Roman" w:hAnsi="Times New Roman" w:cs="Times New Roman"/>
            <w:highlight w:val="yellow"/>
          </w:rPr>
          <w:t>B</w:t>
        </w:r>
      </w:ins>
      <w:r w:rsidR="00D00FFC">
        <w:rPr>
          <w:rFonts w:ascii="Times New Roman" w:hAnsi="Times New Roman" w:cs="Times New Roman"/>
        </w:rPr>
        <w:t>)</w:t>
      </w:r>
      <w:r w:rsidR="001E1945">
        <w:rPr>
          <w:rFonts w:ascii="Times New Roman" w:hAnsi="Times New Roman" w:cs="Times New Roman"/>
          <w:noProof/>
        </w:rPr>
        <w:t>.</w:t>
      </w:r>
      <w:r w:rsidR="00750A08">
        <w:rPr>
          <w:rFonts w:ascii="Times New Roman" w:hAnsi="Times New Roman" w:cs="Times New Roman"/>
          <w:noProof/>
        </w:rPr>
        <w:drawing>
          <wp:inline distT="0" distB="0" distL="0" distR="0" wp14:anchorId="13717FAE" wp14:editId="043BF7ED">
            <wp:extent cx="5943600" cy="419989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RISMA_2020_flow_diagram_new_SRs_v2.pdf"/>
                    <pic:cNvPicPr/>
                  </pic:nvPicPr>
                  <pic:blipFill>
                    <a:blip r:embed="rId13">
                      <a:extLst>
                        <a:ext uri="{28A0092B-C50C-407E-A947-70E740481C1C}">
                          <a14:useLocalDpi xmlns:a14="http://schemas.microsoft.com/office/drawing/2010/main" val="0"/>
                        </a:ext>
                      </a:extLst>
                    </a:blip>
                    <a:stretch>
                      <a:fillRect/>
                    </a:stretch>
                  </pic:blipFill>
                  <pic:spPr>
                    <a:xfrm>
                      <a:off x="0" y="0"/>
                      <a:ext cx="5943600" cy="4199890"/>
                    </a:xfrm>
                    <a:prstGeom prst="rect">
                      <a:avLst/>
                    </a:prstGeom>
                  </pic:spPr>
                </pic:pic>
              </a:graphicData>
            </a:graphic>
          </wp:inline>
        </w:drawing>
      </w:r>
    </w:p>
    <w:p w14:paraId="508EDAEC" w14:textId="2512AA3C" w:rsidR="00750A08" w:rsidRDefault="00750A08" w:rsidP="00750A08">
      <w:pPr>
        <w:spacing w:line="360" w:lineRule="auto"/>
        <w:rPr>
          <w:rFonts w:ascii="Times New Roman" w:hAnsi="Times New Roman" w:cs="Times New Roman"/>
        </w:rPr>
      </w:pPr>
      <w:r>
        <w:rPr>
          <w:rFonts w:ascii="Times New Roman" w:hAnsi="Times New Roman" w:cs="Times New Roman"/>
        </w:rPr>
        <w:t xml:space="preserve">Figure </w:t>
      </w:r>
      <w:del w:id="252" w:author="Isabelle Cote" w:date="2023-04-24T14:04:00Z">
        <w:r w:rsidDel="00980ECC">
          <w:rPr>
            <w:rFonts w:ascii="Times New Roman" w:hAnsi="Times New Roman" w:cs="Times New Roman"/>
          </w:rPr>
          <w:delText>S2</w:delText>
        </w:r>
      </w:del>
      <w:ins w:id="253" w:author="Isabelle Cote" w:date="2023-04-24T14:04:00Z">
        <w:r w:rsidR="00980ECC">
          <w:rPr>
            <w:rFonts w:ascii="Times New Roman" w:hAnsi="Times New Roman" w:cs="Times New Roman"/>
          </w:rPr>
          <w:t>S</w:t>
        </w:r>
        <w:r w:rsidR="00980ECC">
          <w:rPr>
            <w:rFonts w:ascii="Times New Roman" w:hAnsi="Times New Roman" w:cs="Times New Roman"/>
          </w:rPr>
          <w:t>1</w:t>
        </w:r>
      </w:ins>
      <w:r>
        <w:rPr>
          <w:rFonts w:ascii="Times New Roman" w:hAnsi="Times New Roman" w:cs="Times New Roman"/>
        </w:rPr>
        <w:t>: PRISMA diagram</w:t>
      </w:r>
    </w:p>
    <w:p w14:paraId="0682EE0C" w14:textId="2BB765C8" w:rsidR="00D504C4" w:rsidRDefault="00D504C4" w:rsidP="00457F19">
      <w:pPr>
        <w:spacing w:line="360" w:lineRule="auto"/>
        <w:rPr>
          <w:ins w:id="254" w:author="Em Lim" w:date="2023-03-23T11:02:00Z"/>
          <w:rFonts w:ascii="Times New Roman" w:hAnsi="Times New Roman" w:cs="Times New Roman"/>
        </w:rPr>
      </w:pPr>
    </w:p>
    <w:p w14:paraId="43CBF8EA" w14:textId="10588038" w:rsidR="00D00FFC" w:rsidRDefault="00AF7CC4" w:rsidP="00D00FFC">
      <w:pPr>
        <w:spacing w:line="360" w:lineRule="auto"/>
        <w:rPr>
          <w:rFonts w:ascii="Times New Roman" w:hAnsi="Times New Roman" w:cs="Times New Roman"/>
        </w:rPr>
      </w:pPr>
      <w:r>
        <w:rPr>
          <w:rFonts w:ascii="Times New Roman" w:hAnsi="Times New Roman" w:cs="Times New Roman"/>
          <w:noProof/>
        </w:rPr>
        <w:lastRenderedPageBreak/>
        <w:drawing>
          <wp:inline distT="0" distB="0" distL="0" distR="0" wp14:anchorId="2E3B9187" wp14:editId="39FCE23B">
            <wp:extent cx="6633882" cy="7653770"/>
            <wp:effectExtent l="0" t="0" r="0" b="444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FIg2.pdf"/>
                    <pic:cNvPicPr/>
                  </pic:nvPicPr>
                  <pic:blipFill>
                    <a:blip r:embed="rId14">
                      <a:extLst>
                        <a:ext uri="{28A0092B-C50C-407E-A947-70E740481C1C}">
                          <a14:useLocalDpi xmlns:a14="http://schemas.microsoft.com/office/drawing/2010/main" val="0"/>
                        </a:ext>
                      </a:extLst>
                    </a:blip>
                    <a:stretch>
                      <a:fillRect/>
                    </a:stretch>
                  </pic:blipFill>
                  <pic:spPr>
                    <a:xfrm>
                      <a:off x="0" y="0"/>
                      <a:ext cx="6635941" cy="7656146"/>
                    </a:xfrm>
                    <a:prstGeom prst="rect">
                      <a:avLst/>
                    </a:prstGeom>
                  </pic:spPr>
                </pic:pic>
              </a:graphicData>
            </a:graphic>
          </wp:inline>
        </w:drawing>
      </w:r>
    </w:p>
    <w:p w14:paraId="0318FEA8" w14:textId="34B0FE70" w:rsidR="00D00FFC" w:rsidRDefault="00D00FFC" w:rsidP="00D00FFC">
      <w:pPr>
        <w:spacing w:line="360" w:lineRule="auto"/>
        <w:rPr>
          <w:rFonts w:ascii="Times New Roman" w:hAnsi="Times New Roman" w:cs="Times New Roman"/>
        </w:rPr>
      </w:pPr>
      <w:r>
        <w:rPr>
          <w:rFonts w:ascii="Times New Roman" w:hAnsi="Times New Roman" w:cs="Times New Roman"/>
        </w:rPr>
        <w:t xml:space="preserve">Figure </w:t>
      </w:r>
      <w:del w:id="255" w:author="Isabelle Cote" w:date="2023-04-24T14:07:00Z">
        <w:r w:rsidDel="00980ECC">
          <w:rPr>
            <w:rFonts w:ascii="Times New Roman" w:hAnsi="Times New Roman" w:cs="Times New Roman"/>
          </w:rPr>
          <w:delText>2</w:delText>
        </w:r>
      </w:del>
      <w:ins w:id="256" w:author="Isabelle Cote" w:date="2023-04-24T14:07:00Z">
        <w:r w:rsidR="00980ECC">
          <w:rPr>
            <w:rFonts w:ascii="Times New Roman" w:hAnsi="Times New Roman" w:cs="Times New Roman"/>
          </w:rPr>
          <w:t>1</w:t>
        </w:r>
      </w:ins>
      <w:r>
        <w:rPr>
          <w:rFonts w:ascii="Times New Roman" w:hAnsi="Times New Roman" w:cs="Times New Roman"/>
        </w:rPr>
        <w:t xml:space="preserve">. </w:t>
      </w:r>
      <w:ins w:id="257" w:author="Isabelle Cote" w:date="2023-04-24T14:08:00Z">
        <w:r w:rsidR="005C0A3B">
          <w:rPr>
            <w:rFonts w:ascii="Times New Roman" w:hAnsi="Times New Roman" w:cs="Times New Roman"/>
          </w:rPr>
          <w:t xml:space="preserve">Description of studies </w:t>
        </w:r>
      </w:ins>
      <w:ins w:id="258" w:author="Isabelle Cote" w:date="2023-04-24T14:09:00Z">
        <w:r w:rsidR="005C0A3B">
          <w:rPr>
            <w:rFonts w:ascii="Times New Roman" w:hAnsi="Times New Roman" w:cs="Times New Roman"/>
          </w:rPr>
          <w:t>included in the meta-analysis of effects of c</w:t>
        </w:r>
        <w:r w:rsidR="005C0A3B" w:rsidRPr="00980ECC">
          <w:rPr>
            <w:rFonts w:ascii="Times New Roman" w:hAnsi="Times New Roman" w:cs="Times New Roman"/>
          </w:rPr>
          <w:t>onsumer-mediated nutrient cycling</w:t>
        </w:r>
        <w:r w:rsidR="005C0A3B">
          <w:rPr>
            <w:rFonts w:ascii="Times New Roman" w:hAnsi="Times New Roman" w:cs="Times New Roman"/>
          </w:rPr>
          <w:t xml:space="preserve"> on marine primary producers</w:t>
        </w:r>
        <w:r w:rsidR="005C0A3B">
          <w:rPr>
            <w:rFonts w:ascii="Times New Roman" w:hAnsi="Times New Roman" w:cs="Times New Roman"/>
          </w:rPr>
          <w:t xml:space="preserve">. </w:t>
        </w:r>
      </w:ins>
      <w:r w:rsidR="00AF7CC4">
        <w:rPr>
          <w:rFonts w:ascii="Times New Roman" w:hAnsi="Times New Roman" w:cs="Times New Roman"/>
        </w:rPr>
        <w:t xml:space="preserve">A) Geographical </w:t>
      </w:r>
      <w:del w:id="259" w:author="Isabelle Cote" w:date="2023-04-24T14:07:00Z">
        <w:r w:rsidR="00AF7CC4" w:rsidDel="00980ECC">
          <w:rPr>
            <w:rFonts w:ascii="Times New Roman" w:hAnsi="Times New Roman" w:cs="Times New Roman"/>
          </w:rPr>
          <w:delText xml:space="preserve">range </w:delText>
        </w:r>
      </w:del>
      <w:ins w:id="260" w:author="Isabelle Cote" w:date="2023-04-24T14:07:00Z">
        <w:r w:rsidR="00980ECC">
          <w:rPr>
            <w:rFonts w:ascii="Times New Roman" w:hAnsi="Times New Roman" w:cs="Times New Roman"/>
          </w:rPr>
          <w:t>locations</w:t>
        </w:r>
        <w:r w:rsidR="00980ECC">
          <w:rPr>
            <w:rFonts w:ascii="Times New Roman" w:hAnsi="Times New Roman" w:cs="Times New Roman"/>
          </w:rPr>
          <w:t xml:space="preserve"> </w:t>
        </w:r>
      </w:ins>
      <w:r w:rsidR="00AF7CC4">
        <w:rPr>
          <w:rFonts w:ascii="Times New Roman" w:hAnsi="Times New Roman" w:cs="Times New Roman"/>
        </w:rPr>
        <w:t xml:space="preserve">of </w:t>
      </w:r>
      <w:del w:id="261" w:author="Isabelle Cote" w:date="2023-04-24T14:07:00Z">
        <w:r w:rsidR="00AF7CC4" w:rsidDel="00980ECC">
          <w:rPr>
            <w:rFonts w:ascii="Times New Roman" w:hAnsi="Times New Roman" w:cs="Times New Roman"/>
          </w:rPr>
          <w:delText xml:space="preserve">included </w:delText>
        </w:r>
      </w:del>
      <w:r w:rsidR="00AF7CC4">
        <w:rPr>
          <w:rFonts w:ascii="Times New Roman" w:hAnsi="Times New Roman" w:cs="Times New Roman"/>
        </w:rPr>
        <w:t>studies</w:t>
      </w:r>
      <w:ins w:id="262" w:author="Isabelle Cote" w:date="2023-04-24T14:08:00Z">
        <w:r w:rsidR="005C0A3B">
          <w:rPr>
            <w:rFonts w:ascii="Times New Roman" w:hAnsi="Times New Roman" w:cs="Times New Roman"/>
          </w:rPr>
          <w:t>;</w:t>
        </w:r>
      </w:ins>
      <w:del w:id="263" w:author="Isabelle Cote" w:date="2023-04-24T14:08:00Z">
        <w:r w:rsidR="00AF7CC4" w:rsidDel="005C0A3B">
          <w:rPr>
            <w:rFonts w:ascii="Times New Roman" w:hAnsi="Times New Roman" w:cs="Times New Roman"/>
          </w:rPr>
          <w:delText>,</w:delText>
        </w:r>
      </w:del>
      <w:r w:rsidR="00AF7CC4">
        <w:rPr>
          <w:rFonts w:ascii="Times New Roman" w:hAnsi="Times New Roman" w:cs="Times New Roman"/>
        </w:rPr>
        <w:t xml:space="preserve"> B) </w:t>
      </w:r>
      <w:del w:id="264" w:author="Isabelle Cote" w:date="2023-04-24T14:09:00Z">
        <w:r w:rsidDel="005C0A3B">
          <w:rPr>
            <w:rFonts w:ascii="Times New Roman" w:hAnsi="Times New Roman" w:cs="Times New Roman"/>
          </w:rPr>
          <w:lastRenderedPageBreak/>
          <w:delText xml:space="preserve">Primary </w:delText>
        </w:r>
      </w:del>
      <w:ins w:id="265" w:author="Isabelle Cote" w:date="2023-04-24T14:09:00Z">
        <w:r w:rsidR="005C0A3B">
          <w:rPr>
            <w:rFonts w:ascii="Times New Roman" w:hAnsi="Times New Roman" w:cs="Times New Roman"/>
          </w:rPr>
          <w:t>Combinations of p</w:t>
        </w:r>
        <w:r w:rsidR="005C0A3B">
          <w:rPr>
            <w:rFonts w:ascii="Times New Roman" w:hAnsi="Times New Roman" w:cs="Times New Roman"/>
          </w:rPr>
          <w:t xml:space="preserve">rimary </w:t>
        </w:r>
      </w:ins>
      <w:r>
        <w:rPr>
          <w:rFonts w:ascii="Times New Roman" w:hAnsi="Times New Roman" w:cs="Times New Roman"/>
        </w:rPr>
        <w:t>producer group</w:t>
      </w:r>
      <w:ins w:id="266" w:author="Isabelle Cote" w:date="2023-04-24T14:09:00Z">
        <w:r w:rsidR="005C0A3B">
          <w:rPr>
            <w:rFonts w:ascii="Times New Roman" w:hAnsi="Times New Roman" w:cs="Times New Roman"/>
          </w:rPr>
          <w:t>s</w:t>
        </w:r>
      </w:ins>
      <w:del w:id="267" w:author="Isabelle Cote" w:date="2023-04-24T14:09:00Z">
        <w:r w:rsidDel="005C0A3B">
          <w:rPr>
            <w:rFonts w:ascii="Times New Roman" w:hAnsi="Times New Roman" w:cs="Times New Roman"/>
          </w:rPr>
          <w:delText xml:space="preserve"> vs </w:delText>
        </w:r>
      </w:del>
      <w:ins w:id="268" w:author="Isabelle Cote" w:date="2023-04-24T14:09:00Z">
        <w:r w:rsidR="005C0A3B">
          <w:rPr>
            <w:rFonts w:ascii="Times New Roman" w:hAnsi="Times New Roman" w:cs="Times New Roman"/>
          </w:rPr>
          <w:t xml:space="preserve">, </w:t>
        </w:r>
      </w:ins>
      <w:r>
        <w:rPr>
          <w:rFonts w:ascii="Times New Roman" w:hAnsi="Times New Roman" w:cs="Times New Roman"/>
        </w:rPr>
        <w:t>consumer group</w:t>
      </w:r>
      <w:ins w:id="269" w:author="Isabelle Cote" w:date="2023-04-24T14:09:00Z">
        <w:r w:rsidR="005C0A3B">
          <w:rPr>
            <w:rFonts w:ascii="Times New Roman" w:hAnsi="Times New Roman" w:cs="Times New Roman"/>
          </w:rPr>
          <w:t>s</w:t>
        </w:r>
      </w:ins>
      <w:del w:id="270" w:author="Isabelle Cote" w:date="2023-04-24T14:09:00Z">
        <w:r w:rsidDel="005C0A3B">
          <w:rPr>
            <w:rFonts w:ascii="Times New Roman" w:hAnsi="Times New Roman" w:cs="Times New Roman"/>
          </w:rPr>
          <w:delText xml:space="preserve"> vs </w:delText>
        </w:r>
      </w:del>
      <w:ins w:id="271" w:author="Isabelle Cote" w:date="2023-04-24T14:09:00Z">
        <w:r w:rsidR="005C0A3B">
          <w:rPr>
            <w:rFonts w:ascii="Times New Roman" w:hAnsi="Times New Roman" w:cs="Times New Roman"/>
          </w:rPr>
          <w:t xml:space="preserve">, </w:t>
        </w:r>
      </w:ins>
      <w:r w:rsidR="00AF7CC4">
        <w:rPr>
          <w:rFonts w:ascii="Times New Roman" w:hAnsi="Times New Roman" w:cs="Times New Roman"/>
        </w:rPr>
        <w:t>climate region</w:t>
      </w:r>
      <w:ins w:id="272" w:author="Isabelle Cote" w:date="2023-04-24T14:09:00Z">
        <w:r w:rsidR="005C0A3B">
          <w:rPr>
            <w:rFonts w:ascii="Times New Roman" w:hAnsi="Times New Roman" w:cs="Times New Roman"/>
          </w:rPr>
          <w:t xml:space="preserve">s and </w:t>
        </w:r>
      </w:ins>
      <w:ins w:id="273" w:author="Isabelle Cote" w:date="2023-04-24T14:10:00Z">
        <w:r w:rsidR="005C0A3B">
          <w:rPr>
            <w:rFonts w:ascii="Times New Roman" w:hAnsi="Times New Roman" w:cs="Times New Roman"/>
          </w:rPr>
          <w:t xml:space="preserve">experimental </w:t>
        </w:r>
        <w:commentRangeStart w:id="274"/>
        <w:r w:rsidR="005C0A3B">
          <w:rPr>
            <w:rFonts w:ascii="Times New Roman" w:hAnsi="Times New Roman" w:cs="Times New Roman"/>
          </w:rPr>
          <w:t>types</w:t>
        </w:r>
      </w:ins>
      <w:commentRangeEnd w:id="274"/>
      <w:ins w:id="275" w:author="Isabelle Cote" w:date="2023-04-24T14:11:00Z">
        <w:r w:rsidR="005C0A3B">
          <w:rPr>
            <w:rStyle w:val="CommentReference"/>
          </w:rPr>
          <w:commentReference w:id="274"/>
        </w:r>
      </w:ins>
      <w:r w:rsidR="00AF7CC4">
        <w:rPr>
          <w:rFonts w:ascii="Times New Roman" w:hAnsi="Times New Roman" w:cs="Times New Roman"/>
        </w:rPr>
        <w:t>.</w:t>
      </w:r>
    </w:p>
    <w:p w14:paraId="18F3B1E1" w14:textId="57FBC699" w:rsidR="003F633B" w:rsidRDefault="003F633B" w:rsidP="00D00FFC">
      <w:pPr>
        <w:spacing w:line="360" w:lineRule="auto"/>
        <w:rPr>
          <w:rFonts w:ascii="Times New Roman" w:hAnsi="Times New Roman" w:cs="Times New Roman"/>
        </w:rPr>
      </w:pPr>
    </w:p>
    <w:p w14:paraId="7A513610" w14:textId="27668760" w:rsidR="003F633B" w:rsidRDefault="003F633B" w:rsidP="003F633B">
      <w:pPr>
        <w:spacing w:line="360" w:lineRule="auto"/>
        <w:rPr>
          <w:rFonts w:ascii="Times New Roman" w:hAnsi="Times New Roman" w:cs="Times New Roman"/>
        </w:rPr>
      </w:pPr>
      <w:r>
        <w:rPr>
          <w:rFonts w:ascii="Times New Roman" w:hAnsi="Times New Roman" w:cs="Times New Roman"/>
        </w:rPr>
        <w:t>Table S</w:t>
      </w:r>
      <w:r w:rsidR="004E5CEB">
        <w:rPr>
          <w:rFonts w:ascii="Times New Roman" w:hAnsi="Times New Roman" w:cs="Times New Roman"/>
        </w:rPr>
        <w:t>3</w:t>
      </w:r>
      <w:ins w:id="276" w:author="Isabelle Cote" w:date="2023-04-24T14:12:00Z">
        <w:r w:rsidR="005C0A3B">
          <w:rPr>
            <w:rFonts w:ascii="Times New Roman" w:hAnsi="Times New Roman" w:cs="Times New Roman"/>
          </w:rPr>
          <w:t>.</w:t>
        </w:r>
      </w:ins>
      <w:del w:id="277" w:author="Isabelle Cote" w:date="2023-04-24T14:12:00Z">
        <w:r w:rsidDel="005C0A3B">
          <w:rPr>
            <w:rFonts w:ascii="Times New Roman" w:hAnsi="Times New Roman" w:cs="Times New Roman"/>
          </w:rPr>
          <w:delText>:</w:delText>
        </w:r>
      </w:del>
      <w:r>
        <w:rPr>
          <w:rFonts w:ascii="Times New Roman" w:hAnsi="Times New Roman" w:cs="Times New Roman"/>
        </w:rPr>
        <w:t xml:space="preserve"> Complete list of primary producers included in this meta-analysis. For rows with NA for family, genus and species</w:t>
      </w:r>
      <w:ins w:id="278" w:author="Isabelle Cote" w:date="2023-04-24T14:12:00Z">
        <w:r w:rsidR="005C0A3B">
          <w:rPr>
            <w:rFonts w:ascii="Times New Roman" w:hAnsi="Times New Roman" w:cs="Times New Roman"/>
          </w:rPr>
          <w:t>,</w:t>
        </w:r>
      </w:ins>
      <w:r>
        <w:rPr>
          <w:rFonts w:ascii="Times New Roman" w:hAnsi="Times New Roman" w:cs="Times New Roman"/>
        </w:rPr>
        <w:t xml:space="preserve"> the producer was considered at the community level and could not be captured by a single family or genus. </w:t>
      </w:r>
    </w:p>
    <w:tbl>
      <w:tblPr>
        <w:tblW w:w="85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30"/>
        <w:gridCol w:w="2101"/>
        <w:gridCol w:w="1615"/>
        <w:gridCol w:w="2028"/>
        <w:gridCol w:w="1300"/>
      </w:tblGrid>
      <w:tr w:rsidR="003F633B" w:rsidRPr="00B64B39" w14:paraId="6F9A7A78" w14:textId="77777777" w:rsidTr="005B0F18">
        <w:trPr>
          <w:trHeight w:val="320"/>
        </w:trPr>
        <w:tc>
          <w:tcPr>
            <w:tcW w:w="1564" w:type="dxa"/>
            <w:shd w:val="clear" w:color="auto" w:fill="auto"/>
            <w:noWrap/>
            <w:vAlign w:val="bottom"/>
            <w:hideMark/>
          </w:tcPr>
          <w:p w14:paraId="1893F3AF" w14:textId="77777777" w:rsidR="003F633B" w:rsidRPr="00B64B39" w:rsidRDefault="003F633B" w:rsidP="005B0F18">
            <w:pPr>
              <w:rPr>
                <w:rFonts w:ascii="Calibri" w:eastAsia="Times New Roman" w:hAnsi="Calibri" w:cs="Times New Roman"/>
                <w:lang w:val="en-CA"/>
              </w:rPr>
            </w:pPr>
            <w:r w:rsidRPr="00B64B39">
              <w:rPr>
                <w:rFonts w:ascii="Calibri" w:eastAsia="Times New Roman" w:hAnsi="Calibri" w:cs="Times New Roman"/>
                <w:lang w:val="en-CA"/>
              </w:rPr>
              <w:t>Group</w:t>
            </w:r>
          </w:p>
        </w:tc>
        <w:tc>
          <w:tcPr>
            <w:tcW w:w="2073" w:type="dxa"/>
            <w:shd w:val="clear" w:color="auto" w:fill="auto"/>
            <w:noWrap/>
            <w:vAlign w:val="bottom"/>
            <w:hideMark/>
          </w:tcPr>
          <w:p w14:paraId="7EF83B64" w14:textId="77777777" w:rsidR="003F633B" w:rsidRPr="00B64B39" w:rsidRDefault="003F633B" w:rsidP="005B0F18">
            <w:pPr>
              <w:rPr>
                <w:rFonts w:ascii="Calibri" w:eastAsia="Times New Roman" w:hAnsi="Calibri" w:cs="Times New Roman"/>
                <w:lang w:val="en-CA"/>
              </w:rPr>
            </w:pPr>
            <w:r w:rsidRPr="00B64B39">
              <w:rPr>
                <w:rFonts w:ascii="Calibri" w:eastAsia="Times New Roman" w:hAnsi="Calibri" w:cs="Times New Roman"/>
                <w:lang w:val="en-CA"/>
              </w:rPr>
              <w:t>Family</w:t>
            </w:r>
          </w:p>
        </w:tc>
        <w:tc>
          <w:tcPr>
            <w:tcW w:w="1551" w:type="dxa"/>
            <w:shd w:val="clear" w:color="auto" w:fill="auto"/>
            <w:noWrap/>
            <w:vAlign w:val="bottom"/>
            <w:hideMark/>
          </w:tcPr>
          <w:p w14:paraId="140B5BB9" w14:textId="77777777" w:rsidR="003F633B" w:rsidRPr="00B64B39" w:rsidRDefault="003F633B" w:rsidP="005B0F18">
            <w:pPr>
              <w:rPr>
                <w:rFonts w:ascii="Calibri" w:eastAsia="Times New Roman" w:hAnsi="Calibri" w:cs="Times New Roman"/>
                <w:lang w:val="en-CA"/>
              </w:rPr>
            </w:pPr>
            <w:r w:rsidRPr="00B64B39">
              <w:rPr>
                <w:rFonts w:ascii="Calibri" w:eastAsia="Times New Roman" w:hAnsi="Calibri" w:cs="Times New Roman"/>
                <w:lang w:val="en-CA"/>
              </w:rPr>
              <w:t>Genus</w:t>
            </w:r>
          </w:p>
        </w:tc>
        <w:tc>
          <w:tcPr>
            <w:tcW w:w="2028" w:type="dxa"/>
            <w:shd w:val="clear" w:color="auto" w:fill="auto"/>
            <w:noWrap/>
            <w:vAlign w:val="bottom"/>
            <w:hideMark/>
          </w:tcPr>
          <w:p w14:paraId="12CA8D5E" w14:textId="77777777" w:rsidR="003F633B" w:rsidRPr="00B64B39" w:rsidRDefault="003F633B" w:rsidP="005B0F18">
            <w:pPr>
              <w:rPr>
                <w:rFonts w:ascii="Calibri" w:eastAsia="Times New Roman" w:hAnsi="Calibri" w:cs="Times New Roman"/>
                <w:lang w:val="en-CA"/>
              </w:rPr>
            </w:pPr>
            <w:r w:rsidRPr="00B64B39">
              <w:rPr>
                <w:rFonts w:ascii="Calibri" w:eastAsia="Times New Roman" w:hAnsi="Calibri" w:cs="Times New Roman"/>
                <w:lang w:val="en-CA"/>
              </w:rPr>
              <w:t>Species</w:t>
            </w:r>
          </w:p>
        </w:tc>
        <w:tc>
          <w:tcPr>
            <w:tcW w:w="1300" w:type="dxa"/>
            <w:shd w:val="clear" w:color="auto" w:fill="auto"/>
            <w:noWrap/>
            <w:vAlign w:val="bottom"/>
            <w:hideMark/>
          </w:tcPr>
          <w:p w14:paraId="7F9E1BB9" w14:textId="77777777" w:rsidR="003F633B" w:rsidRPr="00B64B39" w:rsidRDefault="003F633B" w:rsidP="005B0F18">
            <w:pPr>
              <w:rPr>
                <w:rFonts w:ascii="Calibri" w:eastAsia="Times New Roman" w:hAnsi="Calibri" w:cs="Times New Roman"/>
                <w:lang w:val="en-CA"/>
              </w:rPr>
            </w:pPr>
            <w:r w:rsidRPr="00B64B39">
              <w:rPr>
                <w:rFonts w:ascii="Calibri" w:eastAsia="Times New Roman" w:hAnsi="Calibri" w:cs="Times New Roman"/>
                <w:lang w:val="en-CA"/>
              </w:rPr>
              <w:t>n</w:t>
            </w:r>
          </w:p>
        </w:tc>
      </w:tr>
      <w:tr w:rsidR="003F633B" w:rsidRPr="00B64B39" w14:paraId="0D40280D" w14:textId="77777777" w:rsidTr="005B0F18">
        <w:trPr>
          <w:trHeight w:val="320"/>
        </w:trPr>
        <w:tc>
          <w:tcPr>
            <w:tcW w:w="1564" w:type="dxa"/>
            <w:shd w:val="clear" w:color="auto" w:fill="auto"/>
            <w:noWrap/>
            <w:vAlign w:val="bottom"/>
            <w:hideMark/>
          </w:tcPr>
          <w:p w14:paraId="14594DF3"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Algae</w:t>
            </w:r>
          </w:p>
        </w:tc>
        <w:tc>
          <w:tcPr>
            <w:tcW w:w="2073" w:type="dxa"/>
            <w:shd w:val="clear" w:color="auto" w:fill="auto"/>
            <w:noWrap/>
            <w:vAlign w:val="bottom"/>
            <w:hideMark/>
          </w:tcPr>
          <w:p w14:paraId="41101C99"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Anadyomenaceae</w:t>
            </w:r>
          </w:p>
        </w:tc>
        <w:tc>
          <w:tcPr>
            <w:tcW w:w="1551" w:type="dxa"/>
            <w:shd w:val="clear" w:color="auto" w:fill="auto"/>
            <w:noWrap/>
            <w:vAlign w:val="bottom"/>
            <w:hideMark/>
          </w:tcPr>
          <w:p w14:paraId="2225F1B3"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Microdictyon</w:t>
            </w:r>
          </w:p>
        </w:tc>
        <w:tc>
          <w:tcPr>
            <w:tcW w:w="2028" w:type="dxa"/>
            <w:shd w:val="clear" w:color="auto" w:fill="auto"/>
            <w:noWrap/>
            <w:vAlign w:val="bottom"/>
            <w:hideMark/>
          </w:tcPr>
          <w:p w14:paraId="24B62AE2"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marinum</w:t>
            </w:r>
          </w:p>
        </w:tc>
        <w:tc>
          <w:tcPr>
            <w:tcW w:w="1300" w:type="dxa"/>
            <w:shd w:val="clear" w:color="auto" w:fill="auto"/>
            <w:noWrap/>
            <w:vAlign w:val="bottom"/>
            <w:hideMark/>
          </w:tcPr>
          <w:p w14:paraId="7B97E52F" w14:textId="77777777" w:rsidR="003F633B" w:rsidRPr="00B64B39" w:rsidRDefault="003F633B" w:rsidP="005B0F18">
            <w:pPr>
              <w:jc w:val="right"/>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1</w:t>
            </w:r>
          </w:p>
        </w:tc>
      </w:tr>
      <w:tr w:rsidR="003F633B" w:rsidRPr="00B64B39" w14:paraId="05793463" w14:textId="77777777" w:rsidTr="005B0F18">
        <w:trPr>
          <w:trHeight w:val="320"/>
        </w:trPr>
        <w:tc>
          <w:tcPr>
            <w:tcW w:w="1564" w:type="dxa"/>
            <w:shd w:val="clear" w:color="auto" w:fill="auto"/>
            <w:noWrap/>
            <w:vAlign w:val="bottom"/>
            <w:hideMark/>
          </w:tcPr>
          <w:p w14:paraId="714D2474"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Algae</w:t>
            </w:r>
          </w:p>
        </w:tc>
        <w:tc>
          <w:tcPr>
            <w:tcW w:w="2073" w:type="dxa"/>
            <w:shd w:val="clear" w:color="auto" w:fill="auto"/>
            <w:noWrap/>
            <w:vAlign w:val="bottom"/>
            <w:hideMark/>
          </w:tcPr>
          <w:p w14:paraId="377C7D03"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Bangiaceae</w:t>
            </w:r>
          </w:p>
        </w:tc>
        <w:tc>
          <w:tcPr>
            <w:tcW w:w="1551" w:type="dxa"/>
            <w:shd w:val="clear" w:color="auto" w:fill="auto"/>
            <w:noWrap/>
            <w:vAlign w:val="bottom"/>
            <w:hideMark/>
          </w:tcPr>
          <w:p w14:paraId="3DD4B422"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Porphyra</w:t>
            </w:r>
          </w:p>
        </w:tc>
        <w:tc>
          <w:tcPr>
            <w:tcW w:w="2028" w:type="dxa"/>
            <w:shd w:val="clear" w:color="auto" w:fill="auto"/>
            <w:noWrap/>
            <w:vAlign w:val="bottom"/>
            <w:hideMark/>
          </w:tcPr>
          <w:p w14:paraId="240F403D"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perforata</w:t>
            </w:r>
          </w:p>
        </w:tc>
        <w:tc>
          <w:tcPr>
            <w:tcW w:w="1300" w:type="dxa"/>
            <w:shd w:val="clear" w:color="auto" w:fill="auto"/>
            <w:noWrap/>
            <w:vAlign w:val="bottom"/>
            <w:hideMark/>
          </w:tcPr>
          <w:p w14:paraId="78202D5D" w14:textId="77777777" w:rsidR="003F633B" w:rsidRPr="00B64B39" w:rsidRDefault="003F633B" w:rsidP="005B0F18">
            <w:pPr>
              <w:jc w:val="right"/>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4</w:t>
            </w:r>
          </w:p>
        </w:tc>
      </w:tr>
      <w:tr w:rsidR="003F633B" w:rsidRPr="00B64B39" w14:paraId="101F4E7B" w14:textId="77777777" w:rsidTr="005B0F18">
        <w:trPr>
          <w:trHeight w:val="320"/>
        </w:trPr>
        <w:tc>
          <w:tcPr>
            <w:tcW w:w="1564" w:type="dxa"/>
            <w:shd w:val="clear" w:color="auto" w:fill="auto"/>
            <w:noWrap/>
            <w:vAlign w:val="bottom"/>
            <w:hideMark/>
          </w:tcPr>
          <w:p w14:paraId="15DB6726"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Algae</w:t>
            </w:r>
          </w:p>
        </w:tc>
        <w:tc>
          <w:tcPr>
            <w:tcW w:w="2073" w:type="dxa"/>
            <w:shd w:val="clear" w:color="auto" w:fill="auto"/>
            <w:noWrap/>
            <w:vAlign w:val="bottom"/>
            <w:hideMark/>
          </w:tcPr>
          <w:p w14:paraId="1D10E497"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Dictyotaceae</w:t>
            </w:r>
          </w:p>
        </w:tc>
        <w:tc>
          <w:tcPr>
            <w:tcW w:w="1551" w:type="dxa"/>
            <w:shd w:val="clear" w:color="auto" w:fill="auto"/>
            <w:noWrap/>
            <w:vAlign w:val="bottom"/>
            <w:hideMark/>
          </w:tcPr>
          <w:p w14:paraId="2C1E28C8"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Dictyota</w:t>
            </w:r>
          </w:p>
        </w:tc>
        <w:tc>
          <w:tcPr>
            <w:tcW w:w="2028" w:type="dxa"/>
            <w:shd w:val="clear" w:color="auto" w:fill="auto"/>
            <w:noWrap/>
            <w:vAlign w:val="bottom"/>
            <w:hideMark/>
          </w:tcPr>
          <w:p w14:paraId="1C0F55C7"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spp.</w:t>
            </w:r>
          </w:p>
        </w:tc>
        <w:tc>
          <w:tcPr>
            <w:tcW w:w="1300" w:type="dxa"/>
            <w:shd w:val="clear" w:color="auto" w:fill="auto"/>
            <w:noWrap/>
            <w:vAlign w:val="bottom"/>
            <w:hideMark/>
          </w:tcPr>
          <w:p w14:paraId="135A73F6" w14:textId="77777777" w:rsidR="003F633B" w:rsidRPr="00B64B39" w:rsidRDefault="003F633B" w:rsidP="005B0F18">
            <w:pPr>
              <w:jc w:val="right"/>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1</w:t>
            </w:r>
          </w:p>
        </w:tc>
      </w:tr>
      <w:tr w:rsidR="003F633B" w:rsidRPr="00B64B39" w14:paraId="60584908" w14:textId="77777777" w:rsidTr="005B0F18">
        <w:trPr>
          <w:trHeight w:val="320"/>
        </w:trPr>
        <w:tc>
          <w:tcPr>
            <w:tcW w:w="1564" w:type="dxa"/>
            <w:shd w:val="clear" w:color="auto" w:fill="auto"/>
            <w:noWrap/>
            <w:vAlign w:val="bottom"/>
            <w:hideMark/>
          </w:tcPr>
          <w:p w14:paraId="1C127B4F"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Algae</w:t>
            </w:r>
          </w:p>
        </w:tc>
        <w:tc>
          <w:tcPr>
            <w:tcW w:w="2073" w:type="dxa"/>
            <w:shd w:val="clear" w:color="auto" w:fill="auto"/>
            <w:noWrap/>
            <w:vAlign w:val="bottom"/>
            <w:hideMark/>
          </w:tcPr>
          <w:p w14:paraId="0C114923"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Ectocarpaceae</w:t>
            </w:r>
          </w:p>
        </w:tc>
        <w:tc>
          <w:tcPr>
            <w:tcW w:w="1551" w:type="dxa"/>
            <w:shd w:val="clear" w:color="auto" w:fill="auto"/>
            <w:noWrap/>
            <w:vAlign w:val="bottom"/>
            <w:hideMark/>
          </w:tcPr>
          <w:p w14:paraId="0E2F897A"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Ectocarpus</w:t>
            </w:r>
          </w:p>
        </w:tc>
        <w:tc>
          <w:tcPr>
            <w:tcW w:w="2028" w:type="dxa"/>
            <w:shd w:val="clear" w:color="auto" w:fill="auto"/>
            <w:noWrap/>
            <w:vAlign w:val="bottom"/>
            <w:hideMark/>
          </w:tcPr>
          <w:p w14:paraId="50B9C4EB"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siliculosus</w:t>
            </w:r>
          </w:p>
        </w:tc>
        <w:tc>
          <w:tcPr>
            <w:tcW w:w="1300" w:type="dxa"/>
            <w:shd w:val="clear" w:color="auto" w:fill="auto"/>
            <w:noWrap/>
            <w:vAlign w:val="bottom"/>
            <w:hideMark/>
          </w:tcPr>
          <w:p w14:paraId="01C43CAC" w14:textId="77777777" w:rsidR="003F633B" w:rsidRPr="00B64B39" w:rsidRDefault="003F633B" w:rsidP="005B0F18">
            <w:pPr>
              <w:jc w:val="right"/>
              <w:rPr>
                <w:rFonts w:ascii="Lucida Grande" w:eastAsia="Times New Roman" w:hAnsi="Lucida Grande" w:cs="Lucida Grande"/>
                <w:sz w:val="22"/>
                <w:szCs w:val="22"/>
                <w:lang w:val="en-CA"/>
              </w:rPr>
            </w:pPr>
            <w:r>
              <w:rPr>
                <w:rFonts w:ascii="Lucida Grande" w:eastAsia="Times New Roman" w:hAnsi="Lucida Grande" w:cs="Lucida Grande"/>
                <w:sz w:val="22"/>
                <w:szCs w:val="22"/>
                <w:lang w:val="en-CA"/>
              </w:rPr>
              <w:t>6</w:t>
            </w:r>
          </w:p>
        </w:tc>
      </w:tr>
      <w:tr w:rsidR="003F633B" w:rsidRPr="00B64B39" w14:paraId="574FA9C1" w14:textId="77777777" w:rsidTr="005B0F18">
        <w:trPr>
          <w:trHeight w:val="320"/>
        </w:trPr>
        <w:tc>
          <w:tcPr>
            <w:tcW w:w="1564" w:type="dxa"/>
            <w:shd w:val="clear" w:color="auto" w:fill="auto"/>
            <w:noWrap/>
            <w:vAlign w:val="bottom"/>
            <w:hideMark/>
          </w:tcPr>
          <w:p w14:paraId="35F69ABD"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Algae</w:t>
            </w:r>
          </w:p>
        </w:tc>
        <w:tc>
          <w:tcPr>
            <w:tcW w:w="2073" w:type="dxa"/>
            <w:shd w:val="clear" w:color="auto" w:fill="auto"/>
            <w:noWrap/>
            <w:vAlign w:val="bottom"/>
            <w:hideMark/>
          </w:tcPr>
          <w:p w14:paraId="509B258B"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Endocladiaceae</w:t>
            </w:r>
          </w:p>
        </w:tc>
        <w:tc>
          <w:tcPr>
            <w:tcW w:w="1551" w:type="dxa"/>
            <w:shd w:val="clear" w:color="auto" w:fill="auto"/>
            <w:noWrap/>
            <w:vAlign w:val="bottom"/>
            <w:hideMark/>
          </w:tcPr>
          <w:p w14:paraId="6AFC1A03"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Endocladia</w:t>
            </w:r>
          </w:p>
        </w:tc>
        <w:tc>
          <w:tcPr>
            <w:tcW w:w="2028" w:type="dxa"/>
            <w:shd w:val="clear" w:color="auto" w:fill="auto"/>
            <w:noWrap/>
            <w:vAlign w:val="bottom"/>
            <w:hideMark/>
          </w:tcPr>
          <w:p w14:paraId="647EE118"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muricata</w:t>
            </w:r>
          </w:p>
        </w:tc>
        <w:tc>
          <w:tcPr>
            <w:tcW w:w="1300" w:type="dxa"/>
            <w:shd w:val="clear" w:color="auto" w:fill="auto"/>
            <w:noWrap/>
            <w:vAlign w:val="bottom"/>
            <w:hideMark/>
          </w:tcPr>
          <w:p w14:paraId="728E473B" w14:textId="77777777" w:rsidR="003F633B" w:rsidRPr="00B64B39" w:rsidRDefault="003F633B" w:rsidP="005B0F18">
            <w:pPr>
              <w:jc w:val="right"/>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1</w:t>
            </w:r>
          </w:p>
        </w:tc>
      </w:tr>
      <w:tr w:rsidR="003F633B" w:rsidRPr="00B64B39" w14:paraId="06ED2EA7" w14:textId="77777777" w:rsidTr="005B0F18">
        <w:trPr>
          <w:trHeight w:val="320"/>
        </w:trPr>
        <w:tc>
          <w:tcPr>
            <w:tcW w:w="1564" w:type="dxa"/>
            <w:shd w:val="clear" w:color="auto" w:fill="auto"/>
            <w:noWrap/>
            <w:vAlign w:val="bottom"/>
            <w:hideMark/>
          </w:tcPr>
          <w:p w14:paraId="26302CC1"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Algae</w:t>
            </w:r>
          </w:p>
        </w:tc>
        <w:tc>
          <w:tcPr>
            <w:tcW w:w="2073" w:type="dxa"/>
            <w:shd w:val="clear" w:color="auto" w:fill="auto"/>
            <w:noWrap/>
            <w:vAlign w:val="bottom"/>
            <w:hideMark/>
          </w:tcPr>
          <w:p w14:paraId="2131A136"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Fucaceae</w:t>
            </w:r>
          </w:p>
        </w:tc>
        <w:tc>
          <w:tcPr>
            <w:tcW w:w="1551" w:type="dxa"/>
            <w:shd w:val="clear" w:color="auto" w:fill="auto"/>
            <w:noWrap/>
            <w:vAlign w:val="bottom"/>
            <w:hideMark/>
          </w:tcPr>
          <w:p w14:paraId="080257D5"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Pelvetiopsis</w:t>
            </w:r>
          </w:p>
        </w:tc>
        <w:tc>
          <w:tcPr>
            <w:tcW w:w="2028" w:type="dxa"/>
            <w:shd w:val="clear" w:color="auto" w:fill="auto"/>
            <w:noWrap/>
            <w:vAlign w:val="bottom"/>
            <w:hideMark/>
          </w:tcPr>
          <w:p w14:paraId="5CF0373B"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limitata</w:t>
            </w:r>
          </w:p>
        </w:tc>
        <w:tc>
          <w:tcPr>
            <w:tcW w:w="1300" w:type="dxa"/>
            <w:shd w:val="clear" w:color="auto" w:fill="auto"/>
            <w:noWrap/>
            <w:vAlign w:val="bottom"/>
            <w:hideMark/>
          </w:tcPr>
          <w:p w14:paraId="0683BCC3" w14:textId="77777777" w:rsidR="003F633B" w:rsidRPr="00B64B39" w:rsidRDefault="003F633B" w:rsidP="005B0F18">
            <w:pPr>
              <w:jc w:val="right"/>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1</w:t>
            </w:r>
          </w:p>
        </w:tc>
      </w:tr>
      <w:tr w:rsidR="003F633B" w:rsidRPr="00B64B39" w14:paraId="4DA5EE1F" w14:textId="77777777" w:rsidTr="005B0F18">
        <w:trPr>
          <w:trHeight w:val="320"/>
        </w:trPr>
        <w:tc>
          <w:tcPr>
            <w:tcW w:w="1564" w:type="dxa"/>
            <w:shd w:val="clear" w:color="auto" w:fill="auto"/>
            <w:noWrap/>
            <w:vAlign w:val="bottom"/>
            <w:hideMark/>
          </w:tcPr>
          <w:p w14:paraId="54237DC8"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Algae</w:t>
            </w:r>
          </w:p>
        </w:tc>
        <w:tc>
          <w:tcPr>
            <w:tcW w:w="2073" w:type="dxa"/>
            <w:shd w:val="clear" w:color="auto" w:fill="auto"/>
            <w:noWrap/>
            <w:vAlign w:val="bottom"/>
            <w:hideMark/>
          </w:tcPr>
          <w:p w14:paraId="709D3593"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Halymeniaceae</w:t>
            </w:r>
          </w:p>
        </w:tc>
        <w:tc>
          <w:tcPr>
            <w:tcW w:w="1551" w:type="dxa"/>
            <w:shd w:val="clear" w:color="auto" w:fill="auto"/>
            <w:noWrap/>
            <w:vAlign w:val="bottom"/>
            <w:hideMark/>
          </w:tcPr>
          <w:p w14:paraId="5A1D3306"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Prionitis</w:t>
            </w:r>
          </w:p>
        </w:tc>
        <w:tc>
          <w:tcPr>
            <w:tcW w:w="2028" w:type="dxa"/>
            <w:shd w:val="clear" w:color="auto" w:fill="auto"/>
            <w:noWrap/>
            <w:vAlign w:val="bottom"/>
            <w:hideMark/>
          </w:tcPr>
          <w:p w14:paraId="2D3B594D"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lanceolata</w:t>
            </w:r>
          </w:p>
        </w:tc>
        <w:tc>
          <w:tcPr>
            <w:tcW w:w="1300" w:type="dxa"/>
            <w:shd w:val="clear" w:color="auto" w:fill="auto"/>
            <w:noWrap/>
            <w:vAlign w:val="bottom"/>
            <w:hideMark/>
          </w:tcPr>
          <w:p w14:paraId="58DDBCEE" w14:textId="77777777" w:rsidR="003F633B" w:rsidRPr="00B64B39" w:rsidRDefault="003F633B" w:rsidP="005B0F18">
            <w:pPr>
              <w:jc w:val="right"/>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1</w:t>
            </w:r>
          </w:p>
        </w:tc>
      </w:tr>
      <w:tr w:rsidR="003F633B" w:rsidRPr="00B64B39" w14:paraId="6BD2FD84" w14:textId="77777777" w:rsidTr="005B0F18">
        <w:trPr>
          <w:trHeight w:val="320"/>
        </w:trPr>
        <w:tc>
          <w:tcPr>
            <w:tcW w:w="1564" w:type="dxa"/>
            <w:shd w:val="clear" w:color="auto" w:fill="auto"/>
            <w:noWrap/>
            <w:vAlign w:val="bottom"/>
            <w:hideMark/>
          </w:tcPr>
          <w:p w14:paraId="71ACF82C"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Algae</w:t>
            </w:r>
          </w:p>
        </w:tc>
        <w:tc>
          <w:tcPr>
            <w:tcW w:w="2073" w:type="dxa"/>
            <w:shd w:val="clear" w:color="auto" w:fill="auto"/>
            <w:noWrap/>
            <w:vAlign w:val="bottom"/>
            <w:hideMark/>
          </w:tcPr>
          <w:p w14:paraId="13B992D1"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Laminariaceae</w:t>
            </w:r>
          </w:p>
        </w:tc>
        <w:tc>
          <w:tcPr>
            <w:tcW w:w="1551" w:type="dxa"/>
            <w:shd w:val="clear" w:color="auto" w:fill="auto"/>
            <w:noWrap/>
            <w:vAlign w:val="bottom"/>
            <w:hideMark/>
          </w:tcPr>
          <w:p w14:paraId="514225E1"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Macrocystis</w:t>
            </w:r>
          </w:p>
        </w:tc>
        <w:tc>
          <w:tcPr>
            <w:tcW w:w="2028" w:type="dxa"/>
            <w:shd w:val="clear" w:color="auto" w:fill="auto"/>
            <w:noWrap/>
            <w:vAlign w:val="bottom"/>
            <w:hideMark/>
          </w:tcPr>
          <w:p w14:paraId="71B40D4A"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pyrifera</w:t>
            </w:r>
          </w:p>
        </w:tc>
        <w:tc>
          <w:tcPr>
            <w:tcW w:w="1300" w:type="dxa"/>
            <w:shd w:val="clear" w:color="auto" w:fill="auto"/>
            <w:noWrap/>
            <w:vAlign w:val="bottom"/>
            <w:hideMark/>
          </w:tcPr>
          <w:p w14:paraId="236EC6F2" w14:textId="77777777" w:rsidR="003F633B" w:rsidRPr="00B64B39" w:rsidRDefault="003F633B" w:rsidP="005B0F18">
            <w:pPr>
              <w:jc w:val="right"/>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1</w:t>
            </w:r>
          </w:p>
        </w:tc>
      </w:tr>
      <w:tr w:rsidR="003F633B" w:rsidRPr="00B64B39" w14:paraId="17673488" w14:textId="77777777" w:rsidTr="005B0F18">
        <w:trPr>
          <w:trHeight w:val="320"/>
        </w:trPr>
        <w:tc>
          <w:tcPr>
            <w:tcW w:w="1564" w:type="dxa"/>
            <w:shd w:val="clear" w:color="auto" w:fill="auto"/>
            <w:noWrap/>
            <w:vAlign w:val="bottom"/>
            <w:hideMark/>
          </w:tcPr>
          <w:p w14:paraId="1854955C"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Algae</w:t>
            </w:r>
          </w:p>
        </w:tc>
        <w:tc>
          <w:tcPr>
            <w:tcW w:w="2073" w:type="dxa"/>
            <w:shd w:val="clear" w:color="auto" w:fill="auto"/>
            <w:noWrap/>
            <w:vAlign w:val="bottom"/>
            <w:hideMark/>
          </w:tcPr>
          <w:p w14:paraId="7FF2AD2E"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Phyllophoraceae</w:t>
            </w:r>
          </w:p>
        </w:tc>
        <w:tc>
          <w:tcPr>
            <w:tcW w:w="1551" w:type="dxa"/>
            <w:shd w:val="clear" w:color="auto" w:fill="auto"/>
            <w:noWrap/>
            <w:vAlign w:val="bottom"/>
            <w:hideMark/>
          </w:tcPr>
          <w:p w14:paraId="1BEAB7D9"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Mastocarpus</w:t>
            </w:r>
          </w:p>
        </w:tc>
        <w:tc>
          <w:tcPr>
            <w:tcW w:w="2028" w:type="dxa"/>
            <w:shd w:val="clear" w:color="auto" w:fill="auto"/>
            <w:noWrap/>
            <w:vAlign w:val="bottom"/>
            <w:hideMark/>
          </w:tcPr>
          <w:p w14:paraId="169BB64F"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papillatus</w:t>
            </w:r>
          </w:p>
        </w:tc>
        <w:tc>
          <w:tcPr>
            <w:tcW w:w="1300" w:type="dxa"/>
            <w:shd w:val="clear" w:color="auto" w:fill="auto"/>
            <w:noWrap/>
            <w:vAlign w:val="bottom"/>
            <w:hideMark/>
          </w:tcPr>
          <w:p w14:paraId="6EADAA32" w14:textId="77777777" w:rsidR="003F633B" w:rsidRPr="00B64B39" w:rsidRDefault="003F633B" w:rsidP="005B0F18">
            <w:pPr>
              <w:jc w:val="right"/>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1</w:t>
            </w:r>
          </w:p>
        </w:tc>
      </w:tr>
      <w:tr w:rsidR="003F633B" w:rsidRPr="00B64B39" w14:paraId="03A25BEE" w14:textId="77777777" w:rsidTr="005B0F18">
        <w:trPr>
          <w:trHeight w:val="320"/>
        </w:trPr>
        <w:tc>
          <w:tcPr>
            <w:tcW w:w="1564" w:type="dxa"/>
            <w:shd w:val="clear" w:color="auto" w:fill="auto"/>
            <w:noWrap/>
            <w:vAlign w:val="bottom"/>
            <w:hideMark/>
          </w:tcPr>
          <w:p w14:paraId="6D56FC54"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Algae</w:t>
            </w:r>
          </w:p>
        </w:tc>
        <w:tc>
          <w:tcPr>
            <w:tcW w:w="2073" w:type="dxa"/>
            <w:shd w:val="clear" w:color="auto" w:fill="auto"/>
            <w:noWrap/>
            <w:vAlign w:val="bottom"/>
            <w:hideMark/>
          </w:tcPr>
          <w:p w14:paraId="3D1B01D3"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Rhodomelaceae</w:t>
            </w:r>
          </w:p>
        </w:tc>
        <w:tc>
          <w:tcPr>
            <w:tcW w:w="1551" w:type="dxa"/>
            <w:shd w:val="clear" w:color="auto" w:fill="auto"/>
            <w:noWrap/>
            <w:vAlign w:val="bottom"/>
            <w:hideMark/>
          </w:tcPr>
          <w:p w14:paraId="5021D74A"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Odonthalia</w:t>
            </w:r>
          </w:p>
        </w:tc>
        <w:tc>
          <w:tcPr>
            <w:tcW w:w="2028" w:type="dxa"/>
            <w:shd w:val="clear" w:color="auto" w:fill="auto"/>
            <w:noWrap/>
            <w:vAlign w:val="bottom"/>
            <w:hideMark/>
          </w:tcPr>
          <w:p w14:paraId="3D4D1158"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floccosa</w:t>
            </w:r>
          </w:p>
        </w:tc>
        <w:tc>
          <w:tcPr>
            <w:tcW w:w="1300" w:type="dxa"/>
            <w:shd w:val="clear" w:color="auto" w:fill="auto"/>
            <w:noWrap/>
            <w:vAlign w:val="bottom"/>
            <w:hideMark/>
          </w:tcPr>
          <w:p w14:paraId="509F202E" w14:textId="77777777" w:rsidR="003F633B" w:rsidRPr="00B64B39" w:rsidRDefault="003F633B" w:rsidP="005B0F18">
            <w:pPr>
              <w:jc w:val="right"/>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1</w:t>
            </w:r>
          </w:p>
        </w:tc>
      </w:tr>
      <w:tr w:rsidR="003F633B" w:rsidRPr="00B64B39" w14:paraId="1AEB8E9D" w14:textId="77777777" w:rsidTr="005B0F18">
        <w:trPr>
          <w:trHeight w:val="320"/>
        </w:trPr>
        <w:tc>
          <w:tcPr>
            <w:tcW w:w="1564" w:type="dxa"/>
            <w:shd w:val="clear" w:color="auto" w:fill="auto"/>
            <w:noWrap/>
            <w:vAlign w:val="bottom"/>
            <w:hideMark/>
          </w:tcPr>
          <w:p w14:paraId="06AD7D6D"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Algae</w:t>
            </w:r>
          </w:p>
        </w:tc>
        <w:tc>
          <w:tcPr>
            <w:tcW w:w="2073" w:type="dxa"/>
            <w:shd w:val="clear" w:color="auto" w:fill="auto"/>
            <w:noWrap/>
            <w:vAlign w:val="bottom"/>
            <w:hideMark/>
          </w:tcPr>
          <w:p w14:paraId="48B16868" w14:textId="77777777" w:rsidR="003F633B" w:rsidRPr="00B64B39" w:rsidRDefault="003F633B" w:rsidP="005B0F18">
            <w:pPr>
              <w:rPr>
                <w:rFonts w:ascii="Lucida Grande" w:eastAsia="Times New Roman" w:hAnsi="Lucida Grande" w:cs="Lucida Grande"/>
                <w:i/>
                <w:iCs/>
                <w:sz w:val="22"/>
                <w:szCs w:val="22"/>
                <w:lang w:val="en-CA"/>
              </w:rPr>
            </w:pPr>
            <w:r w:rsidRPr="00B64B39">
              <w:rPr>
                <w:rFonts w:ascii="Lucida Grande" w:eastAsia="Times New Roman" w:hAnsi="Lucida Grande" w:cs="Lucida Grande"/>
                <w:i/>
                <w:iCs/>
                <w:sz w:val="22"/>
                <w:szCs w:val="22"/>
                <w:lang w:val="en-CA"/>
              </w:rPr>
              <w:t>NA</w:t>
            </w:r>
          </w:p>
        </w:tc>
        <w:tc>
          <w:tcPr>
            <w:tcW w:w="1551" w:type="dxa"/>
            <w:shd w:val="clear" w:color="auto" w:fill="auto"/>
            <w:noWrap/>
            <w:vAlign w:val="bottom"/>
            <w:hideMark/>
          </w:tcPr>
          <w:p w14:paraId="58FF4542" w14:textId="77777777" w:rsidR="003F633B" w:rsidRPr="00B64B39" w:rsidRDefault="003F633B" w:rsidP="005B0F18">
            <w:pPr>
              <w:rPr>
                <w:rFonts w:ascii="Lucida Grande" w:eastAsia="Times New Roman" w:hAnsi="Lucida Grande" w:cs="Lucida Grande"/>
                <w:i/>
                <w:iCs/>
                <w:sz w:val="22"/>
                <w:szCs w:val="22"/>
                <w:lang w:val="en-CA"/>
              </w:rPr>
            </w:pPr>
            <w:r w:rsidRPr="00B64B39">
              <w:rPr>
                <w:rFonts w:ascii="Lucida Grande" w:eastAsia="Times New Roman" w:hAnsi="Lucida Grande" w:cs="Lucida Grande"/>
                <w:i/>
                <w:iCs/>
                <w:sz w:val="22"/>
                <w:szCs w:val="22"/>
                <w:lang w:val="en-CA"/>
              </w:rPr>
              <w:t>NA</w:t>
            </w:r>
          </w:p>
        </w:tc>
        <w:tc>
          <w:tcPr>
            <w:tcW w:w="2028" w:type="dxa"/>
            <w:shd w:val="clear" w:color="auto" w:fill="auto"/>
            <w:noWrap/>
            <w:vAlign w:val="bottom"/>
            <w:hideMark/>
          </w:tcPr>
          <w:p w14:paraId="5410C8E5" w14:textId="77777777" w:rsidR="003F633B" w:rsidRPr="00B64B39" w:rsidRDefault="003F633B" w:rsidP="005B0F18">
            <w:pPr>
              <w:rPr>
                <w:rFonts w:ascii="Lucida Grande" w:eastAsia="Times New Roman" w:hAnsi="Lucida Grande" w:cs="Lucida Grande"/>
                <w:i/>
                <w:iCs/>
                <w:sz w:val="22"/>
                <w:szCs w:val="22"/>
                <w:lang w:val="en-CA"/>
              </w:rPr>
            </w:pPr>
            <w:r w:rsidRPr="00B64B39">
              <w:rPr>
                <w:rFonts w:ascii="Lucida Grande" w:eastAsia="Times New Roman" w:hAnsi="Lucida Grande" w:cs="Lucida Grande"/>
                <w:i/>
                <w:iCs/>
                <w:sz w:val="22"/>
                <w:szCs w:val="22"/>
                <w:lang w:val="en-CA"/>
              </w:rPr>
              <w:t>NA</w:t>
            </w:r>
          </w:p>
        </w:tc>
        <w:tc>
          <w:tcPr>
            <w:tcW w:w="1300" w:type="dxa"/>
            <w:shd w:val="clear" w:color="auto" w:fill="auto"/>
            <w:noWrap/>
            <w:vAlign w:val="bottom"/>
            <w:hideMark/>
          </w:tcPr>
          <w:p w14:paraId="22F7E3D1" w14:textId="77777777" w:rsidR="003F633B" w:rsidRPr="00B64B39" w:rsidRDefault="003F633B" w:rsidP="005B0F18">
            <w:pPr>
              <w:jc w:val="right"/>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9</w:t>
            </w:r>
          </w:p>
        </w:tc>
      </w:tr>
      <w:tr w:rsidR="003F633B" w:rsidRPr="00B64B39" w14:paraId="2C1B43D7" w14:textId="77777777" w:rsidTr="005B0F18">
        <w:trPr>
          <w:trHeight w:val="320"/>
        </w:trPr>
        <w:tc>
          <w:tcPr>
            <w:tcW w:w="1564" w:type="dxa"/>
            <w:shd w:val="clear" w:color="auto" w:fill="auto"/>
            <w:noWrap/>
            <w:vAlign w:val="bottom"/>
            <w:hideMark/>
          </w:tcPr>
          <w:p w14:paraId="59CACDAA"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Coral</w:t>
            </w:r>
          </w:p>
        </w:tc>
        <w:tc>
          <w:tcPr>
            <w:tcW w:w="2073" w:type="dxa"/>
            <w:shd w:val="clear" w:color="auto" w:fill="auto"/>
            <w:noWrap/>
            <w:vAlign w:val="bottom"/>
            <w:hideMark/>
          </w:tcPr>
          <w:p w14:paraId="5440C82D"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Acroporidae</w:t>
            </w:r>
          </w:p>
        </w:tc>
        <w:tc>
          <w:tcPr>
            <w:tcW w:w="1551" w:type="dxa"/>
            <w:shd w:val="clear" w:color="auto" w:fill="auto"/>
            <w:noWrap/>
            <w:vAlign w:val="bottom"/>
            <w:hideMark/>
          </w:tcPr>
          <w:p w14:paraId="544C42E2"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Acropora</w:t>
            </w:r>
          </w:p>
        </w:tc>
        <w:tc>
          <w:tcPr>
            <w:tcW w:w="2028" w:type="dxa"/>
            <w:shd w:val="clear" w:color="auto" w:fill="auto"/>
            <w:noWrap/>
            <w:vAlign w:val="bottom"/>
            <w:hideMark/>
          </w:tcPr>
          <w:p w14:paraId="0CAEBE75"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cervicornis</w:t>
            </w:r>
          </w:p>
        </w:tc>
        <w:tc>
          <w:tcPr>
            <w:tcW w:w="1300" w:type="dxa"/>
            <w:shd w:val="clear" w:color="auto" w:fill="auto"/>
            <w:noWrap/>
            <w:vAlign w:val="bottom"/>
            <w:hideMark/>
          </w:tcPr>
          <w:p w14:paraId="26CD46A1" w14:textId="77777777" w:rsidR="003F633B" w:rsidRPr="00B64B39" w:rsidRDefault="003F633B" w:rsidP="005B0F18">
            <w:pPr>
              <w:jc w:val="right"/>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1</w:t>
            </w:r>
          </w:p>
        </w:tc>
      </w:tr>
      <w:tr w:rsidR="003F633B" w:rsidRPr="00B64B39" w14:paraId="3E6EED3A" w14:textId="77777777" w:rsidTr="005B0F18">
        <w:trPr>
          <w:trHeight w:val="320"/>
        </w:trPr>
        <w:tc>
          <w:tcPr>
            <w:tcW w:w="1564" w:type="dxa"/>
            <w:shd w:val="clear" w:color="auto" w:fill="auto"/>
            <w:noWrap/>
            <w:vAlign w:val="bottom"/>
            <w:hideMark/>
          </w:tcPr>
          <w:p w14:paraId="2D064F2C"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Coral</w:t>
            </w:r>
          </w:p>
        </w:tc>
        <w:tc>
          <w:tcPr>
            <w:tcW w:w="2073" w:type="dxa"/>
            <w:shd w:val="clear" w:color="auto" w:fill="auto"/>
            <w:noWrap/>
            <w:vAlign w:val="bottom"/>
            <w:hideMark/>
          </w:tcPr>
          <w:p w14:paraId="66180A12"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Acroporidae</w:t>
            </w:r>
          </w:p>
        </w:tc>
        <w:tc>
          <w:tcPr>
            <w:tcW w:w="1551" w:type="dxa"/>
            <w:shd w:val="clear" w:color="auto" w:fill="auto"/>
            <w:noWrap/>
            <w:vAlign w:val="bottom"/>
            <w:hideMark/>
          </w:tcPr>
          <w:p w14:paraId="4347527E"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Acropora</w:t>
            </w:r>
          </w:p>
        </w:tc>
        <w:tc>
          <w:tcPr>
            <w:tcW w:w="2028" w:type="dxa"/>
            <w:shd w:val="clear" w:color="auto" w:fill="auto"/>
            <w:noWrap/>
            <w:vAlign w:val="bottom"/>
            <w:hideMark/>
          </w:tcPr>
          <w:p w14:paraId="22349294"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formosa</w:t>
            </w:r>
          </w:p>
        </w:tc>
        <w:tc>
          <w:tcPr>
            <w:tcW w:w="1300" w:type="dxa"/>
            <w:shd w:val="clear" w:color="auto" w:fill="auto"/>
            <w:noWrap/>
            <w:vAlign w:val="bottom"/>
            <w:hideMark/>
          </w:tcPr>
          <w:p w14:paraId="55E7F355" w14:textId="77777777" w:rsidR="003F633B" w:rsidRPr="00B64B39" w:rsidRDefault="003F633B" w:rsidP="005B0F18">
            <w:pPr>
              <w:jc w:val="right"/>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1</w:t>
            </w:r>
          </w:p>
        </w:tc>
      </w:tr>
      <w:tr w:rsidR="003F633B" w:rsidRPr="00B64B39" w14:paraId="2F2B8F30" w14:textId="77777777" w:rsidTr="005B0F18">
        <w:trPr>
          <w:trHeight w:val="320"/>
        </w:trPr>
        <w:tc>
          <w:tcPr>
            <w:tcW w:w="1564" w:type="dxa"/>
            <w:shd w:val="clear" w:color="auto" w:fill="auto"/>
            <w:noWrap/>
            <w:vAlign w:val="bottom"/>
            <w:hideMark/>
          </w:tcPr>
          <w:p w14:paraId="408FB2BF"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Coral</w:t>
            </w:r>
          </w:p>
        </w:tc>
        <w:tc>
          <w:tcPr>
            <w:tcW w:w="2073" w:type="dxa"/>
            <w:shd w:val="clear" w:color="auto" w:fill="auto"/>
            <w:noWrap/>
            <w:vAlign w:val="bottom"/>
            <w:hideMark/>
          </w:tcPr>
          <w:p w14:paraId="63C919B5"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Acroporidae</w:t>
            </w:r>
          </w:p>
        </w:tc>
        <w:tc>
          <w:tcPr>
            <w:tcW w:w="1551" w:type="dxa"/>
            <w:shd w:val="clear" w:color="auto" w:fill="auto"/>
            <w:noWrap/>
            <w:vAlign w:val="bottom"/>
            <w:hideMark/>
          </w:tcPr>
          <w:p w14:paraId="34EC2A2B"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Acropora</w:t>
            </w:r>
          </w:p>
        </w:tc>
        <w:tc>
          <w:tcPr>
            <w:tcW w:w="2028" w:type="dxa"/>
            <w:shd w:val="clear" w:color="auto" w:fill="auto"/>
            <w:noWrap/>
            <w:vAlign w:val="bottom"/>
            <w:hideMark/>
          </w:tcPr>
          <w:p w14:paraId="631A7F4C"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palmata</w:t>
            </w:r>
          </w:p>
        </w:tc>
        <w:tc>
          <w:tcPr>
            <w:tcW w:w="1300" w:type="dxa"/>
            <w:shd w:val="clear" w:color="auto" w:fill="auto"/>
            <w:noWrap/>
            <w:vAlign w:val="bottom"/>
            <w:hideMark/>
          </w:tcPr>
          <w:p w14:paraId="0A9271FC" w14:textId="77777777" w:rsidR="003F633B" w:rsidRPr="00B64B39" w:rsidRDefault="003F633B" w:rsidP="005B0F18">
            <w:pPr>
              <w:jc w:val="right"/>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2</w:t>
            </w:r>
          </w:p>
        </w:tc>
      </w:tr>
      <w:tr w:rsidR="003F633B" w:rsidRPr="00B64B39" w14:paraId="2489A3D9" w14:textId="77777777" w:rsidTr="005B0F18">
        <w:trPr>
          <w:trHeight w:val="320"/>
        </w:trPr>
        <w:tc>
          <w:tcPr>
            <w:tcW w:w="1564" w:type="dxa"/>
            <w:shd w:val="clear" w:color="auto" w:fill="auto"/>
            <w:noWrap/>
            <w:vAlign w:val="bottom"/>
            <w:hideMark/>
          </w:tcPr>
          <w:p w14:paraId="3520F895"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Coral</w:t>
            </w:r>
          </w:p>
        </w:tc>
        <w:tc>
          <w:tcPr>
            <w:tcW w:w="2073" w:type="dxa"/>
            <w:shd w:val="clear" w:color="auto" w:fill="auto"/>
            <w:noWrap/>
            <w:vAlign w:val="bottom"/>
            <w:hideMark/>
          </w:tcPr>
          <w:p w14:paraId="4CED454B"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Acroporidae</w:t>
            </w:r>
          </w:p>
        </w:tc>
        <w:tc>
          <w:tcPr>
            <w:tcW w:w="1551" w:type="dxa"/>
            <w:shd w:val="clear" w:color="auto" w:fill="auto"/>
            <w:noWrap/>
            <w:vAlign w:val="bottom"/>
            <w:hideMark/>
          </w:tcPr>
          <w:p w14:paraId="45882DEE"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Porites</w:t>
            </w:r>
          </w:p>
        </w:tc>
        <w:tc>
          <w:tcPr>
            <w:tcW w:w="2028" w:type="dxa"/>
            <w:shd w:val="clear" w:color="auto" w:fill="auto"/>
            <w:noWrap/>
            <w:vAlign w:val="bottom"/>
            <w:hideMark/>
          </w:tcPr>
          <w:p w14:paraId="1456DB94"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furcata</w:t>
            </w:r>
          </w:p>
        </w:tc>
        <w:tc>
          <w:tcPr>
            <w:tcW w:w="1300" w:type="dxa"/>
            <w:shd w:val="clear" w:color="auto" w:fill="auto"/>
            <w:noWrap/>
            <w:vAlign w:val="bottom"/>
            <w:hideMark/>
          </w:tcPr>
          <w:p w14:paraId="6332879E" w14:textId="77777777" w:rsidR="003F633B" w:rsidRPr="00B64B39" w:rsidRDefault="003F633B" w:rsidP="005B0F18">
            <w:pPr>
              <w:jc w:val="right"/>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2</w:t>
            </w:r>
          </w:p>
        </w:tc>
      </w:tr>
      <w:tr w:rsidR="003F633B" w:rsidRPr="00B64B39" w14:paraId="15D7043F" w14:textId="77777777" w:rsidTr="005B0F18">
        <w:trPr>
          <w:trHeight w:val="320"/>
        </w:trPr>
        <w:tc>
          <w:tcPr>
            <w:tcW w:w="1564" w:type="dxa"/>
            <w:shd w:val="clear" w:color="auto" w:fill="auto"/>
            <w:noWrap/>
            <w:vAlign w:val="bottom"/>
            <w:hideMark/>
          </w:tcPr>
          <w:p w14:paraId="4F5F8171"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Coral</w:t>
            </w:r>
          </w:p>
        </w:tc>
        <w:tc>
          <w:tcPr>
            <w:tcW w:w="2073" w:type="dxa"/>
            <w:shd w:val="clear" w:color="auto" w:fill="auto"/>
            <w:noWrap/>
            <w:vAlign w:val="bottom"/>
            <w:hideMark/>
          </w:tcPr>
          <w:p w14:paraId="1DF59C14"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Actiniidae</w:t>
            </w:r>
          </w:p>
        </w:tc>
        <w:tc>
          <w:tcPr>
            <w:tcW w:w="1551" w:type="dxa"/>
            <w:shd w:val="clear" w:color="auto" w:fill="auto"/>
            <w:noWrap/>
            <w:vAlign w:val="bottom"/>
            <w:hideMark/>
          </w:tcPr>
          <w:p w14:paraId="72715E70"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Entacmaea</w:t>
            </w:r>
          </w:p>
        </w:tc>
        <w:tc>
          <w:tcPr>
            <w:tcW w:w="2028" w:type="dxa"/>
            <w:shd w:val="clear" w:color="auto" w:fill="auto"/>
            <w:noWrap/>
            <w:vAlign w:val="bottom"/>
            <w:hideMark/>
          </w:tcPr>
          <w:p w14:paraId="0240F137"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quadricolor</w:t>
            </w:r>
          </w:p>
        </w:tc>
        <w:tc>
          <w:tcPr>
            <w:tcW w:w="1300" w:type="dxa"/>
            <w:shd w:val="clear" w:color="auto" w:fill="auto"/>
            <w:noWrap/>
            <w:vAlign w:val="bottom"/>
            <w:hideMark/>
          </w:tcPr>
          <w:p w14:paraId="10728EA5" w14:textId="77777777" w:rsidR="003F633B" w:rsidRPr="00B64B39" w:rsidRDefault="003F633B" w:rsidP="005B0F18">
            <w:pPr>
              <w:jc w:val="right"/>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1</w:t>
            </w:r>
          </w:p>
        </w:tc>
      </w:tr>
      <w:tr w:rsidR="003F633B" w:rsidRPr="00B64B39" w14:paraId="2B08DB9E" w14:textId="77777777" w:rsidTr="005B0F18">
        <w:trPr>
          <w:trHeight w:val="320"/>
        </w:trPr>
        <w:tc>
          <w:tcPr>
            <w:tcW w:w="1564" w:type="dxa"/>
            <w:shd w:val="clear" w:color="auto" w:fill="auto"/>
            <w:noWrap/>
            <w:vAlign w:val="bottom"/>
            <w:hideMark/>
          </w:tcPr>
          <w:p w14:paraId="74CAA71F"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Coral</w:t>
            </w:r>
          </w:p>
        </w:tc>
        <w:tc>
          <w:tcPr>
            <w:tcW w:w="2073" w:type="dxa"/>
            <w:shd w:val="clear" w:color="auto" w:fill="auto"/>
            <w:noWrap/>
            <w:vAlign w:val="bottom"/>
            <w:hideMark/>
          </w:tcPr>
          <w:p w14:paraId="1D7A3FFB"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Pocilloporidae</w:t>
            </w:r>
          </w:p>
        </w:tc>
        <w:tc>
          <w:tcPr>
            <w:tcW w:w="1551" w:type="dxa"/>
            <w:shd w:val="clear" w:color="auto" w:fill="auto"/>
            <w:noWrap/>
            <w:vAlign w:val="bottom"/>
            <w:hideMark/>
          </w:tcPr>
          <w:p w14:paraId="75F5536D"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Pocillopora</w:t>
            </w:r>
          </w:p>
        </w:tc>
        <w:tc>
          <w:tcPr>
            <w:tcW w:w="2028" w:type="dxa"/>
            <w:shd w:val="clear" w:color="auto" w:fill="auto"/>
            <w:noWrap/>
            <w:vAlign w:val="bottom"/>
            <w:hideMark/>
          </w:tcPr>
          <w:p w14:paraId="5F8E753B"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damicornis</w:t>
            </w:r>
          </w:p>
        </w:tc>
        <w:tc>
          <w:tcPr>
            <w:tcW w:w="1300" w:type="dxa"/>
            <w:shd w:val="clear" w:color="auto" w:fill="auto"/>
            <w:noWrap/>
            <w:vAlign w:val="bottom"/>
            <w:hideMark/>
          </w:tcPr>
          <w:p w14:paraId="7734435A" w14:textId="77777777" w:rsidR="003F633B" w:rsidRPr="00B64B39" w:rsidRDefault="003F633B" w:rsidP="005B0F18">
            <w:pPr>
              <w:jc w:val="right"/>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3</w:t>
            </w:r>
          </w:p>
        </w:tc>
      </w:tr>
      <w:tr w:rsidR="003F633B" w:rsidRPr="00B64B39" w14:paraId="007E6F6F" w14:textId="77777777" w:rsidTr="005B0F18">
        <w:trPr>
          <w:trHeight w:val="320"/>
        </w:trPr>
        <w:tc>
          <w:tcPr>
            <w:tcW w:w="1564" w:type="dxa"/>
            <w:shd w:val="clear" w:color="auto" w:fill="auto"/>
            <w:noWrap/>
            <w:vAlign w:val="bottom"/>
            <w:hideMark/>
          </w:tcPr>
          <w:p w14:paraId="0DDE030F"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Coral</w:t>
            </w:r>
          </w:p>
        </w:tc>
        <w:tc>
          <w:tcPr>
            <w:tcW w:w="2073" w:type="dxa"/>
            <w:shd w:val="clear" w:color="auto" w:fill="auto"/>
            <w:noWrap/>
            <w:vAlign w:val="bottom"/>
            <w:hideMark/>
          </w:tcPr>
          <w:p w14:paraId="192814F1"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Pocilloporidae</w:t>
            </w:r>
          </w:p>
        </w:tc>
        <w:tc>
          <w:tcPr>
            <w:tcW w:w="1551" w:type="dxa"/>
            <w:shd w:val="clear" w:color="auto" w:fill="auto"/>
            <w:noWrap/>
            <w:vAlign w:val="bottom"/>
            <w:hideMark/>
          </w:tcPr>
          <w:p w14:paraId="31B827C3"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Pocillopora</w:t>
            </w:r>
          </w:p>
        </w:tc>
        <w:tc>
          <w:tcPr>
            <w:tcW w:w="2028" w:type="dxa"/>
            <w:shd w:val="clear" w:color="auto" w:fill="auto"/>
            <w:noWrap/>
            <w:vAlign w:val="bottom"/>
            <w:hideMark/>
          </w:tcPr>
          <w:p w14:paraId="00DA1EE3"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damicornus</w:t>
            </w:r>
          </w:p>
        </w:tc>
        <w:tc>
          <w:tcPr>
            <w:tcW w:w="1300" w:type="dxa"/>
            <w:shd w:val="clear" w:color="auto" w:fill="auto"/>
            <w:noWrap/>
            <w:vAlign w:val="bottom"/>
            <w:hideMark/>
          </w:tcPr>
          <w:p w14:paraId="4ADFA309" w14:textId="77777777" w:rsidR="003F633B" w:rsidRPr="00B64B39" w:rsidRDefault="003F633B" w:rsidP="005B0F18">
            <w:pPr>
              <w:jc w:val="right"/>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6</w:t>
            </w:r>
          </w:p>
        </w:tc>
      </w:tr>
      <w:tr w:rsidR="003F633B" w:rsidRPr="00B64B39" w14:paraId="49EC4ED0" w14:textId="77777777" w:rsidTr="005B0F18">
        <w:trPr>
          <w:trHeight w:val="320"/>
        </w:trPr>
        <w:tc>
          <w:tcPr>
            <w:tcW w:w="1564" w:type="dxa"/>
            <w:shd w:val="clear" w:color="auto" w:fill="auto"/>
            <w:noWrap/>
            <w:vAlign w:val="bottom"/>
            <w:hideMark/>
          </w:tcPr>
          <w:p w14:paraId="0D85A821"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Coral</w:t>
            </w:r>
          </w:p>
        </w:tc>
        <w:tc>
          <w:tcPr>
            <w:tcW w:w="2073" w:type="dxa"/>
            <w:shd w:val="clear" w:color="auto" w:fill="auto"/>
            <w:noWrap/>
            <w:vAlign w:val="bottom"/>
            <w:hideMark/>
          </w:tcPr>
          <w:p w14:paraId="5B8FB34F"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Pocilloporidae</w:t>
            </w:r>
          </w:p>
        </w:tc>
        <w:tc>
          <w:tcPr>
            <w:tcW w:w="1551" w:type="dxa"/>
            <w:shd w:val="clear" w:color="auto" w:fill="auto"/>
            <w:noWrap/>
            <w:vAlign w:val="bottom"/>
            <w:hideMark/>
          </w:tcPr>
          <w:p w14:paraId="32DEC151"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Pocillopora</w:t>
            </w:r>
          </w:p>
        </w:tc>
        <w:tc>
          <w:tcPr>
            <w:tcW w:w="2028" w:type="dxa"/>
            <w:shd w:val="clear" w:color="auto" w:fill="auto"/>
            <w:noWrap/>
            <w:vAlign w:val="bottom"/>
            <w:hideMark/>
          </w:tcPr>
          <w:p w14:paraId="26AB19E4"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eydouxi</w:t>
            </w:r>
          </w:p>
        </w:tc>
        <w:tc>
          <w:tcPr>
            <w:tcW w:w="1300" w:type="dxa"/>
            <w:shd w:val="clear" w:color="auto" w:fill="auto"/>
            <w:noWrap/>
            <w:vAlign w:val="bottom"/>
            <w:hideMark/>
          </w:tcPr>
          <w:p w14:paraId="0D0D1506" w14:textId="77777777" w:rsidR="003F633B" w:rsidRPr="00B64B39" w:rsidRDefault="003F633B" w:rsidP="005B0F18">
            <w:pPr>
              <w:jc w:val="right"/>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2</w:t>
            </w:r>
          </w:p>
        </w:tc>
      </w:tr>
      <w:tr w:rsidR="003F633B" w:rsidRPr="00B64B39" w14:paraId="01A32C34" w14:textId="77777777" w:rsidTr="005B0F18">
        <w:trPr>
          <w:trHeight w:val="320"/>
        </w:trPr>
        <w:tc>
          <w:tcPr>
            <w:tcW w:w="1564" w:type="dxa"/>
            <w:shd w:val="clear" w:color="auto" w:fill="auto"/>
            <w:noWrap/>
            <w:vAlign w:val="bottom"/>
            <w:hideMark/>
          </w:tcPr>
          <w:p w14:paraId="09984DEB"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Coral</w:t>
            </w:r>
          </w:p>
        </w:tc>
        <w:tc>
          <w:tcPr>
            <w:tcW w:w="2073" w:type="dxa"/>
            <w:shd w:val="clear" w:color="auto" w:fill="auto"/>
            <w:noWrap/>
            <w:vAlign w:val="bottom"/>
            <w:hideMark/>
          </w:tcPr>
          <w:p w14:paraId="32F1E75F"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Poritidae</w:t>
            </w:r>
          </w:p>
        </w:tc>
        <w:tc>
          <w:tcPr>
            <w:tcW w:w="1551" w:type="dxa"/>
            <w:shd w:val="clear" w:color="auto" w:fill="auto"/>
            <w:noWrap/>
            <w:vAlign w:val="bottom"/>
            <w:hideMark/>
          </w:tcPr>
          <w:p w14:paraId="0545E76E"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Porites</w:t>
            </w:r>
          </w:p>
        </w:tc>
        <w:tc>
          <w:tcPr>
            <w:tcW w:w="2028" w:type="dxa"/>
            <w:shd w:val="clear" w:color="auto" w:fill="auto"/>
            <w:noWrap/>
            <w:vAlign w:val="bottom"/>
            <w:hideMark/>
          </w:tcPr>
          <w:p w14:paraId="65CC181D"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furcata</w:t>
            </w:r>
          </w:p>
        </w:tc>
        <w:tc>
          <w:tcPr>
            <w:tcW w:w="1300" w:type="dxa"/>
            <w:shd w:val="clear" w:color="auto" w:fill="auto"/>
            <w:noWrap/>
            <w:vAlign w:val="bottom"/>
            <w:hideMark/>
          </w:tcPr>
          <w:p w14:paraId="61C5F05E" w14:textId="77777777" w:rsidR="003F633B" w:rsidRPr="00B64B39" w:rsidRDefault="003F633B" w:rsidP="005B0F18">
            <w:pPr>
              <w:jc w:val="right"/>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7</w:t>
            </w:r>
          </w:p>
        </w:tc>
      </w:tr>
      <w:tr w:rsidR="003F633B" w:rsidRPr="00B64B39" w14:paraId="734E505A" w14:textId="77777777" w:rsidTr="005B0F18">
        <w:trPr>
          <w:trHeight w:val="320"/>
        </w:trPr>
        <w:tc>
          <w:tcPr>
            <w:tcW w:w="1564" w:type="dxa"/>
            <w:shd w:val="clear" w:color="auto" w:fill="auto"/>
            <w:noWrap/>
            <w:vAlign w:val="bottom"/>
            <w:hideMark/>
          </w:tcPr>
          <w:p w14:paraId="6BE38980"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Coral</w:t>
            </w:r>
          </w:p>
        </w:tc>
        <w:tc>
          <w:tcPr>
            <w:tcW w:w="2073" w:type="dxa"/>
            <w:shd w:val="clear" w:color="auto" w:fill="auto"/>
            <w:noWrap/>
            <w:vAlign w:val="bottom"/>
            <w:hideMark/>
          </w:tcPr>
          <w:p w14:paraId="131EDFB3"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Poritidae</w:t>
            </w:r>
          </w:p>
        </w:tc>
        <w:tc>
          <w:tcPr>
            <w:tcW w:w="1551" w:type="dxa"/>
            <w:shd w:val="clear" w:color="auto" w:fill="auto"/>
            <w:noWrap/>
            <w:vAlign w:val="bottom"/>
            <w:hideMark/>
          </w:tcPr>
          <w:p w14:paraId="2278A022"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Porites</w:t>
            </w:r>
          </w:p>
        </w:tc>
        <w:tc>
          <w:tcPr>
            <w:tcW w:w="2028" w:type="dxa"/>
            <w:shd w:val="clear" w:color="auto" w:fill="auto"/>
            <w:noWrap/>
            <w:vAlign w:val="bottom"/>
            <w:hideMark/>
          </w:tcPr>
          <w:p w14:paraId="08A4047B"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porites</w:t>
            </w:r>
          </w:p>
        </w:tc>
        <w:tc>
          <w:tcPr>
            <w:tcW w:w="1300" w:type="dxa"/>
            <w:shd w:val="clear" w:color="auto" w:fill="auto"/>
            <w:noWrap/>
            <w:vAlign w:val="bottom"/>
            <w:hideMark/>
          </w:tcPr>
          <w:p w14:paraId="174CAB24" w14:textId="77777777" w:rsidR="003F633B" w:rsidRPr="00B64B39" w:rsidRDefault="003F633B" w:rsidP="005B0F18">
            <w:pPr>
              <w:jc w:val="right"/>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1</w:t>
            </w:r>
          </w:p>
        </w:tc>
      </w:tr>
      <w:tr w:rsidR="003F633B" w:rsidRPr="00B64B39" w14:paraId="2AD51F9C" w14:textId="77777777" w:rsidTr="005B0F18">
        <w:trPr>
          <w:trHeight w:val="320"/>
        </w:trPr>
        <w:tc>
          <w:tcPr>
            <w:tcW w:w="1564" w:type="dxa"/>
            <w:shd w:val="clear" w:color="auto" w:fill="auto"/>
            <w:noWrap/>
            <w:vAlign w:val="bottom"/>
            <w:hideMark/>
          </w:tcPr>
          <w:p w14:paraId="1E6D8974"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Coral</w:t>
            </w:r>
          </w:p>
        </w:tc>
        <w:tc>
          <w:tcPr>
            <w:tcW w:w="2073" w:type="dxa"/>
            <w:shd w:val="clear" w:color="auto" w:fill="auto"/>
            <w:noWrap/>
            <w:vAlign w:val="bottom"/>
            <w:hideMark/>
          </w:tcPr>
          <w:p w14:paraId="6B3EEB40"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Siderastreidae</w:t>
            </w:r>
          </w:p>
        </w:tc>
        <w:tc>
          <w:tcPr>
            <w:tcW w:w="1551" w:type="dxa"/>
            <w:shd w:val="clear" w:color="auto" w:fill="auto"/>
            <w:noWrap/>
            <w:vAlign w:val="bottom"/>
            <w:hideMark/>
          </w:tcPr>
          <w:p w14:paraId="67D3D45C"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Siderastrea</w:t>
            </w:r>
          </w:p>
        </w:tc>
        <w:tc>
          <w:tcPr>
            <w:tcW w:w="2028" w:type="dxa"/>
            <w:shd w:val="clear" w:color="auto" w:fill="auto"/>
            <w:noWrap/>
            <w:vAlign w:val="bottom"/>
            <w:hideMark/>
          </w:tcPr>
          <w:p w14:paraId="4486ACA8"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radians</w:t>
            </w:r>
          </w:p>
        </w:tc>
        <w:tc>
          <w:tcPr>
            <w:tcW w:w="1300" w:type="dxa"/>
            <w:shd w:val="clear" w:color="auto" w:fill="auto"/>
            <w:noWrap/>
            <w:vAlign w:val="bottom"/>
            <w:hideMark/>
          </w:tcPr>
          <w:p w14:paraId="7D9A7DB2" w14:textId="77777777" w:rsidR="003F633B" w:rsidRPr="00B64B39" w:rsidRDefault="003F633B" w:rsidP="005B0F18">
            <w:pPr>
              <w:jc w:val="right"/>
              <w:rPr>
                <w:rFonts w:ascii="Lucida Grande" w:eastAsia="Times New Roman" w:hAnsi="Lucida Grande" w:cs="Lucida Grande"/>
                <w:sz w:val="22"/>
                <w:szCs w:val="22"/>
                <w:lang w:val="en-CA"/>
              </w:rPr>
            </w:pPr>
            <w:r>
              <w:rPr>
                <w:rFonts w:ascii="Lucida Grande" w:eastAsia="Times New Roman" w:hAnsi="Lucida Grande" w:cs="Lucida Grande"/>
                <w:sz w:val="22"/>
                <w:szCs w:val="22"/>
                <w:lang w:val="en-CA"/>
              </w:rPr>
              <w:t>8</w:t>
            </w:r>
          </w:p>
        </w:tc>
      </w:tr>
      <w:tr w:rsidR="003F633B" w:rsidRPr="00B64B39" w14:paraId="77F2CBCC" w14:textId="77777777" w:rsidTr="005B0F18">
        <w:trPr>
          <w:trHeight w:val="320"/>
        </w:trPr>
        <w:tc>
          <w:tcPr>
            <w:tcW w:w="1564" w:type="dxa"/>
            <w:shd w:val="clear" w:color="auto" w:fill="auto"/>
            <w:noWrap/>
            <w:vAlign w:val="bottom"/>
            <w:hideMark/>
          </w:tcPr>
          <w:p w14:paraId="4D2A6695"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Coral</w:t>
            </w:r>
          </w:p>
        </w:tc>
        <w:tc>
          <w:tcPr>
            <w:tcW w:w="2073" w:type="dxa"/>
            <w:shd w:val="clear" w:color="auto" w:fill="auto"/>
            <w:noWrap/>
            <w:vAlign w:val="bottom"/>
            <w:hideMark/>
          </w:tcPr>
          <w:p w14:paraId="6EAE43D5"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Symbiodiniaceae</w:t>
            </w:r>
          </w:p>
        </w:tc>
        <w:tc>
          <w:tcPr>
            <w:tcW w:w="1551" w:type="dxa"/>
            <w:shd w:val="clear" w:color="auto" w:fill="auto"/>
            <w:noWrap/>
            <w:vAlign w:val="bottom"/>
            <w:hideMark/>
          </w:tcPr>
          <w:p w14:paraId="2E6D3D30"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Symbiodinium</w:t>
            </w:r>
          </w:p>
        </w:tc>
        <w:tc>
          <w:tcPr>
            <w:tcW w:w="2028" w:type="dxa"/>
            <w:shd w:val="clear" w:color="auto" w:fill="auto"/>
            <w:noWrap/>
            <w:vAlign w:val="bottom"/>
            <w:hideMark/>
          </w:tcPr>
          <w:p w14:paraId="2FD12930"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spp.</w:t>
            </w:r>
          </w:p>
        </w:tc>
        <w:tc>
          <w:tcPr>
            <w:tcW w:w="1300" w:type="dxa"/>
            <w:shd w:val="clear" w:color="auto" w:fill="auto"/>
            <w:noWrap/>
            <w:vAlign w:val="bottom"/>
            <w:hideMark/>
          </w:tcPr>
          <w:p w14:paraId="0625EC9C" w14:textId="77777777" w:rsidR="003F633B" w:rsidRPr="00B64B39" w:rsidRDefault="003F633B" w:rsidP="005B0F18">
            <w:pPr>
              <w:jc w:val="right"/>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4</w:t>
            </w:r>
          </w:p>
        </w:tc>
      </w:tr>
      <w:tr w:rsidR="003F633B" w:rsidRPr="00B64B39" w14:paraId="34B592DF" w14:textId="77777777" w:rsidTr="005B0F18">
        <w:trPr>
          <w:trHeight w:val="320"/>
        </w:trPr>
        <w:tc>
          <w:tcPr>
            <w:tcW w:w="1564" w:type="dxa"/>
            <w:shd w:val="clear" w:color="auto" w:fill="auto"/>
            <w:noWrap/>
            <w:vAlign w:val="bottom"/>
            <w:hideMark/>
          </w:tcPr>
          <w:p w14:paraId="38815AFA"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Coral</w:t>
            </w:r>
          </w:p>
        </w:tc>
        <w:tc>
          <w:tcPr>
            <w:tcW w:w="2073" w:type="dxa"/>
            <w:shd w:val="clear" w:color="auto" w:fill="auto"/>
            <w:noWrap/>
            <w:vAlign w:val="bottom"/>
            <w:hideMark/>
          </w:tcPr>
          <w:p w14:paraId="558C0B0D" w14:textId="77777777" w:rsidR="003F633B" w:rsidRPr="00B64B39" w:rsidRDefault="003F633B" w:rsidP="005B0F18">
            <w:pPr>
              <w:rPr>
                <w:rFonts w:ascii="Lucida Grande" w:eastAsia="Times New Roman" w:hAnsi="Lucida Grande" w:cs="Lucida Grande"/>
                <w:i/>
                <w:iCs/>
                <w:sz w:val="22"/>
                <w:szCs w:val="22"/>
                <w:lang w:val="en-CA"/>
              </w:rPr>
            </w:pPr>
            <w:r w:rsidRPr="00B64B39">
              <w:rPr>
                <w:rFonts w:ascii="Lucida Grande" w:eastAsia="Times New Roman" w:hAnsi="Lucida Grande" w:cs="Lucida Grande"/>
                <w:i/>
                <w:iCs/>
                <w:sz w:val="22"/>
                <w:szCs w:val="22"/>
                <w:lang w:val="en-CA"/>
              </w:rPr>
              <w:t>NA</w:t>
            </w:r>
          </w:p>
        </w:tc>
        <w:tc>
          <w:tcPr>
            <w:tcW w:w="1551" w:type="dxa"/>
            <w:shd w:val="clear" w:color="auto" w:fill="auto"/>
            <w:noWrap/>
            <w:vAlign w:val="bottom"/>
            <w:hideMark/>
          </w:tcPr>
          <w:p w14:paraId="7890D094" w14:textId="77777777" w:rsidR="003F633B" w:rsidRPr="00B64B39" w:rsidRDefault="003F633B" w:rsidP="005B0F18">
            <w:pPr>
              <w:rPr>
                <w:rFonts w:ascii="Lucida Grande" w:eastAsia="Times New Roman" w:hAnsi="Lucida Grande" w:cs="Lucida Grande"/>
                <w:i/>
                <w:iCs/>
                <w:sz w:val="22"/>
                <w:szCs w:val="22"/>
                <w:lang w:val="en-CA"/>
              </w:rPr>
            </w:pPr>
            <w:r w:rsidRPr="00B64B39">
              <w:rPr>
                <w:rFonts w:ascii="Lucida Grande" w:eastAsia="Times New Roman" w:hAnsi="Lucida Grande" w:cs="Lucida Grande"/>
                <w:i/>
                <w:iCs/>
                <w:sz w:val="22"/>
                <w:szCs w:val="22"/>
                <w:lang w:val="en-CA"/>
              </w:rPr>
              <w:t>NA</w:t>
            </w:r>
          </w:p>
        </w:tc>
        <w:tc>
          <w:tcPr>
            <w:tcW w:w="2028" w:type="dxa"/>
            <w:shd w:val="clear" w:color="auto" w:fill="auto"/>
            <w:noWrap/>
            <w:vAlign w:val="bottom"/>
            <w:hideMark/>
          </w:tcPr>
          <w:p w14:paraId="669EBC51" w14:textId="77777777" w:rsidR="003F633B" w:rsidRPr="00B64B39" w:rsidRDefault="003F633B" w:rsidP="005B0F18">
            <w:pPr>
              <w:rPr>
                <w:rFonts w:ascii="Lucida Grande" w:eastAsia="Times New Roman" w:hAnsi="Lucida Grande" w:cs="Lucida Grande"/>
                <w:i/>
                <w:iCs/>
                <w:sz w:val="22"/>
                <w:szCs w:val="22"/>
                <w:lang w:val="en-CA"/>
              </w:rPr>
            </w:pPr>
            <w:r w:rsidRPr="00B64B39">
              <w:rPr>
                <w:rFonts w:ascii="Lucida Grande" w:eastAsia="Times New Roman" w:hAnsi="Lucida Grande" w:cs="Lucida Grande"/>
                <w:i/>
                <w:iCs/>
                <w:sz w:val="22"/>
                <w:szCs w:val="22"/>
                <w:lang w:val="en-CA"/>
              </w:rPr>
              <w:t>NA</w:t>
            </w:r>
          </w:p>
        </w:tc>
        <w:tc>
          <w:tcPr>
            <w:tcW w:w="1300" w:type="dxa"/>
            <w:shd w:val="clear" w:color="auto" w:fill="auto"/>
            <w:noWrap/>
            <w:vAlign w:val="bottom"/>
            <w:hideMark/>
          </w:tcPr>
          <w:p w14:paraId="72AB67AF" w14:textId="77777777" w:rsidR="003F633B" w:rsidRPr="00B64B39" w:rsidRDefault="003F633B" w:rsidP="005B0F18">
            <w:pPr>
              <w:jc w:val="right"/>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1</w:t>
            </w:r>
            <w:r>
              <w:rPr>
                <w:rFonts w:ascii="Lucida Grande" w:eastAsia="Times New Roman" w:hAnsi="Lucida Grande" w:cs="Lucida Grande"/>
                <w:sz w:val="22"/>
                <w:szCs w:val="22"/>
                <w:lang w:val="en-CA"/>
              </w:rPr>
              <w:t>7</w:t>
            </w:r>
          </w:p>
        </w:tc>
      </w:tr>
      <w:tr w:rsidR="003F633B" w:rsidRPr="00B64B39" w14:paraId="2E756AC4" w14:textId="77777777" w:rsidTr="005B0F18">
        <w:trPr>
          <w:trHeight w:val="320"/>
        </w:trPr>
        <w:tc>
          <w:tcPr>
            <w:tcW w:w="1564" w:type="dxa"/>
            <w:shd w:val="clear" w:color="auto" w:fill="auto"/>
            <w:noWrap/>
            <w:vAlign w:val="bottom"/>
            <w:hideMark/>
          </w:tcPr>
          <w:p w14:paraId="34D036E0"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Phytoplankton</w:t>
            </w:r>
          </w:p>
        </w:tc>
        <w:tc>
          <w:tcPr>
            <w:tcW w:w="2073" w:type="dxa"/>
            <w:shd w:val="clear" w:color="auto" w:fill="auto"/>
            <w:noWrap/>
            <w:vAlign w:val="bottom"/>
            <w:hideMark/>
          </w:tcPr>
          <w:p w14:paraId="32D5FC41"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Bacillariaceae</w:t>
            </w:r>
          </w:p>
        </w:tc>
        <w:tc>
          <w:tcPr>
            <w:tcW w:w="1551" w:type="dxa"/>
            <w:shd w:val="clear" w:color="auto" w:fill="auto"/>
            <w:noWrap/>
            <w:vAlign w:val="bottom"/>
            <w:hideMark/>
          </w:tcPr>
          <w:p w14:paraId="563B0B06"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Nitzschia</w:t>
            </w:r>
          </w:p>
        </w:tc>
        <w:tc>
          <w:tcPr>
            <w:tcW w:w="2028" w:type="dxa"/>
            <w:shd w:val="clear" w:color="auto" w:fill="auto"/>
            <w:noWrap/>
            <w:vAlign w:val="bottom"/>
            <w:hideMark/>
          </w:tcPr>
          <w:p w14:paraId="3222D4F9"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acicularis</w:t>
            </w:r>
          </w:p>
        </w:tc>
        <w:tc>
          <w:tcPr>
            <w:tcW w:w="1300" w:type="dxa"/>
            <w:shd w:val="clear" w:color="auto" w:fill="auto"/>
            <w:noWrap/>
            <w:vAlign w:val="bottom"/>
            <w:hideMark/>
          </w:tcPr>
          <w:p w14:paraId="7D512E98" w14:textId="77777777" w:rsidR="003F633B" w:rsidRPr="00B64B39" w:rsidRDefault="003F633B" w:rsidP="005B0F18">
            <w:pPr>
              <w:jc w:val="right"/>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2</w:t>
            </w:r>
          </w:p>
        </w:tc>
      </w:tr>
      <w:tr w:rsidR="003F633B" w:rsidRPr="00B64B39" w14:paraId="2C34110A" w14:textId="77777777" w:rsidTr="005B0F18">
        <w:trPr>
          <w:trHeight w:val="320"/>
        </w:trPr>
        <w:tc>
          <w:tcPr>
            <w:tcW w:w="1564" w:type="dxa"/>
            <w:shd w:val="clear" w:color="auto" w:fill="auto"/>
            <w:noWrap/>
            <w:vAlign w:val="bottom"/>
            <w:hideMark/>
          </w:tcPr>
          <w:p w14:paraId="698DAA42"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Phytoplankton</w:t>
            </w:r>
          </w:p>
        </w:tc>
        <w:tc>
          <w:tcPr>
            <w:tcW w:w="2073" w:type="dxa"/>
            <w:shd w:val="clear" w:color="auto" w:fill="auto"/>
            <w:noWrap/>
            <w:vAlign w:val="bottom"/>
            <w:hideMark/>
          </w:tcPr>
          <w:p w14:paraId="7AC983A2"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Bacillariaceae</w:t>
            </w:r>
          </w:p>
        </w:tc>
        <w:tc>
          <w:tcPr>
            <w:tcW w:w="1551" w:type="dxa"/>
            <w:shd w:val="clear" w:color="auto" w:fill="auto"/>
            <w:noWrap/>
            <w:vAlign w:val="bottom"/>
            <w:hideMark/>
          </w:tcPr>
          <w:p w14:paraId="1FCBE001"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Nitzschia</w:t>
            </w:r>
          </w:p>
        </w:tc>
        <w:tc>
          <w:tcPr>
            <w:tcW w:w="2028" w:type="dxa"/>
            <w:shd w:val="clear" w:color="auto" w:fill="auto"/>
            <w:noWrap/>
            <w:vAlign w:val="bottom"/>
            <w:hideMark/>
          </w:tcPr>
          <w:p w14:paraId="6B5D4D78"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closterium</w:t>
            </w:r>
          </w:p>
        </w:tc>
        <w:tc>
          <w:tcPr>
            <w:tcW w:w="1300" w:type="dxa"/>
            <w:shd w:val="clear" w:color="auto" w:fill="auto"/>
            <w:noWrap/>
            <w:vAlign w:val="bottom"/>
            <w:hideMark/>
          </w:tcPr>
          <w:p w14:paraId="7571DCE4" w14:textId="77777777" w:rsidR="003F633B" w:rsidRPr="00B64B39" w:rsidRDefault="003F633B" w:rsidP="005B0F18">
            <w:pPr>
              <w:jc w:val="right"/>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2</w:t>
            </w:r>
          </w:p>
        </w:tc>
      </w:tr>
      <w:tr w:rsidR="003F633B" w:rsidRPr="00B64B39" w14:paraId="78B1FE93" w14:textId="77777777" w:rsidTr="005B0F18">
        <w:trPr>
          <w:trHeight w:val="320"/>
        </w:trPr>
        <w:tc>
          <w:tcPr>
            <w:tcW w:w="1564" w:type="dxa"/>
            <w:shd w:val="clear" w:color="auto" w:fill="auto"/>
            <w:noWrap/>
            <w:vAlign w:val="bottom"/>
            <w:hideMark/>
          </w:tcPr>
          <w:p w14:paraId="647E69FF"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Phytoplankton</w:t>
            </w:r>
          </w:p>
        </w:tc>
        <w:tc>
          <w:tcPr>
            <w:tcW w:w="2073" w:type="dxa"/>
            <w:shd w:val="clear" w:color="auto" w:fill="auto"/>
            <w:noWrap/>
            <w:vAlign w:val="bottom"/>
            <w:hideMark/>
          </w:tcPr>
          <w:p w14:paraId="60B552C5"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Bacillariaceae</w:t>
            </w:r>
          </w:p>
        </w:tc>
        <w:tc>
          <w:tcPr>
            <w:tcW w:w="1551" w:type="dxa"/>
            <w:shd w:val="clear" w:color="auto" w:fill="auto"/>
            <w:noWrap/>
            <w:vAlign w:val="bottom"/>
            <w:hideMark/>
          </w:tcPr>
          <w:p w14:paraId="2735486D"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Nitzschia</w:t>
            </w:r>
          </w:p>
        </w:tc>
        <w:tc>
          <w:tcPr>
            <w:tcW w:w="2028" w:type="dxa"/>
            <w:shd w:val="clear" w:color="auto" w:fill="auto"/>
            <w:noWrap/>
            <w:vAlign w:val="bottom"/>
            <w:hideMark/>
          </w:tcPr>
          <w:p w14:paraId="422856EA"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gandersheimiensis</w:t>
            </w:r>
          </w:p>
        </w:tc>
        <w:tc>
          <w:tcPr>
            <w:tcW w:w="1300" w:type="dxa"/>
            <w:shd w:val="clear" w:color="auto" w:fill="auto"/>
            <w:noWrap/>
            <w:vAlign w:val="bottom"/>
            <w:hideMark/>
          </w:tcPr>
          <w:p w14:paraId="209B1644" w14:textId="77777777" w:rsidR="003F633B" w:rsidRPr="00B64B39" w:rsidRDefault="003F633B" w:rsidP="005B0F18">
            <w:pPr>
              <w:jc w:val="right"/>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2</w:t>
            </w:r>
          </w:p>
        </w:tc>
      </w:tr>
      <w:tr w:rsidR="003F633B" w:rsidRPr="00B64B39" w14:paraId="6536D0A5" w14:textId="77777777" w:rsidTr="005B0F18">
        <w:trPr>
          <w:trHeight w:val="320"/>
        </w:trPr>
        <w:tc>
          <w:tcPr>
            <w:tcW w:w="1564" w:type="dxa"/>
            <w:shd w:val="clear" w:color="auto" w:fill="auto"/>
            <w:noWrap/>
            <w:vAlign w:val="bottom"/>
            <w:hideMark/>
          </w:tcPr>
          <w:p w14:paraId="5F803F5E"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Phytoplankton</w:t>
            </w:r>
          </w:p>
        </w:tc>
        <w:tc>
          <w:tcPr>
            <w:tcW w:w="2073" w:type="dxa"/>
            <w:shd w:val="clear" w:color="auto" w:fill="auto"/>
            <w:noWrap/>
            <w:vAlign w:val="bottom"/>
            <w:hideMark/>
          </w:tcPr>
          <w:p w14:paraId="560BDDA0"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Brachidiniaceae</w:t>
            </w:r>
          </w:p>
        </w:tc>
        <w:tc>
          <w:tcPr>
            <w:tcW w:w="1551" w:type="dxa"/>
            <w:shd w:val="clear" w:color="auto" w:fill="auto"/>
            <w:noWrap/>
            <w:vAlign w:val="bottom"/>
            <w:hideMark/>
          </w:tcPr>
          <w:p w14:paraId="20423338"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Karenia</w:t>
            </w:r>
          </w:p>
        </w:tc>
        <w:tc>
          <w:tcPr>
            <w:tcW w:w="2028" w:type="dxa"/>
            <w:shd w:val="clear" w:color="auto" w:fill="auto"/>
            <w:noWrap/>
            <w:vAlign w:val="bottom"/>
            <w:hideMark/>
          </w:tcPr>
          <w:p w14:paraId="26B3BAFF"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mikimotoi</w:t>
            </w:r>
          </w:p>
        </w:tc>
        <w:tc>
          <w:tcPr>
            <w:tcW w:w="1300" w:type="dxa"/>
            <w:shd w:val="clear" w:color="auto" w:fill="auto"/>
            <w:noWrap/>
            <w:vAlign w:val="bottom"/>
            <w:hideMark/>
          </w:tcPr>
          <w:p w14:paraId="58197F55" w14:textId="77777777" w:rsidR="003F633B" w:rsidRPr="00B64B39" w:rsidRDefault="003F633B" w:rsidP="005B0F18">
            <w:pPr>
              <w:jc w:val="right"/>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2</w:t>
            </w:r>
          </w:p>
        </w:tc>
      </w:tr>
      <w:tr w:rsidR="003F633B" w:rsidRPr="00B64B39" w14:paraId="7EE756E9" w14:textId="77777777" w:rsidTr="005B0F18">
        <w:trPr>
          <w:trHeight w:val="320"/>
        </w:trPr>
        <w:tc>
          <w:tcPr>
            <w:tcW w:w="1564" w:type="dxa"/>
            <w:shd w:val="clear" w:color="auto" w:fill="auto"/>
            <w:noWrap/>
            <w:vAlign w:val="bottom"/>
            <w:hideMark/>
          </w:tcPr>
          <w:p w14:paraId="02EF31F2"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Phytoplankton</w:t>
            </w:r>
          </w:p>
        </w:tc>
        <w:tc>
          <w:tcPr>
            <w:tcW w:w="2073" w:type="dxa"/>
            <w:shd w:val="clear" w:color="auto" w:fill="auto"/>
            <w:noWrap/>
            <w:vAlign w:val="bottom"/>
            <w:hideMark/>
          </w:tcPr>
          <w:p w14:paraId="2D5BC8E3"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Catenulaceae</w:t>
            </w:r>
          </w:p>
        </w:tc>
        <w:tc>
          <w:tcPr>
            <w:tcW w:w="1551" w:type="dxa"/>
            <w:shd w:val="clear" w:color="auto" w:fill="auto"/>
            <w:noWrap/>
            <w:vAlign w:val="bottom"/>
            <w:hideMark/>
          </w:tcPr>
          <w:p w14:paraId="35367A3E"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Amphora</w:t>
            </w:r>
          </w:p>
        </w:tc>
        <w:tc>
          <w:tcPr>
            <w:tcW w:w="2028" w:type="dxa"/>
            <w:shd w:val="clear" w:color="auto" w:fill="auto"/>
            <w:noWrap/>
            <w:vAlign w:val="bottom"/>
            <w:hideMark/>
          </w:tcPr>
          <w:p w14:paraId="05FC7BD6"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sp</w:t>
            </w:r>
          </w:p>
        </w:tc>
        <w:tc>
          <w:tcPr>
            <w:tcW w:w="1300" w:type="dxa"/>
            <w:shd w:val="clear" w:color="auto" w:fill="auto"/>
            <w:noWrap/>
            <w:vAlign w:val="bottom"/>
            <w:hideMark/>
          </w:tcPr>
          <w:p w14:paraId="42277604" w14:textId="77777777" w:rsidR="003F633B" w:rsidRPr="00B64B39" w:rsidRDefault="003F633B" w:rsidP="005B0F18">
            <w:pPr>
              <w:jc w:val="right"/>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2</w:t>
            </w:r>
          </w:p>
        </w:tc>
      </w:tr>
      <w:tr w:rsidR="003F633B" w:rsidRPr="00B64B39" w14:paraId="18230B87" w14:textId="77777777" w:rsidTr="005B0F18">
        <w:trPr>
          <w:trHeight w:val="320"/>
        </w:trPr>
        <w:tc>
          <w:tcPr>
            <w:tcW w:w="1564" w:type="dxa"/>
            <w:shd w:val="clear" w:color="auto" w:fill="auto"/>
            <w:noWrap/>
            <w:vAlign w:val="bottom"/>
            <w:hideMark/>
          </w:tcPr>
          <w:p w14:paraId="0BFE1239"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Phytoplankton</w:t>
            </w:r>
          </w:p>
        </w:tc>
        <w:tc>
          <w:tcPr>
            <w:tcW w:w="2073" w:type="dxa"/>
            <w:shd w:val="clear" w:color="auto" w:fill="auto"/>
            <w:noWrap/>
            <w:vAlign w:val="bottom"/>
            <w:hideMark/>
          </w:tcPr>
          <w:p w14:paraId="2D0DC5A3"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Chaetocerotaceae</w:t>
            </w:r>
          </w:p>
        </w:tc>
        <w:tc>
          <w:tcPr>
            <w:tcW w:w="1551" w:type="dxa"/>
            <w:shd w:val="clear" w:color="auto" w:fill="auto"/>
            <w:noWrap/>
            <w:vAlign w:val="bottom"/>
            <w:hideMark/>
          </w:tcPr>
          <w:p w14:paraId="0463C926"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Chaetoceros</w:t>
            </w:r>
          </w:p>
        </w:tc>
        <w:tc>
          <w:tcPr>
            <w:tcW w:w="2028" w:type="dxa"/>
            <w:shd w:val="clear" w:color="auto" w:fill="auto"/>
            <w:noWrap/>
            <w:vAlign w:val="bottom"/>
            <w:hideMark/>
          </w:tcPr>
          <w:p w14:paraId="03285C7F"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gracilis</w:t>
            </w:r>
          </w:p>
        </w:tc>
        <w:tc>
          <w:tcPr>
            <w:tcW w:w="1300" w:type="dxa"/>
            <w:shd w:val="clear" w:color="auto" w:fill="auto"/>
            <w:noWrap/>
            <w:vAlign w:val="bottom"/>
            <w:hideMark/>
          </w:tcPr>
          <w:p w14:paraId="3E7135A0" w14:textId="77777777" w:rsidR="003F633B" w:rsidRPr="00B64B39" w:rsidRDefault="003F633B" w:rsidP="005B0F18">
            <w:pPr>
              <w:jc w:val="right"/>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2</w:t>
            </w:r>
          </w:p>
        </w:tc>
      </w:tr>
      <w:tr w:rsidR="003F633B" w:rsidRPr="00B64B39" w14:paraId="7F076D2E" w14:textId="77777777" w:rsidTr="005B0F18">
        <w:trPr>
          <w:trHeight w:val="320"/>
        </w:trPr>
        <w:tc>
          <w:tcPr>
            <w:tcW w:w="1564" w:type="dxa"/>
            <w:shd w:val="clear" w:color="auto" w:fill="auto"/>
            <w:noWrap/>
            <w:vAlign w:val="bottom"/>
            <w:hideMark/>
          </w:tcPr>
          <w:p w14:paraId="137E00B4"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lastRenderedPageBreak/>
              <w:t>Phytoplankton</w:t>
            </w:r>
          </w:p>
        </w:tc>
        <w:tc>
          <w:tcPr>
            <w:tcW w:w="2073" w:type="dxa"/>
            <w:shd w:val="clear" w:color="auto" w:fill="auto"/>
            <w:noWrap/>
            <w:vAlign w:val="bottom"/>
            <w:hideMark/>
          </w:tcPr>
          <w:p w14:paraId="63EDB7E1"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Chaetocerotaceae</w:t>
            </w:r>
          </w:p>
        </w:tc>
        <w:tc>
          <w:tcPr>
            <w:tcW w:w="1551" w:type="dxa"/>
            <w:shd w:val="clear" w:color="auto" w:fill="auto"/>
            <w:noWrap/>
            <w:vAlign w:val="bottom"/>
            <w:hideMark/>
          </w:tcPr>
          <w:p w14:paraId="31B41F50"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Chaetoceros</w:t>
            </w:r>
          </w:p>
        </w:tc>
        <w:tc>
          <w:tcPr>
            <w:tcW w:w="2028" w:type="dxa"/>
            <w:shd w:val="clear" w:color="auto" w:fill="auto"/>
            <w:noWrap/>
            <w:vAlign w:val="bottom"/>
            <w:hideMark/>
          </w:tcPr>
          <w:p w14:paraId="6621FB1B"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sp</w:t>
            </w:r>
          </w:p>
        </w:tc>
        <w:tc>
          <w:tcPr>
            <w:tcW w:w="1300" w:type="dxa"/>
            <w:shd w:val="clear" w:color="auto" w:fill="auto"/>
            <w:noWrap/>
            <w:vAlign w:val="bottom"/>
            <w:hideMark/>
          </w:tcPr>
          <w:p w14:paraId="40AB19BE" w14:textId="77777777" w:rsidR="003F633B" w:rsidRPr="00B64B39" w:rsidRDefault="003F633B" w:rsidP="005B0F18">
            <w:pPr>
              <w:jc w:val="right"/>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2</w:t>
            </w:r>
          </w:p>
        </w:tc>
      </w:tr>
      <w:tr w:rsidR="003F633B" w:rsidRPr="00B64B39" w14:paraId="5325BF08" w14:textId="77777777" w:rsidTr="005B0F18">
        <w:trPr>
          <w:trHeight w:val="320"/>
        </w:trPr>
        <w:tc>
          <w:tcPr>
            <w:tcW w:w="1564" w:type="dxa"/>
            <w:shd w:val="clear" w:color="auto" w:fill="auto"/>
            <w:noWrap/>
            <w:vAlign w:val="bottom"/>
            <w:hideMark/>
          </w:tcPr>
          <w:p w14:paraId="5AF471C6"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Phytoplankton</w:t>
            </w:r>
          </w:p>
        </w:tc>
        <w:tc>
          <w:tcPr>
            <w:tcW w:w="2073" w:type="dxa"/>
            <w:shd w:val="clear" w:color="auto" w:fill="auto"/>
            <w:noWrap/>
            <w:vAlign w:val="bottom"/>
            <w:hideMark/>
          </w:tcPr>
          <w:p w14:paraId="6EBDA0B4"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Chattonellaceae</w:t>
            </w:r>
          </w:p>
        </w:tc>
        <w:tc>
          <w:tcPr>
            <w:tcW w:w="1551" w:type="dxa"/>
            <w:shd w:val="clear" w:color="auto" w:fill="auto"/>
            <w:noWrap/>
            <w:vAlign w:val="bottom"/>
            <w:hideMark/>
          </w:tcPr>
          <w:p w14:paraId="7BCB092E"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Heterosigma</w:t>
            </w:r>
          </w:p>
        </w:tc>
        <w:tc>
          <w:tcPr>
            <w:tcW w:w="2028" w:type="dxa"/>
            <w:shd w:val="clear" w:color="auto" w:fill="auto"/>
            <w:noWrap/>
            <w:vAlign w:val="bottom"/>
            <w:hideMark/>
          </w:tcPr>
          <w:p w14:paraId="372C2A37"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akashiwo</w:t>
            </w:r>
          </w:p>
        </w:tc>
        <w:tc>
          <w:tcPr>
            <w:tcW w:w="1300" w:type="dxa"/>
            <w:shd w:val="clear" w:color="auto" w:fill="auto"/>
            <w:noWrap/>
            <w:vAlign w:val="bottom"/>
            <w:hideMark/>
          </w:tcPr>
          <w:p w14:paraId="345C473D" w14:textId="77777777" w:rsidR="003F633B" w:rsidRPr="00B64B39" w:rsidRDefault="003F633B" w:rsidP="005B0F18">
            <w:pPr>
              <w:jc w:val="right"/>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3</w:t>
            </w:r>
          </w:p>
        </w:tc>
      </w:tr>
      <w:tr w:rsidR="003F633B" w:rsidRPr="00B64B39" w14:paraId="79119471" w14:textId="77777777" w:rsidTr="005B0F18">
        <w:trPr>
          <w:trHeight w:val="320"/>
        </w:trPr>
        <w:tc>
          <w:tcPr>
            <w:tcW w:w="1564" w:type="dxa"/>
            <w:shd w:val="clear" w:color="auto" w:fill="auto"/>
            <w:noWrap/>
            <w:vAlign w:val="bottom"/>
            <w:hideMark/>
          </w:tcPr>
          <w:p w14:paraId="6A1E87DF"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Phytoplankton</w:t>
            </w:r>
          </w:p>
        </w:tc>
        <w:tc>
          <w:tcPr>
            <w:tcW w:w="2073" w:type="dxa"/>
            <w:shd w:val="clear" w:color="auto" w:fill="auto"/>
            <w:noWrap/>
            <w:vAlign w:val="bottom"/>
            <w:hideMark/>
          </w:tcPr>
          <w:p w14:paraId="304F5A6B"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Chlorodendraceae</w:t>
            </w:r>
          </w:p>
        </w:tc>
        <w:tc>
          <w:tcPr>
            <w:tcW w:w="1551" w:type="dxa"/>
            <w:shd w:val="clear" w:color="auto" w:fill="auto"/>
            <w:noWrap/>
            <w:vAlign w:val="bottom"/>
            <w:hideMark/>
          </w:tcPr>
          <w:p w14:paraId="6F4C7DA1"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Tetraselmis</w:t>
            </w:r>
          </w:p>
        </w:tc>
        <w:tc>
          <w:tcPr>
            <w:tcW w:w="2028" w:type="dxa"/>
            <w:shd w:val="clear" w:color="auto" w:fill="auto"/>
            <w:noWrap/>
            <w:vAlign w:val="bottom"/>
            <w:hideMark/>
          </w:tcPr>
          <w:p w14:paraId="647C839F"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suecica</w:t>
            </w:r>
          </w:p>
        </w:tc>
        <w:tc>
          <w:tcPr>
            <w:tcW w:w="1300" w:type="dxa"/>
            <w:shd w:val="clear" w:color="auto" w:fill="auto"/>
            <w:noWrap/>
            <w:vAlign w:val="bottom"/>
            <w:hideMark/>
          </w:tcPr>
          <w:p w14:paraId="17D2479A" w14:textId="77777777" w:rsidR="003F633B" w:rsidRPr="00B64B39" w:rsidRDefault="003F633B" w:rsidP="005B0F18">
            <w:pPr>
              <w:jc w:val="right"/>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2</w:t>
            </w:r>
          </w:p>
        </w:tc>
      </w:tr>
      <w:tr w:rsidR="003F633B" w:rsidRPr="00B64B39" w14:paraId="696F3054" w14:textId="77777777" w:rsidTr="005B0F18">
        <w:trPr>
          <w:trHeight w:val="320"/>
        </w:trPr>
        <w:tc>
          <w:tcPr>
            <w:tcW w:w="1564" w:type="dxa"/>
            <w:shd w:val="clear" w:color="auto" w:fill="auto"/>
            <w:noWrap/>
            <w:vAlign w:val="bottom"/>
            <w:hideMark/>
          </w:tcPr>
          <w:p w14:paraId="3278A76A"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Phytoplankton</w:t>
            </w:r>
          </w:p>
        </w:tc>
        <w:tc>
          <w:tcPr>
            <w:tcW w:w="2073" w:type="dxa"/>
            <w:shd w:val="clear" w:color="auto" w:fill="auto"/>
            <w:noWrap/>
            <w:vAlign w:val="bottom"/>
            <w:hideMark/>
          </w:tcPr>
          <w:p w14:paraId="59BB6ACB"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Entomoneidaceae</w:t>
            </w:r>
          </w:p>
        </w:tc>
        <w:tc>
          <w:tcPr>
            <w:tcW w:w="1551" w:type="dxa"/>
            <w:shd w:val="clear" w:color="auto" w:fill="auto"/>
            <w:noWrap/>
            <w:vAlign w:val="bottom"/>
            <w:hideMark/>
          </w:tcPr>
          <w:p w14:paraId="05FCCD0F"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Entomoneis</w:t>
            </w:r>
          </w:p>
        </w:tc>
        <w:tc>
          <w:tcPr>
            <w:tcW w:w="2028" w:type="dxa"/>
            <w:shd w:val="clear" w:color="auto" w:fill="auto"/>
            <w:noWrap/>
            <w:vAlign w:val="bottom"/>
            <w:hideMark/>
          </w:tcPr>
          <w:p w14:paraId="4E536DB9"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alata</w:t>
            </w:r>
          </w:p>
        </w:tc>
        <w:tc>
          <w:tcPr>
            <w:tcW w:w="1300" w:type="dxa"/>
            <w:shd w:val="clear" w:color="auto" w:fill="auto"/>
            <w:noWrap/>
            <w:vAlign w:val="bottom"/>
            <w:hideMark/>
          </w:tcPr>
          <w:p w14:paraId="71A531AA" w14:textId="77777777" w:rsidR="003F633B" w:rsidRPr="00B64B39" w:rsidRDefault="003F633B" w:rsidP="005B0F18">
            <w:pPr>
              <w:jc w:val="right"/>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2</w:t>
            </w:r>
          </w:p>
        </w:tc>
      </w:tr>
      <w:tr w:rsidR="003F633B" w:rsidRPr="00B64B39" w14:paraId="4B58D46B" w14:textId="77777777" w:rsidTr="005B0F18">
        <w:trPr>
          <w:trHeight w:val="320"/>
        </w:trPr>
        <w:tc>
          <w:tcPr>
            <w:tcW w:w="1564" w:type="dxa"/>
            <w:shd w:val="clear" w:color="auto" w:fill="auto"/>
            <w:noWrap/>
            <w:vAlign w:val="bottom"/>
            <w:hideMark/>
          </w:tcPr>
          <w:p w14:paraId="699E042B"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Phytoplankton</w:t>
            </w:r>
          </w:p>
        </w:tc>
        <w:tc>
          <w:tcPr>
            <w:tcW w:w="2073" w:type="dxa"/>
            <w:shd w:val="clear" w:color="auto" w:fill="auto"/>
            <w:noWrap/>
            <w:vAlign w:val="bottom"/>
            <w:hideMark/>
          </w:tcPr>
          <w:p w14:paraId="6E12D6E9"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Naviculaceae</w:t>
            </w:r>
          </w:p>
        </w:tc>
        <w:tc>
          <w:tcPr>
            <w:tcW w:w="1551" w:type="dxa"/>
            <w:shd w:val="clear" w:color="auto" w:fill="auto"/>
            <w:noWrap/>
            <w:vAlign w:val="bottom"/>
            <w:hideMark/>
          </w:tcPr>
          <w:p w14:paraId="63CB9B0F"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Haslea</w:t>
            </w:r>
          </w:p>
        </w:tc>
        <w:tc>
          <w:tcPr>
            <w:tcW w:w="2028" w:type="dxa"/>
            <w:shd w:val="clear" w:color="auto" w:fill="auto"/>
            <w:noWrap/>
            <w:vAlign w:val="bottom"/>
            <w:hideMark/>
          </w:tcPr>
          <w:p w14:paraId="15087661"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ostrearia</w:t>
            </w:r>
          </w:p>
        </w:tc>
        <w:tc>
          <w:tcPr>
            <w:tcW w:w="1300" w:type="dxa"/>
            <w:shd w:val="clear" w:color="auto" w:fill="auto"/>
            <w:noWrap/>
            <w:vAlign w:val="bottom"/>
            <w:hideMark/>
          </w:tcPr>
          <w:p w14:paraId="00B2183F" w14:textId="77777777" w:rsidR="003F633B" w:rsidRPr="00B64B39" w:rsidRDefault="003F633B" w:rsidP="005B0F18">
            <w:pPr>
              <w:jc w:val="right"/>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2</w:t>
            </w:r>
          </w:p>
        </w:tc>
      </w:tr>
      <w:tr w:rsidR="003F633B" w:rsidRPr="00B64B39" w14:paraId="5266446A" w14:textId="77777777" w:rsidTr="005B0F18">
        <w:trPr>
          <w:trHeight w:val="320"/>
        </w:trPr>
        <w:tc>
          <w:tcPr>
            <w:tcW w:w="1564" w:type="dxa"/>
            <w:shd w:val="clear" w:color="auto" w:fill="auto"/>
            <w:noWrap/>
            <w:vAlign w:val="bottom"/>
            <w:hideMark/>
          </w:tcPr>
          <w:p w14:paraId="29D9FB2B"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Phytoplankton</w:t>
            </w:r>
          </w:p>
        </w:tc>
        <w:tc>
          <w:tcPr>
            <w:tcW w:w="2073" w:type="dxa"/>
            <w:shd w:val="clear" w:color="auto" w:fill="auto"/>
            <w:noWrap/>
            <w:vAlign w:val="bottom"/>
            <w:hideMark/>
          </w:tcPr>
          <w:p w14:paraId="2A856DF3"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Ostreopsidaceae</w:t>
            </w:r>
          </w:p>
        </w:tc>
        <w:tc>
          <w:tcPr>
            <w:tcW w:w="1551" w:type="dxa"/>
            <w:shd w:val="clear" w:color="auto" w:fill="auto"/>
            <w:noWrap/>
            <w:vAlign w:val="bottom"/>
            <w:hideMark/>
          </w:tcPr>
          <w:p w14:paraId="5BD7C823"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Alexandrium</w:t>
            </w:r>
          </w:p>
        </w:tc>
        <w:tc>
          <w:tcPr>
            <w:tcW w:w="2028" w:type="dxa"/>
            <w:shd w:val="clear" w:color="auto" w:fill="auto"/>
            <w:noWrap/>
            <w:vAlign w:val="bottom"/>
            <w:hideMark/>
          </w:tcPr>
          <w:p w14:paraId="0025BDC9"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catenella</w:t>
            </w:r>
          </w:p>
        </w:tc>
        <w:tc>
          <w:tcPr>
            <w:tcW w:w="1300" w:type="dxa"/>
            <w:shd w:val="clear" w:color="auto" w:fill="auto"/>
            <w:noWrap/>
            <w:vAlign w:val="bottom"/>
            <w:hideMark/>
          </w:tcPr>
          <w:p w14:paraId="42EE7E0B" w14:textId="77777777" w:rsidR="003F633B" w:rsidRPr="00B64B39" w:rsidRDefault="003F633B" w:rsidP="005B0F18">
            <w:pPr>
              <w:jc w:val="right"/>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2</w:t>
            </w:r>
          </w:p>
        </w:tc>
      </w:tr>
      <w:tr w:rsidR="003F633B" w:rsidRPr="00B64B39" w14:paraId="4AE3A53F" w14:textId="77777777" w:rsidTr="005B0F18">
        <w:trPr>
          <w:trHeight w:val="320"/>
        </w:trPr>
        <w:tc>
          <w:tcPr>
            <w:tcW w:w="1564" w:type="dxa"/>
            <w:shd w:val="clear" w:color="auto" w:fill="auto"/>
            <w:noWrap/>
            <w:vAlign w:val="bottom"/>
            <w:hideMark/>
          </w:tcPr>
          <w:p w14:paraId="385B6542"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Phytoplankton</w:t>
            </w:r>
          </w:p>
        </w:tc>
        <w:tc>
          <w:tcPr>
            <w:tcW w:w="2073" w:type="dxa"/>
            <w:shd w:val="clear" w:color="auto" w:fill="auto"/>
            <w:noWrap/>
            <w:vAlign w:val="bottom"/>
            <w:hideMark/>
          </w:tcPr>
          <w:p w14:paraId="25486B25"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Ostreopsidaceae</w:t>
            </w:r>
          </w:p>
        </w:tc>
        <w:tc>
          <w:tcPr>
            <w:tcW w:w="1551" w:type="dxa"/>
            <w:shd w:val="clear" w:color="auto" w:fill="auto"/>
            <w:noWrap/>
            <w:vAlign w:val="bottom"/>
            <w:hideMark/>
          </w:tcPr>
          <w:p w14:paraId="66433FEF"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Alexandrium</w:t>
            </w:r>
          </w:p>
        </w:tc>
        <w:tc>
          <w:tcPr>
            <w:tcW w:w="2028" w:type="dxa"/>
            <w:shd w:val="clear" w:color="auto" w:fill="auto"/>
            <w:noWrap/>
            <w:vAlign w:val="bottom"/>
            <w:hideMark/>
          </w:tcPr>
          <w:p w14:paraId="3CF89754"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minutum</w:t>
            </w:r>
          </w:p>
        </w:tc>
        <w:tc>
          <w:tcPr>
            <w:tcW w:w="1300" w:type="dxa"/>
            <w:shd w:val="clear" w:color="auto" w:fill="auto"/>
            <w:noWrap/>
            <w:vAlign w:val="bottom"/>
            <w:hideMark/>
          </w:tcPr>
          <w:p w14:paraId="27D253C0" w14:textId="77777777" w:rsidR="003F633B" w:rsidRPr="00B64B39" w:rsidRDefault="003F633B" w:rsidP="005B0F18">
            <w:pPr>
              <w:jc w:val="right"/>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2</w:t>
            </w:r>
          </w:p>
        </w:tc>
      </w:tr>
      <w:tr w:rsidR="003F633B" w:rsidRPr="00B64B39" w14:paraId="1ACD1843" w14:textId="77777777" w:rsidTr="005B0F18">
        <w:trPr>
          <w:trHeight w:val="320"/>
        </w:trPr>
        <w:tc>
          <w:tcPr>
            <w:tcW w:w="1564" w:type="dxa"/>
            <w:shd w:val="clear" w:color="auto" w:fill="auto"/>
            <w:noWrap/>
            <w:vAlign w:val="bottom"/>
            <w:hideMark/>
          </w:tcPr>
          <w:p w14:paraId="1A473A14"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Phytoplankton</w:t>
            </w:r>
          </w:p>
        </w:tc>
        <w:tc>
          <w:tcPr>
            <w:tcW w:w="2073" w:type="dxa"/>
            <w:shd w:val="clear" w:color="auto" w:fill="auto"/>
            <w:noWrap/>
            <w:vAlign w:val="bottom"/>
            <w:hideMark/>
          </w:tcPr>
          <w:p w14:paraId="398BE317"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Skeletonemataceae</w:t>
            </w:r>
          </w:p>
        </w:tc>
        <w:tc>
          <w:tcPr>
            <w:tcW w:w="1551" w:type="dxa"/>
            <w:shd w:val="clear" w:color="auto" w:fill="auto"/>
            <w:noWrap/>
            <w:vAlign w:val="bottom"/>
            <w:hideMark/>
          </w:tcPr>
          <w:p w14:paraId="4693AA51"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Skeletonema</w:t>
            </w:r>
          </w:p>
        </w:tc>
        <w:tc>
          <w:tcPr>
            <w:tcW w:w="2028" w:type="dxa"/>
            <w:shd w:val="clear" w:color="auto" w:fill="auto"/>
            <w:noWrap/>
            <w:vAlign w:val="bottom"/>
            <w:hideMark/>
          </w:tcPr>
          <w:p w14:paraId="29F9D1C6"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costatum</w:t>
            </w:r>
          </w:p>
        </w:tc>
        <w:tc>
          <w:tcPr>
            <w:tcW w:w="1300" w:type="dxa"/>
            <w:shd w:val="clear" w:color="auto" w:fill="auto"/>
            <w:noWrap/>
            <w:vAlign w:val="bottom"/>
            <w:hideMark/>
          </w:tcPr>
          <w:p w14:paraId="6FF1656E" w14:textId="77777777" w:rsidR="003F633B" w:rsidRPr="00B64B39" w:rsidRDefault="003F633B" w:rsidP="005B0F18">
            <w:pPr>
              <w:jc w:val="right"/>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2</w:t>
            </w:r>
          </w:p>
        </w:tc>
      </w:tr>
      <w:tr w:rsidR="003F633B" w:rsidRPr="00B64B39" w14:paraId="49C32654" w14:textId="77777777" w:rsidTr="005B0F18">
        <w:trPr>
          <w:trHeight w:val="320"/>
        </w:trPr>
        <w:tc>
          <w:tcPr>
            <w:tcW w:w="1564" w:type="dxa"/>
            <w:shd w:val="clear" w:color="auto" w:fill="auto"/>
            <w:noWrap/>
            <w:vAlign w:val="bottom"/>
            <w:hideMark/>
          </w:tcPr>
          <w:p w14:paraId="49287A03"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Phytoplankton</w:t>
            </w:r>
          </w:p>
        </w:tc>
        <w:tc>
          <w:tcPr>
            <w:tcW w:w="2073" w:type="dxa"/>
            <w:shd w:val="clear" w:color="auto" w:fill="auto"/>
            <w:noWrap/>
            <w:vAlign w:val="bottom"/>
            <w:hideMark/>
          </w:tcPr>
          <w:p w14:paraId="30DD9D5B" w14:textId="77777777" w:rsidR="003F633B" w:rsidRPr="00B64B39" w:rsidRDefault="003F633B" w:rsidP="005B0F18">
            <w:pPr>
              <w:rPr>
                <w:rFonts w:ascii="Lucida Grande" w:eastAsia="Times New Roman" w:hAnsi="Lucida Grande" w:cs="Lucida Grande"/>
                <w:i/>
                <w:iCs/>
                <w:sz w:val="22"/>
                <w:szCs w:val="22"/>
                <w:lang w:val="en-CA"/>
              </w:rPr>
            </w:pPr>
            <w:r w:rsidRPr="00B64B39">
              <w:rPr>
                <w:rFonts w:ascii="Lucida Grande" w:eastAsia="Times New Roman" w:hAnsi="Lucida Grande" w:cs="Lucida Grande"/>
                <w:i/>
                <w:iCs/>
                <w:sz w:val="22"/>
                <w:szCs w:val="22"/>
                <w:lang w:val="en-CA"/>
              </w:rPr>
              <w:t>NA</w:t>
            </w:r>
          </w:p>
        </w:tc>
        <w:tc>
          <w:tcPr>
            <w:tcW w:w="1551" w:type="dxa"/>
            <w:shd w:val="clear" w:color="auto" w:fill="auto"/>
            <w:noWrap/>
            <w:vAlign w:val="bottom"/>
            <w:hideMark/>
          </w:tcPr>
          <w:p w14:paraId="40EA84D9" w14:textId="77777777" w:rsidR="003F633B" w:rsidRPr="00B64B39" w:rsidRDefault="003F633B" w:rsidP="005B0F18">
            <w:pPr>
              <w:rPr>
                <w:rFonts w:ascii="Lucida Grande" w:eastAsia="Times New Roman" w:hAnsi="Lucida Grande" w:cs="Lucida Grande"/>
                <w:i/>
                <w:iCs/>
                <w:sz w:val="22"/>
                <w:szCs w:val="22"/>
                <w:lang w:val="en-CA"/>
              </w:rPr>
            </w:pPr>
            <w:r w:rsidRPr="00B64B39">
              <w:rPr>
                <w:rFonts w:ascii="Lucida Grande" w:eastAsia="Times New Roman" w:hAnsi="Lucida Grande" w:cs="Lucida Grande"/>
                <w:i/>
                <w:iCs/>
                <w:sz w:val="22"/>
                <w:szCs w:val="22"/>
                <w:lang w:val="en-CA"/>
              </w:rPr>
              <w:t>NA</w:t>
            </w:r>
          </w:p>
        </w:tc>
        <w:tc>
          <w:tcPr>
            <w:tcW w:w="2028" w:type="dxa"/>
            <w:shd w:val="clear" w:color="auto" w:fill="auto"/>
            <w:noWrap/>
            <w:vAlign w:val="bottom"/>
            <w:hideMark/>
          </w:tcPr>
          <w:p w14:paraId="7FF75C09" w14:textId="77777777" w:rsidR="003F633B" w:rsidRPr="00B64B39" w:rsidRDefault="003F633B" w:rsidP="005B0F18">
            <w:pPr>
              <w:rPr>
                <w:rFonts w:ascii="Lucida Grande" w:eastAsia="Times New Roman" w:hAnsi="Lucida Grande" w:cs="Lucida Grande"/>
                <w:i/>
                <w:iCs/>
                <w:sz w:val="22"/>
                <w:szCs w:val="22"/>
                <w:lang w:val="en-CA"/>
              </w:rPr>
            </w:pPr>
            <w:r w:rsidRPr="00B64B39">
              <w:rPr>
                <w:rFonts w:ascii="Lucida Grande" w:eastAsia="Times New Roman" w:hAnsi="Lucida Grande" w:cs="Lucida Grande"/>
                <w:i/>
                <w:iCs/>
                <w:sz w:val="22"/>
                <w:szCs w:val="22"/>
                <w:lang w:val="en-CA"/>
              </w:rPr>
              <w:t>NA</w:t>
            </w:r>
          </w:p>
        </w:tc>
        <w:tc>
          <w:tcPr>
            <w:tcW w:w="1300" w:type="dxa"/>
            <w:shd w:val="clear" w:color="auto" w:fill="auto"/>
            <w:noWrap/>
            <w:vAlign w:val="bottom"/>
            <w:hideMark/>
          </w:tcPr>
          <w:p w14:paraId="4F92B1FD" w14:textId="77777777" w:rsidR="003F633B" w:rsidRPr="00B64B39" w:rsidRDefault="003F633B" w:rsidP="005B0F18">
            <w:pPr>
              <w:jc w:val="right"/>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24</w:t>
            </w:r>
          </w:p>
        </w:tc>
      </w:tr>
      <w:tr w:rsidR="003F633B" w:rsidRPr="00B64B39" w14:paraId="0893D77C" w14:textId="77777777" w:rsidTr="005B0F18">
        <w:trPr>
          <w:trHeight w:val="320"/>
        </w:trPr>
        <w:tc>
          <w:tcPr>
            <w:tcW w:w="1564" w:type="dxa"/>
            <w:shd w:val="clear" w:color="auto" w:fill="auto"/>
            <w:noWrap/>
            <w:vAlign w:val="bottom"/>
            <w:hideMark/>
          </w:tcPr>
          <w:p w14:paraId="5EA2422D"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Plants</w:t>
            </w:r>
          </w:p>
        </w:tc>
        <w:tc>
          <w:tcPr>
            <w:tcW w:w="2073" w:type="dxa"/>
            <w:shd w:val="clear" w:color="auto" w:fill="auto"/>
            <w:noWrap/>
            <w:vAlign w:val="bottom"/>
            <w:hideMark/>
          </w:tcPr>
          <w:p w14:paraId="11D19423"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Hydrocharitaceae</w:t>
            </w:r>
          </w:p>
        </w:tc>
        <w:tc>
          <w:tcPr>
            <w:tcW w:w="1551" w:type="dxa"/>
            <w:shd w:val="clear" w:color="auto" w:fill="auto"/>
            <w:noWrap/>
            <w:vAlign w:val="bottom"/>
            <w:hideMark/>
          </w:tcPr>
          <w:p w14:paraId="302CC9C0"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Thalassia</w:t>
            </w:r>
          </w:p>
        </w:tc>
        <w:tc>
          <w:tcPr>
            <w:tcW w:w="2028" w:type="dxa"/>
            <w:shd w:val="clear" w:color="auto" w:fill="auto"/>
            <w:noWrap/>
            <w:vAlign w:val="bottom"/>
            <w:hideMark/>
          </w:tcPr>
          <w:p w14:paraId="414485B8"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testudinum</w:t>
            </w:r>
          </w:p>
        </w:tc>
        <w:tc>
          <w:tcPr>
            <w:tcW w:w="1300" w:type="dxa"/>
            <w:shd w:val="clear" w:color="auto" w:fill="auto"/>
            <w:noWrap/>
            <w:vAlign w:val="bottom"/>
            <w:hideMark/>
          </w:tcPr>
          <w:p w14:paraId="7CCABBCE" w14:textId="77777777" w:rsidR="003F633B" w:rsidRPr="00B64B39" w:rsidRDefault="003F633B" w:rsidP="005B0F18">
            <w:pPr>
              <w:jc w:val="right"/>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15</w:t>
            </w:r>
          </w:p>
        </w:tc>
      </w:tr>
      <w:tr w:rsidR="003F633B" w:rsidRPr="00B64B39" w14:paraId="79791D96" w14:textId="77777777" w:rsidTr="005B0F18">
        <w:trPr>
          <w:trHeight w:val="320"/>
        </w:trPr>
        <w:tc>
          <w:tcPr>
            <w:tcW w:w="1564" w:type="dxa"/>
            <w:shd w:val="clear" w:color="auto" w:fill="auto"/>
            <w:noWrap/>
            <w:vAlign w:val="bottom"/>
            <w:hideMark/>
          </w:tcPr>
          <w:p w14:paraId="2ABE5716"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Plants</w:t>
            </w:r>
          </w:p>
        </w:tc>
        <w:tc>
          <w:tcPr>
            <w:tcW w:w="2073" w:type="dxa"/>
            <w:shd w:val="clear" w:color="auto" w:fill="auto"/>
            <w:noWrap/>
            <w:vAlign w:val="bottom"/>
            <w:hideMark/>
          </w:tcPr>
          <w:p w14:paraId="631FB2D1"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Poaceae</w:t>
            </w:r>
          </w:p>
        </w:tc>
        <w:tc>
          <w:tcPr>
            <w:tcW w:w="1551" w:type="dxa"/>
            <w:shd w:val="clear" w:color="auto" w:fill="auto"/>
            <w:noWrap/>
            <w:vAlign w:val="bottom"/>
            <w:hideMark/>
          </w:tcPr>
          <w:p w14:paraId="521BF53C"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Spartina</w:t>
            </w:r>
          </w:p>
        </w:tc>
        <w:tc>
          <w:tcPr>
            <w:tcW w:w="2028" w:type="dxa"/>
            <w:shd w:val="clear" w:color="auto" w:fill="auto"/>
            <w:noWrap/>
            <w:vAlign w:val="bottom"/>
            <w:hideMark/>
          </w:tcPr>
          <w:p w14:paraId="159BDB90"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alterniflora</w:t>
            </w:r>
          </w:p>
        </w:tc>
        <w:tc>
          <w:tcPr>
            <w:tcW w:w="1300" w:type="dxa"/>
            <w:shd w:val="clear" w:color="auto" w:fill="auto"/>
            <w:noWrap/>
            <w:vAlign w:val="bottom"/>
            <w:hideMark/>
          </w:tcPr>
          <w:p w14:paraId="1742D1D9" w14:textId="77777777" w:rsidR="003F633B" w:rsidRPr="00B64B39" w:rsidRDefault="003F633B" w:rsidP="005B0F18">
            <w:pPr>
              <w:jc w:val="right"/>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2</w:t>
            </w:r>
          </w:p>
        </w:tc>
      </w:tr>
      <w:tr w:rsidR="003F633B" w:rsidRPr="00B64B39" w14:paraId="4E4D444A" w14:textId="77777777" w:rsidTr="005B0F18">
        <w:trPr>
          <w:trHeight w:val="320"/>
        </w:trPr>
        <w:tc>
          <w:tcPr>
            <w:tcW w:w="1564" w:type="dxa"/>
            <w:shd w:val="clear" w:color="auto" w:fill="auto"/>
            <w:noWrap/>
            <w:vAlign w:val="bottom"/>
            <w:hideMark/>
          </w:tcPr>
          <w:p w14:paraId="367106B1"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Plants</w:t>
            </w:r>
          </w:p>
        </w:tc>
        <w:tc>
          <w:tcPr>
            <w:tcW w:w="2073" w:type="dxa"/>
            <w:shd w:val="clear" w:color="auto" w:fill="auto"/>
            <w:noWrap/>
            <w:vAlign w:val="bottom"/>
            <w:hideMark/>
          </w:tcPr>
          <w:p w14:paraId="291A903D"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Rhizophoraceae</w:t>
            </w:r>
          </w:p>
        </w:tc>
        <w:tc>
          <w:tcPr>
            <w:tcW w:w="1551" w:type="dxa"/>
            <w:shd w:val="clear" w:color="auto" w:fill="auto"/>
            <w:noWrap/>
            <w:vAlign w:val="bottom"/>
            <w:hideMark/>
          </w:tcPr>
          <w:p w14:paraId="7B1C4920"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Rhizophora</w:t>
            </w:r>
          </w:p>
        </w:tc>
        <w:tc>
          <w:tcPr>
            <w:tcW w:w="2028" w:type="dxa"/>
            <w:shd w:val="clear" w:color="auto" w:fill="auto"/>
            <w:noWrap/>
            <w:vAlign w:val="bottom"/>
            <w:hideMark/>
          </w:tcPr>
          <w:p w14:paraId="072E5015"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mangle</w:t>
            </w:r>
          </w:p>
        </w:tc>
        <w:tc>
          <w:tcPr>
            <w:tcW w:w="1300" w:type="dxa"/>
            <w:shd w:val="clear" w:color="auto" w:fill="auto"/>
            <w:noWrap/>
            <w:vAlign w:val="bottom"/>
            <w:hideMark/>
          </w:tcPr>
          <w:p w14:paraId="16C2E80F" w14:textId="77777777" w:rsidR="003F633B" w:rsidRPr="00B64B39" w:rsidRDefault="003F633B" w:rsidP="005B0F18">
            <w:pPr>
              <w:jc w:val="right"/>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3</w:t>
            </w:r>
          </w:p>
        </w:tc>
      </w:tr>
      <w:tr w:rsidR="003F633B" w:rsidRPr="00B64B39" w14:paraId="23812CB3" w14:textId="77777777" w:rsidTr="005B0F18">
        <w:trPr>
          <w:trHeight w:val="320"/>
        </w:trPr>
        <w:tc>
          <w:tcPr>
            <w:tcW w:w="1564" w:type="dxa"/>
            <w:shd w:val="clear" w:color="auto" w:fill="auto"/>
            <w:noWrap/>
            <w:vAlign w:val="bottom"/>
            <w:hideMark/>
          </w:tcPr>
          <w:p w14:paraId="0541B79C"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Plants</w:t>
            </w:r>
          </w:p>
        </w:tc>
        <w:tc>
          <w:tcPr>
            <w:tcW w:w="2073" w:type="dxa"/>
            <w:shd w:val="clear" w:color="auto" w:fill="auto"/>
            <w:noWrap/>
            <w:vAlign w:val="bottom"/>
            <w:hideMark/>
          </w:tcPr>
          <w:p w14:paraId="452D7E4A"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Zosteraceae</w:t>
            </w:r>
          </w:p>
        </w:tc>
        <w:tc>
          <w:tcPr>
            <w:tcW w:w="1551" w:type="dxa"/>
            <w:shd w:val="clear" w:color="auto" w:fill="auto"/>
            <w:noWrap/>
            <w:vAlign w:val="bottom"/>
            <w:hideMark/>
          </w:tcPr>
          <w:p w14:paraId="7D52B392"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Zostera</w:t>
            </w:r>
          </w:p>
        </w:tc>
        <w:tc>
          <w:tcPr>
            <w:tcW w:w="2028" w:type="dxa"/>
            <w:shd w:val="clear" w:color="auto" w:fill="auto"/>
            <w:noWrap/>
            <w:vAlign w:val="bottom"/>
            <w:hideMark/>
          </w:tcPr>
          <w:p w14:paraId="68BFEE4F"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marina</w:t>
            </w:r>
          </w:p>
        </w:tc>
        <w:tc>
          <w:tcPr>
            <w:tcW w:w="1300" w:type="dxa"/>
            <w:shd w:val="clear" w:color="auto" w:fill="auto"/>
            <w:noWrap/>
            <w:vAlign w:val="bottom"/>
            <w:hideMark/>
          </w:tcPr>
          <w:p w14:paraId="262639B9" w14:textId="77777777" w:rsidR="003F633B" w:rsidRPr="00B64B39" w:rsidRDefault="003F633B" w:rsidP="005B0F18">
            <w:pPr>
              <w:jc w:val="right"/>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2</w:t>
            </w:r>
            <w:r>
              <w:rPr>
                <w:rFonts w:ascii="Lucida Grande" w:eastAsia="Times New Roman" w:hAnsi="Lucida Grande" w:cs="Lucida Grande"/>
                <w:sz w:val="22"/>
                <w:szCs w:val="22"/>
                <w:lang w:val="en-CA"/>
              </w:rPr>
              <w:t>3</w:t>
            </w:r>
          </w:p>
        </w:tc>
      </w:tr>
      <w:tr w:rsidR="003F633B" w:rsidRPr="00B64B39" w14:paraId="1DE942EF" w14:textId="77777777" w:rsidTr="005B0F18">
        <w:trPr>
          <w:trHeight w:val="320"/>
        </w:trPr>
        <w:tc>
          <w:tcPr>
            <w:tcW w:w="1564" w:type="dxa"/>
            <w:shd w:val="clear" w:color="auto" w:fill="auto"/>
            <w:noWrap/>
            <w:vAlign w:val="bottom"/>
            <w:hideMark/>
          </w:tcPr>
          <w:p w14:paraId="2D9C953D"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Plants</w:t>
            </w:r>
          </w:p>
        </w:tc>
        <w:tc>
          <w:tcPr>
            <w:tcW w:w="2073" w:type="dxa"/>
            <w:shd w:val="clear" w:color="auto" w:fill="auto"/>
            <w:noWrap/>
            <w:vAlign w:val="bottom"/>
            <w:hideMark/>
          </w:tcPr>
          <w:p w14:paraId="6B160034" w14:textId="77777777" w:rsidR="003F633B" w:rsidRPr="00B64B39" w:rsidRDefault="003F633B" w:rsidP="005B0F18">
            <w:pPr>
              <w:rPr>
                <w:rFonts w:ascii="Lucida Grande" w:eastAsia="Times New Roman" w:hAnsi="Lucida Grande" w:cs="Lucida Grande"/>
                <w:i/>
                <w:iCs/>
                <w:sz w:val="22"/>
                <w:szCs w:val="22"/>
                <w:lang w:val="en-CA"/>
              </w:rPr>
            </w:pPr>
            <w:r w:rsidRPr="00B64B39">
              <w:rPr>
                <w:rFonts w:ascii="Lucida Grande" w:eastAsia="Times New Roman" w:hAnsi="Lucida Grande" w:cs="Lucida Grande"/>
                <w:i/>
                <w:iCs/>
                <w:sz w:val="22"/>
                <w:szCs w:val="22"/>
                <w:lang w:val="en-CA"/>
              </w:rPr>
              <w:t>NA</w:t>
            </w:r>
          </w:p>
        </w:tc>
        <w:tc>
          <w:tcPr>
            <w:tcW w:w="1551" w:type="dxa"/>
            <w:shd w:val="clear" w:color="auto" w:fill="auto"/>
            <w:noWrap/>
            <w:vAlign w:val="bottom"/>
            <w:hideMark/>
          </w:tcPr>
          <w:p w14:paraId="4612A9D3" w14:textId="77777777" w:rsidR="003F633B" w:rsidRPr="00B64B39" w:rsidRDefault="003F633B" w:rsidP="005B0F18">
            <w:pPr>
              <w:rPr>
                <w:rFonts w:ascii="Lucida Grande" w:eastAsia="Times New Roman" w:hAnsi="Lucida Grande" w:cs="Lucida Grande"/>
                <w:i/>
                <w:iCs/>
                <w:sz w:val="22"/>
                <w:szCs w:val="22"/>
                <w:lang w:val="en-CA"/>
              </w:rPr>
            </w:pPr>
            <w:r w:rsidRPr="00B64B39">
              <w:rPr>
                <w:rFonts w:ascii="Lucida Grande" w:eastAsia="Times New Roman" w:hAnsi="Lucida Grande" w:cs="Lucida Grande"/>
                <w:i/>
                <w:iCs/>
                <w:sz w:val="22"/>
                <w:szCs w:val="22"/>
                <w:lang w:val="en-CA"/>
              </w:rPr>
              <w:t>NA</w:t>
            </w:r>
          </w:p>
        </w:tc>
        <w:tc>
          <w:tcPr>
            <w:tcW w:w="2028" w:type="dxa"/>
            <w:shd w:val="clear" w:color="auto" w:fill="auto"/>
            <w:noWrap/>
            <w:vAlign w:val="bottom"/>
            <w:hideMark/>
          </w:tcPr>
          <w:p w14:paraId="5509E2E3" w14:textId="77777777" w:rsidR="003F633B" w:rsidRPr="00B64B39" w:rsidRDefault="003F633B" w:rsidP="005B0F18">
            <w:pPr>
              <w:rPr>
                <w:rFonts w:ascii="Lucida Grande" w:eastAsia="Times New Roman" w:hAnsi="Lucida Grande" w:cs="Lucida Grande"/>
                <w:i/>
                <w:iCs/>
                <w:sz w:val="22"/>
                <w:szCs w:val="22"/>
                <w:lang w:val="en-CA"/>
              </w:rPr>
            </w:pPr>
            <w:r w:rsidRPr="00B64B39">
              <w:rPr>
                <w:rFonts w:ascii="Lucida Grande" w:eastAsia="Times New Roman" w:hAnsi="Lucida Grande" w:cs="Lucida Grande"/>
                <w:i/>
                <w:iCs/>
                <w:sz w:val="22"/>
                <w:szCs w:val="22"/>
                <w:lang w:val="en-CA"/>
              </w:rPr>
              <w:t>NA</w:t>
            </w:r>
          </w:p>
        </w:tc>
        <w:tc>
          <w:tcPr>
            <w:tcW w:w="1300" w:type="dxa"/>
            <w:shd w:val="clear" w:color="auto" w:fill="auto"/>
            <w:noWrap/>
            <w:vAlign w:val="bottom"/>
            <w:hideMark/>
          </w:tcPr>
          <w:p w14:paraId="7751F321" w14:textId="77777777" w:rsidR="003F633B" w:rsidRPr="00B64B39" w:rsidRDefault="003F633B" w:rsidP="005B0F18">
            <w:pPr>
              <w:jc w:val="right"/>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2</w:t>
            </w:r>
          </w:p>
        </w:tc>
      </w:tr>
    </w:tbl>
    <w:p w14:paraId="18B98DBD" w14:textId="161CE41C" w:rsidR="003F633B" w:rsidRDefault="003F633B" w:rsidP="003F633B">
      <w:pPr>
        <w:spacing w:line="360" w:lineRule="auto"/>
        <w:rPr>
          <w:rFonts w:ascii="Times New Roman" w:hAnsi="Times New Roman" w:cs="Times New Roman"/>
        </w:rPr>
      </w:pPr>
    </w:p>
    <w:p w14:paraId="4175565E" w14:textId="7A3901A5" w:rsidR="004E5CEB" w:rsidRDefault="004E5CEB" w:rsidP="004E5CEB">
      <w:pPr>
        <w:spacing w:line="360" w:lineRule="auto"/>
        <w:rPr>
          <w:rFonts w:ascii="Times New Roman" w:hAnsi="Times New Roman" w:cs="Times New Roman"/>
        </w:rPr>
      </w:pPr>
      <w:r>
        <w:rPr>
          <w:rFonts w:ascii="Times New Roman" w:hAnsi="Times New Roman" w:cs="Times New Roman"/>
        </w:rPr>
        <w:t>Table S4</w:t>
      </w:r>
      <w:ins w:id="279" w:author="Isabelle Cote" w:date="2023-04-24T14:12:00Z">
        <w:r w:rsidR="005C0A3B">
          <w:rPr>
            <w:rFonts w:ascii="Times New Roman" w:hAnsi="Times New Roman" w:cs="Times New Roman"/>
          </w:rPr>
          <w:t>.</w:t>
        </w:r>
      </w:ins>
      <w:del w:id="280" w:author="Isabelle Cote" w:date="2023-04-24T14:12:00Z">
        <w:r w:rsidDel="005C0A3B">
          <w:rPr>
            <w:rFonts w:ascii="Times New Roman" w:hAnsi="Times New Roman" w:cs="Times New Roman"/>
          </w:rPr>
          <w:delText>:</w:delText>
        </w:r>
      </w:del>
      <w:r>
        <w:rPr>
          <w:rFonts w:ascii="Times New Roman" w:hAnsi="Times New Roman" w:cs="Times New Roman"/>
        </w:rPr>
        <w:t xml:space="preserve"> </w:t>
      </w:r>
      <w:ins w:id="281" w:author="Isabelle Cote" w:date="2023-04-24T14:12:00Z">
        <w:r w:rsidR="005C0A3B">
          <w:rPr>
            <w:rFonts w:ascii="Times New Roman" w:hAnsi="Times New Roman" w:cs="Times New Roman"/>
          </w:rPr>
          <w:t xml:space="preserve">Metrics of </w:t>
        </w:r>
        <w:commentRangeStart w:id="282"/>
        <w:r w:rsidR="005C0A3B">
          <w:rPr>
            <w:rFonts w:ascii="Times New Roman" w:hAnsi="Times New Roman" w:cs="Times New Roman"/>
          </w:rPr>
          <w:t>prima</w:t>
        </w:r>
      </w:ins>
      <w:ins w:id="283" w:author="Isabelle Cote" w:date="2023-04-24T14:13:00Z">
        <w:r w:rsidR="005C0A3B">
          <w:rPr>
            <w:rFonts w:ascii="Times New Roman" w:hAnsi="Times New Roman" w:cs="Times New Roman"/>
          </w:rPr>
          <w:t xml:space="preserve">ry </w:t>
        </w:r>
      </w:ins>
      <w:ins w:id="284" w:author="Isabelle Cote" w:date="2023-04-24T14:14:00Z">
        <w:r w:rsidR="005C0A3B">
          <w:rPr>
            <w:rFonts w:ascii="Times New Roman" w:hAnsi="Times New Roman" w:cs="Times New Roman"/>
          </w:rPr>
          <w:t>producer performance</w:t>
        </w:r>
      </w:ins>
      <w:ins w:id="285" w:author="Isabelle Cote" w:date="2023-04-24T14:13:00Z">
        <w:r w:rsidR="005C0A3B">
          <w:rPr>
            <w:rFonts w:ascii="Times New Roman" w:hAnsi="Times New Roman" w:cs="Times New Roman"/>
          </w:rPr>
          <w:t xml:space="preserve"> </w:t>
        </w:r>
      </w:ins>
      <w:commentRangeEnd w:id="282"/>
      <w:ins w:id="286" w:author="Isabelle Cote" w:date="2023-04-24T14:14:00Z">
        <w:r w:rsidR="005C0A3B">
          <w:rPr>
            <w:rStyle w:val="CommentReference"/>
          </w:rPr>
          <w:commentReference w:id="282"/>
        </w:r>
      </w:ins>
      <w:ins w:id="287" w:author="Isabelle Cote" w:date="2023-04-24T14:13:00Z">
        <w:r w:rsidR="005C0A3B">
          <w:rPr>
            <w:rFonts w:ascii="Times New Roman" w:hAnsi="Times New Roman" w:cs="Times New Roman"/>
          </w:rPr>
          <w:t>reported in studies included in the meta-analysis</w:t>
        </w:r>
      </w:ins>
      <w:ins w:id="288" w:author="Isabelle Cote" w:date="2023-04-24T14:15:00Z">
        <w:r w:rsidR="005C0A3B">
          <w:rPr>
            <w:rFonts w:ascii="Times New Roman" w:hAnsi="Times New Roman" w:cs="Times New Roman"/>
          </w:rPr>
          <w:t>, and associated descriptions and/or examples</w:t>
        </w:r>
      </w:ins>
      <w:ins w:id="289" w:author="Isabelle Cote" w:date="2023-04-24T14:13:00Z">
        <w:r w:rsidR="005C0A3B">
          <w:rPr>
            <w:rFonts w:ascii="Times New Roman" w:hAnsi="Times New Roman" w:cs="Times New Roman"/>
          </w:rPr>
          <w:t xml:space="preserve">. </w:t>
        </w:r>
      </w:ins>
      <w:commentRangeStart w:id="290"/>
      <w:r>
        <w:rPr>
          <w:rFonts w:ascii="Times New Roman" w:hAnsi="Times New Roman" w:cs="Times New Roman"/>
        </w:rPr>
        <w:t>7</w:t>
      </w:r>
      <w:r w:rsidR="00C30C5E">
        <w:rPr>
          <w:rFonts w:ascii="Times New Roman" w:hAnsi="Times New Roman" w:cs="Times New Roman"/>
        </w:rPr>
        <w:t>8</w:t>
      </w:r>
      <w:r>
        <w:rPr>
          <w:rFonts w:ascii="Times New Roman" w:hAnsi="Times New Roman" w:cs="Times New Roman"/>
        </w:rPr>
        <w:t xml:space="preserve"> measured growth rate and </w:t>
      </w:r>
      <w:r w:rsidR="00C30C5E">
        <w:rPr>
          <w:rFonts w:ascii="Times New Roman" w:hAnsi="Times New Roman" w:cs="Times New Roman"/>
        </w:rPr>
        <w:t>102</w:t>
      </w:r>
      <w:r>
        <w:rPr>
          <w:rFonts w:ascii="Times New Roman" w:hAnsi="Times New Roman" w:cs="Times New Roman"/>
        </w:rPr>
        <w:t xml:space="preserve"> didn’t standardize to a unit of time. </w:t>
      </w:r>
      <w:commentRangeEnd w:id="290"/>
      <w:r w:rsidR="005C0A3B">
        <w:rPr>
          <w:rStyle w:val="CommentReference"/>
        </w:rPr>
        <w:commentReference w:id="290"/>
      </w:r>
      <w:del w:id="291" w:author="Isabelle Cote" w:date="2023-04-24T14:14:00Z">
        <w:r w:rsidDel="005C0A3B">
          <w:rPr>
            <w:rFonts w:ascii="Times New Roman" w:hAnsi="Times New Roman" w:cs="Times New Roman"/>
          </w:rPr>
          <w:delText>From all reported effect sizes, they measured the following to characterize primary producer performance.</w:delText>
        </w:r>
      </w:del>
      <w:ins w:id="292" w:author="Isabelle Cote" w:date="2023-04-24T14:14:00Z">
        <w:r w:rsidR="005C0A3B">
          <w:rPr>
            <w:rFonts w:ascii="Times New Roman" w:hAnsi="Times New Roman" w:cs="Times New Roman"/>
          </w:rPr>
          <w:t>n = number of effect sizes included for ea</w:t>
        </w:r>
      </w:ins>
      <w:ins w:id="293" w:author="Isabelle Cote" w:date="2023-04-24T14:15:00Z">
        <w:r w:rsidR="005C0A3B">
          <w:rPr>
            <w:rFonts w:ascii="Times New Roman" w:hAnsi="Times New Roman" w:cs="Times New Roman"/>
          </w:rPr>
          <w:t>ch metric</w:t>
        </w:r>
      </w:ins>
    </w:p>
    <w:tbl>
      <w:tblPr>
        <w:tblW w:w="106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47"/>
        <w:gridCol w:w="850"/>
        <w:gridCol w:w="7230"/>
      </w:tblGrid>
      <w:tr w:rsidR="004E5CEB" w:rsidRPr="002D7395" w14:paraId="54615811" w14:textId="77777777" w:rsidTr="005B0F18">
        <w:trPr>
          <w:trHeight w:val="320"/>
        </w:trPr>
        <w:tc>
          <w:tcPr>
            <w:tcW w:w="2547" w:type="dxa"/>
            <w:shd w:val="clear" w:color="auto" w:fill="auto"/>
            <w:noWrap/>
            <w:vAlign w:val="bottom"/>
            <w:hideMark/>
          </w:tcPr>
          <w:p w14:paraId="4D7F1BB4" w14:textId="77777777" w:rsidR="004E5CEB" w:rsidRPr="002D7395" w:rsidRDefault="004E5CEB" w:rsidP="005B0F18">
            <w:pPr>
              <w:rPr>
                <w:rFonts w:ascii="Calibri" w:eastAsia="Times New Roman" w:hAnsi="Calibri" w:cs="Times New Roman"/>
                <w:color w:val="000000"/>
                <w:lang w:val="en-CA"/>
              </w:rPr>
            </w:pPr>
            <w:r>
              <w:rPr>
                <w:rFonts w:ascii="Calibri" w:eastAsia="Times New Roman" w:hAnsi="Calibri" w:cs="Times New Roman"/>
                <w:color w:val="000000"/>
                <w:lang w:val="en-CA"/>
              </w:rPr>
              <w:t>Metric</w:t>
            </w:r>
          </w:p>
        </w:tc>
        <w:tc>
          <w:tcPr>
            <w:tcW w:w="850" w:type="dxa"/>
            <w:shd w:val="clear" w:color="auto" w:fill="auto"/>
            <w:noWrap/>
            <w:vAlign w:val="bottom"/>
            <w:hideMark/>
          </w:tcPr>
          <w:p w14:paraId="2056B424" w14:textId="77777777" w:rsidR="004E5CEB" w:rsidRPr="002D7395" w:rsidRDefault="004E5CEB" w:rsidP="005B0F18">
            <w:pPr>
              <w:jc w:val="center"/>
              <w:rPr>
                <w:rFonts w:ascii="Calibri" w:eastAsia="Times New Roman" w:hAnsi="Calibri" w:cs="Times New Roman"/>
                <w:color w:val="000000"/>
                <w:lang w:val="en-CA"/>
              </w:rPr>
            </w:pPr>
            <w:r w:rsidRPr="002D7395">
              <w:rPr>
                <w:rFonts w:ascii="Calibri" w:eastAsia="Times New Roman" w:hAnsi="Calibri" w:cs="Times New Roman"/>
                <w:color w:val="000000"/>
                <w:lang w:val="en-CA"/>
              </w:rPr>
              <w:t>n</w:t>
            </w:r>
          </w:p>
        </w:tc>
        <w:tc>
          <w:tcPr>
            <w:tcW w:w="7230" w:type="dxa"/>
            <w:shd w:val="clear" w:color="auto" w:fill="auto"/>
            <w:noWrap/>
            <w:vAlign w:val="bottom"/>
            <w:hideMark/>
          </w:tcPr>
          <w:p w14:paraId="39498433" w14:textId="77777777" w:rsidR="004E5CEB" w:rsidRPr="002D7395" w:rsidRDefault="004E5CEB" w:rsidP="005B0F18">
            <w:pPr>
              <w:rPr>
                <w:rFonts w:ascii="Calibri" w:eastAsia="Times New Roman" w:hAnsi="Calibri" w:cs="Times New Roman"/>
                <w:color w:val="000000"/>
                <w:lang w:val="en-CA"/>
              </w:rPr>
            </w:pPr>
            <w:r w:rsidRPr="002D7395">
              <w:rPr>
                <w:rFonts w:ascii="Calibri" w:eastAsia="Times New Roman" w:hAnsi="Calibri" w:cs="Times New Roman"/>
                <w:color w:val="000000"/>
                <w:lang w:val="en-CA"/>
              </w:rPr>
              <w:t>Description</w:t>
            </w:r>
            <w:r>
              <w:rPr>
                <w:rFonts w:ascii="Calibri" w:eastAsia="Times New Roman" w:hAnsi="Calibri" w:cs="Times New Roman"/>
                <w:color w:val="000000"/>
                <w:lang w:val="en-CA"/>
              </w:rPr>
              <w:t>/examples</w:t>
            </w:r>
          </w:p>
        </w:tc>
      </w:tr>
      <w:tr w:rsidR="004E5CEB" w:rsidRPr="002D7395" w14:paraId="6D1F34FF" w14:textId="77777777" w:rsidTr="005B0F18">
        <w:trPr>
          <w:trHeight w:val="320"/>
        </w:trPr>
        <w:tc>
          <w:tcPr>
            <w:tcW w:w="2547" w:type="dxa"/>
            <w:shd w:val="clear" w:color="auto" w:fill="auto"/>
            <w:noWrap/>
            <w:vAlign w:val="bottom"/>
            <w:hideMark/>
          </w:tcPr>
          <w:p w14:paraId="357C5F37" w14:textId="77777777" w:rsidR="004E5CEB" w:rsidRPr="002D7395" w:rsidRDefault="004E5CEB" w:rsidP="005B0F18">
            <w:pPr>
              <w:rPr>
                <w:rFonts w:ascii="Lucida Grande" w:eastAsia="Times New Roman" w:hAnsi="Lucida Grande" w:cs="Lucida Grande"/>
                <w:sz w:val="22"/>
                <w:szCs w:val="22"/>
                <w:lang w:val="en-CA"/>
              </w:rPr>
            </w:pPr>
            <w:r>
              <w:rPr>
                <w:rFonts w:ascii="Lucida Grande" w:hAnsi="Lucida Grande" w:cs="Lucida Grande"/>
                <w:sz w:val="22"/>
                <w:szCs w:val="22"/>
              </w:rPr>
              <w:t>density</w:t>
            </w:r>
          </w:p>
        </w:tc>
        <w:tc>
          <w:tcPr>
            <w:tcW w:w="850" w:type="dxa"/>
            <w:shd w:val="clear" w:color="auto" w:fill="auto"/>
            <w:noWrap/>
            <w:vAlign w:val="bottom"/>
            <w:hideMark/>
          </w:tcPr>
          <w:p w14:paraId="7F5D8F0D" w14:textId="77777777" w:rsidR="004E5CEB" w:rsidRPr="002D7395" w:rsidRDefault="004E5CEB" w:rsidP="005B0F18">
            <w:pPr>
              <w:jc w:val="center"/>
              <w:rPr>
                <w:rFonts w:ascii="Lucida Grande" w:eastAsia="Times New Roman" w:hAnsi="Lucida Grande" w:cs="Lucida Grande"/>
                <w:sz w:val="22"/>
                <w:szCs w:val="22"/>
                <w:lang w:val="en-CA"/>
              </w:rPr>
            </w:pPr>
            <w:r>
              <w:rPr>
                <w:rFonts w:ascii="Lucida Grande" w:hAnsi="Lucida Grande" w:cs="Lucida Grande"/>
                <w:sz w:val="22"/>
                <w:szCs w:val="22"/>
              </w:rPr>
              <w:t>55</w:t>
            </w:r>
          </w:p>
        </w:tc>
        <w:tc>
          <w:tcPr>
            <w:tcW w:w="7230" w:type="dxa"/>
            <w:shd w:val="clear" w:color="auto" w:fill="auto"/>
            <w:noWrap/>
            <w:vAlign w:val="bottom"/>
            <w:hideMark/>
          </w:tcPr>
          <w:p w14:paraId="4345F044" w14:textId="77777777" w:rsidR="004E5CEB" w:rsidRPr="002D7395" w:rsidRDefault="004E5CEB" w:rsidP="005B0F18">
            <w:pPr>
              <w:rPr>
                <w:rFonts w:ascii="Lucida Grande" w:eastAsia="Times New Roman" w:hAnsi="Lucida Grande" w:cs="Lucida Grande"/>
                <w:sz w:val="22"/>
                <w:szCs w:val="22"/>
                <w:lang w:val="en-CA"/>
              </w:rPr>
            </w:pPr>
            <w:r>
              <w:rPr>
                <w:rFonts w:ascii="Lucida Grande" w:eastAsia="Times New Roman" w:hAnsi="Lucida Grande" w:cs="Lucida Grande"/>
                <w:sz w:val="22"/>
                <w:szCs w:val="22"/>
                <w:lang w:val="en-CA"/>
              </w:rPr>
              <w:t>Density of phytoplankton, seagrass shoots, and coral skeletal density</w:t>
            </w:r>
          </w:p>
        </w:tc>
      </w:tr>
      <w:tr w:rsidR="004E5CEB" w:rsidRPr="002D7395" w14:paraId="7BC2C5DF" w14:textId="77777777" w:rsidTr="005B0F18">
        <w:trPr>
          <w:trHeight w:val="320"/>
        </w:trPr>
        <w:tc>
          <w:tcPr>
            <w:tcW w:w="2547" w:type="dxa"/>
            <w:shd w:val="clear" w:color="auto" w:fill="auto"/>
            <w:noWrap/>
            <w:vAlign w:val="bottom"/>
            <w:hideMark/>
          </w:tcPr>
          <w:p w14:paraId="614101BD" w14:textId="77777777" w:rsidR="004E5CEB" w:rsidRPr="002D7395" w:rsidRDefault="004E5CEB" w:rsidP="005B0F18">
            <w:pPr>
              <w:rPr>
                <w:rFonts w:ascii="Lucida Grande" w:eastAsia="Times New Roman" w:hAnsi="Lucida Grande" w:cs="Lucida Grande"/>
                <w:sz w:val="22"/>
                <w:szCs w:val="22"/>
                <w:lang w:val="en-CA"/>
              </w:rPr>
            </w:pPr>
            <w:r>
              <w:rPr>
                <w:rFonts w:ascii="Lucida Grande" w:hAnsi="Lucida Grande" w:cs="Lucida Grande"/>
                <w:sz w:val="22"/>
                <w:szCs w:val="22"/>
              </w:rPr>
              <w:t>percent cover</w:t>
            </w:r>
          </w:p>
        </w:tc>
        <w:tc>
          <w:tcPr>
            <w:tcW w:w="850" w:type="dxa"/>
            <w:shd w:val="clear" w:color="auto" w:fill="auto"/>
            <w:noWrap/>
            <w:vAlign w:val="bottom"/>
            <w:hideMark/>
          </w:tcPr>
          <w:p w14:paraId="15EC871B" w14:textId="77777777" w:rsidR="004E5CEB" w:rsidRPr="002D7395" w:rsidRDefault="004E5CEB" w:rsidP="005B0F18">
            <w:pPr>
              <w:jc w:val="center"/>
              <w:rPr>
                <w:rFonts w:ascii="Lucida Grande" w:eastAsia="Times New Roman" w:hAnsi="Lucida Grande" w:cs="Lucida Grande"/>
                <w:sz w:val="22"/>
                <w:szCs w:val="22"/>
                <w:lang w:val="en-CA"/>
              </w:rPr>
            </w:pPr>
            <w:r>
              <w:rPr>
                <w:rFonts w:ascii="Lucida Grande" w:hAnsi="Lucida Grande" w:cs="Lucida Grande"/>
                <w:sz w:val="22"/>
                <w:szCs w:val="22"/>
              </w:rPr>
              <w:t>22</w:t>
            </w:r>
          </w:p>
        </w:tc>
        <w:tc>
          <w:tcPr>
            <w:tcW w:w="7230" w:type="dxa"/>
            <w:shd w:val="clear" w:color="auto" w:fill="auto"/>
            <w:noWrap/>
            <w:vAlign w:val="bottom"/>
            <w:hideMark/>
          </w:tcPr>
          <w:p w14:paraId="2E07C950" w14:textId="77777777" w:rsidR="004E5CEB" w:rsidRPr="002D7395" w:rsidRDefault="004E5CEB" w:rsidP="005B0F18">
            <w:pPr>
              <w:rPr>
                <w:rFonts w:ascii="Lucida Grande" w:eastAsia="Times New Roman" w:hAnsi="Lucida Grande" w:cs="Lucida Grande"/>
                <w:sz w:val="22"/>
                <w:szCs w:val="22"/>
                <w:lang w:val="en-CA"/>
              </w:rPr>
            </w:pPr>
            <w:r>
              <w:rPr>
                <w:rFonts w:ascii="Lucida Grande" w:eastAsia="Times New Roman" w:hAnsi="Lucida Grande" w:cs="Lucida Grande"/>
                <w:sz w:val="22"/>
                <w:szCs w:val="22"/>
                <w:lang w:val="en-CA"/>
              </w:rPr>
              <w:t xml:space="preserve">Percent cover of algae and coral </w:t>
            </w:r>
          </w:p>
        </w:tc>
      </w:tr>
      <w:tr w:rsidR="004E5CEB" w:rsidRPr="002D7395" w14:paraId="0C8F50AD" w14:textId="77777777" w:rsidTr="005B0F18">
        <w:trPr>
          <w:trHeight w:val="320"/>
        </w:trPr>
        <w:tc>
          <w:tcPr>
            <w:tcW w:w="2547" w:type="dxa"/>
            <w:shd w:val="clear" w:color="auto" w:fill="auto"/>
            <w:noWrap/>
            <w:vAlign w:val="bottom"/>
            <w:hideMark/>
          </w:tcPr>
          <w:p w14:paraId="7A2DE49C" w14:textId="77777777" w:rsidR="004E5CEB" w:rsidRPr="002D7395" w:rsidRDefault="004E5CEB" w:rsidP="005B0F18">
            <w:pPr>
              <w:rPr>
                <w:rFonts w:ascii="Lucida Grande" w:eastAsia="Times New Roman" w:hAnsi="Lucida Grande" w:cs="Lucida Grande"/>
                <w:sz w:val="22"/>
                <w:szCs w:val="22"/>
                <w:lang w:val="en-CA"/>
              </w:rPr>
            </w:pPr>
            <w:r>
              <w:rPr>
                <w:rFonts w:ascii="Lucida Grande" w:hAnsi="Lucida Grande" w:cs="Lucida Grande"/>
                <w:sz w:val="22"/>
                <w:szCs w:val="22"/>
              </w:rPr>
              <w:t>biomass</w:t>
            </w:r>
          </w:p>
        </w:tc>
        <w:tc>
          <w:tcPr>
            <w:tcW w:w="850" w:type="dxa"/>
            <w:shd w:val="clear" w:color="auto" w:fill="auto"/>
            <w:noWrap/>
            <w:vAlign w:val="bottom"/>
            <w:hideMark/>
          </w:tcPr>
          <w:p w14:paraId="4DA82464" w14:textId="77777777" w:rsidR="004E5CEB" w:rsidRPr="002D7395" w:rsidRDefault="004E5CEB" w:rsidP="005B0F18">
            <w:pPr>
              <w:jc w:val="center"/>
              <w:rPr>
                <w:rFonts w:ascii="Lucida Grande" w:eastAsia="Times New Roman" w:hAnsi="Lucida Grande" w:cs="Lucida Grande"/>
                <w:sz w:val="22"/>
                <w:szCs w:val="22"/>
                <w:lang w:val="en-CA"/>
              </w:rPr>
            </w:pPr>
            <w:r>
              <w:rPr>
                <w:rFonts w:ascii="Lucida Grande" w:hAnsi="Lucida Grande" w:cs="Lucida Grande"/>
                <w:sz w:val="22"/>
                <w:szCs w:val="22"/>
              </w:rPr>
              <w:t>21</w:t>
            </w:r>
          </w:p>
        </w:tc>
        <w:tc>
          <w:tcPr>
            <w:tcW w:w="7230" w:type="dxa"/>
            <w:shd w:val="clear" w:color="auto" w:fill="auto"/>
            <w:noWrap/>
            <w:vAlign w:val="bottom"/>
            <w:hideMark/>
          </w:tcPr>
          <w:p w14:paraId="4688E393" w14:textId="77777777" w:rsidR="004E5CEB" w:rsidRPr="002D7395" w:rsidRDefault="004E5CEB" w:rsidP="005B0F18">
            <w:pPr>
              <w:rPr>
                <w:rFonts w:ascii="Lucida Grande" w:eastAsia="Times New Roman" w:hAnsi="Lucida Grande" w:cs="Lucida Grande"/>
                <w:sz w:val="22"/>
                <w:szCs w:val="22"/>
                <w:lang w:val="en-CA"/>
              </w:rPr>
            </w:pPr>
            <w:r>
              <w:rPr>
                <w:rFonts w:ascii="Lucida Grande" w:eastAsia="Times New Roman" w:hAnsi="Lucida Grande" w:cs="Lucida Grande"/>
                <w:sz w:val="22"/>
                <w:szCs w:val="22"/>
                <w:lang w:val="en-CA"/>
              </w:rPr>
              <w:t>Biomass of aboveground and belowground plant matter, algae, phytoplankton, seagrass, coral tissue, and carbon</w:t>
            </w:r>
          </w:p>
        </w:tc>
      </w:tr>
      <w:tr w:rsidR="004E5CEB" w:rsidRPr="002D7395" w14:paraId="6727530B" w14:textId="77777777" w:rsidTr="005B0F18">
        <w:trPr>
          <w:trHeight w:val="320"/>
        </w:trPr>
        <w:tc>
          <w:tcPr>
            <w:tcW w:w="2547" w:type="dxa"/>
            <w:shd w:val="clear" w:color="auto" w:fill="auto"/>
            <w:noWrap/>
            <w:vAlign w:val="bottom"/>
            <w:hideMark/>
          </w:tcPr>
          <w:p w14:paraId="7116C141" w14:textId="77777777" w:rsidR="004E5CEB" w:rsidRPr="002D7395" w:rsidRDefault="004E5CEB" w:rsidP="005B0F18">
            <w:pPr>
              <w:rPr>
                <w:rFonts w:ascii="Lucida Grande" w:eastAsia="Times New Roman" w:hAnsi="Lucida Grande" w:cs="Lucida Grande"/>
                <w:sz w:val="22"/>
                <w:szCs w:val="22"/>
                <w:lang w:val="en-CA"/>
              </w:rPr>
            </w:pPr>
            <w:r>
              <w:rPr>
                <w:rFonts w:ascii="Lucida Grande" w:hAnsi="Lucida Grande" w:cs="Lucida Grande"/>
                <w:sz w:val="22"/>
                <w:szCs w:val="22"/>
              </w:rPr>
              <w:t>photosynthesis</w:t>
            </w:r>
          </w:p>
        </w:tc>
        <w:tc>
          <w:tcPr>
            <w:tcW w:w="850" w:type="dxa"/>
            <w:shd w:val="clear" w:color="auto" w:fill="auto"/>
            <w:noWrap/>
            <w:vAlign w:val="bottom"/>
            <w:hideMark/>
          </w:tcPr>
          <w:p w14:paraId="1100D49A" w14:textId="77777777" w:rsidR="004E5CEB" w:rsidRPr="002D7395" w:rsidRDefault="004E5CEB" w:rsidP="005B0F18">
            <w:pPr>
              <w:jc w:val="center"/>
              <w:rPr>
                <w:rFonts w:ascii="Lucida Grande" w:eastAsia="Times New Roman" w:hAnsi="Lucida Grande" w:cs="Lucida Grande"/>
                <w:sz w:val="22"/>
                <w:szCs w:val="22"/>
                <w:lang w:val="en-CA"/>
              </w:rPr>
            </w:pPr>
            <w:r>
              <w:rPr>
                <w:rFonts w:ascii="Lucida Grande" w:hAnsi="Lucida Grande" w:cs="Lucida Grande"/>
                <w:sz w:val="22"/>
                <w:szCs w:val="22"/>
              </w:rPr>
              <w:t>20</w:t>
            </w:r>
          </w:p>
        </w:tc>
        <w:tc>
          <w:tcPr>
            <w:tcW w:w="7230" w:type="dxa"/>
            <w:shd w:val="clear" w:color="auto" w:fill="auto"/>
            <w:noWrap/>
            <w:vAlign w:val="bottom"/>
            <w:hideMark/>
          </w:tcPr>
          <w:p w14:paraId="67E8C054" w14:textId="77777777" w:rsidR="004E5CEB" w:rsidRPr="002D7395" w:rsidRDefault="004E5CEB" w:rsidP="005B0F18">
            <w:pPr>
              <w:rPr>
                <w:rFonts w:ascii="Lucida Grande" w:eastAsia="Times New Roman" w:hAnsi="Lucida Grande" w:cs="Lucida Grande"/>
                <w:sz w:val="22"/>
                <w:szCs w:val="22"/>
                <w:lang w:val="en-CA"/>
              </w:rPr>
            </w:pPr>
            <w:r>
              <w:rPr>
                <w:rFonts w:ascii="Lucida Grande" w:eastAsia="Times New Roman" w:hAnsi="Lucida Grande" w:cs="Lucida Grande"/>
                <w:sz w:val="22"/>
                <w:szCs w:val="22"/>
                <w:lang w:val="en-CA"/>
              </w:rPr>
              <w:t>Production of oxygen by phytoplankton and seagrass</w:t>
            </w:r>
          </w:p>
        </w:tc>
      </w:tr>
      <w:tr w:rsidR="004E5CEB" w:rsidRPr="002D7395" w14:paraId="598CE9D6" w14:textId="77777777" w:rsidTr="005B0F18">
        <w:trPr>
          <w:trHeight w:val="320"/>
        </w:trPr>
        <w:tc>
          <w:tcPr>
            <w:tcW w:w="2547" w:type="dxa"/>
            <w:shd w:val="clear" w:color="auto" w:fill="auto"/>
            <w:noWrap/>
            <w:vAlign w:val="bottom"/>
            <w:hideMark/>
          </w:tcPr>
          <w:p w14:paraId="6AA9C8DA" w14:textId="77777777" w:rsidR="004E5CEB" w:rsidRPr="002D7395" w:rsidRDefault="004E5CEB" w:rsidP="005B0F18">
            <w:pPr>
              <w:rPr>
                <w:rFonts w:ascii="Lucida Grande" w:eastAsia="Times New Roman" w:hAnsi="Lucida Grande" w:cs="Lucida Grande"/>
                <w:sz w:val="22"/>
                <w:szCs w:val="22"/>
                <w:lang w:val="en-CA"/>
              </w:rPr>
            </w:pPr>
            <w:r>
              <w:rPr>
                <w:rFonts w:ascii="Lucida Grande" w:hAnsi="Lucida Grande" w:cs="Lucida Grande"/>
                <w:sz w:val="22"/>
                <w:szCs w:val="22"/>
              </w:rPr>
              <w:t>length</w:t>
            </w:r>
          </w:p>
        </w:tc>
        <w:tc>
          <w:tcPr>
            <w:tcW w:w="850" w:type="dxa"/>
            <w:shd w:val="clear" w:color="auto" w:fill="auto"/>
            <w:noWrap/>
            <w:vAlign w:val="bottom"/>
            <w:hideMark/>
          </w:tcPr>
          <w:p w14:paraId="0E8B36B4" w14:textId="77777777" w:rsidR="004E5CEB" w:rsidRPr="002D7395" w:rsidRDefault="004E5CEB" w:rsidP="005B0F18">
            <w:pPr>
              <w:jc w:val="center"/>
              <w:rPr>
                <w:rFonts w:ascii="Lucida Grande" w:eastAsia="Times New Roman" w:hAnsi="Lucida Grande" w:cs="Lucida Grande"/>
                <w:sz w:val="22"/>
                <w:szCs w:val="22"/>
                <w:lang w:val="en-CA"/>
              </w:rPr>
            </w:pPr>
            <w:r>
              <w:rPr>
                <w:rFonts w:ascii="Lucida Grande" w:hAnsi="Lucida Grande" w:cs="Lucida Grande"/>
                <w:sz w:val="22"/>
                <w:szCs w:val="22"/>
              </w:rPr>
              <w:t>12</w:t>
            </w:r>
          </w:p>
        </w:tc>
        <w:tc>
          <w:tcPr>
            <w:tcW w:w="7230" w:type="dxa"/>
            <w:shd w:val="clear" w:color="auto" w:fill="auto"/>
            <w:noWrap/>
            <w:vAlign w:val="bottom"/>
            <w:hideMark/>
          </w:tcPr>
          <w:p w14:paraId="0DBE5343" w14:textId="77777777" w:rsidR="004E5CEB" w:rsidRPr="002D7395" w:rsidRDefault="004E5CEB" w:rsidP="005B0F18">
            <w:pPr>
              <w:rPr>
                <w:rFonts w:ascii="Lucida Grande" w:eastAsia="Times New Roman" w:hAnsi="Lucida Grande" w:cs="Lucida Grande"/>
                <w:sz w:val="22"/>
                <w:szCs w:val="22"/>
                <w:lang w:val="en-CA"/>
              </w:rPr>
            </w:pPr>
            <w:r>
              <w:rPr>
                <w:rFonts w:ascii="Lucida Grande" w:eastAsia="Times New Roman" w:hAnsi="Lucida Grande" w:cs="Lucida Grande"/>
                <w:sz w:val="22"/>
                <w:szCs w:val="22"/>
                <w:lang w:val="en-CA"/>
              </w:rPr>
              <w:t>Length of seagrass leaves and shoots, and coral branches/nubbins</w:t>
            </w:r>
          </w:p>
        </w:tc>
      </w:tr>
      <w:tr w:rsidR="004E5CEB" w:rsidRPr="002D7395" w14:paraId="4323920D" w14:textId="77777777" w:rsidTr="005B0F18">
        <w:trPr>
          <w:trHeight w:val="320"/>
        </w:trPr>
        <w:tc>
          <w:tcPr>
            <w:tcW w:w="2547" w:type="dxa"/>
            <w:shd w:val="clear" w:color="auto" w:fill="auto"/>
            <w:noWrap/>
            <w:vAlign w:val="bottom"/>
            <w:hideMark/>
          </w:tcPr>
          <w:p w14:paraId="0DF38EF0" w14:textId="77777777" w:rsidR="004E5CEB" w:rsidRPr="002D7395" w:rsidRDefault="004E5CEB" w:rsidP="005B0F18">
            <w:pPr>
              <w:rPr>
                <w:rFonts w:ascii="Lucida Grande" w:eastAsia="Times New Roman" w:hAnsi="Lucida Grande" w:cs="Lucida Grande"/>
                <w:sz w:val="22"/>
                <w:szCs w:val="22"/>
                <w:lang w:val="en-CA"/>
              </w:rPr>
            </w:pPr>
            <w:r>
              <w:rPr>
                <w:rFonts w:ascii="Lucida Grande" w:hAnsi="Lucida Grande" w:cs="Lucida Grande"/>
                <w:sz w:val="22"/>
                <w:szCs w:val="22"/>
              </w:rPr>
              <w:t>buoyant weight</w:t>
            </w:r>
          </w:p>
        </w:tc>
        <w:tc>
          <w:tcPr>
            <w:tcW w:w="850" w:type="dxa"/>
            <w:shd w:val="clear" w:color="auto" w:fill="auto"/>
            <w:noWrap/>
            <w:vAlign w:val="bottom"/>
            <w:hideMark/>
          </w:tcPr>
          <w:p w14:paraId="53BF38A5" w14:textId="77777777" w:rsidR="004E5CEB" w:rsidRPr="002D7395" w:rsidRDefault="004E5CEB" w:rsidP="005B0F18">
            <w:pPr>
              <w:jc w:val="center"/>
              <w:rPr>
                <w:rFonts w:ascii="Lucida Grande" w:eastAsia="Times New Roman" w:hAnsi="Lucida Grande" w:cs="Lucida Grande"/>
                <w:sz w:val="22"/>
                <w:szCs w:val="22"/>
                <w:lang w:val="en-CA"/>
              </w:rPr>
            </w:pPr>
            <w:r>
              <w:rPr>
                <w:rFonts w:ascii="Lucida Grande" w:hAnsi="Lucida Grande" w:cs="Lucida Grande"/>
                <w:sz w:val="22"/>
                <w:szCs w:val="22"/>
              </w:rPr>
              <w:t>9</w:t>
            </w:r>
          </w:p>
        </w:tc>
        <w:tc>
          <w:tcPr>
            <w:tcW w:w="7230" w:type="dxa"/>
            <w:shd w:val="clear" w:color="auto" w:fill="auto"/>
            <w:noWrap/>
            <w:vAlign w:val="bottom"/>
            <w:hideMark/>
          </w:tcPr>
          <w:p w14:paraId="69ECF944" w14:textId="77777777" w:rsidR="004E5CEB" w:rsidRPr="002D7395" w:rsidRDefault="004E5CEB" w:rsidP="005B0F18">
            <w:pPr>
              <w:rPr>
                <w:rFonts w:ascii="Lucida Grande" w:eastAsia="Times New Roman" w:hAnsi="Lucida Grande" w:cs="Lucida Grande"/>
                <w:sz w:val="22"/>
                <w:szCs w:val="22"/>
                <w:lang w:val="en-CA"/>
              </w:rPr>
            </w:pPr>
            <w:r>
              <w:rPr>
                <w:rFonts w:ascii="Lucida Grande" w:eastAsia="Times New Roman" w:hAnsi="Lucida Grande" w:cs="Lucida Grande"/>
                <w:sz w:val="22"/>
                <w:szCs w:val="22"/>
                <w:lang w:val="en-CA"/>
              </w:rPr>
              <w:t>Buoyant weight of corals</w:t>
            </w:r>
          </w:p>
        </w:tc>
      </w:tr>
      <w:tr w:rsidR="004E5CEB" w:rsidRPr="002D7395" w14:paraId="5CB02852" w14:textId="77777777" w:rsidTr="005B0F18">
        <w:trPr>
          <w:trHeight w:val="320"/>
        </w:trPr>
        <w:tc>
          <w:tcPr>
            <w:tcW w:w="2547" w:type="dxa"/>
            <w:shd w:val="clear" w:color="auto" w:fill="auto"/>
            <w:noWrap/>
            <w:vAlign w:val="bottom"/>
            <w:hideMark/>
          </w:tcPr>
          <w:p w14:paraId="46A6C939" w14:textId="77777777" w:rsidR="004E5CEB" w:rsidRPr="002D7395" w:rsidRDefault="004E5CEB" w:rsidP="005B0F18">
            <w:pPr>
              <w:rPr>
                <w:rFonts w:ascii="Lucida Grande" w:eastAsia="Times New Roman" w:hAnsi="Lucida Grande" w:cs="Lucida Grande"/>
                <w:sz w:val="22"/>
                <w:szCs w:val="22"/>
                <w:lang w:val="en-CA"/>
              </w:rPr>
            </w:pPr>
            <w:r>
              <w:rPr>
                <w:rFonts w:ascii="Lucida Grande" w:hAnsi="Lucida Grande" w:cs="Lucida Grande"/>
                <w:sz w:val="22"/>
                <w:szCs w:val="22"/>
              </w:rPr>
              <w:t>dry weight</w:t>
            </w:r>
          </w:p>
        </w:tc>
        <w:tc>
          <w:tcPr>
            <w:tcW w:w="850" w:type="dxa"/>
            <w:shd w:val="clear" w:color="auto" w:fill="auto"/>
            <w:noWrap/>
            <w:vAlign w:val="bottom"/>
            <w:hideMark/>
          </w:tcPr>
          <w:p w14:paraId="07827B02" w14:textId="77777777" w:rsidR="004E5CEB" w:rsidRPr="002D7395" w:rsidRDefault="004E5CEB" w:rsidP="005B0F18">
            <w:pPr>
              <w:jc w:val="center"/>
              <w:rPr>
                <w:rFonts w:ascii="Lucida Grande" w:eastAsia="Times New Roman" w:hAnsi="Lucida Grande" w:cs="Lucida Grande"/>
                <w:sz w:val="22"/>
                <w:szCs w:val="22"/>
                <w:lang w:val="en-CA"/>
              </w:rPr>
            </w:pPr>
            <w:r>
              <w:rPr>
                <w:rFonts w:ascii="Lucida Grande" w:hAnsi="Lucida Grande" w:cs="Lucida Grande"/>
                <w:sz w:val="22"/>
                <w:szCs w:val="22"/>
              </w:rPr>
              <w:t>9</w:t>
            </w:r>
          </w:p>
        </w:tc>
        <w:tc>
          <w:tcPr>
            <w:tcW w:w="7230" w:type="dxa"/>
            <w:shd w:val="clear" w:color="auto" w:fill="auto"/>
            <w:noWrap/>
            <w:vAlign w:val="bottom"/>
            <w:hideMark/>
          </w:tcPr>
          <w:p w14:paraId="33B5B366" w14:textId="77777777" w:rsidR="004E5CEB" w:rsidRPr="002D7395" w:rsidRDefault="004E5CEB" w:rsidP="005B0F18">
            <w:pPr>
              <w:rPr>
                <w:rFonts w:ascii="Lucida Grande" w:eastAsia="Times New Roman" w:hAnsi="Lucida Grande" w:cs="Lucida Grande"/>
                <w:sz w:val="22"/>
                <w:szCs w:val="22"/>
                <w:lang w:val="en-CA"/>
              </w:rPr>
            </w:pPr>
            <w:r>
              <w:rPr>
                <w:rFonts w:ascii="Lucida Grande" w:eastAsia="Times New Roman" w:hAnsi="Lucida Grande" w:cs="Lucida Grande"/>
                <w:sz w:val="22"/>
                <w:szCs w:val="22"/>
                <w:lang w:val="en-CA"/>
              </w:rPr>
              <w:t>Dry weight of seagrass shoots and coral tissue</w:t>
            </w:r>
          </w:p>
        </w:tc>
      </w:tr>
      <w:tr w:rsidR="004E5CEB" w:rsidRPr="002D7395" w14:paraId="48EFFAE8" w14:textId="77777777" w:rsidTr="005B0F18">
        <w:trPr>
          <w:trHeight w:val="320"/>
        </w:trPr>
        <w:tc>
          <w:tcPr>
            <w:tcW w:w="2547" w:type="dxa"/>
            <w:shd w:val="clear" w:color="auto" w:fill="auto"/>
            <w:noWrap/>
            <w:vAlign w:val="bottom"/>
            <w:hideMark/>
          </w:tcPr>
          <w:p w14:paraId="6D07AA94" w14:textId="77777777" w:rsidR="004E5CEB" w:rsidRPr="002D7395" w:rsidRDefault="004E5CEB" w:rsidP="005B0F18">
            <w:pPr>
              <w:rPr>
                <w:rFonts w:ascii="Lucida Grande" w:eastAsia="Times New Roman" w:hAnsi="Lucida Grande" w:cs="Lucida Grande"/>
                <w:sz w:val="22"/>
                <w:szCs w:val="22"/>
                <w:lang w:val="en-CA"/>
              </w:rPr>
            </w:pPr>
            <w:r>
              <w:rPr>
                <w:rFonts w:ascii="Lucida Grande" w:hAnsi="Lucida Grande" w:cs="Lucida Grande"/>
                <w:sz w:val="22"/>
                <w:szCs w:val="22"/>
              </w:rPr>
              <w:t>Chl a</w:t>
            </w:r>
          </w:p>
        </w:tc>
        <w:tc>
          <w:tcPr>
            <w:tcW w:w="850" w:type="dxa"/>
            <w:shd w:val="clear" w:color="auto" w:fill="auto"/>
            <w:noWrap/>
            <w:vAlign w:val="bottom"/>
            <w:hideMark/>
          </w:tcPr>
          <w:p w14:paraId="5A27D2F8" w14:textId="77777777" w:rsidR="004E5CEB" w:rsidRPr="002D7395" w:rsidRDefault="004E5CEB" w:rsidP="005B0F18">
            <w:pPr>
              <w:jc w:val="center"/>
              <w:rPr>
                <w:rFonts w:ascii="Lucida Grande" w:eastAsia="Times New Roman" w:hAnsi="Lucida Grande" w:cs="Lucida Grande"/>
                <w:sz w:val="22"/>
                <w:szCs w:val="22"/>
                <w:lang w:val="en-CA"/>
              </w:rPr>
            </w:pPr>
            <w:r>
              <w:rPr>
                <w:rFonts w:ascii="Lucida Grande" w:hAnsi="Lucida Grande" w:cs="Lucida Grande"/>
                <w:sz w:val="22"/>
                <w:szCs w:val="22"/>
              </w:rPr>
              <w:t>8</w:t>
            </w:r>
          </w:p>
        </w:tc>
        <w:tc>
          <w:tcPr>
            <w:tcW w:w="7230" w:type="dxa"/>
            <w:shd w:val="clear" w:color="auto" w:fill="auto"/>
            <w:noWrap/>
            <w:vAlign w:val="bottom"/>
            <w:hideMark/>
          </w:tcPr>
          <w:p w14:paraId="44D560D1" w14:textId="77777777" w:rsidR="004E5CEB" w:rsidRPr="002D7395" w:rsidRDefault="004E5CEB" w:rsidP="005B0F18">
            <w:pPr>
              <w:rPr>
                <w:rFonts w:ascii="Lucida Grande" w:eastAsia="Times New Roman" w:hAnsi="Lucida Grande" w:cs="Lucida Grande"/>
                <w:sz w:val="22"/>
                <w:szCs w:val="22"/>
                <w:lang w:val="en-CA"/>
              </w:rPr>
            </w:pPr>
            <w:r>
              <w:rPr>
                <w:rFonts w:ascii="Lucida Grande" w:eastAsia="Times New Roman" w:hAnsi="Lucida Grande" w:cs="Lucida Grande"/>
                <w:sz w:val="22"/>
                <w:szCs w:val="22"/>
                <w:lang w:val="en-CA"/>
              </w:rPr>
              <w:t>Concentration of chlorophyll A in water, tissue, and algae.</w:t>
            </w:r>
          </w:p>
        </w:tc>
      </w:tr>
      <w:tr w:rsidR="004E5CEB" w:rsidRPr="002D7395" w14:paraId="282C7BB2" w14:textId="77777777" w:rsidTr="005B0F18">
        <w:trPr>
          <w:trHeight w:val="320"/>
        </w:trPr>
        <w:tc>
          <w:tcPr>
            <w:tcW w:w="2547" w:type="dxa"/>
            <w:shd w:val="clear" w:color="auto" w:fill="auto"/>
            <w:noWrap/>
            <w:vAlign w:val="bottom"/>
            <w:hideMark/>
          </w:tcPr>
          <w:p w14:paraId="39796CF9" w14:textId="77777777" w:rsidR="004E5CEB" w:rsidRPr="002D7395" w:rsidRDefault="004E5CEB" w:rsidP="005B0F18">
            <w:pPr>
              <w:rPr>
                <w:rFonts w:ascii="Lucida Grande" w:eastAsia="Times New Roman" w:hAnsi="Lucida Grande" w:cs="Lucida Grande"/>
                <w:sz w:val="22"/>
                <w:szCs w:val="22"/>
                <w:lang w:val="en-CA"/>
              </w:rPr>
            </w:pPr>
            <w:r>
              <w:rPr>
                <w:rFonts w:ascii="Lucida Grande" w:hAnsi="Lucida Grande" w:cs="Lucida Grande"/>
                <w:sz w:val="22"/>
                <w:szCs w:val="22"/>
              </w:rPr>
              <w:t>area</w:t>
            </w:r>
          </w:p>
        </w:tc>
        <w:tc>
          <w:tcPr>
            <w:tcW w:w="850" w:type="dxa"/>
            <w:shd w:val="clear" w:color="auto" w:fill="auto"/>
            <w:noWrap/>
            <w:vAlign w:val="bottom"/>
            <w:hideMark/>
          </w:tcPr>
          <w:p w14:paraId="02566C5F" w14:textId="77777777" w:rsidR="004E5CEB" w:rsidRPr="002D7395" w:rsidRDefault="004E5CEB" w:rsidP="005B0F18">
            <w:pPr>
              <w:jc w:val="center"/>
              <w:rPr>
                <w:rFonts w:ascii="Lucida Grande" w:eastAsia="Times New Roman" w:hAnsi="Lucida Grande" w:cs="Lucida Grande"/>
                <w:sz w:val="22"/>
                <w:szCs w:val="22"/>
                <w:lang w:val="en-CA"/>
              </w:rPr>
            </w:pPr>
            <w:r>
              <w:rPr>
                <w:rFonts w:ascii="Lucida Grande" w:hAnsi="Lucida Grande" w:cs="Lucida Grande"/>
                <w:sz w:val="22"/>
                <w:szCs w:val="22"/>
              </w:rPr>
              <w:t>7</w:t>
            </w:r>
          </w:p>
        </w:tc>
        <w:tc>
          <w:tcPr>
            <w:tcW w:w="7230" w:type="dxa"/>
            <w:shd w:val="clear" w:color="auto" w:fill="auto"/>
            <w:noWrap/>
            <w:vAlign w:val="bottom"/>
            <w:hideMark/>
          </w:tcPr>
          <w:p w14:paraId="488818CE" w14:textId="77777777" w:rsidR="004E5CEB" w:rsidRPr="002D7395" w:rsidRDefault="004E5CEB" w:rsidP="005B0F18">
            <w:pPr>
              <w:rPr>
                <w:rFonts w:ascii="Lucida Grande" w:eastAsia="Times New Roman" w:hAnsi="Lucida Grande" w:cs="Lucida Grande"/>
                <w:sz w:val="22"/>
                <w:szCs w:val="22"/>
                <w:lang w:val="en-CA"/>
              </w:rPr>
            </w:pPr>
            <w:r>
              <w:rPr>
                <w:rFonts w:ascii="Lucida Grande" w:eastAsia="Times New Roman" w:hAnsi="Lucida Grande" w:cs="Lucida Grande"/>
                <w:sz w:val="22"/>
                <w:szCs w:val="22"/>
                <w:lang w:val="en-CA"/>
              </w:rPr>
              <w:t>Area of algae thallus, anemone basal disk, coral surface, seagrass leaves and shoot coverage, and clonal outgrowth of cordgrass.</w:t>
            </w:r>
          </w:p>
        </w:tc>
      </w:tr>
      <w:tr w:rsidR="004E5CEB" w:rsidRPr="002D7395" w14:paraId="34F1C094" w14:textId="77777777" w:rsidTr="005B0F18">
        <w:trPr>
          <w:trHeight w:val="320"/>
        </w:trPr>
        <w:tc>
          <w:tcPr>
            <w:tcW w:w="2547" w:type="dxa"/>
            <w:shd w:val="clear" w:color="auto" w:fill="auto"/>
            <w:noWrap/>
            <w:vAlign w:val="bottom"/>
            <w:hideMark/>
          </w:tcPr>
          <w:p w14:paraId="4D921283" w14:textId="77777777" w:rsidR="004E5CEB" w:rsidRPr="002D7395" w:rsidRDefault="004E5CEB" w:rsidP="005B0F18">
            <w:pPr>
              <w:rPr>
                <w:rFonts w:ascii="Lucida Grande" w:eastAsia="Times New Roman" w:hAnsi="Lucida Grande" w:cs="Lucida Grande"/>
                <w:sz w:val="22"/>
                <w:szCs w:val="22"/>
                <w:lang w:val="en-CA"/>
              </w:rPr>
            </w:pPr>
            <w:r>
              <w:rPr>
                <w:rFonts w:ascii="Lucida Grande" w:hAnsi="Lucida Grande" w:cs="Lucida Grande"/>
                <w:sz w:val="22"/>
                <w:szCs w:val="22"/>
              </w:rPr>
              <w:t>circumference</w:t>
            </w:r>
          </w:p>
        </w:tc>
        <w:tc>
          <w:tcPr>
            <w:tcW w:w="850" w:type="dxa"/>
            <w:shd w:val="clear" w:color="auto" w:fill="auto"/>
            <w:noWrap/>
            <w:vAlign w:val="bottom"/>
            <w:hideMark/>
          </w:tcPr>
          <w:p w14:paraId="77DD03ED" w14:textId="77777777" w:rsidR="004E5CEB" w:rsidRPr="002D7395" w:rsidRDefault="004E5CEB" w:rsidP="005B0F18">
            <w:pPr>
              <w:jc w:val="center"/>
              <w:rPr>
                <w:rFonts w:ascii="Lucida Grande" w:eastAsia="Times New Roman" w:hAnsi="Lucida Grande" w:cs="Lucida Grande"/>
                <w:sz w:val="22"/>
                <w:szCs w:val="22"/>
                <w:lang w:val="en-CA"/>
              </w:rPr>
            </w:pPr>
            <w:r>
              <w:rPr>
                <w:rFonts w:ascii="Lucida Grande" w:hAnsi="Lucida Grande" w:cs="Lucida Grande"/>
                <w:sz w:val="22"/>
                <w:szCs w:val="22"/>
              </w:rPr>
              <w:t>6</w:t>
            </w:r>
          </w:p>
        </w:tc>
        <w:tc>
          <w:tcPr>
            <w:tcW w:w="7230" w:type="dxa"/>
            <w:shd w:val="clear" w:color="auto" w:fill="auto"/>
            <w:noWrap/>
            <w:vAlign w:val="bottom"/>
            <w:hideMark/>
          </w:tcPr>
          <w:p w14:paraId="74ECA137" w14:textId="77777777" w:rsidR="004E5CEB" w:rsidRPr="002D7395" w:rsidRDefault="004E5CEB" w:rsidP="005B0F18">
            <w:pPr>
              <w:rPr>
                <w:rFonts w:ascii="Lucida Grande" w:eastAsia="Times New Roman" w:hAnsi="Lucida Grande" w:cs="Lucida Grande"/>
                <w:sz w:val="22"/>
                <w:szCs w:val="22"/>
                <w:lang w:val="en-CA"/>
              </w:rPr>
            </w:pPr>
            <w:r>
              <w:rPr>
                <w:rFonts w:ascii="Lucida Grande" w:eastAsia="Times New Roman" w:hAnsi="Lucida Grande" w:cs="Lucida Grande"/>
                <w:sz w:val="22"/>
                <w:szCs w:val="22"/>
                <w:lang w:val="en-CA"/>
              </w:rPr>
              <w:t>Coral circumference</w:t>
            </w:r>
          </w:p>
        </w:tc>
      </w:tr>
      <w:tr w:rsidR="004E5CEB" w:rsidRPr="002D7395" w14:paraId="61E6EBEA" w14:textId="77777777" w:rsidTr="005B0F18">
        <w:trPr>
          <w:trHeight w:val="320"/>
        </w:trPr>
        <w:tc>
          <w:tcPr>
            <w:tcW w:w="2547" w:type="dxa"/>
            <w:shd w:val="clear" w:color="auto" w:fill="auto"/>
            <w:noWrap/>
            <w:vAlign w:val="bottom"/>
            <w:hideMark/>
          </w:tcPr>
          <w:p w14:paraId="3975C283" w14:textId="77777777" w:rsidR="004E5CEB" w:rsidRPr="002D7395" w:rsidRDefault="004E5CEB" w:rsidP="005B0F18">
            <w:pPr>
              <w:rPr>
                <w:rFonts w:ascii="Lucida Grande" w:eastAsia="Times New Roman" w:hAnsi="Lucida Grande" w:cs="Lucida Grande"/>
                <w:sz w:val="22"/>
                <w:szCs w:val="22"/>
                <w:lang w:val="en-CA"/>
              </w:rPr>
            </w:pPr>
            <w:r>
              <w:rPr>
                <w:rFonts w:ascii="Lucida Grande" w:hAnsi="Lucida Grande" w:cs="Lucida Grande"/>
                <w:sz w:val="22"/>
                <w:szCs w:val="22"/>
              </w:rPr>
              <w:t>count</w:t>
            </w:r>
          </w:p>
        </w:tc>
        <w:tc>
          <w:tcPr>
            <w:tcW w:w="850" w:type="dxa"/>
            <w:shd w:val="clear" w:color="auto" w:fill="auto"/>
            <w:noWrap/>
            <w:vAlign w:val="bottom"/>
            <w:hideMark/>
          </w:tcPr>
          <w:p w14:paraId="75B3DFC6" w14:textId="77777777" w:rsidR="004E5CEB" w:rsidRPr="002D7395" w:rsidRDefault="004E5CEB" w:rsidP="005B0F18">
            <w:pPr>
              <w:jc w:val="center"/>
              <w:rPr>
                <w:rFonts w:ascii="Lucida Grande" w:eastAsia="Times New Roman" w:hAnsi="Lucida Grande" w:cs="Lucida Grande"/>
                <w:sz w:val="22"/>
                <w:szCs w:val="22"/>
                <w:lang w:val="en-CA"/>
              </w:rPr>
            </w:pPr>
            <w:r>
              <w:rPr>
                <w:rFonts w:ascii="Lucida Grande" w:eastAsia="Times New Roman" w:hAnsi="Lucida Grande" w:cs="Lucida Grande"/>
                <w:sz w:val="22"/>
                <w:szCs w:val="22"/>
                <w:lang w:val="en-CA"/>
              </w:rPr>
              <w:t>6</w:t>
            </w:r>
          </w:p>
        </w:tc>
        <w:tc>
          <w:tcPr>
            <w:tcW w:w="7230" w:type="dxa"/>
            <w:shd w:val="clear" w:color="auto" w:fill="auto"/>
            <w:noWrap/>
            <w:vAlign w:val="bottom"/>
            <w:hideMark/>
          </w:tcPr>
          <w:p w14:paraId="109C9403" w14:textId="77777777" w:rsidR="004E5CEB" w:rsidRPr="002D7395" w:rsidRDefault="004E5CEB" w:rsidP="005B0F18">
            <w:pPr>
              <w:rPr>
                <w:rFonts w:ascii="Lucida Grande" w:eastAsia="Times New Roman" w:hAnsi="Lucida Grande" w:cs="Lucida Grande"/>
                <w:sz w:val="22"/>
                <w:szCs w:val="22"/>
                <w:lang w:val="en-CA"/>
              </w:rPr>
            </w:pPr>
            <w:r>
              <w:rPr>
                <w:rFonts w:ascii="Lucida Grande" w:eastAsia="Times New Roman" w:hAnsi="Lucida Grande" w:cs="Lucida Grande"/>
                <w:sz w:val="22"/>
                <w:szCs w:val="22"/>
                <w:lang w:val="en-CA"/>
              </w:rPr>
              <w:t>Seagrass leaf/shoot count and kelp blade production.</w:t>
            </w:r>
          </w:p>
        </w:tc>
      </w:tr>
      <w:tr w:rsidR="004E5CEB" w:rsidRPr="002D7395" w14:paraId="202C2A97" w14:textId="77777777" w:rsidTr="005B0F18">
        <w:trPr>
          <w:trHeight w:val="320"/>
        </w:trPr>
        <w:tc>
          <w:tcPr>
            <w:tcW w:w="2547" w:type="dxa"/>
            <w:shd w:val="clear" w:color="auto" w:fill="auto"/>
            <w:noWrap/>
            <w:vAlign w:val="bottom"/>
            <w:hideMark/>
          </w:tcPr>
          <w:p w14:paraId="72F54C04" w14:textId="77777777" w:rsidR="004E5CEB" w:rsidRPr="002D7395" w:rsidRDefault="004E5CEB" w:rsidP="005B0F18">
            <w:pPr>
              <w:rPr>
                <w:rFonts w:ascii="Lucida Grande" w:eastAsia="Times New Roman" w:hAnsi="Lucida Grande" w:cs="Lucida Grande"/>
                <w:sz w:val="22"/>
                <w:szCs w:val="22"/>
                <w:lang w:val="en-CA"/>
              </w:rPr>
            </w:pPr>
            <w:r>
              <w:rPr>
                <w:rFonts w:ascii="Lucida Grande" w:hAnsi="Lucida Grande" w:cs="Lucida Grande"/>
                <w:sz w:val="22"/>
                <w:szCs w:val="22"/>
              </w:rPr>
              <w:t>protein</w:t>
            </w:r>
          </w:p>
        </w:tc>
        <w:tc>
          <w:tcPr>
            <w:tcW w:w="850" w:type="dxa"/>
            <w:shd w:val="clear" w:color="auto" w:fill="auto"/>
            <w:noWrap/>
            <w:vAlign w:val="bottom"/>
            <w:hideMark/>
          </w:tcPr>
          <w:p w14:paraId="477237C1" w14:textId="77777777" w:rsidR="004E5CEB" w:rsidRPr="002D7395" w:rsidRDefault="004E5CEB" w:rsidP="005B0F18">
            <w:pPr>
              <w:jc w:val="center"/>
              <w:rPr>
                <w:rFonts w:ascii="Lucida Grande" w:eastAsia="Times New Roman" w:hAnsi="Lucida Grande" w:cs="Lucida Grande"/>
                <w:sz w:val="22"/>
                <w:szCs w:val="22"/>
                <w:lang w:val="en-CA"/>
              </w:rPr>
            </w:pPr>
            <w:r>
              <w:rPr>
                <w:rFonts w:ascii="Lucida Grande" w:eastAsia="Times New Roman" w:hAnsi="Lucida Grande" w:cs="Lucida Grande"/>
                <w:sz w:val="22"/>
                <w:szCs w:val="22"/>
                <w:lang w:val="en-CA"/>
              </w:rPr>
              <w:t>3</w:t>
            </w:r>
          </w:p>
        </w:tc>
        <w:tc>
          <w:tcPr>
            <w:tcW w:w="7230" w:type="dxa"/>
            <w:shd w:val="clear" w:color="auto" w:fill="auto"/>
            <w:noWrap/>
            <w:vAlign w:val="bottom"/>
            <w:hideMark/>
          </w:tcPr>
          <w:p w14:paraId="03D1BC29" w14:textId="77777777" w:rsidR="004E5CEB" w:rsidRPr="002D7395" w:rsidRDefault="004E5CEB" w:rsidP="005B0F18">
            <w:pPr>
              <w:rPr>
                <w:rFonts w:ascii="Lucida Grande" w:eastAsia="Times New Roman" w:hAnsi="Lucida Grande" w:cs="Lucida Grande"/>
                <w:sz w:val="22"/>
                <w:szCs w:val="22"/>
                <w:lang w:val="en-CA"/>
              </w:rPr>
            </w:pPr>
            <w:r>
              <w:rPr>
                <w:rFonts w:ascii="Lucida Grande" w:eastAsia="Times New Roman" w:hAnsi="Lucida Grande" w:cs="Lucida Grande"/>
                <w:sz w:val="22"/>
                <w:szCs w:val="22"/>
                <w:lang w:val="en-CA"/>
              </w:rPr>
              <w:t>Tissue protein in corals</w:t>
            </w:r>
          </w:p>
        </w:tc>
      </w:tr>
      <w:tr w:rsidR="004E5CEB" w:rsidRPr="002D7395" w14:paraId="70860CF5" w14:textId="77777777" w:rsidTr="005B0F18">
        <w:trPr>
          <w:trHeight w:val="320"/>
        </w:trPr>
        <w:tc>
          <w:tcPr>
            <w:tcW w:w="2547" w:type="dxa"/>
            <w:shd w:val="clear" w:color="auto" w:fill="auto"/>
            <w:noWrap/>
            <w:vAlign w:val="bottom"/>
            <w:hideMark/>
          </w:tcPr>
          <w:p w14:paraId="596AB773" w14:textId="77777777" w:rsidR="004E5CEB" w:rsidRPr="002D7395" w:rsidRDefault="004E5CEB" w:rsidP="005B0F18">
            <w:pPr>
              <w:rPr>
                <w:rFonts w:ascii="Lucida Grande" w:eastAsia="Times New Roman" w:hAnsi="Lucida Grande" w:cs="Lucida Grande"/>
                <w:sz w:val="22"/>
                <w:szCs w:val="22"/>
                <w:lang w:val="en-CA"/>
              </w:rPr>
            </w:pPr>
            <w:r>
              <w:rPr>
                <w:rFonts w:ascii="Lucida Grande" w:hAnsi="Lucida Grande" w:cs="Lucida Grande"/>
                <w:sz w:val="22"/>
                <w:szCs w:val="22"/>
              </w:rPr>
              <w:t>volume</w:t>
            </w:r>
          </w:p>
        </w:tc>
        <w:tc>
          <w:tcPr>
            <w:tcW w:w="850" w:type="dxa"/>
            <w:shd w:val="clear" w:color="auto" w:fill="auto"/>
            <w:noWrap/>
            <w:vAlign w:val="bottom"/>
            <w:hideMark/>
          </w:tcPr>
          <w:p w14:paraId="6E0C9363" w14:textId="77777777" w:rsidR="004E5CEB" w:rsidRPr="002D7395" w:rsidRDefault="004E5CEB" w:rsidP="005B0F18">
            <w:pPr>
              <w:jc w:val="center"/>
              <w:rPr>
                <w:rFonts w:ascii="Lucida Grande" w:eastAsia="Times New Roman" w:hAnsi="Lucida Grande" w:cs="Lucida Grande"/>
                <w:sz w:val="22"/>
                <w:szCs w:val="22"/>
                <w:lang w:val="en-CA"/>
              </w:rPr>
            </w:pPr>
            <w:r>
              <w:rPr>
                <w:rFonts w:ascii="Lucida Grande" w:hAnsi="Lucida Grande" w:cs="Lucida Grande"/>
                <w:sz w:val="22"/>
                <w:szCs w:val="22"/>
              </w:rPr>
              <w:t>1</w:t>
            </w:r>
          </w:p>
        </w:tc>
        <w:tc>
          <w:tcPr>
            <w:tcW w:w="7230" w:type="dxa"/>
            <w:shd w:val="clear" w:color="auto" w:fill="auto"/>
            <w:noWrap/>
            <w:vAlign w:val="bottom"/>
            <w:hideMark/>
          </w:tcPr>
          <w:p w14:paraId="737F2A48" w14:textId="77777777" w:rsidR="004E5CEB" w:rsidRPr="002D7395" w:rsidRDefault="004E5CEB" w:rsidP="005B0F18">
            <w:pPr>
              <w:rPr>
                <w:rFonts w:ascii="Lucida Grande" w:eastAsia="Times New Roman" w:hAnsi="Lucida Grande" w:cs="Lucida Grande"/>
                <w:sz w:val="22"/>
                <w:szCs w:val="22"/>
                <w:lang w:val="en-CA"/>
              </w:rPr>
            </w:pPr>
            <w:r>
              <w:rPr>
                <w:rFonts w:ascii="Lucida Grande" w:eastAsia="Times New Roman" w:hAnsi="Lucida Grande" w:cs="Lucida Grande"/>
                <w:sz w:val="22"/>
                <w:szCs w:val="22"/>
                <w:lang w:val="en-CA"/>
              </w:rPr>
              <w:t>Coral volume</w:t>
            </w:r>
          </w:p>
        </w:tc>
      </w:tr>
      <w:tr w:rsidR="004E5CEB" w:rsidRPr="002D7395" w14:paraId="6CD6DEDA" w14:textId="77777777" w:rsidTr="005B0F18">
        <w:trPr>
          <w:trHeight w:val="320"/>
        </w:trPr>
        <w:tc>
          <w:tcPr>
            <w:tcW w:w="2547" w:type="dxa"/>
            <w:shd w:val="clear" w:color="auto" w:fill="auto"/>
            <w:noWrap/>
            <w:vAlign w:val="bottom"/>
            <w:hideMark/>
          </w:tcPr>
          <w:p w14:paraId="61ABF622" w14:textId="77777777" w:rsidR="004E5CEB" w:rsidRPr="002D7395" w:rsidRDefault="004E5CEB" w:rsidP="005B0F18">
            <w:pPr>
              <w:rPr>
                <w:rFonts w:ascii="Lucida Grande" w:eastAsia="Times New Roman" w:hAnsi="Lucida Grande" w:cs="Lucida Grande"/>
                <w:sz w:val="22"/>
                <w:szCs w:val="22"/>
                <w:lang w:val="en-CA"/>
              </w:rPr>
            </w:pPr>
            <w:r>
              <w:rPr>
                <w:rFonts w:ascii="Lucida Grande" w:hAnsi="Lucida Grande" w:cs="Lucida Grande"/>
                <w:sz w:val="22"/>
                <w:szCs w:val="22"/>
              </w:rPr>
              <w:t>width</w:t>
            </w:r>
          </w:p>
        </w:tc>
        <w:tc>
          <w:tcPr>
            <w:tcW w:w="850" w:type="dxa"/>
            <w:shd w:val="clear" w:color="auto" w:fill="auto"/>
            <w:noWrap/>
            <w:vAlign w:val="bottom"/>
            <w:hideMark/>
          </w:tcPr>
          <w:p w14:paraId="1D0E5C2E" w14:textId="77777777" w:rsidR="004E5CEB" w:rsidRPr="002D7395" w:rsidRDefault="004E5CEB" w:rsidP="005B0F18">
            <w:pPr>
              <w:jc w:val="center"/>
              <w:rPr>
                <w:rFonts w:ascii="Lucida Grande" w:eastAsia="Times New Roman" w:hAnsi="Lucida Grande" w:cs="Lucida Grande"/>
                <w:sz w:val="22"/>
                <w:szCs w:val="22"/>
                <w:lang w:val="en-CA"/>
              </w:rPr>
            </w:pPr>
            <w:r>
              <w:rPr>
                <w:rFonts w:ascii="Lucida Grande" w:hAnsi="Lucida Grande" w:cs="Lucida Grande"/>
                <w:sz w:val="22"/>
                <w:szCs w:val="22"/>
              </w:rPr>
              <w:t>1</w:t>
            </w:r>
          </w:p>
        </w:tc>
        <w:tc>
          <w:tcPr>
            <w:tcW w:w="7230" w:type="dxa"/>
            <w:shd w:val="clear" w:color="auto" w:fill="auto"/>
            <w:noWrap/>
            <w:vAlign w:val="bottom"/>
            <w:hideMark/>
          </w:tcPr>
          <w:p w14:paraId="4AF324C8" w14:textId="77777777" w:rsidR="004E5CEB" w:rsidRPr="002D7395" w:rsidRDefault="004E5CEB" w:rsidP="005B0F18">
            <w:pPr>
              <w:rPr>
                <w:rFonts w:ascii="Lucida Grande" w:eastAsia="Times New Roman" w:hAnsi="Lucida Grande" w:cs="Lucida Grande"/>
                <w:sz w:val="22"/>
                <w:szCs w:val="22"/>
                <w:lang w:val="en-CA"/>
              </w:rPr>
            </w:pPr>
            <w:r>
              <w:rPr>
                <w:rFonts w:ascii="Lucida Grande" w:eastAsia="Times New Roman" w:hAnsi="Lucida Grande" w:cs="Lucida Grande"/>
                <w:sz w:val="22"/>
                <w:szCs w:val="22"/>
                <w:lang w:val="en-CA"/>
              </w:rPr>
              <w:t>Seagrass leaf width</w:t>
            </w:r>
          </w:p>
        </w:tc>
      </w:tr>
    </w:tbl>
    <w:p w14:paraId="015C2C3E" w14:textId="77777777" w:rsidR="004E5CEB" w:rsidRDefault="004E5CEB" w:rsidP="003F633B">
      <w:pPr>
        <w:spacing w:line="360" w:lineRule="auto"/>
        <w:rPr>
          <w:rFonts w:ascii="Times New Roman" w:hAnsi="Times New Roman" w:cs="Times New Roman"/>
        </w:rPr>
      </w:pPr>
    </w:p>
    <w:p w14:paraId="217F4701" w14:textId="1137F571" w:rsidR="003F633B" w:rsidRDefault="003F633B" w:rsidP="003F633B">
      <w:pPr>
        <w:spacing w:line="360" w:lineRule="auto"/>
        <w:rPr>
          <w:rFonts w:ascii="Times New Roman" w:hAnsi="Times New Roman" w:cs="Times New Roman"/>
        </w:rPr>
      </w:pPr>
      <w:r>
        <w:rPr>
          <w:rFonts w:ascii="Times New Roman" w:hAnsi="Times New Roman" w:cs="Times New Roman"/>
        </w:rPr>
        <w:t>Table S</w:t>
      </w:r>
      <w:r w:rsidR="004E5CEB">
        <w:rPr>
          <w:rFonts w:ascii="Times New Roman" w:hAnsi="Times New Roman" w:cs="Times New Roman"/>
        </w:rPr>
        <w:t>5</w:t>
      </w:r>
      <w:r>
        <w:rPr>
          <w:rFonts w:ascii="Times New Roman" w:hAnsi="Times New Roman" w:cs="Times New Roman"/>
        </w:rPr>
        <w:t>: Species of animals used</w:t>
      </w:r>
      <w:ins w:id="294" w:author="Isabelle Cote" w:date="2023-04-24T14:15:00Z">
        <w:r w:rsidR="005C0A3B">
          <w:rPr>
            <w:rFonts w:ascii="Times New Roman" w:hAnsi="Times New Roman" w:cs="Times New Roman"/>
          </w:rPr>
          <w:t xml:space="preserve"> to provide nutrients in studies included in the meta-analysis</w:t>
        </w:r>
      </w:ins>
      <w:r>
        <w:rPr>
          <w:rFonts w:ascii="Times New Roman" w:hAnsi="Times New Roman" w:cs="Times New Roman"/>
        </w:rPr>
        <w:t xml:space="preserve">. For rows with NA for family, genus and species the producer was considered at the community </w:t>
      </w:r>
      <w:r>
        <w:rPr>
          <w:rFonts w:ascii="Times New Roman" w:hAnsi="Times New Roman" w:cs="Times New Roman"/>
        </w:rPr>
        <w:lastRenderedPageBreak/>
        <w:t xml:space="preserve">level and could not be captured by a single family or genus. </w:t>
      </w:r>
      <w:ins w:id="295" w:author="Isabelle Cote" w:date="2023-04-24T14:16:00Z">
        <w:r w:rsidR="005C0A3B">
          <w:rPr>
            <w:rFonts w:ascii="Times New Roman" w:hAnsi="Times New Roman" w:cs="Times New Roman"/>
          </w:rPr>
          <w:t xml:space="preserve">n = number of effect sizes included for each </w:t>
        </w:r>
        <w:r w:rsidR="005C0A3B">
          <w:rPr>
            <w:rFonts w:ascii="Times New Roman" w:hAnsi="Times New Roman" w:cs="Times New Roman"/>
          </w:rPr>
          <w:t>animal species.</w:t>
        </w:r>
      </w:ins>
    </w:p>
    <w:tbl>
      <w:tblPr>
        <w:tblW w:w="744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71"/>
        <w:gridCol w:w="1849"/>
        <w:gridCol w:w="1549"/>
        <w:gridCol w:w="1522"/>
        <w:gridCol w:w="1300"/>
      </w:tblGrid>
      <w:tr w:rsidR="003F633B" w:rsidRPr="00B64B39" w14:paraId="013E72E3" w14:textId="77777777" w:rsidTr="005B0F18">
        <w:trPr>
          <w:trHeight w:val="320"/>
        </w:trPr>
        <w:tc>
          <w:tcPr>
            <w:tcW w:w="1300" w:type="dxa"/>
            <w:shd w:val="clear" w:color="auto" w:fill="auto"/>
            <w:noWrap/>
            <w:vAlign w:val="bottom"/>
            <w:hideMark/>
          </w:tcPr>
          <w:p w14:paraId="2AD3C5CF" w14:textId="77777777" w:rsidR="003F633B" w:rsidRPr="00B64B39" w:rsidRDefault="003F633B" w:rsidP="005B0F18">
            <w:pPr>
              <w:rPr>
                <w:rFonts w:ascii="Calibri" w:eastAsia="Times New Roman" w:hAnsi="Calibri" w:cs="Times New Roman"/>
                <w:lang w:val="en-CA"/>
              </w:rPr>
            </w:pPr>
            <w:r w:rsidRPr="00B64B39">
              <w:rPr>
                <w:rFonts w:ascii="Calibri" w:eastAsia="Times New Roman" w:hAnsi="Calibri" w:cs="Times New Roman"/>
                <w:lang w:val="en-CA"/>
              </w:rPr>
              <w:t>Group</w:t>
            </w:r>
          </w:p>
        </w:tc>
        <w:tc>
          <w:tcPr>
            <w:tcW w:w="1827" w:type="dxa"/>
            <w:shd w:val="clear" w:color="auto" w:fill="auto"/>
            <w:noWrap/>
            <w:vAlign w:val="bottom"/>
            <w:hideMark/>
          </w:tcPr>
          <w:p w14:paraId="195864E0" w14:textId="77777777" w:rsidR="003F633B" w:rsidRPr="00B64B39" w:rsidRDefault="003F633B" w:rsidP="005B0F18">
            <w:pPr>
              <w:rPr>
                <w:rFonts w:ascii="Calibri" w:eastAsia="Times New Roman" w:hAnsi="Calibri" w:cs="Times New Roman"/>
                <w:lang w:val="en-CA"/>
              </w:rPr>
            </w:pPr>
            <w:r w:rsidRPr="00B64B39">
              <w:rPr>
                <w:rFonts w:ascii="Calibri" w:eastAsia="Times New Roman" w:hAnsi="Calibri" w:cs="Times New Roman"/>
                <w:lang w:val="en-CA"/>
              </w:rPr>
              <w:t>Family</w:t>
            </w:r>
          </w:p>
        </w:tc>
        <w:tc>
          <w:tcPr>
            <w:tcW w:w="1512" w:type="dxa"/>
            <w:shd w:val="clear" w:color="auto" w:fill="auto"/>
            <w:noWrap/>
            <w:vAlign w:val="bottom"/>
            <w:hideMark/>
          </w:tcPr>
          <w:p w14:paraId="6F22B492" w14:textId="77777777" w:rsidR="003F633B" w:rsidRPr="00B64B39" w:rsidRDefault="003F633B" w:rsidP="005B0F18">
            <w:pPr>
              <w:rPr>
                <w:rFonts w:ascii="Calibri" w:eastAsia="Times New Roman" w:hAnsi="Calibri" w:cs="Times New Roman"/>
                <w:lang w:val="en-CA"/>
              </w:rPr>
            </w:pPr>
            <w:r w:rsidRPr="00B64B39">
              <w:rPr>
                <w:rFonts w:ascii="Calibri" w:eastAsia="Times New Roman" w:hAnsi="Calibri" w:cs="Times New Roman"/>
                <w:lang w:val="en-CA"/>
              </w:rPr>
              <w:t>Genus</w:t>
            </w:r>
          </w:p>
        </w:tc>
        <w:tc>
          <w:tcPr>
            <w:tcW w:w="1510" w:type="dxa"/>
            <w:shd w:val="clear" w:color="auto" w:fill="auto"/>
            <w:noWrap/>
            <w:vAlign w:val="bottom"/>
            <w:hideMark/>
          </w:tcPr>
          <w:p w14:paraId="21764505" w14:textId="77777777" w:rsidR="003F633B" w:rsidRPr="00B64B39" w:rsidRDefault="003F633B" w:rsidP="005B0F18">
            <w:pPr>
              <w:rPr>
                <w:rFonts w:ascii="Calibri" w:eastAsia="Times New Roman" w:hAnsi="Calibri" w:cs="Times New Roman"/>
                <w:lang w:val="en-CA"/>
              </w:rPr>
            </w:pPr>
            <w:r w:rsidRPr="00B64B39">
              <w:rPr>
                <w:rFonts w:ascii="Calibri" w:eastAsia="Times New Roman" w:hAnsi="Calibri" w:cs="Times New Roman"/>
                <w:lang w:val="en-CA"/>
              </w:rPr>
              <w:t>Species</w:t>
            </w:r>
          </w:p>
        </w:tc>
        <w:tc>
          <w:tcPr>
            <w:tcW w:w="1300" w:type="dxa"/>
            <w:shd w:val="clear" w:color="auto" w:fill="auto"/>
            <w:noWrap/>
            <w:vAlign w:val="bottom"/>
            <w:hideMark/>
          </w:tcPr>
          <w:p w14:paraId="51428D95" w14:textId="77777777" w:rsidR="003F633B" w:rsidRPr="00B64B39" w:rsidRDefault="003F633B" w:rsidP="005B0F18">
            <w:pPr>
              <w:rPr>
                <w:rFonts w:ascii="Calibri" w:eastAsia="Times New Roman" w:hAnsi="Calibri" w:cs="Times New Roman"/>
                <w:lang w:val="en-CA"/>
              </w:rPr>
            </w:pPr>
            <w:r w:rsidRPr="00B64B39">
              <w:rPr>
                <w:rFonts w:ascii="Calibri" w:eastAsia="Times New Roman" w:hAnsi="Calibri" w:cs="Times New Roman"/>
                <w:lang w:val="en-CA"/>
              </w:rPr>
              <w:t>n</w:t>
            </w:r>
          </w:p>
        </w:tc>
      </w:tr>
      <w:tr w:rsidR="003F633B" w:rsidRPr="00B64B39" w14:paraId="07EBDE33" w14:textId="77777777" w:rsidTr="005B0F18">
        <w:trPr>
          <w:trHeight w:val="320"/>
        </w:trPr>
        <w:tc>
          <w:tcPr>
            <w:tcW w:w="1300" w:type="dxa"/>
            <w:shd w:val="clear" w:color="auto" w:fill="auto"/>
            <w:noWrap/>
            <w:vAlign w:val="bottom"/>
            <w:hideMark/>
          </w:tcPr>
          <w:p w14:paraId="53CA1534"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Bird</w:t>
            </w:r>
          </w:p>
        </w:tc>
        <w:tc>
          <w:tcPr>
            <w:tcW w:w="1827" w:type="dxa"/>
            <w:shd w:val="clear" w:color="auto" w:fill="auto"/>
            <w:noWrap/>
            <w:vAlign w:val="bottom"/>
            <w:hideMark/>
          </w:tcPr>
          <w:p w14:paraId="0A9C4236" w14:textId="77777777" w:rsidR="003F633B" w:rsidRPr="00B64B39" w:rsidRDefault="003F633B" w:rsidP="005B0F18">
            <w:pPr>
              <w:rPr>
                <w:rFonts w:ascii="Lucida Grande" w:eastAsia="Times New Roman" w:hAnsi="Lucida Grande" w:cs="Lucida Grande"/>
                <w:i/>
                <w:iCs/>
                <w:sz w:val="22"/>
                <w:szCs w:val="22"/>
                <w:lang w:val="en-CA"/>
              </w:rPr>
            </w:pPr>
            <w:r w:rsidRPr="00B64B39">
              <w:rPr>
                <w:rFonts w:ascii="Lucida Grande" w:eastAsia="Times New Roman" w:hAnsi="Lucida Grande" w:cs="Lucida Grande"/>
                <w:i/>
                <w:iCs/>
                <w:sz w:val="22"/>
                <w:szCs w:val="22"/>
                <w:lang w:val="en-CA"/>
              </w:rPr>
              <w:t>NA</w:t>
            </w:r>
          </w:p>
        </w:tc>
        <w:tc>
          <w:tcPr>
            <w:tcW w:w="1512" w:type="dxa"/>
            <w:shd w:val="clear" w:color="auto" w:fill="auto"/>
            <w:noWrap/>
            <w:vAlign w:val="bottom"/>
            <w:hideMark/>
          </w:tcPr>
          <w:p w14:paraId="27A4DA26" w14:textId="77777777" w:rsidR="003F633B" w:rsidRPr="00B64B39" w:rsidRDefault="003F633B" w:rsidP="005B0F18">
            <w:pPr>
              <w:rPr>
                <w:rFonts w:ascii="Lucida Grande" w:eastAsia="Times New Roman" w:hAnsi="Lucida Grande" w:cs="Lucida Grande"/>
                <w:i/>
                <w:iCs/>
                <w:sz w:val="22"/>
                <w:szCs w:val="22"/>
                <w:lang w:val="en-CA"/>
              </w:rPr>
            </w:pPr>
            <w:r w:rsidRPr="00B64B39">
              <w:rPr>
                <w:rFonts w:ascii="Lucida Grande" w:eastAsia="Times New Roman" w:hAnsi="Lucida Grande" w:cs="Lucida Grande"/>
                <w:i/>
                <w:iCs/>
                <w:sz w:val="22"/>
                <w:szCs w:val="22"/>
                <w:lang w:val="en-CA"/>
              </w:rPr>
              <w:t>NA</w:t>
            </w:r>
          </w:p>
        </w:tc>
        <w:tc>
          <w:tcPr>
            <w:tcW w:w="1510" w:type="dxa"/>
            <w:shd w:val="clear" w:color="auto" w:fill="auto"/>
            <w:noWrap/>
            <w:vAlign w:val="bottom"/>
            <w:hideMark/>
          </w:tcPr>
          <w:p w14:paraId="7A51B70C" w14:textId="77777777" w:rsidR="003F633B" w:rsidRPr="00B64B39" w:rsidRDefault="003F633B" w:rsidP="005B0F18">
            <w:pPr>
              <w:rPr>
                <w:rFonts w:ascii="Lucida Grande" w:eastAsia="Times New Roman" w:hAnsi="Lucida Grande" w:cs="Lucida Grande"/>
                <w:i/>
                <w:iCs/>
                <w:sz w:val="22"/>
                <w:szCs w:val="22"/>
                <w:lang w:val="en-CA"/>
              </w:rPr>
            </w:pPr>
            <w:r w:rsidRPr="00B64B39">
              <w:rPr>
                <w:rFonts w:ascii="Lucida Grande" w:eastAsia="Times New Roman" w:hAnsi="Lucida Grande" w:cs="Lucida Grande"/>
                <w:i/>
                <w:iCs/>
                <w:sz w:val="22"/>
                <w:szCs w:val="22"/>
                <w:lang w:val="en-CA"/>
              </w:rPr>
              <w:t>NA</w:t>
            </w:r>
          </w:p>
        </w:tc>
        <w:tc>
          <w:tcPr>
            <w:tcW w:w="1300" w:type="dxa"/>
            <w:shd w:val="clear" w:color="auto" w:fill="auto"/>
            <w:noWrap/>
            <w:vAlign w:val="bottom"/>
            <w:hideMark/>
          </w:tcPr>
          <w:p w14:paraId="2BE83FFF" w14:textId="77777777" w:rsidR="003F633B" w:rsidRPr="00B64B39" w:rsidRDefault="003F633B" w:rsidP="005B0F18">
            <w:pPr>
              <w:jc w:val="right"/>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4</w:t>
            </w:r>
          </w:p>
        </w:tc>
      </w:tr>
      <w:tr w:rsidR="003F633B" w:rsidRPr="00B64B39" w14:paraId="44A07D63" w14:textId="77777777" w:rsidTr="005B0F18">
        <w:trPr>
          <w:trHeight w:val="320"/>
        </w:trPr>
        <w:tc>
          <w:tcPr>
            <w:tcW w:w="1300" w:type="dxa"/>
            <w:shd w:val="clear" w:color="auto" w:fill="auto"/>
            <w:noWrap/>
            <w:vAlign w:val="bottom"/>
            <w:hideMark/>
          </w:tcPr>
          <w:p w14:paraId="7EB805B8"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Fish</w:t>
            </w:r>
          </w:p>
        </w:tc>
        <w:tc>
          <w:tcPr>
            <w:tcW w:w="1827" w:type="dxa"/>
            <w:shd w:val="clear" w:color="auto" w:fill="auto"/>
            <w:noWrap/>
            <w:vAlign w:val="bottom"/>
            <w:hideMark/>
          </w:tcPr>
          <w:p w14:paraId="74C050B6"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Haemulidae</w:t>
            </w:r>
          </w:p>
        </w:tc>
        <w:tc>
          <w:tcPr>
            <w:tcW w:w="1512" w:type="dxa"/>
            <w:shd w:val="clear" w:color="auto" w:fill="auto"/>
            <w:noWrap/>
            <w:vAlign w:val="bottom"/>
            <w:hideMark/>
          </w:tcPr>
          <w:p w14:paraId="10E5537A"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Haemulon</w:t>
            </w:r>
          </w:p>
        </w:tc>
        <w:tc>
          <w:tcPr>
            <w:tcW w:w="1510" w:type="dxa"/>
            <w:shd w:val="clear" w:color="auto" w:fill="auto"/>
            <w:noWrap/>
            <w:vAlign w:val="bottom"/>
            <w:hideMark/>
          </w:tcPr>
          <w:p w14:paraId="48C01E73"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spp.</w:t>
            </w:r>
          </w:p>
        </w:tc>
        <w:tc>
          <w:tcPr>
            <w:tcW w:w="1300" w:type="dxa"/>
            <w:shd w:val="clear" w:color="auto" w:fill="auto"/>
            <w:noWrap/>
            <w:vAlign w:val="bottom"/>
            <w:hideMark/>
          </w:tcPr>
          <w:p w14:paraId="0D5D0549" w14:textId="77777777" w:rsidR="003F633B" w:rsidRPr="00B64B39" w:rsidRDefault="003F633B" w:rsidP="005B0F18">
            <w:pPr>
              <w:jc w:val="right"/>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11</w:t>
            </w:r>
          </w:p>
        </w:tc>
      </w:tr>
      <w:tr w:rsidR="003F633B" w:rsidRPr="00B64B39" w14:paraId="141CB673" w14:textId="77777777" w:rsidTr="005B0F18">
        <w:trPr>
          <w:trHeight w:val="320"/>
        </w:trPr>
        <w:tc>
          <w:tcPr>
            <w:tcW w:w="1300" w:type="dxa"/>
            <w:shd w:val="clear" w:color="auto" w:fill="auto"/>
            <w:noWrap/>
            <w:vAlign w:val="bottom"/>
            <w:hideMark/>
          </w:tcPr>
          <w:p w14:paraId="5BF71DD3"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Fish</w:t>
            </w:r>
          </w:p>
        </w:tc>
        <w:tc>
          <w:tcPr>
            <w:tcW w:w="1827" w:type="dxa"/>
            <w:shd w:val="clear" w:color="auto" w:fill="auto"/>
            <w:noWrap/>
            <w:vAlign w:val="bottom"/>
            <w:hideMark/>
          </w:tcPr>
          <w:p w14:paraId="323FFFD8"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Haemulidae</w:t>
            </w:r>
          </w:p>
        </w:tc>
        <w:tc>
          <w:tcPr>
            <w:tcW w:w="1512" w:type="dxa"/>
            <w:shd w:val="clear" w:color="auto" w:fill="auto"/>
            <w:noWrap/>
            <w:vAlign w:val="bottom"/>
            <w:hideMark/>
          </w:tcPr>
          <w:p w14:paraId="5C46D34A" w14:textId="77777777" w:rsidR="003F633B" w:rsidRPr="00B64B39" w:rsidRDefault="003F633B" w:rsidP="005B0F18">
            <w:pPr>
              <w:rPr>
                <w:rFonts w:ascii="Lucida Grande" w:eastAsia="Times New Roman" w:hAnsi="Lucida Grande" w:cs="Lucida Grande"/>
                <w:i/>
                <w:iCs/>
                <w:sz w:val="22"/>
                <w:szCs w:val="22"/>
                <w:lang w:val="en-CA"/>
              </w:rPr>
            </w:pPr>
            <w:r w:rsidRPr="00B64B39">
              <w:rPr>
                <w:rFonts w:ascii="Lucida Grande" w:eastAsia="Times New Roman" w:hAnsi="Lucida Grande" w:cs="Lucida Grande"/>
                <w:i/>
                <w:iCs/>
                <w:sz w:val="22"/>
                <w:szCs w:val="22"/>
                <w:lang w:val="en-CA"/>
              </w:rPr>
              <w:t>NA</w:t>
            </w:r>
          </w:p>
        </w:tc>
        <w:tc>
          <w:tcPr>
            <w:tcW w:w="1510" w:type="dxa"/>
            <w:shd w:val="clear" w:color="auto" w:fill="auto"/>
            <w:noWrap/>
            <w:vAlign w:val="bottom"/>
            <w:hideMark/>
          </w:tcPr>
          <w:p w14:paraId="2424A536" w14:textId="77777777" w:rsidR="003F633B" w:rsidRPr="00B64B39" w:rsidRDefault="003F633B" w:rsidP="005B0F18">
            <w:pPr>
              <w:rPr>
                <w:rFonts w:ascii="Lucida Grande" w:eastAsia="Times New Roman" w:hAnsi="Lucida Grande" w:cs="Lucida Grande"/>
                <w:i/>
                <w:iCs/>
                <w:sz w:val="22"/>
                <w:szCs w:val="22"/>
                <w:lang w:val="en-CA"/>
              </w:rPr>
            </w:pPr>
            <w:r w:rsidRPr="00B64B39">
              <w:rPr>
                <w:rFonts w:ascii="Lucida Grande" w:eastAsia="Times New Roman" w:hAnsi="Lucida Grande" w:cs="Lucida Grande"/>
                <w:i/>
                <w:iCs/>
                <w:sz w:val="22"/>
                <w:szCs w:val="22"/>
                <w:lang w:val="en-CA"/>
              </w:rPr>
              <w:t>NA</w:t>
            </w:r>
          </w:p>
        </w:tc>
        <w:tc>
          <w:tcPr>
            <w:tcW w:w="1300" w:type="dxa"/>
            <w:shd w:val="clear" w:color="auto" w:fill="auto"/>
            <w:noWrap/>
            <w:vAlign w:val="bottom"/>
            <w:hideMark/>
          </w:tcPr>
          <w:p w14:paraId="2CE2CE9A" w14:textId="77777777" w:rsidR="003F633B" w:rsidRPr="00B64B39" w:rsidRDefault="003F633B" w:rsidP="005B0F18">
            <w:pPr>
              <w:jc w:val="right"/>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7</w:t>
            </w:r>
          </w:p>
        </w:tc>
      </w:tr>
      <w:tr w:rsidR="003F633B" w:rsidRPr="00B64B39" w14:paraId="50B4DB61" w14:textId="77777777" w:rsidTr="005B0F18">
        <w:trPr>
          <w:trHeight w:val="320"/>
        </w:trPr>
        <w:tc>
          <w:tcPr>
            <w:tcW w:w="1300" w:type="dxa"/>
            <w:shd w:val="clear" w:color="auto" w:fill="auto"/>
            <w:noWrap/>
            <w:vAlign w:val="bottom"/>
            <w:hideMark/>
          </w:tcPr>
          <w:p w14:paraId="2C901EB6"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Fish</w:t>
            </w:r>
          </w:p>
        </w:tc>
        <w:tc>
          <w:tcPr>
            <w:tcW w:w="1827" w:type="dxa"/>
            <w:shd w:val="clear" w:color="auto" w:fill="auto"/>
            <w:noWrap/>
            <w:vAlign w:val="bottom"/>
            <w:hideMark/>
          </w:tcPr>
          <w:p w14:paraId="2FF70A27"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Moronidae</w:t>
            </w:r>
          </w:p>
        </w:tc>
        <w:tc>
          <w:tcPr>
            <w:tcW w:w="1512" w:type="dxa"/>
            <w:shd w:val="clear" w:color="auto" w:fill="auto"/>
            <w:noWrap/>
            <w:vAlign w:val="bottom"/>
            <w:hideMark/>
          </w:tcPr>
          <w:p w14:paraId="334D526F"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Dicentrarchus</w:t>
            </w:r>
          </w:p>
        </w:tc>
        <w:tc>
          <w:tcPr>
            <w:tcW w:w="1510" w:type="dxa"/>
            <w:shd w:val="clear" w:color="auto" w:fill="auto"/>
            <w:noWrap/>
            <w:vAlign w:val="bottom"/>
            <w:hideMark/>
          </w:tcPr>
          <w:p w14:paraId="3860451D"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labrax</w:t>
            </w:r>
          </w:p>
        </w:tc>
        <w:tc>
          <w:tcPr>
            <w:tcW w:w="1300" w:type="dxa"/>
            <w:shd w:val="clear" w:color="auto" w:fill="auto"/>
            <w:noWrap/>
            <w:vAlign w:val="bottom"/>
            <w:hideMark/>
          </w:tcPr>
          <w:p w14:paraId="60484CBD" w14:textId="77777777" w:rsidR="003F633B" w:rsidRPr="00B64B39" w:rsidRDefault="003F633B" w:rsidP="005B0F18">
            <w:pPr>
              <w:jc w:val="right"/>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3</w:t>
            </w:r>
          </w:p>
        </w:tc>
      </w:tr>
      <w:tr w:rsidR="003F633B" w:rsidRPr="00B64B39" w14:paraId="434FC3AB" w14:textId="77777777" w:rsidTr="005B0F18">
        <w:trPr>
          <w:trHeight w:val="320"/>
        </w:trPr>
        <w:tc>
          <w:tcPr>
            <w:tcW w:w="1300" w:type="dxa"/>
            <w:shd w:val="clear" w:color="auto" w:fill="auto"/>
            <w:noWrap/>
            <w:vAlign w:val="bottom"/>
            <w:hideMark/>
          </w:tcPr>
          <w:p w14:paraId="45510795"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Fish</w:t>
            </w:r>
          </w:p>
        </w:tc>
        <w:tc>
          <w:tcPr>
            <w:tcW w:w="1827" w:type="dxa"/>
            <w:shd w:val="clear" w:color="auto" w:fill="auto"/>
            <w:noWrap/>
            <w:vAlign w:val="bottom"/>
            <w:hideMark/>
          </w:tcPr>
          <w:p w14:paraId="509CB5D2"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Pomacentridae</w:t>
            </w:r>
          </w:p>
        </w:tc>
        <w:tc>
          <w:tcPr>
            <w:tcW w:w="1512" w:type="dxa"/>
            <w:shd w:val="clear" w:color="auto" w:fill="auto"/>
            <w:noWrap/>
            <w:vAlign w:val="bottom"/>
            <w:hideMark/>
          </w:tcPr>
          <w:p w14:paraId="26F81933"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Amphiprion</w:t>
            </w:r>
          </w:p>
        </w:tc>
        <w:tc>
          <w:tcPr>
            <w:tcW w:w="1510" w:type="dxa"/>
            <w:shd w:val="clear" w:color="auto" w:fill="auto"/>
            <w:noWrap/>
            <w:vAlign w:val="bottom"/>
            <w:hideMark/>
          </w:tcPr>
          <w:p w14:paraId="16EB8030"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bicinctus</w:t>
            </w:r>
          </w:p>
        </w:tc>
        <w:tc>
          <w:tcPr>
            <w:tcW w:w="1300" w:type="dxa"/>
            <w:shd w:val="clear" w:color="auto" w:fill="auto"/>
            <w:noWrap/>
            <w:vAlign w:val="bottom"/>
            <w:hideMark/>
          </w:tcPr>
          <w:p w14:paraId="63A16FED" w14:textId="77777777" w:rsidR="003F633B" w:rsidRPr="00B64B39" w:rsidRDefault="003F633B" w:rsidP="005B0F18">
            <w:pPr>
              <w:jc w:val="right"/>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1</w:t>
            </w:r>
          </w:p>
        </w:tc>
      </w:tr>
      <w:tr w:rsidR="003F633B" w:rsidRPr="00B64B39" w14:paraId="5D51F64C" w14:textId="77777777" w:rsidTr="005B0F18">
        <w:trPr>
          <w:trHeight w:val="320"/>
        </w:trPr>
        <w:tc>
          <w:tcPr>
            <w:tcW w:w="1300" w:type="dxa"/>
            <w:shd w:val="clear" w:color="auto" w:fill="auto"/>
            <w:noWrap/>
            <w:vAlign w:val="bottom"/>
            <w:hideMark/>
          </w:tcPr>
          <w:p w14:paraId="66125887"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Fish</w:t>
            </w:r>
          </w:p>
        </w:tc>
        <w:tc>
          <w:tcPr>
            <w:tcW w:w="1827" w:type="dxa"/>
            <w:shd w:val="clear" w:color="auto" w:fill="auto"/>
            <w:noWrap/>
            <w:vAlign w:val="bottom"/>
            <w:hideMark/>
          </w:tcPr>
          <w:p w14:paraId="68DB11FA"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Pomacentridae</w:t>
            </w:r>
          </w:p>
        </w:tc>
        <w:tc>
          <w:tcPr>
            <w:tcW w:w="1512" w:type="dxa"/>
            <w:shd w:val="clear" w:color="auto" w:fill="auto"/>
            <w:noWrap/>
            <w:vAlign w:val="bottom"/>
            <w:hideMark/>
          </w:tcPr>
          <w:p w14:paraId="374D82FB"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Dascyllus</w:t>
            </w:r>
          </w:p>
        </w:tc>
        <w:tc>
          <w:tcPr>
            <w:tcW w:w="1510" w:type="dxa"/>
            <w:shd w:val="clear" w:color="auto" w:fill="auto"/>
            <w:noWrap/>
            <w:vAlign w:val="bottom"/>
            <w:hideMark/>
          </w:tcPr>
          <w:p w14:paraId="33A6A4E3"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aruanus</w:t>
            </w:r>
          </w:p>
        </w:tc>
        <w:tc>
          <w:tcPr>
            <w:tcW w:w="1300" w:type="dxa"/>
            <w:shd w:val="clear" w:color="auto" w:fill="auto"/>
            <w:noWrap/>
            <w:vAlign w:val="bottom"/>
            <w:hideMark/>
          </w:tcPr>
          <w:p w14:paraId="1B1059CE" w14:textId="77777777" w:rsidR="003F633B" w:rsidRPr="00B64B39" w:rsidRDefault="003F633B" w:rsidP="005B0F18">
            <w:pPr>
              <w:jc w:val="right"/>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13</w:t>
            </w:r>
          </w:p>
        </w:tc>
      </w:tr>
      <w:tr w:rsidR="003F633B" w:rsidRPr="00B64B39" w14:paraId="6989BDF3" w14:textId="77777777" w:rsidTr="005B0F18">
        <w:trPr>
          <w:trHeight w:val="320"/>
        </w:trPr>
        <w:tc>
          <w:tcPr>
            <w:tcW w:w="1300" w:type="dxa"/>
            <w:shd w:val="clear" w:color="auto" w:fill="auto"/>
            <w:noWrap/>
            <w:vAlign w:val="bottom"/>
            <w:hideMark/>
          </w:tcPr>
          <w:p w14:paraId="2C629FDF"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Fish</w:t>
            </w:r>
          </w:p>
        </w:tc>
        <w:tc>
          <w:tcPr>
            <w:tcW w:w="1827" w:type="dxa"/>
            <w:shd w:val="clear" w:color="auto" w:fill="auto"/>
            <w:noWrap/>
            <w:vAlign w:val="bottom"/>
            <w:hideMark/>
          </w:tcPr>
          <w:p w14:paraId="5E9BF4D1"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Pomacentridae</w:t>
            </w:r>
          </w:p>
        </w:tc>
        <w:tc>
          <w:tcPr>
            <w:tcW w:w="1512" w:type="dxa"/>
            <w:shd w:val="clear" w:color="auto" w:fill="auto"/>
            <w:noWrap/>
            <w:vAlign w:val="bottom"/>
            <w:hideMark/>
          </w:tcPr>
          <w:p w14:paraId="200BE8B8" w14:textId="77777777" w:rsidR="003F633B" w:rsidRPr="00B64B39" w:rsidRDefault="003F633B" w:rsidP="005B0F18">
            <w:pPr>
              <w:rPr>
                <w:rFonts w:ascii="Lucida Grande" w:eastAsia="Times New Roman" w:hAnsi="Lucida Grande" w:cs="Lucida Grande"/>
                <w:i/>
                <w:iCs/>
                <w:sz w:val="22"/>
                <w:szCs w:val="22"/>
                <w:lang w:val="en-CA"/>
              </w:rPr>
            </w:pPr>
            <w:r w:rsidRPr="00B64B39">
              <w:rPr>
                <w:rFonts w:ascii="Lucida Grande" w:eastAsia="Times New Roman" w:hAnsi="Lucida Grande" w:cs="Lucida Grande"/>
                <w:i/>
                <w:iCs/>
                <w:sz w:val="22"/>
                <w:szCs w:val="22"/>
                <w:lang w:val="en-CA"/>
              </w:rPr>
              <w:t>NA</w:t>
            </w:r>
          </w:p>
        </w:tc>
        <w:tc>
          <w:tcPr>
            <w:tcW w:w="1510" w:type="dxa"/>
            <w:shd w:val="clear" w:color="auto" w:fill="auto"/>
            <w:noWrap/>
            <w:vAlign w:val="bottom"/>
            <w:hideMark/>
          </w:tcPr>
          <w:p w14:paraId="03EB98D0" w14:textId="77777777" w:rsidR="003F633B" w:rsidRPr="00B64B39" w:rsidRDefault="003F633B" w:rsidP="005B0F18">
            <w:pPr>
              <w:rPr>
                <w:rFonts w:ascii="Lucida Grande" w:eastAsia="Times New Roman" w:hAnsi="Lucida Grande" w:cs="Lucida Grande"/>
                <w:i/>
                <w:iCs/>
                <w:sz w:val="22"/>
                <w:szCs w:val="22"/>
                <w:lang w:val="en-CA"/>
              </w:rPr>
            </w:pPr>
            <w:r w:rsidRPr="00B64B39">
              <w:rPr>
                <w:rFonts w:ascii="Lucida Grande" w:eastAsia="Times New Roman" w:hAnsi="Lucida Grande" w:cs="Lucida Grande"/>
                <w:i/>
                <w:iCs/>
                <w:sz w:val="22"/>
                <w:szCs w:val="22"/>
                <w:lang w:val="en-CA"/>
              </w:rPr>
              <w:t>NA</w:t>
            </w:r>
          </w:p>
        </w:tc>
        <w:tc>
          <w:tcPr>
            <w:tcW w:w="1300" w:type="dxa"/>
            <w:shd w:val="clear" w:color="auto" w:fill="auto"/>
            <w:noWrap/>
            <w:vAlign w:val="bottom"/>
            <w:hideMark/>
          </w:tcPr>
          <w:p w14:paraId="00521F5C" w14:textId="77777777" w:rsidR="003F633B" w:rsidRPr="00B64B39" w:rsidRDefault="003F633B" w:rsidP="005B0F18">
            <w:pPr>
              <w:jc w:val="right"/>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1</w:t>
            </w:r>
          </w:p>
        </w:tc>
      </w:tr>
      <w:tr w:rsidR="003F633B" w:rsidRPr="00B64B39" w14:paraId="5935A889" w14:textId="77777777" w:rsidTr="005B0F18">
        <w:trPr>
          <w:trHeight w:val="320"/>
        </w:trPr>
        <w:tc>
          <w:tcPr>
            <w:tcW w:w="1300" w:type="dxa"/>
            <w:shd w:val="clear" w:color="auto" w:fill="auto"/>
            <w:noWrap/>
            <w:vAlign w:val="bottom"/>
            <w:hideMark/>
          </w:tcPr>
          <w:p w14:paraId="6448EF97"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Fish</w:t>
            </w:r>
          </w:p>
        </w:tc>
        <w:tc>
          <w:tcPr>
            <w:tcW w:w="1827" w:type="dxa"/>
            <w:shd w:val="clear" w:color="auto" w:fill="auto"/>
            <w:noWrap/>
            <w:vAlign w:val="bottom"/>
            <w:hideMark/>
          </w:tcPr>
          <w:p w14:paraId="5D1C53B0"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Salmonidae</w:t>
            </w:r>
          </w:p>
        </w:tc>
        <w:tc>
          <w:tcPr>
            <w:tcW w:w="1512" w:type="dxa"/>
            <w:shd w:val="clear" w:color="auto" w:fill="auto"/>
            <w:noWrap/>
            <w:vAlign w:val="bottom"/>
            <w:hideMark/>
          </w:tcPr>
          <w:p w14:paraId="22C36CFE"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Salmo</w:t>
            </w:r>
          </w:p>
        </w:tc>
        <w:tc>
          <w:tcPr>
            <w:tcW w:w="1510" w:type="dxa"/>
            <w:shd w:val="clear" w:color="auto" w:fill="auto"/>
            <w:noWrap/>
            <w:vAlign w:val="bottom"/>
            <w:hideMark/>
          </w:tcPr>
          <w:p w14:paraId="3E390EE3"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salar</w:t>
            </w:r>
          </w:p>
        </w:tc>
        <w:tc>
          <w:tcPr>
            <w:tcW w:w="1300" w:type="dxa"/>
            <w:shd w:val="clear" w:color="auto" w:fill="auto"/>
            <w:noWrap/>
            <w:vAlign w:val="bottom"/>
            <w:hideMark/>
          </w:tcPr>
          <w:p w14:paraId="2DFCE04D" w14:textId="77777777" w:rsidR="003F633B" w:rsidRPr="00B64B39" w:rsidRDefault="003F633B" w:rsidP="005B0F18">
            <w:pPr>
              <w:jc w:val="right"/>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2</w:t>
            </w:r>
          </w:p>
        </w:tc>
      </w:tr>
      <w:tr w:rsidR="003F633B" w:rsidRPr="00B64B39" w14:paraId="7C4DA96D" w14:textId="77777777" w:rsidTr="005B0F18">
        <w:trPr>
          <w:trHeight w:val="320"/>
        </w:trPr>
        <w:tc>
          <w:tcPr>
            <w:tcW w:w="1300" w:type="dxa"/>
            <w:shd w:val="clear" w:color="auto" w:fill="auto"/>
            <w:noWrap/>
            <w:vAlign w:val="bottom"/>
            <w:hideMark/>
          </w:tcPr>
          <w:p w14:paraId="7A8F834E"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Fish</w:t>
            </w:r>
          </w:p>
        </w:tc>
        <w:tc>
          <w:tcPr>
            <w:tcW w:w="1827" w:type="dxa"/>
            <w:shd w:val="clear" w:color="auto" w:fill="auto"/>
            <w:noWrap/>
            <w:vAlign w:val="bottom"/>
            <w:hideMark/>
          </w:tcPr>
          <w:p w14:paraId="6EAD4AFC" w14:textId="77777777" w:rsidR="003F633B" w:rsidRPr="00B64B39" w:rsidRDefault="003F633B" w:rsidP="005B0F18">
            <w:pPr>
              <w:rPr>
                <w:rFonts w:ascii="Lucida Grande" w:eastAsia="Times New Roman" w:hAnsi="Lucida Grande" w:cs="Lucida Grande"/>
                <w:i/>
                <w:iCs/>
                <w:sz w:val="22"/>
                <w:szCs w:val="22"/>
                <w:lang w:val="en-CA"/>
              </w:rPr>
            </w:pPr>
            <w:r w:rsidRPr="00B64B39">
              <w:rPr>
                <w:rFonts w:ascii="Lucida Grande" w:eastAsia="Times New Roman" w:hAnsi="Lucida Grande" w:cs="Lucida Grande"/>
                <w:i/>
                <w:iCs/>
                <w:sz w:val="22"/>
                <w:szCs w:val="22"/>
                <w:lang w:val="en-CA"/>
              </w:rPr>
              <w:t>NA</w:t>
            </w:r>
          </w:p>
        </w:tc>
        <w:tc>
          <w:tcPr>
            <w:tcW w:w="1512" w:type="dxa"/>
            <w:shd w:val="clear" w:color="auto" w:fill="auto"/>
            <w:noWrap/>
            <w:vAlign w:val="bottom"/>
            <w:hideMark/>
          </w:tcPr>
          <w:p w14:paraId="092284EF" w14:textId="77777777" w:rsidR="003F633B" w:rsidRPr="00B64B39" w:rsidRDefault="003F633B" w:rsidP="005B0F18">
            <w:pPr>
              <w:rPr>
                <w:rFonts w:ascii="Lucida Grande" w:eastAsia="Times New Roman" w:hAnsi="Lucida Grande" w:cs="Lucida Grande"/>
                <w:i/>
                <w:iCs/>
                <w:sz w:val="22"/>
                <w:szCs w:val="22"/>
                <w:lang w:val="en-CA"/>
              </w:rPr>
            </w:pPr>
            <w:r w:rsidRPr="00B64B39">
              <w:rPr>
                <w:rFonts w:ascii="Lucida Grande" w:eastAsia="Times New Roman" w:hAnsi="Lucida Grande" w:cs="Lucida Grande"/>
                <w:i/>
                <w:iCs/>
                <w:sz w:val="22"/>
                <w:szCs w:val="22"/>
                <w:lang w:val="en-CA"/>
              </w:rPr>
              <w:t>NA</w:t>
            </w:r>
          </w:p>
        </w:tc>
        <w:tc>
          <w:tcPr>
            <w:tcW w:w="1510" w:type="dxa"/>
            <w:shd w:val="clear" w:color="auto" w:fill="auto"/>
            <w:noWrap/>
            <w:vAlign w:val="bottom"/>
            <w:hideMark/>
          </w:tcPr>
          <w:p w14:paraId="0C528125" w14:textId="77777777" w:rsidR="003F633B" w:rsidRPr="00B64B39" w:rsidRDefault="003F633B" w:rsidP="005B0F18">
            <w:pPr>
              <w:rPr>
                <w:rFonts w:ascii="Lucida Grande" w:eastAsia="Times New Roman" w:hAnsi="Lucida Grande" w:cs="Lucida Grande"/>
                <w:i/>
                <w:iCs/>
                <w:sz w:val="22"/>
                <w:szCs w:val="22"/>
                <w:lang w:val="en-CA"/>
              </w:rPr>
            </w:pPr>
            <w:r w:rsidRPr="00B64B39">
              <w:rPr>
                <w:rFonts w:ascii="Lucida Grande" w:eastAsia="Times New Roman" w:hAnsi="Lucida Grande" w:cs="Lucida Grande"/>
                <w:i/>
                <w:iCs/>
                <w:sz w:val="22"/>
                <w:szCs w:val="22"/>
                <w:lang w:val="en-CA"/>
              </w:rPr>
              <w:t>NA</w:t>
            </w:r>
          </w:p>
        </w:tc>
        <w:tc>
          <w:tcPr>
            <w:tcW w:w="1300" w:type="dxa"/>
            <w:shd w:val="clear" w:color="auto" w:fill="auto"/>
            <w:noWrap/>
            <w:vAlign w:val="bottom"/>
            <w:hideMark/>
          </w:tcPr>
          <w:p w14:paraId="54312462" w14:textId="77777777" w:rsidR="003F633B" w:rsidRPr="00B64B39" w:rsidRDefault="003F633B" w:rsidP="005B0F18">
            <w:pPr>
              <w:jc w:val="right"/>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13</w:t>
            </w:r>
          </w:p>
        </w:tc>
      </w:tr>
      <w:tr w:rsidR="003F633B" w:rsidRPr="00B64B39" w14:paraId="3141FFBC" w14:textId="77777777" w:rsidTr="005B0F18">
        <w:trPr>
          <w:trHeight w:val="320"/>
        </w:trPr>
        <w:tc>
          <w:tcPr>
            <w:tcW w:w="1300" w:type="dxa"/>
            <w:shd w:val="clear" w:color="auto" w:fill="auto"/>
            <w:noWrap/>
            <w:vAlign w:val="bottom"/>
            <w:hideMark/>
          </w:tcPr>
          <w:p w14:paraId="4A69B508"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Echinoderm</w:t>
            </w:r>
          </w:p>
        </w:tc>
        <w:tc>
          <w:tcPr>
            <w:tcW w:w="1827" w:type="dxa"/>
            <w:shd w:val="clear" w:color="auto" w:fill="auto"/>
            <w:noWrap/>
            <w:vAlign w:val="bottom"/>
            <w:hideMark/>
          </w:tcPr>
          <w:p w14:paraId="5452C640"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Holothuriidae</w:t>
            </w:r>
          </w:p>
        </w:tc>
        <w:tc>
          <w:tcPr>
            <w:tcW w:w="1512" w:type="dxa"/>
            <w:shd w:val="clear" w:color="auto" w:fill="auto"/>
            <w:noWrap/>
            <w:vAlign w:val="bottom"/>
            <w:hideMark/>
          </w:tcPr>
          <w:p w14:paraId="068C76FF"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Holothuria</w:t>
            </w:r>
          </w:p>
        </w:tc>
        <w:tc>
          <w:tcPr>
            <w:tcW w:w="1510" w:type="dxa"/>
            <w:shd w:val="clear" w:color="auto" w:fill="auto"/>
            <w:noWrap/>
            <w:vAlign w:val="bottom"/>
            <w:hideMark/>
          </w:tcPr>
          <w:p w14:paraId="55BDBDC5"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atra</w:t>
            </w:r>
          </w:p>
        </w:tc>
        <w:tc>
          <w:tcPr>
            <w:tcW w:w="1300" w:type="dxa"/>
            <w:shd w:val="clear" w:color="auto" w:fill="auto"/>
            <w:noWrap/>
            <w:vAlign w:val="bottom"/>
            <w:hideMark/>
          </w:tcPr>
          <w:p w14:paraId="6B26240D" w14:textId="77777777" w:rsidR="003F633B" w:rsidRPr="00B64B39" w:rsidRDefault="003F633B" w:rsidP="005B0F18">
            <w:pPr>
              <w:jc w:val="right"/>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1</w:t>
            </w:r>
          </w:p>
        </w:tc>
      </w:tr>
      <w:tr w:rsidR="003F633B" w:rsidRPr="00B64B39" w14:paraId="36A5798B" w14:textId="77777777" w:rsidTr="005B0F18">
        <w:trPr>
          <w:trHeight w:val="320"/>
        </w:trPr>
        <w:tc>
          <w:tcPr>
            <w:tcW w:w="1300" w:type="dxa"/>
            <w:shd w:val="clear" w:color="auto" w:fill="auto"/>
            <w:noWrap/>
            <w:vAlign w:val="bottom"/>
            <w:hideMark/>
          </w:tcPr>
          <w:p w14:paraId="4BFC9042"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Echinoderm</w:t>
            </w:r>
          </w:p>
        </w:tc>
        <w:tc>
          <w:tcPr>
            <w:tcW w:w="1827" w:type="dxa"/>
            <w:shd w:val="clear" w:color="auto" w:fill="auto"/>
            <w:noWrap/>
            <w:vAlign w:val="bottom"/>
            <w:hideMark/>
          </w:tcPr>
          <w:p w14:paraId="33372053" w14:textId="77777777" w:rsidR="003F633B" w:rsidRPr="00B64B39" w:rsidRDefault="003F633B" w:rsidP="005B0F18">
            <w:pPr>
              <w:rPr>
                <w:rFonts w:ascii="Lucida Grande" w:eastAsia="Times New Roman" w:hAnsi="Lucida Grande" w:cs="Lucida Grande"/>
                <w:i/>
                <w:iCs/>
                <w:sz w:val="22"/>
                <w:szCs w:val="22"/>
                <w:lang w:val="en-CA"/>
              </w:rPr>
            </w:pPr>
            <w:r w:rsidRPr="00B64B39">
              <w:rPr>
                <w:rFonts w:ascii="Lucida Grande" w:eastAsia="Times New Roman" w:hAnsi="Lucida Grande" w:cs="Lucida Grande"/>
                <w:i/>
                <w:iCs/>
                <w:sz w:val="22"/>
                <w:szCs w:val="22"/>
                <w:lang w:val="en-CA"/>
              </w:rPr>
              <w:t>NA</w:t>
            </w:r>
          </w:p>
        </w:tc>
        <w:tc>
          <w:tcPr>
            <w:tcW w:w="1512" w:type="dxa"/>
            <w:shd w:val="clear" w:color="auto" w:fill="auto"/>
            <w:noWrap/>
            <w:vAlign w:val="bottom"/>
            <w:hideMark/>
          </w:tcPr>
          <w:p w14:paraId="64DFDCA7" w14:textId="77777777" w:rsidR="003F633B" w:rsidRPr="00B64B39" w:rsidRDefault="003F633B" w:rsidP="005B0F18">
            <w:pPr>
              <w:rPr>
                <w:rFonts w:ascii="Lucida Grande" w:eastAsia="Times New Roman" w:hAnsi="Lucida Grande" w:cs="Lucida Grande"/>
                <w:i/>
                <w:iCs/>
                <w:sz w:val="22"/>
                <w:szCs w:val="22"/>
                <w:lang w:val="en-CA"/>
              </w:rPr>
            </w:pPr>
            <w:r w:rsidRPr="00B64B39">
              <w:rPr>
                <w:rFonts w:ascii="Lucida Grande" w:eastAsia="Times New Roman" w:hAnsi="Lucida Grande" w:cs="Lucida Grande"/>
                <w:i/>
                <w:iCs/>
                <w:sz w:val="22"/>
                <w:szCs w:val="22"/>
                <w:lang w:val="en-CA"/>
              </w:rPr>
              <w:t>NA</w:t>
            </w:r>
          </w:p>
        </w:tc>
        <w:tc>
          <w:tcPr>
            <w:tcW w:w="1510" w:type="dxa"/>
            <w:shd w:val="clear" w:color="auto" w:fill="auto"/>
            <w:noWrap/>
            <w:vAlign w:val="bottom"/>
            <w:hideMark/>
          </w:tcPr>
          <w:p w14:paraId="7B20DDF6" w14:textId="77777777" w:rsidR="003F633B" w:rsidRPr="00B64B39" w:rsidRDefault="003F633B" w:rsidP="005B0F18">
            <w:pPr>
              <w:rPr>
                <w:rFonts w:ascii="Lucida Grande" w:eastAsia="Times New Roman" w:hAnsi="Lucida Grande" w:cs="Lucida Grande"/>
                <w:i/>
                <w:iCs/>
                <w:sz w:val="22"/>
                <w:szCs w:val="22"/>
                <w:lang w:val="en-CA"/>
              </w:rPr>
            </w:pPr>
            <w:r w:rsidRPr="00B64B39">
              <w:rPr>
                <w:rFonts w:ascii="Lucida Grande" w:eastAsia="Times New Roman" w:hAnsi="Lucida Grande" w:cs="Lucida Grande"/>
                <w:i/>
                <w:iCs/>
                <w:sz w:val="22"/>
                <w:szCs w:val="22"/>
                <w:lang w:val="en-CA"/>
              </w:rPr>
              <w:t>NA</w:t>
            </w:r>
          </w:p>
        </w:tc>
        <w:tc>
          <w:tcPr>
            <w:tcW w:w="1300" w:type="dxa"/>
            <w:shd w:val="clear" w:color="auto" w:fill="auto"/>
            <w:noWrap/>
            <w:vAlign w:val="bottom"/>
            <w:hideMark/>
          </w:tcPr>
          <w:p w14:paraId="36F02AC4" w14:textId="77777777" w:rsidR="003F633B" w:rsidRPr="00B64B39" w:rsidRDefault="003F633B" w:rsidP="005B0F18">
            <w:pPr>
              <w:jc w:val="right"/>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12</w:t>
            </w:r>
          </w:p>
        </w:tc>
      </w:tr>
      <w:tr w:rsidR="003F633B" w:rsidRPr="00B64B39" w14:paraId="090CF93C" w14:textId="77777777" w:rsidTr="005B0F18">
        <w:trPr>
          <w:trHeight w:val="320"/>
        </w:trPr>
        <w:tc>
          <w:tcPr>
            <w:tcW w:w="1300" w:type="dxa"/>
            <w:shd w:val="clear" w:color="auto" w:fill="auto"/>
            <w:noWrap/>
            <w:vAlign w:val="bottom"/>
            <w:hideMark/>
          </w:tcPr>
          <w:p w14:paraId="0534A942"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Mollusc</w:t>
            </w:r>
          </w:p>
        </w:tc>
        <w:tc>
          <w:tcPr>
            <w:tcW w:w="1827" w:type="dxa"/>
            <w:shd w:val="clear" w:color="auto" w:fill="auto"/>
            <w:noWrap/>
            <w:vAlign w:val="bottom"/>
            <w:hideMark/>
          </w:tcPr>
          <w:p w14:paraId="504E01B2"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Calyptraeidae</w:t>
            </w:r>
          </w:p>
        </w:tc>
        <w:tc>
          <w:tcPr>
            <w:tcW w:w="1512" w:type="dxa"/>
            <w:shd w:val="clear" w:color="auto" w:fill="auto"/>
            <w:noWrap/>
            <w:vAlign w:val="bottom"/>
            <w:hideMark/>
          </w:tcPr>
          <w:p w14:paraId="5BA3F6C2"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Crepidula</w:t>
            </w:r>
          </w:p>
        </w:tc>
        <w:tc>
          <w:tcPr>
            <w:tcW w:w="1510" w:type="dxa"/>
            <w:shd w:val="clear" w:color="auto" w:fill="auto"/>
            <w:noWrap/>
            <w:vAlign w:val="bottom"/>
            <w:hideMark/>
          </w:tcPr>
          <w:p w14:paraId="3C3E5C4D"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fornicata</w:t>
            </w:r>
          </w:p>
        </w:tc>
        <w:tc>
          <w:tcPr>
            <w:tcW w:w="1300" w:type="dxa"/>
            <w:shd w:val="clear" w:color="auto" w:fill="auto"/>
            <w:noWrap/>
            <w:vAlign w:val="bottom"/>
            <w:hideMark/>
          </w:tcPr>
          <w:p w14:paraId="3F67B80F" w14:textId="77777777" w:rsidR="003F633B" w:rsidRPr="00B64B39" w:rsidRDefault="003F633B" w:rsidP="005B0F18">
            <w:pPr>
              <w:jc w:val="right"/>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1</w:t>
            </w:r>
          </w:p>
        </w:tc>
      </w:tr>
      <w:tr w:rsidR="003F633B" w:rsidRPr="00B64B39" w14:paraId="5C2C48D8" w14:textId="77777777" w:rsidTr="005B0F18">
        <w:trPr>
          <w:trHeight w:val="320"/>
        </w:trPr>
        <w:tc>
          <w:tcPr>
            <w:tcW w:w="1300" w:type="dxa"/>
            <w:shd w:val="clear" w:color="auto" w:fill="auto"/>
            <w:noWrap/>
            <w:vAlign w:val="bottom"/>
            <w:hideMark/>
          </w:tcPr>
          <w:p w14:paraId="51C227D8"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Mollusc</w:t>
            </w:r>
          </w:p>
        </w:tc>
        <w:tc>
          <w:tcPr>
            <w:tcW w:w="1827" w:type="dxa"/>
            <w:shd w:val="clear" w:color="auto" w:fill="auto"/>
            <w:noWrap/>
            <w:vAlign w:val="bottom"/>
            <w:hideMark/>
          </w:tcPr>
          <w:p w14:paraId="207F7A63"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Mytilidae</w:t>
            </w:r>
          </w:p>
        </w:tc>
        <w:tc>
          <w:tcPr>
            <w:tcW w:w="1512" w:type="dxa"/>
            <w:shd w:val="clear" w:color="auto" w:fill="auto"/>
            <w:noWrap/>
            <w:vAlign w:val="bottom"/>
            <w:hideMark/>
          </w:tcPr>
          <w:p w14:paraId="5586F78A"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Geukensia</w:t>
            </w:r>
          </w:p>
        </w:tc>
        <w:tc>
          <w:tcPr>
            <w:tcW w:w="1510" w:type="dxa"/>
            <w:shd w:val="clear" w:color="auto" w:fill="auto"/>
            <w:noWrap/>
            <w:vAlign w:val="bottom"/>
            <w:hideMark/>
          </w:tcPr>
          <w:p w14:paraId="35D33F3A"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demissa</w:t>
            </w:r>
          </w:p>
        </w:tc>
        <w:tc>
          <w:tcPr>
            <w:tcW w:w="1300" w:type="dxa"/>
            <w:shd w:val="clear" w:color="auto" w:fill="auto"/>
            <w:noWrap/>
            <w:vAlign w:val="bottom"/>
            <w:hideMark/>
          </w:tcPr>
          <w:p w14:paraId="042D6299" w14:textId="77777777" w:rsidR="003F633B" w:rsidRPr="00B64B39" w:rsidRDefault="003F633B" w:rsidP="005B0F18">
            <w:pPr>
              <w:jc w:val="right"/>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2</w:t>
            </w:r>
          </w:p>
        </w:tc>
      </w:tr>
      <w:tr w:rsidR="003F633B" w:rsidRPr="00B64B39" w14:paraId="35D8F901" w14:textId="77777777" w:rsidTr="005B0F18">
        <w:trPr>
          <w:trHeight w:val="320"/>
        </w:trPr>
        <w:tc>
          <w:tcPr>
            <w:tcW w:w="1300" w:type="dxa"/>
            <w:shd w:val="clear" w:color="auto" w:fill="auto"/>
            <w:noWrap/>
            <w:vAlign w:val="bottom"/>
            <w:hideMark/>
          </w:tcPr>
          <w:p w14:paraId="29F36854"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Mollusc</w:t>
            </w:r>
          </w:p>
        </w:tc>
        <w:tc>
          <w:tcPr>
            <w:tcW w:w="1827" w:type="dxa"/>
            <w:shd w:val="clear" w:color="auto" w:fill="auto"/>
            <w:noWrap/>
            <w:vAlign w:val="bottom"/>
            <w:hideMark/>
          </w:tcPr>
          <w:p w14:paraId="79F61A88"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Mytilidae</w:t>
            </w:r>
          </w:p>
        </w:tc>
        <w:tc>
          <w:tcPr>
            <w:tcW w:w="1512" w:type="dxa"/>
            <w:shd w:val="clear" w:color="auto" w:fill="auto"/>
            <w:noWrap/>
            <w:vAlign w:val="bottom"/>
            <w:hideMark/>
          </w:tcPr>
          <w:p w14:paraId="7164C033"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Modiolus</w:t>
            </w:r>
          </w:p>
        </w:tc>
        <w:tc>
          <w:tcPr>
            <w:tcW w:w="1510" w:type="dxa"/>
            <w:shd w:val="clear" w:color="auto" w:fill="auto"/>
            <w:noWrap/>
            <w:vAlign w:val="bottom"/>
            <w:hideMark/>
          </w:tcPr>
          <w:p w14:paraId="412E5AD7"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americanus</w:t>
            </w:r>
          </w:p>
        </w:tc>
        <w:tc>
          <w:tcPr>
            <w:tcW w:w="1300" w:type="dxa"/>
            <w:shd w:val="clear" w:color="auto" w:fill="auto"/>
            <w:noWrap/>
            <w:vAlign w:val="bottom"/>
            <w:hideMark/>
          </w:tcPr>
          <w:p w14:paraId="2A5FBCC1" w14:textId="77777777" w:rsidR="003F633B" w:rsidRPr="00B64B39" w:rsidRDefault="003F633B" w:rsidP="005B0F18">
            <w:pPr>
              <w:jc w:val="right"/>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7</w:t>
            </w:r>
          </w:p>
        </w:tc>
      </w:tr>
      <w:tr w:rsidR="003F633B" w:rsidRPr="00B64B39" w14:paraId="7667D561" w14:textId="77777777" w:rsidTr="005B0F18">
        <w:trPr>
          <w:trHeight w:val="320"/>
        </w:trPr>
        <w:tc>
          <w:tcPr>
            <w:tcW w:w="1300" w:type="dxa"/>
            <w:shd w:val="clear" w:color="auto" w:fill="auto"/>
            <w:noWrap/>
            <w:vAlign w:val="bottom"/>
            <w:hideMark/>
          </w:tcPr>
          <w:p w14:paraId="5FD55A60"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Mollusc</w:t>
            </w:r>
          </w:p>
        </w:tc>
        <w:tc>
          <w:tcPr>
            <w:tcW w:w="1827" w:type="dxa"/>
            <w:shd w:val="clear" w:color="auto" w:fill="auto"/>
            <w:noWrap/>
            <w:vAlign w:val="bottom"/>
            <w:hideMark/>
          </w:tcPr>
          <w:p w14:paraId="16F90BDD"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Mytilidae</w:t>
            </w:r>
          </w:p>
        </w:tc>
        <w:tc>
          <w:tcPr>
            <w:tcW w:w="1512" w:type="dxa"/>
            <w:shd w:val="clear" w:color="auto" w:fill="auto"/>
            <w:noWrap/>
            <w:vAlign w:val="bottom"/>
            <w:hideMark/>
          </w:tcPr>
          <w:p w14:paraId="6B48E1D8"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Mytilus</w:t>
            </w:r>
          </w:p>
        </w:tc>
        <w:tc>
          <w:tcPr>
            <w:tcW w:w="1510" w:type="dxa"/>
            <w:shd w:val="clear" w:color="auto" w:fill="auto"/>
            <w:noWrap/>
            <w:vAlign w:val="bottom"/>
            <w:hideMark/>
          </w:tcPr>
          <w:p w14:paraId="660CFD06"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californianus</w:t>
            </w:r>
          </w:p>
        </w:tc>
        <w:tc>
          <w:tcPr>
            <w:tcW w:w="1300" w:type="dxa"/>
            <w:shd w:val="clear" w:color="auto" w:fill="auto"/>
            <w:noWrap/>
            <w:vAlign w:val="bottom"/>
            <w:hideMark/>
          </w:tcPr>
          <w:p w14:paraId="1B53BC34" w14:textId="77777777" w:rsidR="003F633B" w:rsidRPr="00B64B39" w:rsidRDefault="003F633B" w:rsidP="005B0F18">
            <w:pPr>
              <w:jc w:val="right"/>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11</w:t>
            </w:r>
          </w:p>
        </w:tc>
      </w:tr>
      <w:tr w:rsidR="003F633B" w:rsidRPr="00B64B39" w14:paraId="4EC35980" w14:textId="77777777" w:rsidTr="005B0F18">
        <w:trPr>
          <w:trHeight w:val="320"/>
        </w:trPr>
        <w:tc>
          <w:tcPr>
            <w:tcW w:w="1300" w:type="dxa"/>
            <w:shd w:val="clear" w:color="auto" w:fill="auto"/>
            <w:noWrap/>
            <w:vAlign w:val="bottom"/>
            <w:hideMark/>
          </w:tcPr>
          <w:p w14:paraId="0871D6D0"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Mollusc</w:t>
            </w:r>
          </w:p>
        </w:tc>
        <w:tc>
          <w:tcPr>
            <w:tcW w:w="1827" w:type="dxa"/>
            <w:shd w:val="clear" w:color="auto" w:fill="auto"/>
            <w:noWrap/>
            <w:vAlign w:val="bottom"/>
            <w:hideMark/>
          </w:tcPr>
          <w:p w14:paraId="124AA4AF"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Mytilidae</w:t>
            </w:r>
          </w:p>
        </w:tc>
        <w:tc>
          <w:tcPr>
            <w:tcW w:w="1512" w:type="dxa"/>
            <w:shd w:val="clear" w:color="auto" w:fill="auto"/>
            <w:noWrap/>
            <w:vAlign w:val="bottom"/>
            <w:hideMark/>
          </w:tcPr>
          <w:p w14:paraId="549C8D1D"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Mytilus</w:t>
            </w:r>
          </w:p>
        </w:tc>
        <w:tc>
          <w:tcPr>
            <w:tcW w:w="1510" w:type="dxa"/>
            <w:shd w:val="clear" w:color="auto" w:fill="auto"/>
            <w:noWrap/>
            <w:vAlign w:val="bottom"/>
            <w:hideMark/>
          </w:tcPr>
          <w:p w14:paraId="14DE6C93"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chilensis</w:t>
            </w:r>
          </w:p>
        </w:tc>
        <w:tc>
          <w:tcPr>
            <w:tcW w:w="1300" w:type="dxa"/>
            <w:shd w:val="clear" w:color="auto" w:fill="auto"/>
            <w:noWrap/>
            <w:vAlign w:val="bottom"/>
            <w:hideMark/>
          </w:tcPr>
          <w:p w14:paraId="33F8117B" w14:textId="77777777" w:rsidR="003F633B" w:rsidRPr="00B64B39" w:rsidRDefault="003F633B" w:rsidP="005B0F18">
            <w:pPr>
              <w:jc w:val="right"/>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2</w:t>
            </w:r>
          </w:p>
        </w:tc>
      </w:tr>
      <w:tr w:rsidR="003F633B" w:rsidRPr="00B64B39" w14:paraId="32B3A891" w14:textId="77777777" w:rsidTr="005B0F18">
        <w:trPr>
          <w:trHeight w:val="320"/>
        </w:trPr>
        <w:tc>
          <w:tcPr>
            <w:tcW w:w="1300" w:type="dxa"/>
            <w:shd w:val="clear" w:color="auto" w:fill="auto"/>
            <w:noWrap/>
            <w:vAlign w:val="bottom"/>
            <w:hideMark/>
          </w:tcPr>
          <w:p w14:paraId="374D57B8"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Mollusc</w:t>
            </w:r>
          </w:p>
        </w:tc>
        <w:tc>
          <w:tcPr>
            <w:tcW w:w="1827" w:type="dxa"/>
            <w:shd w:val="clear" w:color="auto" w:fill="auto"/>
            <w:noWrap/>
            <w:vAlign w:val="bottom"/>
            <w:hideMark/>
          </w:tcPr>
          <w:p w14:paraId="2D2B0DFA"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Mytilidae</w:t>
            </w:r>
          </w:p>
        </w:tc>
        <w:tc>
          <w:tcPr>
            <w:tcW w:w="1512" w:type="dxa"/>
            <w:shd w:val="clear" w:color="auto" w:fill="auto"/>
            <w:noWrap/>
            <w:vAlign w:val="bottom"/>
            <w:hideMark/>
          </w:tcPr>
          <w:p w14:paraId="67C40B61"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Mytilus</w:t>
            </w:r>
          </w:p>
        </w:tc>
        <w:tc>
          <w:tcPr>
            <w:tcW w:w="1510" w:type="dxa"/>
            <w:shd w:val="clear" w:color="auto" w:fill="auto"/>
            <w:noWrap/>
            <w:vAlign w:val="bottom"/>
            <w:hideMark/>
          </w:tcPr>
          <w:p w14:paraId="66F58717"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edulis</w:t>
            </w:r>
          </w:p>
        </w:tc>
        <w:tc>
          <w:tcPr>
            <w:tcW w:w="1300" w:type="dxa"/>
            <w:shd w:val="clear" w:color="auto" w:fill="auto"/>
            <w:noWrap/>
            <w:vAlign w:val="bottom"/>
            <w:hideMark/>
          </w:tcPr>
          <w:p w14:paraId="744C6B0C" w14:textId="77777777" w:rsidR="003F633B" w:rsidRPr="00B64B39" w:rsidRDefault="003F633B" w:rsidP="005B0F18">
            <w:pPr>
              <w:jc w:val="right"/>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24</w:t>
            </w:r>
          </w:p>
        </w:tc>
      </w:tr>
      <w:tr w:rsidR="003F633B" w:rsidRPr="00B64B39" w14:paraId="09BC060B" w14:textId="77777777" w:rsidTr="005B0F18">
        <w:trPr>
          <w:trHeight w:val="320"/>
        </w:trPr>
        <w:tc>
          <w:tcPr>
            <w:tcW w:w="1300" w:type="dxa"/>
            <w:shd w:val="clear" w:color="auto" w:fill="auto"/>
            <w:noWrap/>
            <w:vAlign w:val="bottom"/>
            <w:hideMark/>
          </w:tcPr>
          <w:p w14:paraId="31568A3C"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Mollusc</w:t>
            </w:r>
          </w:p>
        </w:tc>
        <w:tc>
          <w:tcPr>
            <w:tcW w:w="1827" w:type="dxa"/>
            <w:shd w:val="clear" w:color="auto" w:fill="auto"/>
            <w:noWrap/>
            <w:vAlign w:val="bottom"/>
            <w:hideMark/>
          </w:tcPr>
          <w:p w14:paraId="6001E52E"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Ostreidae</w:t>
            </w:r>
          </w:p>
        </w:tc>
        <w:tc>
          <w:tcPr>
            <w:tcW w:w="1512" w:type="dxa"/>
            <w:shd w:val="clear" w:color="auto" w:fill="auto"/>
            <w:noWrap/>
            <w:vAlign w:val="bottom"/>
            <w:hideMark/>
          </w:tcPr>
          <w:p w14:paraId="43C1F731"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Magallana</w:t>
            </w:r>
          </w:p>
        </w:tc>
        <w:tc>
          <w:tcPr>
            <w:tcW w:w="1510" w:type="dxa"/>
            <w:shd w:val="clear" w:color="auto" w:fill="auto"/>
            <w:noWrap/>
            <w:vAlign w:val="bottom"/>
            <w:hideMark/>
          </w:tcPr>
          <w:p w14:paraId="0334F8B5"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gigas</w:t>
            </w:r>
          </w:p>
        </w:tc>
        <w:tc>
          <w:tcPr>
            <w:tcW w:w="1300" w:type="dxa"/>
            <w:shd w:val="clear" w:color="auto" w:fill="auto"/>
            <w:noWrap/>
            <w:vAlign w:val="bottom"/>
            <w:hideMark/>
          </w:tcPr>
          <w:p w14:paraId="2235EC6E" w14:textId="77777777" w:rsidR="003F633B" w:rsidRPr="00B64B39" w:rsidRDefault="003F633B" w:rsidP="005B0F18">
            <w:pPr>
              <w:jc w:val="right"/>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27</w:t>
            </w:r>
          </w:p>
        </w:tc>
      </w:tr>
      <w:tr w:rsidR="003F633B" w:rsidRPr="00B64B39" w14:paraId="3CA06D05" w14:textId="77777777" w:rsidTr="005B0F18">
        <w:trPr>
          <w:trHeight w:val="320"/>
        </w:trPr>
        <w:tc>
          <w:tcPr>
            <w:tcW w:w="1300" w:type="dxa"/>
            <w:shd w:val="clear" w:color="auto" w:fill="auto"/>
            <w:noWrap/>
            <w:vAlign w:val="bottom"/>
            <w:hideMark/>
          </w:tcPr>
          <w:p w14:paraId="0D408274"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Mollusc</w:t>
            </w:r>
          </w:p>
        </w:tc>
        <w:tc>
          <w:tcPr>
            <w:tcW w:w="1827" w:type="dxa"/>
            <w:shd w:val="clear" w:color="auto" w:fill="auto"/>
            <w:noWrap/>
            <w:vAlign w:val="bottom"/>
            <w:hideMark/>
          </w:tcPr>
          <w:p w14:paraId="7ED9674A"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Veneridae</w:t>
            </w:r>
          </w:p>
        </w:tc>
        <w:tc>
          <w:tcPr>
            <w:tcW w:w="1512" w:type="dxa"/>
            <w:shd w:val="clear" w:color="auto" w:fill="auto"/>
            <w:noWrap/>
            <w:vAlign w:val="bottom"/>
            <w:hideMark/>
          </w:tcPr>
          <w:p w14:paraId="755C8933"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Mercenaria</w:t>
            </w:r>
          </w:p>
        </w:tc>
        <w:tc>
          <w:tcPr>
            <w:tcW w:w="1510" w:type="dxa"/>
            <w:shd w:val="clear" w:color="auto" w:fill="auto"/>
            <w:noWrap/>
            <w:vAlign w:val="bottom"/>
            <w:hideMark/>
          </w:tcPr>
          <w:p w14:paraId="7A086B86"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mercenaria</w:t>
            </w:r>
          </w:p>
        </w:tc>
        <w:tc>
          <w:tcPr>
            <w:tcW w:w="1300" w:type="dxa"/>
            <w:shd w:val="clear" w:color="auto" w:fill="auto"/>
            <w:noWrap/>
            <w:vAlign w:val="bottom"/>
            <w:hideMark/>
          </w:tcPr>
          <w:p w14:paraId="3011F994" w14:textId="77777777" w:rsidR="003F633B" w:rsidRPr="00B64B39" w:rsidRDefault="003F633B" w:rsidP="005B0F18">
            <w:pPr>
              <w:jc w:val="right"/>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3</w:t>
            </w:r>
          </w:p>
        </w:tc>
      </w:tr>
      <w:tr w:rsidR="003F633B" w:rsidRPr="00B64B39" w14:paraId="3FB45375" w14:textId="77777777" w:rsidTr="005B0F18">
        <w:trPr>
          <w:trHeight w:val="320"/>
        </w:trPr>
        <w:tc>
          <w:tcPr>
            <w:tcW w:w="1300" w:type="dxa"/>
            <w:shd w:val="clear" w:color="auto" w:fill="auto"/>
            <w:noWrap/>
            <w:vAlign w:val="bottom"/>
            <w:hideMark/>
          </w:tcPr>
          <w:p w14:paraId="718332E1"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Cnidaria</w:t>
            </w:r>
          </w:p>
        </w:tc>
        <w:tc>
          <w:tcPr>
            <w:tcW w:w="1827" w:type="dxa"/>
            <w:shd w:val="clear" w:color="auto" w:fill="auto"/>
            <w:noWrap/>
            <w:vAlign w:val="bottom"/>
            <w:hideMark/>
          </w:tcPr>
          <w:p w14:paraId="5143C850"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Campanulariidae</w:t>
            </w:r>
          </w:p>
        </w:tc>
        <w:tc>
          <w:tcPr>
            <w:tcW w:w="1512" w:type="dxa"/>
            <w:shd w:val="clear" w:color="auto" w:fill="auto"/>
            <w:noWrap/>
            <w:vAlign w:val="bottom"/>
            <w:hideMark/>
          </w:tcPr>
          <w:p w14:paraId="30689887"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Obelia</w:t>
            </w:r>
          </w:p>
        </w:tc>
        <w:tc>
          <w:tcPr>
            <w:tcW w:w="1510" w:type="dxa"/>
            <w:shd w:val="clear" w:color="auto" w:fill="auto"/>
            <w:noWrap/>
            <w:vAlign w:val="bottom"/>
            <w:hideMark/>
          </w:tcPr>
          <w:p w14:paraId="37B0495C"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geniculata</w:t>
            </w:r>
          </w:p>
        </w:tc>
        <w:tc>
          <w:tcPr>
            <w:tcW w:w="1300" w:type="dxa"/>
            <w:shd w:val="clear" w:color="auto" w:fill="auto"/>
            <w:noWrap/>
            <w:vAlign w:val="bottom"/>
            <w:hideMark/>
          </w:tcPr>
          <w:p w14:paraId="00FB31DB" w14:textId="77777777" w:rsidR="003F633B" w:rsidRPr="00B64B39" w:rsidRDefault="003F633B" w:rsidP="005B0F18">
            <w:pPr>
              <w:jc w:val="right"/>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1</w:t>
            </w:r>
          </w:p>
        </w:tc>
      </w:tr>
      <w:tr w:rsidR="003F633B" w:rsidRPr="00B64B39" w14:paraId="4A6E5584" w14:textId="77777777" w:rsidTr="005B0F18">
        <w:trPr>
          <w:trHeight w:val="320"/>
        </w:trPr>
        <w:tc>
          <w:tcPr>
            <w:tcW w:w="1300" w:type="dxa"/>
            <w:shd w:val="clear" w:color="auto" w:fill="auto"/>
            <w:noWrap/>
            <w:vAlign w:val="bottom"/>
            <w:hideMark/>
          </w:tcPr>
          <w:p w14:paraId="03F2927D"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Cnidaria</w:t>
            </w:r>
          </w:p>
        </w:tc>
        <w:tc>
          <w:tcPr>
            <w:tcW w:w="1827" w:type="dxa"/>
            <w:shd w:val="clear" w:color="auto" w:fill="auto"/>
            <w:noWrap/>
            <w:vAlign w:val="bottom"/>
            <w:hideMark/>
          </w:tcPr>
          <w:p w14:paraId="0BEA8255"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Catostylidae</w:t>
            </w:r>
          </w:p>
        </w:tc>
        <w:tc>
          <w:tcPr>
            <w:tcW w:w="1512" w:type="dxa"/>
            <w:shd w:val="clear" w:color="auto" w:fill="auto"/>
            <w:noWrap/>
            <w:vAlign w:val="bottom"/>
            <w:hideMark/>
          </w:tcPr>
          <w:p w14:paraId="3E969DD8"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Catostylus</w:t>
            </w:r>
          </w:p>
        </w:tc>
        <w:tc>
          <w:tcPr>
            <w:tcW w:w="1510" w:type="dxa"/>
            <w:shd w:val="clear" w:color="auto" w:fill="auto"/>
            <w:noWrap/>
            <w:vAlign w:val="bottom"/>
            <w:hideMark/>
          </w:tcPr>
          <w:p w14:paraId="33322C54"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mosaicus</w:t>
            </w:r>
          </w:p>
        </w:tc>
        <w:tc>
          <w:tcPr>
            <w:tcW w:w="1300" w:type="dxa"/>
            <w:shd w:val="clear" w:color="auto" w:fill="auto"/>
            <w:noWrap/>
            <w:vAlign w:val="bottom"/>
            <w:hideMark/>
          </w:tcPr>
          <w:p w14:paraId="26DB6996" w14:textId="77777777" w:rsidR="003F633B" w:rsidRPr="00B64B39" w:rsidRDefault="003F633B" w:rsidP="005B0F18">
            <w:pPr>
              <w:jc w:val="right"/>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5</w:t>
            </w:r>
          </w:p>
        </w:tc>
      </w:tr>
      <w:tr w:rsidR="003F633B" w:rsidRPr="00B64B39" w14:paraId="279F0797" w14:textId="77777777" w:rsidTr="005B0F18">
        <w:trPr>
          <w:trHeight w:val="320"/>
        </w:trPr>
        <w:tc>
          <w:tcPr>
            <w:tcW w:w="1300" w:type="dxa"/>
            <w:shd w:val="clear" w:color="auto" w:fill="auto"/>
            <w:noWrap/>
            <w:vAlign w:val="bottom"/>
            <w:hideMark/>
          </w:tcPr>
          <w:p w14:paraId="05D3815F"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Sponge</w:t>
            </w:r>
          </w:p>
        </w:tc>
        <w:tc>
          <w:tcPr>
            <w:tcW w:w="1827" w:type="dxa"/>
            <w:shd w:val="clear" w:color="auto" w:fill="auto"/>
            <w:noWrap/>
            <w:vAlign w:val="bottom"/>
            <w:hideMark/>
          </w:tcPr>
          <w:p w14:paraId="1E16D9E1"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Aplysinidae</w:t>
            </w:r>
          </w:p>
        </w:tc>
        <w:tc>
          <w:tcPr>
            <w:tcW w:w="1512" w:type="dxa"/>
            <w:shd w:val="clear" w:color="auto" w:fill="auto"/>
            <w:noWrap/>
            <w:vAlign w:val="bottom"/>
            <w:hideMark/>
          </w:tcPr>
          <w:p w14:paraId="6DB14156"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Aplysina</w:t>
            </w:r>
          </w:p>
        </w:tc>
        <w:tc>
          <w:tcPr>
            <w:tcW w:w="1510" w:type="dxa"/>
            <w:shd w:val="clear" w:color="auto" w:fill="auto"/>
            <w:noWrap/>
            <w:vAlign w:val="bottom"/>
            <w:hideMark/>
          </w:tcPr>
          <w:p w14:paraId="44246DB6"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cauliformis</w:t>
            </w:r>
          </w:p>
        </w:tc>
        <w:tc>
          <w:tcPr>
            <w:tcW w:w="1300" w:type="dxa"/>
            <w:shd w:val="clear" w:color="auto" w:fill="auto"/>
            <w:noWrap/>
            <w:vAlign w:val="bottom"/>
            <w:hideMark/>
          </w:tcPr>
          <w:p w14:paraId="4491C77E" w14:textId="77777777" w:rsidR="003F633B" w:rsidRPr="00B64B39" w:rsidRDefault="003F633B" w:rsidP="005B0F18">
            <w:pPr>
              <w:jc w:val="right"/>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1</w:t>
            </w:r>
          </w:p>
        </w:tc>
      </w:tr>
      <w:tr w:rsidR="003F633B" w:rsidRPr="00B64B39" w14:paraId="799F6979" w14:textId="77777777" w:rsidTr="005B0F18">
        <w:trPr>
          <w:trHeight w:val="320"/>
        </w:trPr>
        <w:tc>
          <w:tcPr>
            <w:tcW w:w="1300" w:type="dxa"/>
            <w:shd w:val="clear" w:color="auto" w:fill="auto"/>
            <w:noWrap/>
            <w:vAlign w:val="bottom"/>
            <w:hideMark/>
          </w:tcPr>
          <w:p w14:paraId="1AF2E507"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Sponge</w:t>
            </w:r>
          </w:p>
        </w:tc>
        <w:tc>
          <w:tcPr>
            <w:tcW w:w="1827" w:type="dxa"/>
            <w:shd w:val="clear" w:color="auto" w:fill="auto"/>
            <w:noWrap/>
            <w:vAlign w:val="bottom"/>
            <w:hideMark/>
          </w:tcPr>
          <w:p w14:paraId="734907B8"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Chalinidae</w:t>
            </w:r>
          </w:p>
        </w:tc>
        <w:tc>
          <w:tcPr>
            <w:tcW w:w="1512" w:type="dxa"/>
            <w:shd w:val="clear" w:color="auto" w:fill="auto"/>
            <w:noWrap/>
            <w:vAlign w:val="bottom"/>
            <w:hideMark/>
          </w:tcPr>
          <w:p w14:paraId="53BA174D"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Haliclona</w:t>
            </w:r>
          </w:p>
        </w:tc>
        <w:tc>
          <w:tcPr>
            <w:tcW w:w="1510" w:type="dxa"/>
            <w:shd w:val="clear" w:color="auto" w:fill="auto"/>
            <w:noWrap/>
            <w:vAlign w:val="bottom"/>
            <w:hideMark/>
          </w:tcPr>
          <w:p w14:paraId="251CCFBF"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implexiformis</w:t>
            </w:r>
          </w:p>
        </w:tc>
        <w:tc>
          <w:tcPr>
            <w:tcW w:w="1300" w:type="dxa"/>
            <w:shd w:val="clear" w:color="auto" w:fill="auto"/>
            <w:noWrap/>
            <w:vAlign w:val="bottom"/>
            <w:hideMark/>
          </w:tcPr>
          <w:p w14:paraId="5D5AA601" w14:textId="77777777" w:rsidR="003F633B" w:rsidRPr="00B64B39" w:rsidRDefault="003F633B" w:rsidP="005B0F18">
            <w:pPr>
              <w:jc w:val="right"/>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1</w:t>
            </w:r>
          </w:p>
        </w:tc>
      </w:tr>
      <w:tr w:rsidR="003F633B" w:rsidRPr="00B64B39" w14:paraId="1EFF227D" w14:textId="77777777" w:rsidTr="005B0F18">
        <w:trPr>
          <w:trHeight w:val="320"/>
        </w:trPr>
        <w:tc>
          <w:tcPr>
            <w:tcW w:w="1300" w:type="dxa"/>
            <w:shd w:val="clear" w:color="auto" w:fill="auto"/>
            <w:noWrap/>
            <w:vAlign w:val="bottom"/>
            <w:hideMark/>
          </w:tcPr>
          <w:p w14:paraId="739E437C"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Sponge</w:t>
            </w:r>
          </w:p>
        </w:tc>
        <w:tc>
          <w:tcPr>
            <w:tcW w:w="1827" w:type="dxa"/>
            <w:shd w:val="clear" w:color="auto" w:fill="auto"/>
            <w:noWrap/>
            <w:vAlign w:val="bottom"/>
            <w:hideMark/>
          </w:tcPr>
          <w:p w14:paraId="198FE80E"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Halichondriidae</w:t>
            </w:r>
          </w:p>
        </w:tc>
        <w:tc>
          <w:tcPr>
            <w:tcW w:w="1512" w:type="dxa"/>
            <w:shd w:val="clear" w:color="auto" w:fill="auto"/>
            <w:noWrap/>
            <w:vAlign w:val="bottom"/>
            <w:hideMark/>
          </w:tcPr>
          <w:p w14:paraId="40C62C3D"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Halichondria</w:t>
            </w:r>
          </w:p>
        </w:tc>
        <w:tc>
          <w:tcPr>
            <w:tcW w:w="1510" w:type="dxa"/>
            <w:shd w:val="clear" w:color="auto" w:fill="auto"/>
            <w:noWrap/>
            <w:vAlign w:val="bottom"/>
            <w:hideMark/>
          </w:tcPr>
          <w:p w14:paraId="0D9C011F"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melanadocia</w:t>
            </w:r>
          </w:p>
        </w:tc>
        <w:tc>
          <w:tcPr>
            <w:tcW w:w="1300" w:type="dxa"/>
            <w:shd w:val="clear" w:color="auto" w:fill="auto"/>
            <w:noWrap/>
            <w:vAlign w:val="bottom"/>
            <w:hideMark/>
          </w:tcPr>
          <w:p w14:paraId="34E3B763" w14:textId="77777777" w:rsidR="003F633B" w:rsidRPr="00B64B39" w:rsidRDefault="003F633B" w:rsidP="005B0F18">
            <w:pPr>
              <w:jc w:val="right"/>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1</w:t>
            </w:r>
          </w:p>
        </w:tc>
      </w:tr>
      <w:tr w:rsidR="003F633B" w:rsidRPr="00B64B39" w14:paraId="0C8C4539" w14:textId="77777777" w:rsidTr="005B0F18">
        <w:trPr>
          <w:trHeight w:val="320"/>
        </w:trPr>
        <w:tc>
          <w:tcPr>
            <w:tcW w:w="1300" w:type="dxa"/>
            <w:shd w:val="clear" w:color="auto" w:fill="auto"/>
            <w:noWrap/>
            <w:vAlign w:val="bottom"/>
            <w:hideMark/>
          </w:tcPr>
          <w:p w14:paraId="3CDAE0DD"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Sponge</w:t>
            </w:r>
          </w:p>
        </w:tc>
        <w:tc>
          <w:tcPr>
            <w:tcW w:w="1827" w:type="dxa"/>
            <w:shd w:val="clear" w:color="auto" w:fill="auto"/>
            <w:noWrap/>
            <w:vAlign w:val="bottom"/>
            <w:hideMark/>
          </w:tcPr>
          <w:p w14:paraId="33F154C1"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Tedaniidae</w:t>
            </w:r>
          </w:p>
        </w:tc>
        <w:tc>
          <w:tcPr>
            <w:tcW w:w="1512" w:type="dxa"/>
            <w:shd w:val="clear" w:color="auto" w:fill="auto"/>
            <w:noWrap/>
            <w:vAlign w:val="bottom"/>
            <w:hideMark/>
          </w:tcPr>
          <w:p w14:paraId="4C4D3B1E"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Tedania</w:t>
            </w:r>
          </w:p>
        </w:tc>
        <w:tc>
          <w:tcPr>
            <w:tcW w:w="1510" w:type="dxa"/>
            <w:shd w:val="clear" w:color="auto" w:fill="auto"/>
            <w:noWrap/>
            <w:vAlign w:val="bottom"/>
            <w:hideMark/>
          </w:tcPr>
          <w:p w14:paraId="49E1C0EB"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ignis</w:t>
            </w:r>
          </w:p>
        </w:tc>
        <w:tc>
          <w:tcPr>
            <w:tcW w:w="1300" w:type="dxa"/>
            <w:shd w:val="clear" w:color="auto" w:fill="auto"/>
            <w:noWrap/>
            <w:vAlign w:val="bottom"/>
            <w:hideMark/>
          </w:tcPr>
          <w:p w14:paraId="74B2DB19" w14:textId="77777777" w:rsidR="003F633B" w:rsidRPr="00B64B39" w:rsidRDefault="003F633B" w:rsidP="005B0F18">
            <w:pPr>
              <w:jc w:val="right"/>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1</w:t>
            </w:r>
          </w:p>
        </w:tc>
      </w:tr>
      <w:tr w:rsidR="003F633B" w:rsidRPr="00B64B39" w14:paraId="15EE9ABE" w14:textId="77777777" w:rsidTr="005B0F18">
        <w:trPr>
          <w:trHeight w:val="320"/>
        </w:trPr>
        <w:tc>
          <w:tcPr>
            <w:tcW w:w="1300" w:type="dxa"/>
            <w:shd w:val="clear" w:color="auto" w:fill="auto"/>
            <w:noWrap/>
            <w:vAlign w:val="bottom"/>
            <w:hideMark/>
          </w:tcPr>
          <w:p w14:paraId="7C4847FC"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Sponge</w:t>
            </w:r>
          </w:p>
        </w:tc>
        <w:tc>
          <w:tcPr>
            <w:tcW w:w="1827" w:type="dxa"/>
            <w:shd w:val="clear" w:color="auto" w:fill="auto"/>
            <w:noWrap/>
            <w:vAlign w:val="bottom"/>
            <w:hideMark/>
          </w:tcPr>
          <w:p w14:paraId="7BFE9C28" w14:textId="77777777" w:rsidR="003F633B" w:rsidRPr="00B64B39" w:rsidRDefault="003F633B" w:rsidP="005B0F18">
            <w:pPr>
              <w:rPr>
                <w:rFonts w:ascii="Lucida Grande" w:eastAsia="Times New Roman" w:hAnsi="Lucida Grande" w:cs="Lucida Grande"/>
                <w:i/>
                <w:iCs/>
                <w:sz w:val="22"/>
                <w:szCs w:val="22"/>
                <w:lang w:val="en-CA"/>
              </w:rPr>
            </w:pPr>
            <w:r w:rsidRPr="00B64B39">
              <w:rPr>
                <w:rFonts w:ascii="Lucida Grande" w:eastAsia="Times New Roman" w:hAnsi="Lucida Grande" w:cs="Lucida Grande"/>
                <w:i/>
                <w:iCs/>
                <w:sz w:val="22"/>
                <w:szCs w:val="22"/>
                <w:lang w:val="en-CA"/>
              </w:rPr>
              <w:t>NA</w:t>
            </w:r>
          </w:p>
        </w:tc>
        <w:tc>
          <w:tcPr>
            <w:tcW w:w="1512" w:type="dxa"/>
            <w:shd w:val="clear" w:color="auto" w:fill="auto"/>
            <w:noWrap/>
            <w:vAlign w:val="bottom"/>
            <w:hideMark/>
          </w:tcPr>
          <w:p w14:paraId="71B9B66B" w14:textId="77777777" w:rsidR="003F633B" w:rsidRPr="00B64B39" w:rsidRDefault="003F633B" w:rsidP="005B0F18">
            <w:pPr>
              <w:rPr>
                <w:rFonts w:ascii="Lucida Grande" w:eastAsia="Times New Roman" w:hAnsi="Lucida Grande" w:cs="Lucida Grande"/>
                <w:i/>
                <w:iCs/>
                <w:sz w:val="22"/>
                <w:szCs w:val="22"/>
                <w:lang w:val="en-CA"/>
              </w:rPr>
            </w:pPr>
            <w:r w:rsidRPr="00B64B39">
              <w:rPr>
                <w:rFonts w:ascii="Lucida Grande" w:eastAsia="Times New Roman" w:hAnsi="Lucida Grande" w:cs="Lucida Grande"/>
                <w:i/>
                <w:iCs/>
                <w:sz w:val="22"/>
                <w:szCs w:val="22"/>
                <w:lang w:val="en-CA"/>
              </w:rPr>
              <w:t>NA</w:t>
            </w:r>
          </w:p>
        </w:tc>
        <w:tc>
          <w:tcPr>
            <w:tcW w:w="1510" w:type="dxa"/>
            <w:shd w:val="clear" w:color="auto" w:fill="auto"/>
            <w:noWrap/>
            <w:vAlign w:val="bottom"/>
            <w:hideMark/>
          </w:tcPr>
          <w:p w14:paraId="7C982BDE" w14:textId="77777777" w:rsidR="003F633B" w:rsidRPr="00B64B39" w:rsidRDefault="003F633B" w:rsidP="005B0F18">
            <w:pPr>
              <w:rPr>
                <w:rFonts w:ascii="Lucida Grande" w:eastAsia="Times New Roman" w:hAnsi="Lucida Grande" w:cs="Lucida Grande"/>
                <w:i/>
                <w:iCs/>
                <w:sz w:val="22"/>
                <w:szCs w:val="22"/>
                <w:lang w:val="en-CA"/>
              </w:rPr>
            </w:pPr>
            <w:r w:rsidRPr="00B64B39">
              <w:rPr>
                <w:rFonts w:ascii="Lucida Grande" w:eastAsia="Times New Roman" w:hAnsi="Lucida Grande" w:cs="Lucida Grande"/>
                <w:i/>
                <w:iCs/>
                <w:sz w:val="22"/>
                <w:szCs w:val="22"/>
                <w:lang w:val="en-CA"/>
              </w:rPr>
              <w:t>NA</w:t>
            </w:r>
          </w:p>
        </w:tc>
        <w:tc>
          <w:tcPr>
            <w:tcW w:w="1300" w:type="dxa"/>
            <w:shd w:val="clear" w:color="auto" w:fill="auto"/>
            <w:noWrap/>
            <w:vAlign w:val="bottom"/>
            <w:hideMark/>
          </w:tcPr>
          <w:p w14:paraId="74D7CD5F" w14:textId="77777777" w:rsidR="003F633B" w:rsidRPr="00B64B39" w:rsidRDefault="003F633B" w:rsidP="005B0F18">
            <w:pPr>
              <w:jc w:val="right"/>
              <w:rPr>
                <w:rFonts w:ascii="Lucida Grande" w:eastAsia="Times New Roman" w:hAnsi="Lucida Grande" w:cs="Lucida Grande"/>
                <w:sz w:val="22"/>
                <w:szCs w:val="22"/>
                <w:lang w:val="en-CA"/>
              </w:rPr>
            </w:pPr>
            <w:r>
              <w:rPr>
                <w:rFonts w:ascii="Lucida Grande" w:eastAsia="Times New Roman" w:hAnsi="Lucida Grande" w:cs="Lucida Grande"/>
                <w:sz w:val="22"/>
                <w:szCs w:val="22"/>
                <w:lang w:val="en-CA"/>
              </w:rPr>
              <w:t>25</w:t>
            </w:r>
          </w:p>
        </w:tc>
      </w:tr>
    </w:tbl>
    <w:p w14:paraId="36D2FCA5" w14:textId="35C00193" w:rsidR="00C249B5" w:rsidRDefault="00C249B5" w:rsidP="00457F19">
      <w:pPr>
        <w:spacing w:line="360" w:lineRule="auto"/>
        <w:rPr>
          <w:rFonts w:ascii="Times New Roman" w:hAnsi="Times New Roman" w:cs="Times New Roman"/>
        </w:rPr>
      </w:pPr>
    </w:p>
    <w:p w14:paraId="22092FDB" w14:textId="11A06C13" w:rsidR="00AD76D4" w:rsidRPr="00D00FFC" w:rsidRDefault="00AD76D4" w:rsidP="00457F19">
      <w:pPr>
        <w:spacing w:line="360" w:lineRule="auto"/>
        <w:rPr>
          <w:rFonts w:ascii="Times New Roman" w:hAnsi="Times New Roman" w:cs="Times New Roman"/>
          <w:i/>
        </w:rPr>
      </w:pPr>
      <w:del w:id="296" w:author="Isabelle Cote" w:date="2023-04-24T14:18:00Z">
        <w:r w:rsidRPr="00D00FFC" w:rsidDel="005C0A3B">
          <w:rPr>
            <w:rFonts w:ascii="Times New Roman" w:hAnsi="Times New Roman" w:cs="Times New Roman"/>
            <w:i/>
          </w:rPr>
          <w:delText>Meta-regression reporting</w:delText>
        </w:r>
      </w:del>
      <w:ins w:id="297" w:author="Isabelle Cote" w:date="2023-04-24T14:19:00Z">
        <w:r w:rsidR="00E82519">
          <w:rPr>
            <w:rFonts w:ascii="Times New Roman" w:hAnsi="Times New Roman" w:cs="Times New Roman"/>
            <w:i/>
          </w:rPr>
          <w:t>P</w:t>
        </w:r>
      </w:ins>
      <w:ins w:id="298" w:author="Isabelle Cote" w:date="2023-04-24T14:18:00Z">
        <w:r w:rsidR="005C0A3B">
          <w:rPr>
            <w:rFonts w:ascii="Times New Roman" w:hAnsi="Times New Roman" w:cs="Times New Roman"/>
            <w:i/>
          </w:rPr>
          <w:t>rimary producer performance</w:t>
        </w:r>
      </w:ins>
    </w:p>
    <w:p w14:paraId="35608F07" w14:textId="61050CC6" w:rsidR="00D504C4" w:rsidRDefault="00D504C4" w:rsidP="00457F19">
      <w:pPr>
        <w:spacing w:line="360" w:lineRule="auto"/>
        <w:rPr>
          <w:rFonts w:ascii="Times New Roman" w:hAnsi="Times New Roman" w:cs="Times New Roman"/>
        </w:rPr>
      </w:pPr>
      <w:r>
        <w:rPr>
          <w:rFonts w:ascii="Times New Roman" w:hAnsi="Times New Roman" w:cs="Times New Roman"/>
        </w:rPr>
        <w:t xml:space="preserve">When we compared each of the models containing </w:t>
      </w:r>
      <w:r w:rsidR="005317EB">
        <w:rPr>
          <w:rFonts w:ascii="Times New Roman" w:hAnsi="Times New Roman" w:cs="Times New Roman"/>
        </w:rPr>
        <w:t>experimental design</w:t>
      </w:r>
      <w:r w:rsidR="00067FAF">
        <w:rPr>
          <w:rFonts w:ascii="Times New Roman" w:hAnsi="Times New Roman" w:cs="Times New Roman"/>
        </w:rPr>
        <w:t xml:space="preserve">, primary producer </w:t>
      </w:r>
      <w:r w:rsidR="00315ACC">
        <w:rPr>
          <w:rFonts w:ascii="Times New Roman" w:hAnsi="Times New Roman" w:cs="Times New Roman"/>
        </w:rPr>
        <w:t>taxa</w:t>
      </w:r>
      <w:r w:rsidR="00067FAF">
        <w:rPr>
          <w:rFonts w:ascii="Times New Roman" w:hAnsi="Times New Roman" w:cs="Times New Roman"/>
        </w:rPr>
        <w:t xml:space="preserve">, and </w:t>
      </w:r>
      <w:r w:rsidR="008B3552">
        <w:rPr>
          <w:rFonts w:ascii="Times New Roman" w:hAnsi="Times New Roman" w:cs="Times New Roman"/>
        </w:rPr>
        <w:t xml:space="preserve">one of the correlated variables, i.e. </w:t>
      </w:r>
      <w:r>
        <w:rPr>
          <w:rFonts w:ascii="Times New Roman" w:hAnsi="Times New Roman" w:cs="Times New Roman"/>
        </w:rPr>
        <w:t xml:space="preserve">absolute latitude, temperature, </w:t>
      </w:r>
      <w:r w:rsidR="008B3552">
        <w:rPr>
          <w:rFonts w:ascii="Times New Roman" w:hAnsi="Times New Roman" w:cs="Times New Roman"/>
        </w:rPr>
        <w:t xml:space="preserve">or </w:t>
      </w:r>
      <w:r>
        <w:rPr>
          <w:rFonts w:ascii="Times New Roman" w:hAnsi="Times New Roman" w:cs="Times New Roman"/>
        </w:rPr>
        <w:t>background nutrients</w:t>
      </w:r>
      <w:r w:rsidR="008B3552">
        <w:rPr>
          <w:rFonts w:ascii="Times New Roman" w:hAnsi="Times New Roman" w:cs="Times New Roman"/>
        </w:rPr>
        <w:t>,</w:t>
      </w:r>
      <w:r>
        <w:rPr>
          <w:rFonts w:ascii="Times New Roman" w:hAnsi="Times New Roman" w:cs="Times New Roman"/>
        </w:rPr>
        <w:t xml:space="preserve"> against a null model, the model containing background nutrients ha</w:t>
      </w:r>
      <w:r w:rsidR="00C269E0">
        <w:rPr>
          <w:rFonts w:ascii="Times New Roman" w:hAnsi="Times New Roman" w:cs="Times New Roman"/>
        </w:rPr>
        <w:t>d</w:t>
      </w:r>
      <w:r>
        <w:rPr>
          <w:rFonts w:ascii="Times New Roman" w:hAnsi="Times New Roman" w:cs="Times New Roman"/>
        </w:rPr>
        <w:t xml:space="preserve"> </w:t>
      </w:r>
      <w:r w:rsidR="00F944A1">
        <w:rPr>
          <w:rFonts w:ascii="Times New Roman" w:hAnsi="Times New Roman" w:cs="Times New Roman"/>
        </w:rPr>
        <w:t>strongest support</w:t>
      </w:r>
      <w:del w:id="299" w:author="Isabelle Cote" w:date="2023-04-24T14:21:00Z">
        <w:r w:rsidDel="009D5DDC">
          <w:rPr>
            <w:rFonts w:ascii="Times New Roman" w:hAnsi="Times New Roman" w:cs="Times New Roman"/>
          </w:rPr>
          <w:delText xml:space="preserve">, but </w:delText>
        </w:r>
      </w:del>
      <w:ins w:id="300" w:author="Isabelle Cote" w:date="2023-04-24T14:21:00Z">
        <w:r w:rsidR="009D5DDC">
          <w:rPr>
            <w:rFonts w:ascii="Times New Roman" w:hAnsi="Times New Roman" w:cs="Times New Roman"/>
          </w:rPr>
          <w:t xml:space="preserve"> (Table 1). T</w:t>
        </w:r>
      </w:ins>
      <w:del w:id="301" w:author="Isabelle Cote" w:date="2023-04-24T14:21:00Z">
        <w:r w:rsidDel="009D5DDC">
          <w:rPr>
            <w:rFonts w:ascii="Times New Roman" w:hAnsi="Times New Roman" w:cs="Times New Roman"/>
          </w:rPr>
          <w:delText>t</w:delText>
        </w:r>
      </w:del>
      <w:r>
        <w:rPr>
          <w:rFonts w:ascii="Times New Roman" w:hAnsi="Times New Roman" w:cs="Times New Roman"/>
        </w:rPr>
        <w:t xml:space="preserve">here </w:t>
      </w:r>
      <w:r w:rsidR="00C269E0">
        <w:rPr>
          <w:rFonts w:ascii="Times New Roman" w:hAnsi="Times New Roman" w:cs="Times New Roman"/>
        </w:rPr>
        <w:t>was</w:t>
      </w:r>
      <w:ins w:id="302" w:author="Isabelle Cote" w:date="2023-04-24T14:21:00Z">
        <w:r w:rsidR="009D5DDC">
          <w:rPr>
            <w:rFonts w:ascii="Times New Roman" w:hAnsi="Times New Roman" w:cs="Times New Roman"/>
          </w:rPr>
          <w:t>, however, some</w:t>
        </w:r>
      </w:ins>
      <w:r w:rsidR="00C269E0">
        <w:rPr>
          <w:rFonts w:ascii="Times New Roman" w:hAnsi="Times New Roman" w:cs="Times New Roman"/>
        </w:rPr>
        <w:t xml:space="preserve"> </w:t>
      </w:r>
      <w:r>
        <w:rPr>
          <w:rFonts w:ascii="Times New Roman" w:hAnsi="Times New Roman" w:cs="Times New Roman"/>
        </w:rPr>
        <w:t>support for all three models</w:t>
      </w:r>
      <w:r w:rsidR="00F944A1">
        <w:rPr>
          <w:rFonts w:ascii="Times New Roman" w:hAnsi="Times New Roman" w:cs="Times New Roman"/>
        </w:rPr>
        <w:t xml:space="preserve"> with a correlated variable</w:t>
      </w:r>
      <w:r>
        <w:rPr>
          <w:rFonts w:ascii="Times New Roman" w:hAnsi="Times New Roman" w:cs="Times New Roman"/>
        </w:rPr>
        <w:t xml:space="preserve"> (</w:t>
      </w:r>
      <w:r w:rsidR="00A4411C">
        <w:rPr>
          <w:rFonts w:ascii="Times New Roman" w:hAnsi="Times New Roman" w:cs="Times New Roman"/>
        </w:rPr>
        <w:t>1</w:t>
      </w:r>
      <w:r>
        <w:rPr>
          <w:rFonts w:ascii="Times New Roman" w:hAnsi="Times New Roman" w:cs="Times New Roman"/>
        </w:rPr>
        <w:t xml:space="preserve"> </w:t>
      </w:r>
      <w:r w:rsidRPr="00D504C4">
        <w:rPr>
          <w:rFonts w:ascii="Times New Roman" w:hAnsi="Times New Roman" w:cs="Times New Roman"/>
        </w:rPr>
        <w:t>&lt;</w:t>
      </w:r>
      <w:r>
        <w:rPr>
          <w:rFonts w:ascii="Times New Roman" w:hAnsi="Times New Roman" w:cs="Times New Roman"/>
        </w:rPr>
        <w:t xml:space="preserve"> </w:t>
      </w:r>
      <w:r w:rsidRPr="00D504C4">
        <w:rPr>
          <w:rFonts w:ascii="Times New Roman" w:hAnsi="Times New Roman" w:cs="Times New Roman"/>
        </w:rPr>
        <w:t>Δ</w:t>
      </w:r>
      <w:r w:rsidRPr="00D504C4">
        <w:rPr>
          <w:rFonts w:ascii="Cambria Math" w:hAnsi="Cambria Math" w:cs="Cambria Math"/>
        </w:rPr>
        <w:t>𝑖</w:t>
      </w:r>
      <w:r>
        <w:rPr>
          <w:rFonts w:ascii="Cambria Math" w:hAnsi="Cambria Math" w:cs="Cambria Math"/>
        </w:rPr>
        <w:t xml:space="preserve"> </w:t>
      </w:r>
      <w:r w:rsidRPr="00D504C4">
        <w:rPr>
          <w:rFonts w:ascii="Times New Roman" w:hAnsi="Times New Roman" w:cs="Times New Roman"/>
        </w:rPr>
        <w:t>&lt;</w:t>
      </w:r>
      <w:r>
        <w:rPr>
          <w:rFonts w:ascii="Times New Roman" w:hAnsi="Times New Roman" w:cs="Times New Roman"/>
        </w:rPr>
        <w:t xml:space="preserve"> </w:t>
      </w:r>
      <w:r w:rsidR="00D00FFC">
        <w:rPr>
          <w:rFonts w:ascii="Times New Roman" w:hAnsi="Times New Roman" w:cs="Times New Roman"/>
        </w:rPr>
        <w:t>3</w:t>
      </w:r>
      <w:r>
        <w:rPr>
          <w:rFonts w:ascii="Times New Roman" w:hAnsi="Times New Roman" w:cs="Times New Roman"/>
        </w:rPr>
        <w:t>)</w:t>
      </w:r>
      <w:r w:rsidR="00067FAF">
        <w:rPr>
          <w:rFonts w:ascii="Times New Roman" w:hAnsi="Times New Roman" w:cs="Times New Roman"/>
        </w:rPr>
        <w:t xml:space="preserve">, and little support for </w:t>
      </w:r>
      <w:r>
        <w:rPr>
          <w:rFonts w:ascii="Times New Roman" w:hAnsi="Times New Roman" w:cs="Times New Roman"/>
        </w:rPr>
        <w:t>the null model (</w:t>
      </w:r>
      <w:r w:rsidRPr="00D504C4">
        <w:rPr>
          <w:rFonts w:ascii="Times New Roman" w:hAnsi="Times New Roman" w:cs="Times New Roman"/>
        </w:rPr>
        <w:t>Δ</w:t>
      </w:r>
      <w:r w:rsidRPr="00D504C4">
        <w:rPr>
          <w:rFonts w:ascii="Cambria Math" w:hAnsi="Cambria Math" w:cs="Cambria Math"/>
        </w:rPr>
        <w:t>𝑖</w:t>
      </w:r>
      <w:r>
        <w:rPr>
          <w:rFonts w:ascii="Cambria Math" w:hAnsi="Cambria Math" w:cs="Cambria Math"/>
        </w:rPr>
        <w:t xml:space="preserve"> </w:t>
      </w:r>
      <w:r w:rsidRPr="00D504C4">
        <w:rPr>
          <w:rFonts w:ascii="Times New Roman" w:hAnsi="Times New Roman" w:cs="Times New Roman"/>
        </w:rPr>
        <w:t>&gt;</w:t>
      </w:r>
      <w:r>
        <w:rPr>
          <w:rFonts w:ascii="Times New Roman" w:hAnsi="Times New Roman" w:cs="Times New Roman"/>
        </w:rPr>
        <w:t xml:space="preserve"> </w:t>
      </w:r>
      <w:r w:rsidR="00D00FFC">
        <w:rPr>
          <w:rFonts w:ascii="Times New Roman" w:hAnsi="Times New Roman" w:cs="Times New Roman"/>
        </w:rPr>
        <w:t>6</w:t>
      </w:r>
      <w:r>
        <w:rPr>
          <w:rFonts w:ascii="Times New Roman" w:hAnsi="Times New Roman" w:cs="Times New Roman"/>
        </w:rPr>
        <w:t xml:space="preserve">, </w:t>
      </w:r>
      <w:r w:rsidRPr="00731DAD">
        <w:rPr>
          <w:rFonts w:ascii="Times New Roman" w:hAnsi="Times New Roman" w:cs="Times New Roman"/>
          <w:highlight w:val="yellow"/>
        </w:rPr>
        <w:t xml:space="preserve">Table </w:t>
      </w:r>
      <w:r w:rsidR="00A87CDD">
        <w:rPr>
          <w:rFonts w:ascii="Times New Roman" w:hAnsi="Times New Roman" w:cs="Times New Roman"/>
          <w:highlight w:val="yellow"/>
        </w:rPr>
        <w:t>1</w:t>
      </w:r>
      <w:r>
        <w:rPr>
          <w:rFonts w:ascii="Times New Roman" w:hAnsi="Times New Roman" w:cs="Times New Roman"/>
        </w:rPr>
        <w:t>). Therefore</w:t>
      </w:r>
      <w:r w:rsidR="00E00154">
        <w:rPr>
          <w:rFonts w:ascii="Times New Roman" w:hAnsi="Times New Roman" w:cs="Times New Roman"/>
        </w:rPr>
        <w:t>,</w:t>
      </w:r>
      <w:r>
        <w:rPr>
          <w:rFonts w:ascii="Times New Roman" w:hAnsi="Times New Roman" w:cs="Times New Roman"/>
        </w:rPr>
        <w:t xml:space="preserve"> we report results from all three models.</w:t>
      </w:r>
    </w:p>
    <w:p w14:paraId="0C221403" w14:textId="77777777" w:rsidR="002E611A" w:rsidRDefault="002E611A" w:rsidP="00457F19">
      <w:pPr>
        <w:spacing w:line="360" w:lineRule="auto"/>
        <w:rPr>
          <w:rFonts w:ascii="Times New Roman" w:hAnsi="Times New Roman" w:cs="Times New Roman"/>
        </w:rPr>
      </w:pPr>
    </w:p>
    <w:p w14:paraId="520CE3AD" w14:textId="6C081AA6" w:rsidR="002E611A" w:rsidRDefault="002E611A" w:rsidP="002E611A">
      <w:pPr>
        <w:spacing w:line="360" w:lineRule="auto"/>
        <w:rPr>
          <w:rFonts w:ascii="Times New Roman" w:hAnsi="Times New Roman" w:cs="Times New Roman"/>
        </w:rPr>
      </w:pPr>
      <w:r>
        <w:rPr>
          <w:rFonts w:ascii="Times New Roman" w:hAnsi="Times New Roman" w:cs="Times New Roman"/>
        </w:rPr>
        <w:t>Table 1</w:t>
      </w:r>
      <w:ins w:id="303" w:author="Isabelle Cote" w:date="2023-04-24T14:21:00Z">
        <w:r w:rsidR="009D5DDC">
          <w:rPr>
            <w:rFonts w:ascii="Times New Roman" w:hAnsi="Times New Roman" w:cs="Times New Roman"/>
          </w:rPr>
          <w:t>.</w:t>
        </w:r>
      </w:ins>
      <w:del w:id="304" w:author="Isabelle Cote" w:date="2023-04-24T14:21:00Z">
        <w:r w:rsidDel="009D5DDC">
          <w:rPr>
            <w:rFonts w:ascii="Times New Roman" w:hAnsi="Times New Roman" w:cs="Times New Roman"/>
          </w:rPr>
          <w:delText>:</w:delText>
        </w:r>
      </w:del>
      <w:r>
        <w:rPr>
          <w:rFonts w:ascii="Times New Roman" w:hAnsi="Times New Roman" w:cs="Times New Roman"/>
        </w:rPr>
        <w:t xml:space="preserve"> </w:t>
      </w:r>
      <w:del w:id="305" w:author="Isabelle Cote" w:date="2023-04-24T14:21:00Z">
        <w:r w:rsidDel="009D5DDC">
          <w:rPr>
            <w:rFonts w:ascii="Times New Roman" w:hAnsi="Times New Roman" w:cs="Times New Roman"/>
          </w:rPr>
          <w:delText>AIC c</w:delText>
        </w:r>
      </w:del>
      <w:ins w:id="306" w:author="Isabelle Cote" w:date="2023-04-24T14:21:00Z">
        <w:r w:rsidR="009D5DDC">
          <w:rPr>
            <w:rFonts w:ascii="Times New Roman" w:hAnsi="Times New Roman" w:cs="Times New Roman"/>
          </w:rPr>
          <w:t>C</w:t>
        </w:r>
      </w:ins>
      <w:r>
        <w:rPr>
          <w:rFonts w:ascii="Times New Roman" w:hAnsi="Times New Roman" w:cs="Times New Roman"/>
        </w:rPr>
        <w:t>omparison of models</w:t>
      </w:r>
      <w:del w:id="307" w:author="Isabelle Cote" w:date="2023-04-24T14:21:00Z">
        <w:r w:rsidDel="009D5DDC">
          <w:rPr>
            <w:rFonts w:ascii="Times New Roman" w:hAnsi="Times New Roman" w:cs="Times New Roman"/>
          </w:rPr>
          <w:delText xml:space="preserve">. </w:delText>
        </w:r>
      </w:del>
      <w:ins w:id="308" w:author="Isabelle Cote" w:date="2023-04-24T14:21:00Z">
        <w:r w:rsidR="009D5DDC">
          <w:rPr>
            <w:rFonts w:ascii="Times New Roman" w:hAnsi="Times New Roman" w:cs="Times New Roman"/>
          </w:rPr>
          <w:t xml:space="preserve"> of marine primary producer performance</w:t>
        </w:r>
      </w:ins>
      <w:ins w:id="309" w:author="Isabelle Cote" w:date="2023-04-24T14:22:00Z">
        <w:r w:rsidR="009D5DDC">
          <w:rPr>
            <w:rFonts w:ascii="Times New Roman" w:hAnsi="Times New Roman" w:cs="Times New Roman"/>
          </w:rPr>
          <w:t xml:space="preserve"> in relation to background nutrient (</w:t>
        </w:r>
      </w:ins>
      <w:ins w:id="310" w:author="Isabelle Cote" w:date="2023-04-24T14:23:00Z">
        <w:r w:rsidR="009D5DDC">
          <w:rPr>
            <w:rFonts w:ascii="Times New Roman" w:hAnsi="Times New Roman" w:cs="Times New Roman"/>
          </w:rPr>
          <w:t xml:space="preserve">or temperature or absolute latitude), </w:t>
        </w:r>
      </w:ins>
      <w:del w:id="311" w:author="Isabelle Cote" w:date="2023-04-24T14:23:00Z">
        <w:r w:rsidDel="009D5DDC">
          <w:rPr>
            <w:rFonts w:ascii="Times New Roman" w:hAnsi="Times New Roman" w:cs="Times New Roman"/>
          </w:rPr>
          <w:delText xml:space="preserve">Moderators included in each model (ED = </w:delText>
        </w:r>
      </w:del>
      <w:r>
        <w:rPr>
          <w:rFonts w:ascii="Times New Roman" w:hAnsi="Times New Roman" w:cs="Times New Roman"/>
        </w:rPr>
        <w:t>experimental design</w:t>
      </w:r>
      <w:ins w:id="312" w:author="Isabelle Cote" w:date="2023-04-24T14:23:00Z">
        <w:r w:rsidR="009D5DDC">
          <w:rPr>
            <w:rFonts w:ascii="Times New Roman" w:hAnsi="Times New Roman" w:cs="Times New Roman"/>
          </w:rPr>
          <w:t xml:space="preserve"> (ED)</w:t>
        </w:r>
      </w:ins>
      <w:r>
        <w:rPr>
          <w:rFonts w:ascii="Times New Roman" w:hAnsi="Times New Roman" w:cs="Times New Roman"/>
        </w:rPr>
        <w:t xml:space="preserve">, </w:t>
      </w:r>
      <w:ins w:id="313" w:author="Isabelle Cote" w:date="2023-04-24T14:23:00Z">
        <w:r w:rsidR="009D5DDC">
          <w:rPr>
            <w:rFonts w:ascii="Times New Roman" w:hAnsi="Times New Roman" w:cs="Times New Roman"/>
          </w:rPr>
          <w:t xml:space="preserve">and </w:t>
        </w:r>
      </w:ins>
      <w:del w:id="314" w:author="Isabelle Cote" w:date="2023-04-24T14:23:00Z">
        <w:r w:rsidDel="009D5DDC">
          <w:rPr>
            <w:rFonts w:ascii="Times New Roman" w:hAnsi="Times New Roman" w:cs="Times New Roman"/>
          </w:rPr>
          <w:delText xml:space="preserve">PPG = </w:delText>
        </w:r>
      </w:del>
      <w:r>
        <w:rPr>
          <w:rFonts w:ascii="Times New Roman" w:hAnsi="Times New Roman" w:cs="Times New Roman"/>
        </w:rPr>
        <w:t>primary producer group</w:t>
      </w:r>
      <w:del w:id="315" w:author="Isabelle Cote" w:date="2023-04-24T14:23:00Z">
        <w:r w:rsidDel="009D5DDC">
          <w:rPr>
            <w:rFonts w:ascii="Times New Roman" w:hAnsi="Times New Roman" w:cs="Times New Roman"/>
          </w:rPr>
          <w:delText xml:space="preserve">, </w:delText>
        </w:r>
      </w:del>
      <w:ins w:id="316" w:author="Isabelle Cote" w:date="2023-04-24T14:23:00Z">
        <w:r w:rsidR="009D5DDC">
          <w:rPr>
            <w:rFonts w:ascii="Times New Roman" w:hAnsi="Times New Roman" w:cs="Times New Roman"/>
          </w:rPr>
          <w:t xml:space="preserve"> (</w:t>
        </w:r>
        <w:r w:rsidR="009D5DDC">
          <w:rPr>
            <w:rFonts w:ascii="Times New Roman" w:hAnsi="Times New Roman" w:cs="Times New Roman"/>
          </w:rPr>
          <w:t>PPG</w:t>
        </w:r>
        <w:r w:rsidR="009D5DDC">
          <w:rPr>
            <w:rFonts w:ascii="Times New Roman" w:hAnsi="Times New Roman" w:cs="Times New Roman"/>
          </w:rPr>
          <w:t>).</w:t>
        </w:r>
        <w:r w:rsidR="009D5DDC">
          <w:rPr>
            <w:rFonts w:ascii="Times New Roman" w:hAnsi="Times New Roman" w:cs="Times New Roman"/>
          </w:rPr>
          <w:t xml:space="preserve"> </w:t>
        </w:r>
      </w:ins>
      <w:r>
        <w:rPr>
          <w:rFonts w:ascii="Times New Roman" w:hAnsi="Times New Roman" w:cs="Times New Roman"/>
        </w:rPr>
        <w:t>RE = random effect</w:t>
      </w:r>
      <w:ins w:id="317" w:author="Isabelle Cote" w:date="2023-04-24T14:23:00Z">
        <w:r w:rsidR="009D5DDC">
          <w:rPr>
            <w:rFonts w:ascii="Times New Roman" w:hAnsi="Times New Roman" w:cs="Times New Roman"/>
          </w:rPr>
          <w:t>.</w:t>
        </w:r>
      </w:ins>
      <w:del w:id="318" w:author="Isabelle Cote" w:date="2023-04-24T14:23:00Z">
        <w:r w:rsidDel="009D5DDC">
          <w:rPr>
            <w:rFonts w:ascii="Times New Roman" w:hAnsi="Times New Roman" w:cs="Times New Roman"/>
          </w:rPr>
          <w:delText>),</w:delText>
        </w:r>
      </w:del>
      <w:r>
        <w:rPr>
          <w:rFonts w:ascii="Times New Roman" w:hAnsi="Times New Roman" w:cs="Times New Roman"/>
        </w:rPr>
        <w:t xml:space="preserve"> K is the number of parameters included in the model, AIC is the Akaike’s Information Criterion for each model, </w:t>
      </w:r>
      <w:r w:rsidRPr="00D504C4">
        <w:rPr>
          <w:rFonts w:ascii="Times New Roman" w:hAnsi="Times New Roman" w:cs="Times New Roman"/>
        </w:rPr>
        <w:t>Δ</w:t>
      </w:r>
      <w:r>
        <w:rPr>
          <w:rFonts w:ascii="Times New Roman" w:hAnsi="Times New Roman" w:cs="Times New Roman"/>
        </w:rPr>
        <w:t xml:space="preserve">AIC is the AIC for each model minus the AIC from the best model, and AIC weight is the calculated weight of each </w:t>
      </w:r>
      <w:commentRangeStart w:id="319"/>
      <w:r>
        <w:rPr>
          <w:rFonts w:ascii="Times New Roman" w:hAnsi="Times New Roman" w:cs="Times New Roman"/>
        </w:rPr>
        <w:t>model</w:t>
      </w:r>
      <w:commentRangeEnd w:id="319"/>
      <w:r w:rsidR="009D5DDC">
        <w:rPr>
          <w:rStyle w:val="CommentReference"/>
        </w:rPr>
        <w:commentReference w:id="319"/>
      </w:r>
      <w:ins w:id="320" w:author="Isabelle Cote" w:date="2023-04-24T14:24:00Z">
        <w:r w:rsidR="009D5DDC">
          <w:rPr>
            <w:rFonts w:ascii="Times New Roman" w:hAnsi="Times New Roman" w:cs="Times New Roman"/>
          </w:rPr>
          <w:t xml:space="preserve">. </w:t>
        </w:r>
      </w:ins>
    </w:p>
    <w:tbl>
      <w:tblPr>
        <w:tblStyle w:val="TableGrid"/>
        <w:tblW w:w="8080" w:type="dxa"/>
        <w:tblLook w:val="04A0" w:firstRow="1" w:lastRow="0" w:firstColumn="1" w:lastColumn="0" w:noHBand="0" w:noVBand="1"/>
      </w:tblPr>
      <w:tblGrid>
        <w:gridCol w:w="3948"/>
        <w:gridCol w:w="456"/>
        <w:gridCol w:w="991"/>
        <w:gridCol w:w="1272"/>
        <w:gridCol w:w="1413"/>
      </w:tblGrid>
      <w:tr w:rsidR="002E611A" w14:paraId="1A75D345" w14:textId="77777777" w:rsidTr="005B0F18">
        <w:tc>
          <w:tcPr>
            <w:tcW w:w="3948" w:type="dxa"/>
          </w:tcPr>
          <w:p w14:paraId="5387536B" w14:textId="77777777" w:rsidR="002E611A" w:rsidDel="006534E2" w:rsidRDefault="002E611A" w:rsidP="005B0F18">
            <w:pPr>
              <w:spacing w:line="360" w:lineRule="auto"/>
              <w:rPr>
                <w:rFonts w:ascii="Times New Roman" w:hAnsi="Times New Roman" w:cs="Times New Roman"/>
              </w:rPr>
            </w:pPr>
            <w:r>
              <w:rPr>
                <w:rFonts w:ascii="Times New Roman" w:hAnsi="Times New Roman" w:cs="Times New Roman"/>
              </w:rPr>
              <w:t>Moderators</w:t>
            </w:r>
          </w:p>
        </w:tc>
        <w:tc>
          <w:tcPr>
            <w:tcW w:w="456" w:type="dxa"/>
          </w:tcPr>
          <w:p w14:paraId="09980093" w14:textId="77777777" w:rsidR="002E611A" w:rsidRDefault="002E611A" w:rsidP="005B0F18">
            <w:pPr>
              <w:spacing w:line="360" w:lineRule="auto"/>
              <w:rPr>
                <w:rFonts w:ascii="Times New Roman" w:hAnsi="Times New Roman" w:cs="Times New Roman"/>
              </w:rPr>
            </w:pPr>
            <w:r>
              <w:rPr>
                <w:rFonts w:ascii="Times New Roman" w:hAnsi="Times New Roman" w:cs="Times New Roman"/>
              </w:rPr>
              <w:t>K</w:t>
            </w:r>
          </w:p>
        </w:tc>
        <w:tc>
          <w:tcPr>
            <w:tcW w:w="991" w:type="dxa"/>
          </w:tcPr>
          <w:p w14:paraId="275AAC92" w14:textId="77777777" w:rsidR="002E611A" w:rsidRDefault="002E611A" w:rsidP="005B0F18">
            <w:pPr>
              <w:spacing w:line="360" w:lineRule="auto"/>
              <w:rPr>
                <w:rFonts w:ascii="Times New Roman" w:hAnsi="Times New Roman" w:cs="Times New Roman"/>
              </w:rPr>
            </w:pPr>
            <w:r>
              <w:rPr>
                <w:rFonts w:ascii="Times New Roman" w:hAnsi="Times New Roman" w:cs="Times New Roman"/>
              </w:rPr>
              <w:t>AIC</w:t>
            </w:r>
          </w:p>
        </w:tc>
        <w:tc>
          <w:tcPr>
            <w:tcW w:w="1272" w:type="dxa"/>
          </w:tcPr>
          <w:p w14:paraId="5C9B141C" w14:textId="77777777" w:rsidR="002E611A" w:rsidRDefault="002E611A" w:rsidP="005B0F18">
            <w:pPr>
              <w:spacing w:line="360" w:lineRule="auto"/>
              <w:rPr>
                <w:rFonts w:ascii="Times New Roman" w:hAnsi="Times New Roman" w:cs="Times New Roman"/>
              </w:rPr>
            </w:pPr>
            <w:r w:rsidRPr="00D504C4">
              <w:rPr>
                <w:rFonts w:ascii="Times New Roman" w:hAnsi="Times New Roman" w:cs="Times New Roman"/>
              </w:rPr>
              <w:t>Δ</w:t>
            </w:r>
            <w:r>
              <w:rPr>
                <w:rFonts w:ascii="Times New Roman" w:hAnsi="Times New Roman" w:cs="Times New Roman"/>
              </w:rPr>
              <w:t>AIC</w:t>
            </w:r>
          </w:p>
        </w:tc>
        <w:tc>
          <w:tcPr>
            <w:tcW w:w="1413" w:type="dxa"/>
          </w:tcPr>
          <w:p w14:paraId="445F636B" w14:textId="77777777" w:rsidR="002E611A" w:rsidRDefault="002E611A" w:rsidP="005B0F18">
            <w:pPr>
              <w:spacing w:line="360" w:lineRule="auto"/>
              <w:rPr>
                <w:rFonts w:ascii="Times New Roman" w:hAnsi="Times New Roman" w:cs="Times New Roman"/>
              </w:rPr>
            </w:pPr>
            <w:r>
              <w:rPr>
                <w:rFonts w:ascii="Times New Roman" w:hAnsi="Times New Roman" w:cs="Times New Roman"/>
              </w:rPr>
              <w:t>AIC weight</w:t>
            </w:r>
          </w:p>
        </w:tc>
      </w:tr>
      <w:tr w:rsidR="002E611A" w14:paraId="4CCE9DBC" w14:textId="77777777" w:rsidTr="005B0F18">
        <w:tc>
          <w:tcPr>
            <w:tcW w:w="3948" w:type="dxa"/>
          </w:tcPr>
          <w:p w14:paraId="3536B7E9" w14:textId="77777777" w:rsidR="002E611A" w:rsidRDefault="002E611A" w:rsidP="005B0F18">
            <w:pPr>
              <w:spacing w:line="360" w:lineRule="auto"/>
              <w:rPr>
                <w:rFonts w:ascii="Times New Roman" w:hAnsi="Times New Roman" w:cs="Times New Roman"/>
              </w:rPr>
            </w:pPr>
            <w:r>
              <w:rPr>
                <w:rFonts w:ascii="Times New Roman" w:hAnsi="Times New Roman" w:cs="Times New Roman"/>
              </w:rPr>
              <w:t>Background nutrients, ED, PPG, RE</w:t>
            </w:r>
          </w:p>
        </w:tc>
        <w:tc>
          <w:tcPr>
            <w:tcW w:w="456" w:type="dxa"/>
          </w:tcPr>
          <w:p w14:paraId="0F3A482E" w14:textId="77777777" w:rsidR="002E611A" w:rsidRDefault="002E611A" w:rsidP="005B0F18">
            <w:pPr>
              <w:spacing w:line="360" w:lineRule="auto"/>
              <w:rPr>
                <w:rFonts w:ascii="Times New Roman" w:hAnsi="Times New Roman" w:cs="Times New Roman"/>
              </w:rPr>
            </w:pPr>
            <w:r>
              <w:rPr>
                <w:rFonts w:ascii="Times New Roman" w:hAnsi="Times New Roman" w:cs="Times New Roman"/>
              </w:rPr>
              <w:t>11</w:t>
            </w:r>
          </w:p>
        </w:tc>
        <w:tc>
          <w:tcPr>
            <w:tcW w:w="991" w:type="dxa"/>
          </w:tcPr>
          <w:p w14:paraId="49EFBAB7" w14:textId="77777777" w:rsidR="002E611A" w:rsidRDefault="002E611A" w:rsidP="005B0F18">
            <w:pPr>
              <w:spacing w:line="360" w:lineRule="auto"/>
              <w:rPr>
                <w:rFonts w:ascii="Times New Roman" w:hAnsi="Times New Roman" w:cs="Times New Roman"/>
              </w:rPr>
            </w:pPr>
            <w:r>
              <w:rPr>
                <w:rFonts w:ascii="Times New Roman" w:hAnsi="Times New Roman" w:cs="Times New Roman"/>
              </w:rPr>
              <w:t>374.18</w:t>
            </w:r>
          </w:p>
        </w:tc>
        <w:tc>
          <w:tcPr>
            <w:tcW w:w="1272" w:type="dxa"/>
          </w:tcPr>
          <w:p w14:paraId="0CDAEC8E" w14:textId="77777777" w:rsidR="002E611A" w:rsidRDefault="002E611A" w:rsidP="005B0F18">
            <w:pPr>
              <w:spacing w:line="360" w:lineRule="auto"/>
              <w:rPr>
                <w:rFonts w:ascii="Times New Roman" w:hAnsi="Times New Roman" w:cs="Times New Roman"/>
              </w:rPr>
            </w:pPr>
            <w:r>
              <w:rPr>
                <w:rFonts w:ascii="Times New Roman" w:hAnsi="Times New Roman" w:cs="Times New Roman"/>
              </w:rPr>
              <w:t>0</w:t>
            </w:r>
          </w:p>
        </w:tc>
        <w:tc>
          <w:tcPr>
            <w:tcW w:w="1413" w:type="dxa"/>
          </w:tcPr>
          <w:p w14:paraId="45B1B08B" w14:textId="77777777" w:rsidR="002E611A" w:rsidRDefault="002E611A" w:rsidP="005B0F18">
            <w:pPr>
              <w:spacing w:line="360" w:lineRule="auto"/>
              <w:rPr>
                <w:rFonts w:ascii="Times New Roman" w:hAnsi="Times New Roman" w:cs="Times New Roman"/>
              </w:rPr>
            </w:pPr>
            <w:r w:rsidRPr="006534E2">
              <w:rPr>
                <w:rFonts w:ascii="Times New Roman" w:hAnsi="Times New Roman" w:cs="Times New Roman"/>
              </w:rPr>
              <w:t>0.5</w:t>
            </w:r>
            <w:r>
              <w:rPr>
                <w:rFonts w:ascii="Times New Roman" w:hAnsi="Times New Roman" w:cs="Times New Roman"/>
              </w:rPr>
              <w:t>4</w:t>
            </w:r>
          </w:p>
        </w:tc>
      </w:tr>
      <w:tr w:rsidR="002E611A" w14:paraId="7EAE5D68" w14:textId="77777777" w:rsidTr="005B0F18">
        <w:tc>
          <w:tcPr>
            <w:tcW w:w="3948" w:type="dxa"/>
          </w:tcPr>
          <w:p w14:paraId="2D861BF3" w14:textId="77777777" w:rsidR="002E611A" w:rsidRDefault="002E611A" w:rsidP="005B0F18">
            <w:pPr>
              <w:spacing w:line="360" w:lineRule="auto"/>
              <w:rPr>
                <w:rFonts w:ascii="Times New Roman" w:hAnsi="Times New Roman" w:cs="Times New Roman"/>
              </w:rPr>
            </w:pPr>
            <w:r>
              <w:rPr>
                <w:rFonts w:ascii="Times New Roman" w:hAnsi="Times New Roman" w:cs="Times New Roman"/>
              </w:rPr>
              <w:t>Temperature, ED, PPG, RE</w:t>
            </w:r>
          </w:p>
        </w:tc>
        <w:tc>
          <w:tcPr>
            <w:tcW w:w="456" w:type="dxa"/>
          </w:tcPr>
          <w:p w14:paraId="0CEB0D47" w14:textId="77777777" w:rsidR="002E611A" w:rsidRDefault="002E611A" w:rsidP="005B0F18">
            <w:pPr>
              <w:spacing w:line="360" w:lineRule="auto"/>
              <w:rPr>
                <w:rFonts w:ascii="Times New Roman" w:hAnsi="Times New Roman" w:cs="Times New Roman"/>
              </w:rPr>
            </w:pPr>
            <w:r>
              <w:rPr>
                <w:rFonts w:ascii="Times New Roman" w:hAnsi="Times New Roman" w:cs="Times New Roman"/>
              </w:rPr>
              <w:t>11</w:t>
            </w:r>
          </w:p>
        </w:tc>
        <w:tc>
          <w:tcPr>
            <w:tcW w:w="991" w:type="dxa"/>
          </w:tcPr>
          <w:p w14:paraId="306901A9" w14:textId="77777777" w:rsidR="002E611A" w:rsidRDefault="002E611A" w:rsidP="005B0F18">
            <w:pPr>
              <w:spacing w:line="360" w:lineRule="auto"/>
              <w:rPr>
                <w:rFonts w:ascii="Times New Roman" w:hAnsi="Times New Roman" w:cs="Times New Roman"/>
              </w:rPr>
            </w:pPr>
            <w:r w:rsidRPr="00A87CDD">
              <w:rPr>
                <w:rFonts w:ascii="Times New Roman" w:hAnsi="Times New Roman" w:cs="Times New Roman"/>
              </w:rPr>
              <w:t>3</w:t>
            </w:r>
            <w:r>
              <w:rPr>
                <w:rFonts w:ascii="Times New Roman" w:hAnsi="Times New Roman" w:cs="Times New Roman"/>
              </w:rPr>
              <w:t>75.74</w:t>
            </w:r>
          </w:p>
        </w:tc>
        <w:tc>
          <w:tcPr>
            <w:tcW w:w="1272" w:type="dxa"/>
          </w:tcPr>
          <w:p w14:paraId="477171F5" w14:textId="08149EFC" w:rsidR="002E611A" w:rsidRDefault="002E611A" w:rsidP="005B0F18">
            <w:pPr>
              <w:spacing w:line="360" w:lineRule="auto"/>
              <w:rPr>
                <w:rFonts w:ascii="Times New Roman" w:hAnsi="Times New Roman" w:cs="Times New Roman"/>
              </w:rPr>
            </w:pPr>
            <w:r>
              <w:rPr>
                <w:rFonts w:ascii="Times New Roman" w:hAnsi="Times New Roman" w:cs="Times New Roman"/>
              </w:rPr>
              <w:t>1.5</w:t>
            </w:r>
            <w:r w:rsidR="00773128">
              <w:rPr>
                <w:rFonts w:ascii="Times New Roman" w:hAnsi="Times New Roman" w:cs="Times New Roman"/>
              </w:rPr>
              <w:t>6</w:t>
            </w:r>
          </w:p>
        </w:tc>
        <w:tc>
          <w:tcPr>
            <w:tcW w:w="1413" w:type="dxa"/>
          </w:tcPr>
          <w:p w14:paraId="662D9B5E" w14:textId="77777777" w:rsidR="002E611A" w:rsidRPr="00A87CDD" w:rsidRDefault="002E611A" w:rsidP="005B0F18">
            <w:pPr>
              <w:spacing w:line="360" w:lineRule="auto"/>
              <w:rPr>
                <w:rFonts w:ascii="Times New Roman" w:hAnsi="Times New Roman" w:cs="Times New Roman"/>
              </w:rPr>
            </w:pPr>
            <w:r w:rsidRPr="006534E2">
              <w:rPr>
                <w:rFonts w:ascii="Times New Roman" w:hAnsi="Times New Roman" w:cs="Times New Roman"/>
              </w:rPr>
              <w:t>0.</w:t>
            </w:r>
            <w:r>
              <w:rPr>
                <w:rFonts w:ascii="Times New Roman" w:hAnsi="Times New Roman" w:cs="Times New Roman"/>
              </w:rPr>
              <w:t>25</w:t>
            </w:r>
          </w:p>
        </w:tc>
      </w:tr>
      <w:tr w:rsidR="002E611A" w14:paraId="64CF7A18" w14:textId="77777777" w:rsidTr="005B0F18">
        <w:tc>
          <w:tcPr>
            <w:tcW w:w="3948" w:type="dxa"/>
          </w:tcPr>
          <w:p w14:paraId="02424D14" w14:textId="77777777" w:rsidR="002E611A" w:rsidRDefault="002E611A" w:rsidP="005B0F18">
            <w:pPr>
              <w:spacing w:line="360" w:lineRule="auto"/>
              <w:rPr>
                <w:rFonts w:ascii="Times New Roman" w:hAnsi="Times New Roman" w:cs="Times New Roman"/>
              </w:rPr>
            </w:pPr>
            <w:r>
              <w:rPr>
                <w:rFonts w:ascii="Times New Roman" w:hAnsi="Times New Roman" w:cs="Times New Roman"/>
              </w:rPr>
              <w:t>Absolute latitude, ED, PPG, RE</w:t>
            </w:r>
          </w:p>
        </w:tc>
        <w:tc>
          <w:tcPr>
            <w:tcW w:w="456" w:type="dxa"/>
          </w:tcPr>
          <w:p w14:paraId="4493BA21" w14:textId="77777777" w:rsidR="002E611A" w:rsidRDefault="002E611A" w:rsidP="005B0F18">
            <w:pPr>
              <w:spacing w:line="360" w:lineRule="auto"/>
              <w:rPr>
                <w:rFonts w:ascii="Times New Roman" w:hAnsi="Times New Roman" w:cs="Times New Roman"/>
              </w:rPr>
            </w:pPr>
            <w:r>
              <w:rPr>
                <w:rFonts w:ascii="Times New Roman" w:hAnsi="Times New Roman" w:cs="Times New Roman"/>
              </w:rPr>
              <w:t>11</w:t>
            </w:r>
          </w:p>
        </w:tc>
        <w:tc>
          <w:tcPr>
            <w:tcW w:w="991" w:type="dxa"/>
          </w:tcPr>
          <w:p w14:paraId="725850DD" w14:textId="7C1E67BA" w:rsidR="002E611A" w:rsidRDefault="002E611A" w:rsidP="005B0F18">
            <w:pPr>
              <w:spacing w:line="360" w:lineRule="auto"/>
              <w:rPr>
                <w:rFonts w:ascii="Times New Roman" w:hAnsi="Times New Roman" w:cs="Times New Roman"/>
              </w:rPr>
            </w:pPr>
            <w:r w:rsidRPr="00A87CDD">
              <w:rPr>
                <w:rFonts w:ascii="Times New Roman" w:hAnsi="Times New Roman" w:cs="Times New Roman"/>
              </w:rPr>
              <w:t>3</w:t>
            </w:r>
            <w:r>
              <w:rPr>
                <w:rFonts w:ascii="Times New Roman" w:hAnsi="Times New Roman" w:cs="Times New Roman"/>
              </w:rPr>
              <w:t>7</w:t>
            </w:r>
            <w:r w:rsidR="00AC7FEA">
              <w:rPr>
                <w:rFonts w:ascii="Times New Roman" w:hAnsi="Times New Roman" w:cs="Times New Roman"/>
              </w:rPr>
              <w:t>6</w:t>
            </w:r>
            <w:r>
              <w:rPr>
                <w:rFonts w:ascii="Times New Roman" w:hAnsi="Times New Roman" w:cs="Times New Roman"/>
              </w:rPr>
              <w:t>.</w:t>
            </w:r>
            <w:r w:rsidR="00AC7FEA">
              <w:rPr>
                <w:rFonts w:ascii="Times New Roman" w:hAnsi="Times New Roman" w:cs="Times New Roman"/>
              </w:rPr>
              <w:t>20</w:t>
            </w:r>
          </w:p>
        </w:tc>
        <w:tc>
          <w:tcPr>
            <w:tcW w:w="1272" w:type="dxa"/>
          </w:tcPr>
          <w:p w14:paraId="41232D10" w14:textId="77777777" w:rsidR="002E611A" w:rsidRDefault="002E611A" w:rsidP="005B0F18">
            <w:pPr>
              <w:spacing w:line="360" w:lineRule="auto"/>
              <w:rPr>
                <w:rFonts w:ascii="Times New Roman" w:hAnsi="Times New Roman" w:cs="Times New Roman"/>
              </w:rPr>
            </w:pPr>
            <w:r>
              <w:rPr>
                <w:rFonts w:ascii="Times New Roman" w:hAnsi="Times New Roman" w:cs="Times New Roman"/>
              </w:rPr>
              <w:t>2.01</w:t>
            </w:r>
          </w:p>
        </w:tc>
        <w:tc>
          <w:tcPr>
            <w:tcW w:w="1413" w:type="dxa"/>
          </w:tcPr>
          <w:p w14:paraId="7D84A589" w14:textId="3BD4B3ED" w:rsidR="002E611A" w:rsidRPr="00A87CDD" w:rsidRDefault="002E611A" w:rsidP="005B0F18">
            <w:pPr>
              <w:spacing w:line="360" w:lineRule="auto"/>
              <w:rPr>
                <w:rFonts w:ascii="Times New Roman" w:hAnsi="Times New Roman" w:cs="Times New Roman"/>
              </w:rPr>
            </w:pPr>
            <w:r w:rsidRPr="006534E2">
              <w:rPr>
                <w:rFonts w:ascii="Times New Roman" w:hAnsi="Times New Roman" w:cs="Times New Roman"/>
              </w:rPr>
              <w:t>0.</w:t>
            </w:r>
            <w:r w:rsidR="00773128">
              <w:rPr>
                <w:rFonts w:ascii="Times New Roman" w:hAnsi="Times New Roman" w:cs="Times New Roman"/>
              </w:rPr>
              <w:t>20</w:t>
            </w:r>
          </w:p>
        </w:tc>
      </w:tr>
      <w:tr w:rsidR="002E611A" w14:paraId="22C0F0B2" w14:textId="77777777" w:rsidTr="005B0F18">
        <w:tc>
          <w:tcPr>
            <w:tcW w:w="3948" w:type="dxa"/>
          </w:tcPr>
          <w:p w14:paraId="068BD858" w14:textId="77777777" w:rsidR="002E611A" w:rsidRDefault="002E611A" w:rsidP="005B0F18">
            <w:pPr>
              <w:spacing w:line="360" w:lineRule="auto"/>
              <w:rPr>
                <w:rFonts w:ascii="Times New Roman" w:hAnsi="Times New Roman" w:cs="Times New Roman"/>
              </w:rPr>
            </w:pPr>
            <w:r>
              <w:rPr>
                <w:rFonts w:ascii="Times New Roman" w:hAnsi="Times New Roman" w:cs="Times New Roman"/>
              </w:rPr>
              <w:t>RE</w:t>
            </w:r>
          </w:p>
        </w:tc>
        <w:tc>
          <w:tcPr>
            <w:tcW w:w="456" w:type="dxa"/>
          </w:tcPr>
          <w:p w14:paraId="3DF7517B" w14:textId="77777777" w:rsidR="002E611A" w:rsidRDefault="002E611A" w:rsidP="005B0F18">
            <w:pPr>
              <w:spacing w:line="360" w:lineRule="auto"/>
              <w:rPr>
                <w:rFonts w:ascii="Times New Roman" w:hAnsi="Times New Roman" w:cs="Times New Roman"/>
              </w:rPr>
            </w:pPr>
            <w:r>
              <w:rPr>
                <w:rFonts w:ascii="Times New Roman" w:hAnsi="Times New Roman" w:cs="Times New Roman"/>
              </w:rPr>
              <w:t>3</w:t>
            </w:r>
          </w:p>
        </w:tc>
        <w:tc>
          <w:tcPr>
            <w:tcW w:w="991" w:type="dxa"/>
          </w:tcPr>
          <w:p w14:paraId="53FDA749" w14:textId="77777777" w:rsidR="002E611A" w:rsidRDefault="002E611A" w:rsidP="005B0F18">
            <w:pPr>
              <w:spacing w:line="360" w:lineRule="auto"/>
              <w:rPr>
                <w:rFonts w:ascii="Times New Roman" w:hAnsi="Times New Roman" w:cs="Times New Roman"/>
              </w:rPr>
            </w:pPr>
            <w:r w:rsidRPr="00A87CDD">
              <w:rPr>
                <w:rFonts w:ascii="Times New Roman" w:hAnsi="Times New Roman" w:cs="Times New Roman"/>
              </w:rPr>
              <w:t>3</w:t>
            </w:r>
            <w:r>
              <w:rPr>
                <w:rFonts w:ascii="Times New Roman" w:hAnsi="Times New Roman" w:cs="Times New Roman"/>
              </w:rPr>
              <w:t>80.78</w:t>
            </w:r>
          </w:p>
        </w:tc>
        <w:tc>
          <w:tcPr>
            <w:tcW w:w="1272" w:type="dxa"/>
          </w:tcPr>
          <w:p w14:paraId="45077FEC" w14:textId="77777777" w:rsidR="002E611A" w:rsidRDefault="002E611A" w:rsidP="005B0F18">
            <w:pPr>
              <w:spacing w:line="360" w:lineRule="auto"/>
              <w:rPr>
                <w:rFonts w:ascii="Times New Roman" w:hAnsi="Times New Roman" w:cs="Times New Roman"/>
              </w:rPr>
            </w:pPr>
            <w:r>
              <w:rPr>
                <w:rFonts w:ascii="Times New Roman" w:hAnsi="Times New Roman" w:cs="Times New Roman"/>
              </w:rPr>
              <w:t>6.59</w:t>
            </w:r>
          </w:p>
        </w:tc>
        <w:tc>
          <w:tcPr>
            <w:tcW w:w="1413" w:type="dxa"/>
          </w:tcPr>
          <w:p w14:paraId="4BC369DC" w14:textId="77777777" w:rsidR="002E611A" w:rsidRPr="00A87CDD" w:rsidRDefault="002E611A" w:rsidP="005B0F18">
            <w:pPr>
              <w:spacing w:line="360" w:lineRule="auto"/>
              <w:rPr>
                <w:rFonts w:ascii="Times New Roman" w:hAnsi="Times New Roman" w:cs="Times New Roman"/>
              </w:rPr>
            </w:pPr>
            <w:r>
              <w:rPr>
                <w:rFonts w:ascii="Times New Roman" w:hAnsi="Times New Roman" w:cs="Times New Roman"/>
              </w:rPr>
              <w:t>0.02</w:t>
            </w:r>
          </w:p>
        </w:tc>
      </w:tr>
    </w:tbl>
    <w:p w14:paraId="641C65D9" w14:textId="77777777" w:rsidR="00D504C4" w:rsidRDefault="00D504C4" w:rsidP="00457F19">
      <w:pPr>
        <w:spacing w:line="360" w:lineRule="auto"/>
        <w:rPr>
          <w:rFonts w:ascii="Times New Roman" w:hAnsi="Times New Roman" w:cs="Times New Roman"/>
        </w:rPr>
      </w:pPr>
    </w:p>
    <w:p w14:paraId="5DF29D5D" w14:textId="033844A8" w:rsidR="00C249B5" w:rsidRPr="009D5DDC" w:rsidRDefault="00D504C4" w:rsidP="00457F19">
      <w:pPr>
        <w:spacing w:line="360" w:lineRule="auto"/>
        <w:rPr>
          <w:rFonts w:ascii="Times New Roman" w:hAnsi="Times New Roman" w:cs="Times New Roman"/>
          <w:iCs/>
          <w:rPrChange w:id="321" w:author="Isabelle Cote" w:date="2023-04-24T14:26:00Z">
            <w:rPr>
              <w:rFonts w:ascii="Times New Roman" w:hAnsi="Times New Roman" w:cs="Times New Roman"/>
              <w:i/>
            </w:rPr>
          </w:rPrChange>
        </w:rPr>
      </w:pPr>
      <w:r w:rsidRPr="009D5DDC">
        <w:rPr>
          <w:rFonts w:ascii="Times New Roman" w:hAnsi="Times New Roman" w:cs="Times New Roman"/>
          <w:iCs/>
          <w:rPrChange w:id="322" w:author="Isabelle Cote" w:date="2023-04-24T14:26:00Z">
            <w:rPr>
              <w:rFonts w:ascii="Times New Roman" w:hAnsi="Times New Roman" w:cs="Times New Roman"/>
              <w:i/>
            </w:rPr>
          </w:rPrChange>
        </w:rPr>
        <w:t>Background nutrients model</w:t>
      </w:r>
    </w:p>
    <w:p w14:paraId="41D1A3B4" w14:textId="2A39B3F2" w:rsidR="00D504C4" w:rsidRDefault="00D504C4" w:rsidP="00457F19">
      <w:pPr>
        <w:spacing w:line="360" w:lineRule="auto"/>
        <w:rPr>
          <w:rFonts w:ascii="Times New Roman" w:hAnsi="Times New Roman" w:cs="Times New Roman"/>
          <w:lang w:val="en-CA"/>
        </w:rPr>
      </w:pPr>
      <w:commentRangeStart w:id="323"/>
      <w:r>
        <w:rPr>
          <w:rFonts w:ascii="Times New Roman" w:hAnsi="Times New Roman" w:cs="Times New Roman"/>
        </w:rPr>
        <w:t>Overall</w:t>
      </w:r>
      <w:commentRangeEnd w:id="323"/>
      <w:r w:rsidR="00145342">
        <w:rPr>
          <w:rStyle w:val="CommentReference"/>
        </w:rPr>
        <w:commentReference w:id="323"/>
      </w:r>
      <w:r>
        <w:rPr>
          <w:rFonts w:ascii="Times New Roman" w:hAnsi="Times New Roman" w:cs="Times New Roman"/>
        </w:rPr>
        <w:t xml:space="preserve">, </w:t>
      </w:r>
      <w:r w:rsidR="006149A7">
        <w:rPr>
          <w:rFonts w:ascii="Times New Roman" w:hAnsi="Times New Roman" w:cs="Times New Roman"/>
        </w:rPr>
        <w:t>we found</w:t>
      </w:r>
      <w:r>
        <w:rPr>
          <w:rFonts w:ascii="Times New Roman" w:hAnsi="Times New Roman" w:cs="Times New Roman"/>
        </w:rPr>
        <w:t xml:space="preserve"> a positive effect of animal-provisioned nutrients on primary productivity (</w:t>
      </w:r>
      <w:r w:rsidRPr="00D504C4">
        <w:rPr>
          <w:rFonts w:ascii="Times New Roman" w:hAnsi="Times New Roman" w:cs="Times New Roman"/>
          <w:lang w:val="en-CA"/>
        </w:rPr>
        <w:t>log</w:t>
      </w:r>
      <w:r w:rsidR="00067FAF">
        <w:rPr>
          <w:rFonts w:ascii="Times New Roman" w:hAnsi="Times New Roman" w:cs="Times New Roman"/>
          <w:lang w:val="en-CA"/>
        </w:rPr>
        <w:t>-</w:t>
      </w:r>
      <w:r w:rsidRPr="00D504C4">
        <w:rPr>
          <w:rFonts w:ascii="Times New Roman" w:hAnsi="Times New Roman" w:cs="Times New Roman"/>
          <w:lang w:val="en-CA"/>
        </w:rPr>
        <w:t xml:space="preserve">transformed </w:t>
      </w:r>
      <w:r w:rsidR="00067FAF">
        <w:rPr>
          <w:rFonts w:ascii="Times New Roman" w:hAnsi="Times New Roman" w:cs="Times New Roman"/>
          <w:lang w:val="en-CA"/>
        </w:rPr>
        <w:t>response ratio</w:t>
      </w:r>
      <w:r>
        <w:rPr>
          <w:rFonts w:ascii="Times New Roman" w:hAnsi="Times New Roman" w:cs="Times New Roman"/>
          <w:lang w:val="en-CA"/>
        </w:rPr>
        <w:t xml:space="preserve"> </w:t>
      </w:r>
      <w:r w:rsidRPr="00D504C4">
        <w:rPr>
          <w:rFonts w:ascii="Times New Roman" w:hAnsi="Times New Roman" w:cs="Times New Roman"/>
          <w:lang w:val="en-CA"/>
        </w:rPr>
        <w:t xml:space="preserve">± </w:t>
      </w:r>
      <w:r>
        <w:rPr>
          <w:rFonts w:ascii="Times New Roman" w:hAnsi="Times New Roman" w:cs="Times New Roman"/>
          <w:lang w:val="en-CA"/>
        </w:rPr>
        <w:t>SE</w:t>
      </w:r>
      <w:ins w:id="324" w:author="Isabelle Cote" w:date="2023-04-24T14:28:00Z">
        <w:r w:rsidR="009D5DDC">
          <w:rPr>
            <w:rFonts w:ascii="Times New Roman" w:hAnsi="Times New Roman" w:cs="Times New Roman"/>
            <w:lang w:val="en-CA"/>
          </w:rPr>
          <w:t>:</w:t>
        </w:r>
      </w:ins>
      <w:del w:id="325" w:author="Isabelle Cote" w:date="2023-04-24T14:28:00Z">
        <w:r w:rsidDel="009D5DDC">
          <w:rPr>
            <w:rFonts w:ascii="Times New Roman" w:hAnsi="Times New Roman" w:cs="Times New Roman"/>
            <w:lang w:val="en-CA"/>
          </w:rPr>
          <w:delText>;</w:delText>
        </w:r>
      </w:del>
      <w:r w:rsidRPr="00D504C4">
        <w:rPr>
          <w:rFonts w:ascii="Times New Roman" w:hAnsi="Times New Roman" w:cs="Times New Roman"/>
        </w:rPr>
        <w:t xml:space="preserve"> 0.</w:t>
      </w:r>
      <w:r w:rsidR="00A4411C">
        <w:rPr>
          <w:rFonts w:ascii="Times New Roman" w:hAnsi="Times New Roman" w:cs="Times New Roman"/>
        </w:rPr>
        <w:t>45</w:t>
      </w:r>
      <w:r w:rsidRPr="00D504C4">
        <w:rPr>
          <w:rFonts w:ascii="Times New Roman" w:hAnsi="Times New Roman" w:cs="Times New Roman"/>
          <w:lang w:val="en-CA"/>
        </w:rPr>
        <w:t>±</w:t>
      </w:r>
      <w:r>
        <w:rPr>
          <w:rFonts w:ascii="Times New Roman" w:hAnsi="Times New Roman" w:cs="Times New Roman"/>
          <w:lang w:val="en-CA"/>
        </w:rPr>
        <w:t xml:space="preserve"> </w:t>
      </w:r>
      <w:r w:rsidRPr="00D504C4">
        <w:rPr>
          <w:rFonts w:ascii="Times New Roman" w:hAnsi="Times New Roman" w:cs="Times New Roman"/>
        </w:rPr>
        <w:t>0.1</w:t>
      </w:r>
      <w:r w:rsidR="00067FAF">
        <w:rPr>
          <w:rFonts w:ascii="Times New Roman" w:hAnsi="Times New Roman" w:cs="Times New Roman"/>
        </w:rPr>
        <w:t>6</w:t>
      </w:r>
      <w:r>
        <w:rPr>
          <w:rFonts w:ascii="Times New Roman" w:hAnsi="Times New Roman" w:cs="Times New Roman"/>
        </w:rPr>
        <w:t xml:space="preserve">, p = </w:t>
      </w:r>
      <w:r w:rsidRPr="00D504C4">
        <w:rPr>
          <w:rFonts w:ascii="Times New Roman" w:hAnsi="Times New Roman" w:cs="Times New Roman"/>
        </w:rPr>
        <w:t>0.00</w:t>
      </w:r>
      <w:r w:rsidR="00504E41">
        <w:rPr>
          <w:rFonts w:ascii="Times New Roman" w:hAnsi="Times New Roman" w:cs="Times New Roman"/>
        </w:rPr>
        <w:t>7</w:t>
      </w:r>
      <w:r>
        <w:rPr>
          <w:rFonts w:ascii="Times New Roman" w:hAnsi="Times New Roman" w:cs="Times New Roman"/>
        </w:rPr>
        <w:t>)</w:t>
      </w:r>
      <w:r w:rsidR="007D588D">
        <w:rPr>
          <w:rFonts w:ascii="Times New Roman" w:hAnsi="Times New Roman" w:cs="Times New Roman"/>
        </w:rPr>
        <w:t xml:space="preserve">, with producers growing nearly </w:t>
      </w:r>
      <w:r w:rsidR="00A4411C">
        <w:rPr>
          <w:rFonts w:ascii="Times New Roman" w:hAnsi="Times New Roman" w:cs="Times New Roman"/>
        </w:rPr>
        <w:t>3</w:t>
      </w:r>
      <w:r w:rsidR="007D588D">
        <w:rPr>
          <w:rFonts w:ascii="Times New Roman" w:hAnsi="Times New Roman" w:cs="Times New Roman"/>
        </w:rPr>
        <w:t xml:space="preserve"> times more, on average, under provisioned than control conditions</w:t>
      </w:r>
      <w:r>
        <w:rPr>
          <w:rFonts w:ascii="Times New Roman" w:hAnsi="Times New Roman" w:cs="Times New Roman"/>
        </w:rPr>
        <w:t xml:space="preserve">. </w:t>
      </w:r>
      <w:r w:rsidR="006149A7">
        <w:rPr>
          <w:rFonts w:ascii="Times New Roman" w:hAnsi="Times New Roman" w:cs="Times New Roman"/>
        </w:rPr>
        <w:t xml:space="preserve">This estimate represents </w:t>
      </w:r>
      <w:del w:id="326" w:author="Isabelle Cote" w:date="2023-04-24T14:35:00Z">
        <w:r w:rsidR="006149A7" w:rsidDel="00B577BC">
          <w:rPr>
            <w:rFonts w:ascii="Times New Roman" w:hAnsi="Times New Roman" w:cs="Times New Roman"/>
          </w:rPr>
          <w:delText xml:space="preserve">the intercept of the model, taken as </w:delText>
        </w:r>
      </w:del>
      <w:r w:rsidR="006149A7">
        <w:rPr>
          <w:rFonts w:ascii="Times New Roman" w:hAnsi="Times New Roman" w:cs="Times New Roman"/>
        </w:rPr>
        <w:t>the effect of animal-provisioning at a mean level of background nutrients on algae</w:t>
      </w:r>
      <w:ins w:id="327" w:author="Isabelle Cote" w:date="2023-04-24T14:35:00Z">
        <w:r w:rsidR="00B577BC">
          <w:rPr>
            <w:rFonts w:ascii="Times New Roman" w:hAnsi="Times New Roman" w:cs="Times New Roman"/>
          </w:rPr>
          <w:t xml:space="preserve"> (baseline </w:t>
        </w:r>
      </w:ins>
      <w:ins w:id="328" w:author="Isabelle Cote" w:date="2023-04-24T14:36:00Z">
        <w:r w:rsidR="00B577BC">
          <w:rPr>
            <w:rFonts w:ascii="Times New Roman" w:hAnsi="Times New Roman" w:cs="Times New Roman"/>
          </w:rPr>
          <w:t>primary producer group)</w:t>
        </w:r>
      </w:ins>
      <w:r w:rsidR="006149A7">
        <w:rPr>
          <w:rFonts w:ascii="Times New Roman" w:hAnsi="Times New Roman" w:cs="Times New Roman"/>
        </w:rPr>
        <w:t xml:space="preserve"> in unstocked field experiments</w:t>
      </w:r>
      <w:ins w:id="329" w:author="Isabelle Cote" w:date="2023-04-24T14:36:00Z">
        <w:r w:rsidR="00B577BC">
          <w:rPr>
            <w:rFonts w:ascii="Times New Roman" w:hAnsi="Times New Roman" w:cs="Times New Roman"/>
          </w:rPr>
          <w:t xml:space="preserve"> (baseline experimental design)</w:t>
        </w:r>
      </w:ins>
      <w:r w:rsidR="006149A7">
        <w:rPr>
          <w:rFonts w:ascii="Times New Roman" w:hAnsi="Times New Roman" w:cs="Times New Roman"/>
        </w:rPr>
        <w:t xml:space="preserve">. </w:t>
      </w:r>
      <w:r w:rsidR="00B168CE">
        <w:rPr>
          <w:rFonts w:ascii="Times New Roman" w:hAnsi="Times New Roman" w:cs="Times New Roman"/>
        </w:rPr>
        <w:t>There wa</w:t>
      </w:r>
      <w:r w:rsidR="00A4411C">
        <w:rPr>
          <w:rFonts w:ascii="Times New Roman" w:hAnsi="Times New Roman" w:cs="Times New Roman"/>
        </w:rPr>
        <w:t xml:space="preserve">s </w:t>
      </w:r>
      <w:ins w:id="330" w:author="Isabelle Cote" w:date="2023-04-24T14:37:00Z">
        <w:r w:rsidR="00B577BC">
          <w:rPr>
            <w:rFonts w:ascii="Times New Roman" w:hAnsi="Times New Roman" w:cs="Times New Roman"/>
          </w:rPr>
          <w:t xml:space="preserve">a </w:t>
        </w:r>
      </w:ins>
      <w:del w:id="331" w:author="Isabelle Cote" w:date="2023-04-24T14:37:00Z">
        <w:r w:rsidR="00A4411C" w:rsidDel="00B577BC">
          <w:rPr>
            <w:rFonts w:ascii="Times New Roman" w:hAnsi="Times New Roman" w:cs="Times New Roman"/>
          </w:rPr>
          <w:delText xml:space="preserve">no statistical </w:delText>
        </w:r>
        <w:r w:rsidR="00B168CE" w:rsidDel="00B577BC">
          <w:rPr>
            <w:rFonts w:ascii="Times New Roman" w:hAnsi="Times New Roman" w:cs="Times New Roman"/>
          </w:rPr>
          <w:delText xml:space="preserve">evidence for </w:delText>
        </w:r>
        <w:r w:rsidR="00A4411C" w:rsidDel="00B577BC">
          <w:rPr>
            <w:rFonts w:ascii="Times New Roman" w:hAnsi="Times New Roman" w:cs="Times New Roman"/>
          </w:rPr>
          <w:delText>the</w:delText>
        </w:r>
        <w:r w:rsidR="00B168CE" w:rsidDel="00B577BC">
          <w:rPr>
            <w:rFonts w:ascii="Times New Roman" w:hAnsi="Times New Roman" w:cs="Times New Roman"/>
          </w:rPr>
          <w:delText xml:space="preserve"> </w:delText>
        </w:r>
      </w:del>
      <w:r w:rsidR="00B168CE">
        <w:rPr>
          <w:rFonts w:ascii="Times New Roman" w:hAnsi="Times New Roman" w:cs="Times New Roman"/>
        </w:rPr>
        <w:t xml:space="preserve">slightly positive </w:t>
      </w:r>
      <w:ins w:id="332" w:author="Isabelle Cote" w:date="2023-04-24T14:37:00Z">
        <w:r w:rsidR="00B577BC">
          <w:rPr>
            <w:rFonts w:ascii="Times New Roman" w:hAnsi="Times New Roman" w:cs="Times New Roman"/>
          </w:rPr>
          <w:t xml:space="preserve">but non-significant </w:t>
        </w:r>
      </w:ins>
      <w:r w:rsidR="00B168CE">
        <w:rPr>
          <w:rFonts w:ascii="Times New Roman" w:hAnsi="Times New Roman" w:cs="Times New Roman"/>
        </w:rPr>
        <w:t xml:space="preserve">effect of background nutrients on the </w:t>
      </w:r>
      <w:del w:id="333" w:author="Isabelle Cote" w:date="2023-04-24T14:37:00Z">
        <w:r w:rsidR="00B168CE" w:rsidDel="00B577BC">
          <w:rPr>
            <w:rFonts w:ascii="Times New Roman" w:hAnsi="Times New Roman" w:cs="Times New Roman"/>
          </w:rPr>
          <w:delText xml:space="preserve">effect </w:delText>
        </w:r>
      </w:del>
      <w:ins w:id="334" w:author="Isabelle Cote" w:date="2023-04-24T14:37:00Z">
        <w:r w:rsidR="00B577BC">
          <w:rPr>
            <w:rFonts w:ascii="Times New Roman" w:hAnsi="Times New Roman" w:cs="Times New Roman"/>
          </w:rPr>
          <w:t>response of</w:t>
        </w:r>
        <w:r w:rsidR="00B577BC">
          <w:rPr>
            <w:rFonts w:ascii="Times New Roman" w:hAnsi="Times New Roman" w:cs="Times New Roman"/>
          </w:rPr>
          <w:t xml:space="preserve"> </w:t>
        </w:r>
        <w:r w:rsidR="00B577BC">
          <w:rPr>
            <w:rFonts w:ascii="Times New Roman" w:hAnsi="Times New Roman" w:cs="Times New Roman"/>
            <w:lang w:val="en-CA"/>
          </w:rPr>
          <w:t>primary produc</w:t>
        </w:r>
      </w:ins>
      <w:ins w:id="335" w:author="Isabelle Cote" w:date="2023-04-24T14:38:00Z">
        <w:r w:rsidR="00B577BC">
          <w:rPr>
            <w:rFonts w:ascii="Times New Roman" w:hAnsi="Times New Roman" w:cs="Times New Roman"/>
            <w:lang w:val="en-CA"/>
          </w:rPr>
          <w:t>ers</w:t>
        </w:r>
      </w:ins>
      <w:ins w:id="336" w:author="Isabelle Cote" w:date="2023-04-24T14:37:00Z">
        <w:r w:rsidR="00B577BC">
          <w:rPr>
            <w:rFonts w:ascii="Times New Roman" w:hAnsi="Times New Roman" w:cs="Times New Roman"/>
          </w:rPr>
          <w:t xml:space="preserve"> </w:t>
        </w:r>
      </w:ins>
      <w:del w:id="337" w:author="Isabelle Cote" w:date="2023-04-24T14:38:00Z">
        <w:r w:rsidR="00B168CE" w:rsidDel="00B577BC">
          <w:rPr>
            <w:rFonts w:ascii="Times New Roman" w:hAnsi="Times New Roman" w:cs="Times New Roman"/>
          </w:rPr>
          <w:delText xml:space="preserve">of </w:delText>
        </w:r>
      </w:del>
      <w:ins w:id="338" w:author="Isabelle Cote" w:date="2023-04-24T14:38:00Z">
        <w:r w:rsidR="00B577BC">
          <w:rPr>
            <w:rFonts w:ascii="Times New Roman" w:hAnsi="Times New Roman" w:cs="Times New Roman"/>
          </w:rPr>
          <w:t>to</w:t>
        </w:r>
        <w:r w:rsidR="00B577BC">
          <w:rPr>
            <w:rFonts w:ascii="Times New Roman" w:hAnsi="Times New Roman" w:cs="Times New Roman"/>
          </w:rPr>
          <w:t xml:space="preserve"> </w:t>
        </w:r>
      </w:ins>
      <w:r w:rsidR="00B168CE" w:rsidRPr="00B748E3">
        <w:rPr>
          <w:rFonts w:ascii="Times New Roman" w:hAnsi="Times New Roman" w:cs="Times New Roman"/>
          <w:lang w:val="en-CA"/>
        </w:rPr>
        <w:t>animal</w:t>
      </w:r>
      <w:r w:rsidR="00B168CE">
        <w:rPr>
          <w:rFonts w:ascii="Times New Roman" w:hAnsi="Times New Roman" w:cs="Times New Roman"/>
          <w:lang w:val="en-CA"/>
        </w:rPr>
        <w:t>-</w:t>
      </w:r>
      <w:r w:rsidR="00B168CE" w:rsidRPr="00B748E3">
        <w:rPr>
          <w:rFonts w:ascii="Times New Roman" w:hAnsi="Times New Roman" w:cs="Times New Roman"/>
          <w:lang w:val="en-CA"/>
        </w:rPr>
        <w:t>provisioned nutrients</w:t>
      </w:r>
      <w:r w:rsidR="00B168CE">
        <w:rPr>
          <w:rFonts w:ascii="Times New Roman" w:hAnsi="Times New Roman" w:cs="Times New Roman"/>
          <w:lang w:val="en-CA"/>
        </w:rPr>
        <w:t xml:space="preserve"> </w:t>
      </w:r>
      <w:del w:id="339" w:author="Isabelle Cote" w:date="2023-04-24T14:38:00Z">
        <w:r w:rsidR="00B168CE" w:rsidDel="00B577BC">
          <w:rPr>
            <w:rFonts w:ascii="Times New Roman" w:hAnsi="Times New Roman" w:cs="Times New Roman"/>
            <w:lang w:val="en-CA"/>
          </w:rPr>
          <w:delText xml:space="preserve">on </w:delText>
        </w:r>
      </w:del>
      <w:del w:id="340" w:author="Isabelle Cote" w:date="2023-04-24T14:37:00Z">
        <w:r w:rsidR="00B168CE" w:rsidDel="00B577BC">
          <w:rPr>
            <w:rFonts w:ascii="Times New Roman" w:hAnsi="Times New Roman" w:cs="Times New Roman"/>
            <w:lang w:val="en-CA"/>
          </w:rPr>
          <w:delText xml:space="preserve">primary productivity </w:delText>
        </w:r>
      </w:del>
      <w:r w:rsidR="00B168CE">
        <w:rPr>
          <w:rFonts w:ascii="Times New Roman" w:hAnsi="Times New Roman" w:cs="Times New Roman"/>
          <w:lang w:val="en-CA"/>
        </w:rPr>
        <w:t>(</w:t>
      </w:r>
      <w:r w:rsidR="00B168CE" w:rsidRPr="00D504C4">
        <w:rPr>
          <w:rFonts w:ascii="Times New Roman" w:hAnsi="Times New Roman" w:cs="Times New Roman"/>
          <w:lang w:val="en-CA"/>
        </w:rPr>
        <w:t>0.</w:t>
      </w:r>
      <w:r w:rsidR="00504E41">
        <w:rPr>
          <w:rFonts w:ascii="Times New Roman" w:hAnsi="Times New Roman" w:cs="Times New Roman"/>
          <w:lang w:val="en-CA"/>
        </w:rPr>
        <w:t xml:space="preserve">11 </w:t>
      </w:r>
      <w:r w:rsidR="00B168CE" w:rsidRPr="00D504C4">
        <w:rPr>
          <w:rFonts w:ascii="Times New Roman" w:hAnsi="Times New Roman" w:cs="Times New Roman"/>
          <w:lang w:val="en-CA"/>
        </w:rPr>
        <w:t>±</w:t>
      </w:r>
      <w:r w:rsidR="00B168CE" w:rsidRPr="00D504C4">
        <w:t xml:space="preserve"> </w:t>
      </w:r>
      <w:r w:rsidR="00B168CE" w:rsidRPr="00D504C4">
        <w:rPr>
          <w:rFonts w:ascii="Times New Roman" w:hAnsi="Times New Roman" w:cs="Times New Roman"/>
          <w:lang w:val="en-CA"/>
        </w:rPr>
        <w:t>0.07</w:t>
      </w:r>
      <w:r w:rsidR="00B168CE">
        <w:rPr>
          <w:rFonts w:ascii="Times New Roman" w:hAnsi="Times New Roman" w:cs="Times New Roman"/>
          <w:lang w:val="en-CA"/>
        </w:rPr>
        <w:t xml:space="preserve">, p = </w:t>
      </w:r>
      <w:r w:rsidR="00B168CE" w:rsidRPr="00D504C4">
        <w:rPr>
          <w:rFonts w:ascii="Times New Roman" w:hAnsi="Times New Roman" w:cs="Times New Roman"/>
          <w:lang w:val="en-CA"/>
        </w:rPr>
        <w:t>0</w:t>
      </w:r>
      <w:ins w:id="341" w:author="Isabelle Cote" w:date="2023-04-24T14:36:00Z">
        <w:r w:rsidR="00B577BC">
          <w:rPr>
            <w:rFonts w:ascii="Times New Roman" w:hAnsi="Times New Roman" w:cs="Times New Roman"/>
            <w:lang w:val="en-CA"/>
          </w:rPr>
          <w:t>.</w:t>
        </w:r>
      </w:ins>
      <w:r w:rsidR="00A4411C">
        <w:rPr>
          <w:rFonts w:ascii="Times New Roman" w:hAnsi="Times New Roman" w:cs="Times New Roman"/>
          <w:lang w:val="en-CA"/>
        </w:rPr>
        <w:t>1</w:t>
      </w:r>
      <w:r w:rsidR="00504E41">
        <w:rPr>
          <w:rFonts w:ascii="Times New Roman" w:hAnsi="Times New Roman" w:cs="Times New Roman"/>
          <w:lang w:val="en-CA"/>
        </w:rPr>
        <w:t>6</w:t>
      </w:r>
      <w:r w:rsidR="007D588D">
        <w:rPr>
          <w:rFonts w:ascii="Times New Roman" w:hAnsi="Times New Roman" w:cs="Times New Roman"/>
          <w:lang w:val="en-CA"/>
        </w:rPr>
        <w:t>;</w:t>
      </w:r>
      <w:r w:rsidR="00731DAD">
        <w:rPr>
          <w:rFonts w:ascii="Times New Roman" w:hAnsi="Times New Roman" w:cs="Times New Roman"/>
          <w:lang w:val="en-CA"/>
        </w:rPr>
        <w:t xml:space="preserve"> </w:t>
      </w:r>
      <w:r w:rsidR="00731DAD" w:rsidRPr="00731DAD">
        <w:rPr>
          <w:rFonts w:ascii="Times New Roman" w:hAnsi="Times New Roman" w:cs="Times New Roman"/>
          <w:highlight w:val="yellow"/>
          <w:lang w:val="en-CA"/>
        </w:rPr>
        <w:t xml:space="preserve">Fig. </w:t>
      </w:r>
      <w:r w:rsidR="00D00FFC">
        <w:rPr>
          <w:rFonts w:ascii="Times New Roman" w:hAnsi="Times New Roman" w:cs="Times New Roman"/>
          <w:highlight w:val="yellow"/>
          <w:lang w:val="en-CA"/>
        </w:rPr>
        <w:t>3</w:t>
      </w:r>
      <w:r w:rsidR="00A87CDD">
        <w:rPr>
          <w:rFonts w:ascii="Times New Roman" w:hAnsi="Times New Roman" w:cs="Times New Roman"/>
          <w:highlight w:val="yellow"/>
          <w:lang w:val="en-CA"/>
        </w:rPr>
        <w:t xml:space="preserve">, Table </w:t>
      </w:r>
      <w:r w:rsidR="005E4743">
        <w:rPr>
          <w:rFonts w:ascii="Times New Roman" w:hAnsi="Times New Roman" w:cs="Times New Roman"/>
          <w:highlight w:val="yellow"/>
          <w:lang w:val="en-CA"/>
        </w:rPr>
        <w:t>S</w:t>
      </w:r>
      <w:r w:rsidR="004E5CEB">
        <w:rPr>
          <w:rFonts w:ascii="Times New Roman" w:hAnsi="Times New Roman" w:cs="Times New Roman"/>
          <w:highlight w:val="yellow"/>
          <w:lang w:val="en-CA"/>
        </w:rPr>
        <w:t>6</w:t>
      </w:r>
      <w:r w:rsidR="00B168CE">
        <w:rPr>
          <w:rFonts w:ascii="Times New Roman" w:hAnsi="Times New Roman" w:cs="Times New Roman"/>
          <w:lang w:val="en-CA"/>
        </w:rPr>
        <w:t>).</w:t>
      </w:r>
      <w:r w:rsidR="006149A7">
        <w:rPr>
          <w:rFonts w:ascii="Times New Roman" w:hAnsi="Times New Roman" w:cs="Times New Roman"/>
          <w:lang w:val="en-CA"/>
        </w:rPr>
        <w:t xml:space="preserve"> </w:t>
      </w:r>
      <w:commentRangeStart w:id="342"/>
      <w:r w:rsidR="006149A7">
        <w:rPr>
          <w:rFonts w:ascii="Times New Roman" w:hAnsi="Times New Roman" w:cs="Times New Roman"/>
          <w:lang w:val="en-CA"/>
        </w:rPr>
        <w:t xml:space="preserve">The test of moderators was </w:t>
      </w:r>
      <w:r w:rsidR="00A4411C">
        <w:rPr>
          <w:rFonts w:ascii="Times New Roman" w:hAnsi="Times New Roman" w:cs="Times New Roman"/>
          <w:lang w:val="en-CA"/>
        </w:rPr>
        <w:t xml:space="preserve">not </w:t>
      </w:r>
      <w:r w:rsidR="006149A7">
        <w:rPr>
          <w:rFonts w:ascii="Times New Roman" w:hAnsi="Times New Roman" w:cs="Times New Roman"/>
          <w:lang w:val="en-CA"/>
        </w:rPr>
        <w:t>statistically significant</w:t>
      </w:r>
      <w:commentRangeEnd w:id="342"/>
      <w:r w:rsidR="0084329B">
        <w:rPr>
          <w:rStyle w:val="CommentReference"/>
        </w:rPr>
        <w:commentReference w:id="342"/>
      </w:r>
      <w:r w:rsidR="00B168CE">
        <w:rPr>
          <w:rFonts w:ascii="Times New Roman" w:hAnsi="Times New Roman" w:cs="Times New Roman"/>
          <w:lang w:val="en-CA"/>
        </w:rPr>
        <w:t xml:space="preserve"> </w:t>
      </w:r>
      <w:r w:rsidR="00873A9D">
        <w:rPr>
          <w:rFonts w:ascii="Times New Roman" w:hAnsi="Times New Roman" w:cs="Times New Roman"/>
        </w:rPr>
        <w:t>(</w:t>
      </w:r>
      <w:r w:rsidR="00873A9D" w:rsidRPr="00873A9D">
        <w:rPr>
          <w:rFonts w:ascii="Times New Roman" w:hAnsi="Times New Roman" w:cs="Times New Roman"/>
        </w:rPr>
        <w:t>F</w:t>
      </w:r>
      <w:r w:rsidR="00873A9D">
        <w:rPr>
          <w:rFonts w:ascii="Times New Roman" w:hAnsi="Times New Roman" w:cs="Times New Roman"/>
          <w:vertAlign w:val="subscript"/>
        </w:rPr>
        <w:t>8,1</w:t>
      </w:r>
      <w:r w:rsidR="00A4411C">
        <w:rPr>
          <w:rFonts w:ascii="Times New Roman" w:hAnsi="Times New Roman" w:cs="Times New Roman"/>
          <w:vertAlign w:val="subscript"/>
        </w:rPr>
        <w:t>71</w:t>
      </w:r>
      <w:r w:rsidR="00BA7305">
        <w:rPr>
          <w:rFonts w:ascii="Times New Roman" w:hAnsi="Times New Roman" w:cs="Times New Roman"/>
          <w:vertAlign w:val="subscript"/>
        </w:rPr>
        <w:t xml:space="preserve"> </w:t>
      </w:r>
      <w:r w:rsidR="00873A9D" w:rsidRPr="00873A9D">
        <w:rPr>
          <w:rFonts w:ascii="Times New Roman" w:hAnsi="Times New Roman" w:cs="Times New Roman"/>
        </w:rPr>
        <w:t xml:space="preserve">= </w:t>
      </w:r>
      <w:r w:rsidR="00A4411C">
        <w:rPr>
          <w:rFonts w:ascii="Times New Roman" w:hAnsi="Times New Roman" w:cs="Times New Roman"/>
        </w:rPr>
        <w:t>1.4</w:t>
      </w:r>
      <w:r w:rsidR="00504E41">
        <w:rPr>
          <w:rFonts w:ascii="Times New Roman" w:hAnsi="Times New Roman" w:cs="Times New Roman"/>
        </w:rPr>
        <w:t>2</w:t>
      </w:r>
      <w:r w:rsidR="00873A9D" w:rsidRPr="00873A9D">
        <w:rPr>
          <w:rFonts w:ascii="Times New Roman" w:hAnsi="Times New Roman" w:cs="Times New Roman"/>
        </w:rPr>
        <w:t>, p = 0.</w:t>
      </w:r>
      <w:r w:rsidR="00A4411C">
        <w:rPr>
          <w:rFonts w:ascii="Times New Roman" w:hAnsi="Times New Roman" w:cs="Times New Roman"/>
        </w:rPr>
        <w:t>1</w:t>
      </w:r>
      <w:r w:rsidR="00504E41">
        <w:rPr>
          <w:rFonts w:ascii="Times New Roman" w:hAnsi="Times New Roman" w:cs="Times New Roman"/>
        </w:rPr>
        <w:t>9</w:t>
      </w:r>
      <w:r w:rsidR="00873A9D">
        <w:rPr>
          <w:rFonts w:ascii="Times New Roman" w:hAnsi="Times New Roman" w:cs="Times New Roman"/>
        </w:rPr>
        <w:t xml:space="preserve">), </w:t>
      </w:r>
      <w:r w:rsidR="00A4411C">
        <w:rPr>
          <w:rFonts w:ascii="Times New Roman" w:hAnsi="Times New Roman" w:cs="Times New Roman"/>
        </w:rPr>
        <w:t xml:space="preserve">and </w:t>
      </w:r>
      <w:r w:rsidR="00873A9D">
        <w:rPr>
          <w:rFonts w:ascii="Times New Roman" w:hAnsi="Times New Roman" w:cs="Times New Roman"/>
        </w:rPr>
        <w:t xml:space="preserve">there was still a </w:t>
      </w:r>
      <w:r w:rsidR="00B168CE">
        <w:rPr>
          <w:rFonts w:ascii="Times New Roman" w:hAnsi="Times New Roman" w:cs="Times New Roman"/>
        </w:rPr>
        <w:t>significant</w:t>
      </w:r>
      <w:r w:rsidR="00873A9D">
        <w:rPr>
          <w:rFonts w:ascii="Times New Roman" w:hAnsi="Times New Roman" w:cs="Times New Roman"/>
        </w:rPr>
        <w:t xml:space="preserve"> amount of </w:t>
      </w:r>
      <w:ins w:id="343" w:author="Isabelle Cote" w:date="2023-04-24T14:39:00Z">
        <w:r w:rsidR="0084329B">
          <w:rPr>
            <w:rFonts w:ascii="Times New Roman" w:hAnsi="Times New Roman" w:cs="Times New Roman"/>
          </w:rPr>
          <w:t>unexpla</w:t>
        </w:r>
      </w:ins>
      <w:ins w:id="344" w:author="Isabelle Cote" w:date="2023-04-24T14:40:00Z">
        <w:r w:rsidR="0084329B">
          <w:rPr>
            <w:rFonts w:ascii="Times New Roman" w:hAnsi="Times New Roman" w:cs="Times New Roman"/>
          </w:rPr>
          <w:t xml:space="preserve">ined </w:t>
        </w:r>
      </w:ins>
      <w:r w:rsidR="00873A9D">
        <w:rPr>
          <w:rFonts w:ascii="Times New Roman" w:hAnsi="Times New Roman" w:cs="Times New Roman"/>
        </w:rPr>
        <w:t>residual h</w:t>
      </w:r>
      <w:r w:rsidR="00873A9D" w:rsidRPr="00873A9D">
        <w:rPr>
          <w:rFonts w:ascii="Times New Roman" w:hAnsi="Times New Roman" w:cs="Times New Roman"/>
        </w:rPr>
        <w:t>eterogeneity</w:t>
      </w:r>
      <w:r w:rsidR="00873A9D">
        <w:rPr>
          <w:rFonts w:ascii="Times New Roman" w:hAnsi="Times New Roman" w:cs="Times New Roman"/>
        </w:rPr>
        <w:t xml:space="preserve"> </w:t>
      </w:r>
      <w:del w:id="345" w:author="Isabelle Cote" w:date="2023-04-24T14:40:00Z">
        <w:r w:rsidR="00873A9D" w:rsidDel="0084329B">
          <w:rPr>
            <w:rFonts w:ascii="Times New Roman" w:hAnsi="Times New Roman" w:cs="Times New Roman"/>
          </w:rPr>
          <w:delText xml:space="preserve">unexplained by the model </w:delText>
        </w:r>
      </w:del>
      <w:r w:rsidR="00873A9D">
        <w:rPr>
          <w:rFonts w:ascii="Times New Roman" w:hAnsi="Times New Roman" w:cs="Times New Roman"/>
        </w:rPr>
        <w:t>(</w:t>
      </w:r>
      <w:r w:rsidR="00873A9D" w:rsidRPr="00873A9D">
        <w:rPr>
          <w:rFonts w:ascii="Times New Roman" w:hAnsi="Times New Roman" w:cs="Times New Roman"/>
        </w:rPr>
        <w:t>QE</w:t>
      </w:r>
      <w:r w:rsidR="00873A9D">
        <w:rPr>
          <w:rFonts w:ascii="Times New Roman" w:hAnsi="Times New Roman" w:cs="Times New Roman"/>
          <w:vertAlign w:val="subscript"/>
        </w:rPr>
        <w:t>1</w:t>
      </w:r>
      <w:r w:rsidR="00A4411C">
        <w:rPr>
          <w:rFonts w:ascii="Times New Roman" w:hAnsi="Times New Roman" w:cs="Times New Roman"/>
          <w:vertAlign w:val="subscript"/>
        </w:rPr>
        <w:t>71</w:t>
      </w:r>
      <w:r w:rsidR="00873A9D">
        <w:rPr>
          <w:rFonts w:ascii="Times New Roman" w:hAnsi="Times New Roman" w:cs="Times New Roman"/>
        </w:rPr>
        <w:t xml:space="preserve"> </w:t>
      </w:r>
      <w:r w:rsidR="00873A9D" w:rsidRPr="00873A9D">
        <w:rPr>
          <w:rFonts w:ascii="Times New Roman" w:hAnsi="Times New Roman" w:cs="Times New Roman"/>
        </w:rPr>
        <w:t>= 30</w:t>
      </w:r>
      <w:r w:rsidR="00504E41">
        <w:rPr>
          <w:rFonts w:ascii="Times New Roman" w:hAnsi="Times New Roman" w:cs="Times New Roman"/>
        </w:rPr>
        <w:t>25.3</w:t>
      </w:r>
      <w:r w:rsidR="000674DD">
        <w:rPr>
          <w:rFonts w:ascii="Times New Roman" w:hAnsi="Times New Roman" w:cs="Times New Roman"/>
        </w:rPr>
        <w:t>1</w:t>
      </w:r>
      <w:r w:rsidR="00873A9D" w:rsidRPr="00873A9D">
        <w:rPr>
          <w:rFonts w:ascii="Times New Roman" w:hAnsi="Times New Roman" w:cs="Times New Roman"/>
        </w:rPr>
        <w:t xml:space="preserve">, p &lt; </w:t>
      </w:r>
      <w:r w:rsidR="00873A9D">
        <w:rPr>
          <w:rFonts w:ascii="Times New Roman" w:hAnsi="Times New Roman" w:cs="Times New Roman"/>
        </w:rPr>
        <w:t>0.</w:t>
      </w:r>
      <w:r w:rsidR="00873A9D" w:rsidRPr="00873A9D">
        <w:rPr>
          <w:rFonts w:ascii="Times New Roman" w:hAnsi="Times New Roman" w:cs="Times New Roman"/>
        </w:rPr>
        <w:t>001</w:t>
      </w:r>
      <w:r w:rsidR="00873A9D">
        <w:rPr>
          <w:rFonts w:ascii="Times New Roman" w:hAnsi="Times New Roman" w:cs="Times New Roman"/>
        </w:rPr>
        <w:t xml:space="preserve">). </w:t>
      </w:r>
      <w:r w:rsidR="006149A7">
        <w:rPr>
          <w:rFonts w:ascii="Times New Roman" w:hAnsi="Times New Roman" w:cs="Times New Roman"/>
        </w:rPr>
        <w:t xml:space="preserve">The response ratio of all experimental designs, except field experiments with stocked producers, was consistently positive (no overlap of 95% CI with zero, </w:t>
      </w:r>
      <w:r w:rsidR="006149A7" w:rsidRPr="00952447">
        <w:rPr>
          <w:rFonts w:ascii="Times New Roman" w:hAnsi="Times New Roman" w:cs="Times New Roman"/>
          <w:highlight w:val="yellow"/>
        </w:rPr>
        <w:t xml:space="preserve">Fig </w:t>
      </w:r>
      <w:r w:rsidR="00D00FFC">
        <w:rPr>
          <w:rFonts w:ascii="Times New Roman" w:hAnsi="Times New Roman" w:cs="Times New Roman"/>
          <w:highlight w:val="yellow"/>
        </w:rPr>
        <w:t>3</w:t>
      </w:r>
      <w:r w:rsidR="006149A7">
        <w:rPr>
          <w:rFonts w:ascii="Times New Roman" w:hAnsi="Times New Roman" w:cs="Times New Roman"/>
        </w:rPr>
        <w:t xml:space="preserve">). </w:t>
      </w:r>
      <w:del w:id="346" w:author="Isabelle Cote" w:date="2023-04-24T14:40:00Z">
        <w:r w:rsidR="006149A7" w:rsidDel="0084329B">
          <w:rPr>
            <w:rFonts w:ascii="Times New Roman" w:hAnsi="Times New Roman" w:cs="Times New Roman"/>
          </w:rPr>
          <w:delText>Between levels of this moderator,</w:delText>
        </w:r>
      </w:del>
      <w:ins w:id="347" w:author="Isabelle Cote" w:date="2023-04-24T14:40:00Z">
        <w:r w:rsidR="0084329B">
          <w:rPr>
            <w:rFonts w:ascii="Times New Roman" w:hAnsi="Times New Roman" w:cs="Times New Roman"/>
          </w:rPr>
          <w:t>T</w:t>
        </w:r>
      </w:ins>
      <w:del w:id="348" w:author="Isabelle Cote" w:date="2023-04-24T14:40:00Z">
        <w:r w:rsidR="006149A7" w:rsidDel="0084329B">
          <w:rPr>
            <w:rFonts w:ascii="Times New Roman" w:hAnsi="Times New Roman" w:cs="Times New Roman"/>
          </w:rPr>
          <w:delText xml:space="preserve"> t</w:delText>
        </w:r>
      </w:del>
      <w:r w:rsidR="006149A7">
        <w:rPr>
          <w:rFonts w:ascii="Times New Roman" w:hAnsi="Times New Roman" w:cs="Times New Roman"/>
        </w:rPr>
        <w:t xml:space="preserve">he </w:t>
      </w:r>
      <w:r w:rsidR="006149A7">
        <w:rPr>
          <w:rFonts w:ascii="Times New Roman" w:hAnsi="Times New Roman" w:cs="Times New Roman"/>
          <w:lang w:val="en-CA"/>
        </w:rPr>
        <w:t>response</w:t>
      </w:r>
      <w:del w:id="349" w:author="Isabelle Cote" w:date="2023-04-24T14:42:00Z">
        <w:r w:rsidR="006149A7" w:rsidDel="0084329B">
          <w:rPr>
            <w:rFonts w:ascii="Times New Roman" w:hAnsi="Times New Roman" w:cs="Times New Roman"/>
            <w:lang w:val="en-CA"/>
          </w:rPr>
          <w:delText>s</w:delText>
        </w:r>
      </w:del>
      <w:r w:rsidR="006149A7">
        <w:rPr>
          <w:rFonts w:ascii="Times New Roman" w:hAnsi="Times New Roman" w:cs="Times New Roman"/>
          <w:lang w:val="en-CA"/>
        </w:rPr>
        <w:t xml:space="preserve"> of primary producers in u</w:t>
      </w:r>
      <w:r w:rsidR="006149A7">
        <w:rPr>
          <w:rFonts w:ascii="Times New Roman" w:hAnsi="Times New Roman" w:cs="Times New Roman"/>
        </w:rPr>
        <w:t xml:space="preserve">nstocked field experiments </w:t>
      </w:r>
      <w:r w:rsidR="006149A7">
        <w:rPr>
          <w:rFonts w:ascii="Times New Roman" w:hAnsi="Times New Roman" w:cs="Times New Roman"/>
          <w:lang w:val="en-CA"/>
        </w:rPr>
        <w:t>(</w:t>
      </w:r>
      <w:r w:rsidR="006149A7" w:rsidRPr="00D504C4">
        <w:rPr>
          <w:rFonts w:ascii="Times New Roman" w:hAnsi="Times New Roman" w:cs="Times New Roman"/>
        </w:rPr>
        <w:t>0.</w:t>
      </w:r>
      <w:r w:rsidR="005577CF">
        <w:rPr>
          <w:rFonts w:ascii="Times New Roman" w:hAnsi="Times New Roman" w:cs="Times New Roman"/>
        </w:rPr>
        <w:t>45</w:t>
      </w:r>
      <w:r w:rsidR="006149A7" w:rsidRPr="00D504C4">
        <w:rPr>
          <w:rFonts w:ascii="Times New Roman" w:hAnsi="Times New Roman" w:cs="Times New Roman"/>
        </w:rPr>
        <w:t xml:space="preserve"> </w:t>
      </w:r>
      <w:r w:rsidR="006149A7" w:rsidRPr="00D504C4">
        <w:rPr>
          <w:rFonts w:ascii="Times New Roman" w:hAnsi="Times New Roman" w:cs="Times New Roman"/>
          <w:lang w:val="en-CA"/>
        </w:rPr>
        <w:t>±</w:t>
      </w:r>
      <w:r w:rsidR="006149A7">
        <w:rPr>
          <w:rFonts w:ascii="Times New Roman" w:hAnsi="Times New Roman" w:cs="Times New Roman"/>
          <w:lang w:val="en-CA"/>
        </w:rPr>
        <w:t xml:space="preserve"> </w:t>
      </w:r>
      <w:r w:rsidR="006149A7" w:rsidRPr="00D504C4">
        <w:rPr>
          <w:rFonts w:ascii="Times New Roman" w:hAnsi="Times New Roman" w:cs="Times New Roman"/>
        </w:rPr>
        <w:t>0.1</w:t>
      </w:r>
      <w:r w:rsidR="006149A7">
        <w:rPr>
          <w:rFonts w:ascii="Times New Roman" w:hAnsi="Times New Roman" w:cs="Times New Roman"/>
        </w:rPr>
        <w:t xml:space="preserve">6; </w:t>
      </w:r>
      <w:r w:rsidR="008A22DE">
        <w:rPr>
          <w:rFonts w:ascii="Times New Roman" w:hAnsi="Times New Roman" w:cs="Times New Roman"/>
        </w:rPr>
        <w:t xml:space="preserve">provisioned producers grew </w:t>
      </w:r>
      <w:r w:rsidR="005577CF">
        <w:rPr>
          <w:rFonts w:ascii="Times New Roman" w:hAnsi="Times New Roman" w:cs="Times New Roman"/>
        </w:rPr>
        <w:t>28</w:t>
      </w:r>
      <w:r w:rsidR="00504E41">
        <w:rPr>
          <w:rFonts w:ascii="Times New Roman" w:hAnsi="Times New Roman" w:cs="Times New Roman"/>
        </w:rPr>
        <w:t>0%</w:t>
      </w:r>
      <w:r w:rsidR="008A22DE">
        <w:rPr>
          <w:rFonts w:ascii="Times New Roman" w:hAnsi="Times New Roman" w:cs="Times New Roman"/>
        </w:rPr>
        <w:t xml:space="preserve"> more than controls</w:t>
      </w:r>
      <w:r w:rsidR="006149A7">
        <w:rPr>
          <w:rFonts w:ascii="Times New Roman" w:hAnsi="Times New Roman" w:cs="Times New Roman"/>
        </w:rPr>
        <w:t xml:space="preserve">) </w:t>
      </w:r>
      <w:del w:id="350" w:author="Isabelle Cote" w:date="2023-04-24T14:42:00Z">
        <w:r w:rsidR="006149A7" w:rsidDel="0084329B">
          <w:rPr>
            <w:rFonts w:ascii="Times New Roman" w:hAnsi="Times New Roman" w:cs="Times New Roman"/>
          </w:rPr>
          <w:delText xml:space="preserve">were </w:delText>
        </w:r>
      </w:del>
      <w:ins w:id="351" w:author="Isabelle Cote" w:date="2023-04-24T14:42:00Z">
        <w:r w:rsidR="0084329B">
          <w:rPr>
            <w:rFonts w:ascii="Times New Roman" w:hAnsi="Times New Roman" w:cs="Times New Roman"/>
          </w:rPr>
          <w:t>w</w:t>
        </w:r>
        <w:r w:rsidR="0084329B">
          <w:rPr>
            <w:rFonts w:ascii="Times New Roman" w:hAnsi="Times New Roman" w:cs="Times New Roman"/>
          </w:rPr>
          <w:t>as on average</w:t>
        </w:r>
        <w:r w:rsidR="0084329B">
          <w:rPr>
            <w:rFonts w:ascii="Times New Roman" w:hAnsi="Times New Roman" w:cs="Times New Roman"/>
          </w:rPr>
          <w:t xml:space="preserve"> </w:t>
        </w:r>
      </w:ins>
      <w:r w:rsidR="006149A7">
        <w:rPr>
          <w:rFonts w:ascii="Times New Roman" w:hAnsi="Times New Roman" w:cs="Times New Roman"/>
        </w:rPr>
        <w:t>not significantly different than those in field experiments with stocked producers (</w:t>
      </w:r>
      <w:r w:rsidR="006149A7" w:rsidRPr="00873A9D">
        <w:rPr>
          <w:rFonts w:ascii="Times New Roman" w:hAnsi="Times New Roman" w:cs="Times New Roman"/>
        </w:rPr>
        <w:t>0.3</w:t>
      </w:r>
      <w:r w:rsidR="00504E41">
        <w:rPr>
          <w:rFonts w:ascii="Times New Roman" w:hAnsi="Times New Roman" w:cs="Times New Roman"/>
        </w:rPr>
        <w:t>2</w:t>
      </w:r>
      <w:r w:rsidR="006149A7">
        <w:rPr>
          <w:rFonts w:ascii="Times New Roman" w:hAnsi="Times New Roman" w:cs="Times New Roman"/>
        </w:rPr>
        <w:t xml:space="preserve"> </w:t>
      </w:r>
      <w:r w:rsidR="006149A7" w:rsidRPr="00D504C4">
        <w:rPr>
          <w:rFonts w:ascii="Times New Roman" w:hAnsi="Times New Roman" w:cs="Times New Roman"/>
          <w:lang w:val="en-CA"/>
        </w:rPr>
        <w:t>±</w:t>
      </w:r>
      <w:r w:rsidR="006149A7">
        <w:rPr>
          <w:rFonts w:ascii="Times New Roman" w:hAnsi="Times New Roman" w:cs="Times New Roman"/>
          <w:lang w:val="en-CA"/>
        </w:rPr>
        <w:t xml:space="preserve"> </w:t>
      </w:r>
      <w:r w:rsidR="006149A7" w:rsidRPr="00873A9D">
        <w:rPr>
          <w:rFonts w:ascii="Times New Roman" w:hAnsi="Times New Roman" w:cs="Times New Roman"/>
          <w:lang w:val="en-CA"/>
        </w:rPr>
        <w:t>0.2</w:t>
      </w:r>
      <w:r w:rsidR="000674DD">
        <w:rPr>
          <w:rFonts w:ascii="Times New Roman" w:hAnsi="Times New Roman" w:cs="Times New Roman"/>
          <w:lang w:val="en-CA"/>
        </w:rPr>
        <w:t>2</w:t>
      </w:r>
      <w:r w:rsidR="006149A7">
        <w:rPr>
          <w:rFonts w:ascii="Times New Roman" w:hAnsi="Times New Roman" w:cs="Times New Roman"/>
          <w:lang w:val="en-CA"/>
        </w:rPr>
        <w:t>; 2</w:t>
      </w:r>
      <w:r w:rsidR="00504E41">
        <w:rPr>
          <w:rFonts w:ascii="Times New Roman" w:hAnsi="Times New Roman" w:cs="Times New Roman"/>
          <w:lang w:val="en-CA"/>
        </w:rPr>
        <w:t>08</w:t>
      </w:r>
      <w:r w:rsidR="006149A7">
        <w:rPr>
          <w:rFonts w:ascii="Times New Roman" w:hAnsi="Times New Roman" w:cs="Times New Roman"/>
          <w:lang w:val="en-CA"/>
        </w:rPr>
        <w:t>%)</w:t>
      </w:r>
      <w:r w:rsidR="005577CF">
        <w:rPr>
          <w:rFonts w:ascii="Times New Roman" w:hAnsi="Times New Roman" w:cs="Times New Roman"/>
          <w:lang w:val="en-CA"/>
        </w:rPr>
        <w:t xml:space="preserve">, stocked consumers (0.82 </w:t>
      </w:r>
      <w:r w:rsidR="005577CF" w:rsidRPr="00D504C4">
        <w:rPr>
          <w:rFonts w:ascii="Times New Roman" w:hAnsi="Times New Roman" w:cs="Times New Roman"/>
          <w:lang w:val="en-CA"/>
        </w:rPr>
        <w:t>±</w:t>
      </w:r>
      <w:r w:rsidR="005577CF">
        <w:rPr>
          <w:rFonts w:ascii="Times New Roman" w:hAnsi="Times New Roman" w:cs="Times New Roman"/>
        </w:rPr>
        <w:t xml:space="preserve"> </w:t>
      </w:r>
      <w:r w:rsidR="005577CF" w:rsidRPr="00873A9D">
        <w:rPr>
          <w:rFonts w:ascii="Times New Roman" w:hAnsi="Times New Roman" w:cs="Times New Roman"/>
        </w:rPr>
        <w:t>0.2</w:t>
      </w:r>
      <w:r w:rsidR="005577CF">
        <w:rPr>
          <w:rFonts w:ascii="Times New Roman" w:hAnsi="Times New Roman" w:cs="Times New Roman"/>
        </w:rPr>
        <w:t>2; 66</w:t>
      </w:r>
      <w:r w:rsidR="00504E41">
        <w:rPr>
          <w:rFonts w:ascii="Times New Roman" w:hAnsi="Times New Roman" w:cs="Times New Roman"/>
        </w:rPr>
        <w:t>4</w:t>
      </w:r>
      <w:r w:rsidR="005577CF">
        <w:rPr>
          <w:rFonts w:ascii="Times New Roman" w:hAnsi="Times New Roman" w:cs="Times New Roman"/>
        </w:rPr>
        <w:t>%)</w:t>
      </w:r>
      <w:r w:rsidR="006149A7">
        <w:rPr>
          <w:rFonts w:ascii="Times New Roman" w:hAnsi="Times New Roman" w:cs="Times New Roman"/>
        </w:rPr>
        <w:t xml:space="preserve"> or mesocosms (</w:t>
      </w:r>
      <w:r w:rsidR="006149A7" w:rsidRPr="00873A9D">
        <w:rPr>
          <w:rFonts w:ascii="Times New Roman" w:hAnsi="Times New Roman" w:cs="Times New Roman"/>
        </w:rPr>
        <w:t>0.</w:t>
      </w:r>
      <w:r w:rsidR="005577CF">
        <w:rPr>
          <w:rFonts w:ascii="Times New Roman" w:hAnsi="Times New Roman" w:cs="Times New Roman"/>
        </w:rPr>
        <w:t>5</w:t>
      </w:r>
      <w:r w:rsidR="006149A7" w:rsidRPr="00873A9D">
        <w:rPr>
          <w:rFonts w:ascii="Times New Roman" w:hAnsi="Times New Roman" w:cs="Times New Roman"/>
        </w:rPr>
        <w:t>8</w:t>
      </w:r>
      <w:r w:rsidR="006149A7">
        <w:rPr>
          <w:rFonts w:ascii="Times New Roman" w:hAnsi="Times New Roman" w:cs="Times New Roman"/>
        </w:rPr>
        <w:t xml:space="preserve"> </w:t>
      </w:r>
      <w:r w:rsidR="006149A7" w:rsidRPr="00D504C4">
        <w:rPr>
          <w:rFonts w:ascii="Times New Roman" w:hAnsi="Times New Roman" w:cs="Times New Roman"/>
          <w:lang w:val="en-CA"/>
        </w:rPr>
        <w:t>±</w:t>
      </w:r>
      <w:r w:rsidR="006149A7">
        <w:rPr>
          <w:rFonts w:ascii="Times New Roman" w:hAnsi="Times New Roman" w:cs="Times New Roman"/>
          <w:lang w:val="en-CA"/>
        </w:rPr>
        <w:t xml:space="preserve"> </w:t>
      </w:r>
      <w:r w:rsidR="006149A7" w:rsidRPr="00873A9D">
        <w:rPr>
          <w:rFonts w:ascii="Times New Roman" w:hAnsi="Times New Roman" w:cs="Times New Roman"/>
          <w:lang w:val="en-CA"/>
        </w:rPr>
        <w:t>0.</w:t>
      </w:r>
      <w:r w:rsidR="005577CF">
        <w:rPr>
          <w:rFonts w:ascii="Times New Roman" w:hAnsi="Times New Roman" w:cs="Times New Roman"/>
          <w:lang w:val="en-CA"/>
        </w:rPr>
        <w:t>2</w:t>
      </w:r>
      <w:r w:rsidR="006149A7">
        <w:rPr>
          <w:rFonts w:ascii="Times New Roman" w:hAnsi="Times New Roman" w:cs="Times New Roman"/>
          <w:lang w:val="en-CA"/>
        </w:rPr>
        <w:t xml:space="preserve">0; </w:t>
      </w:r>
      <w:r w:rsidR="005577CF">
        <w:rPr>
          <w:rFonts w:ascii="Times New Roman" w:hAnsi="Times New Roman" w:cs="Times New Roman"/>
          <w:lang w:val="en-CA"/>
        </w:rPr>
        <w:t>3</w:t>
      </w:r>
      <w:r w:rsidR="00504E41">
        <w:rPr>
          <w:rFonts w:ascii="Times New Roman" w:hAnsi="Times New Roman" w:cs="Times New Roman"/>
          <w:lang w:val="en-CA"/>
        </w:rPr>
        <w:t>76</w:t>
      </w:r>
      <w:r w:rsidR="006149A7">
        <w:rPr>
          <w:rFonts w:ascii="Times New Roman" w:hAnsi="Times New Roman" w:cs="Times New Roman"/>
          <w:lang w:val="en-CA"/>
        </w:rPr>
        <w:t>%)</w:t>
      </w:r>
      <w:r w:rsidR="006149A7">
        <w:rPr>
          <w:rFonts w:ascii="Times New Roman" w:hAnsi="Times New Roman" w:cs="Times New Roman"/>
        </w:rPr>
        <w:t xml:space="preserve">. However, there was a larger effect of provisioning on primary productivity in field experiments </w:t>
      </w:r>
      <w:ins w:id="352" w:author="Isabelle Cote" w:date="2023-04-24T14:43:00Z">
        <w:r w:rsidR="0084329B">
          <w:rPr>
            <w:rFonts w:ascii="Times New Roman" w:hAnsi="Times New Roman" w:cs="Times New Roman"/>
          </w:rPr>
          <w:t xml:space="preserve">where both </w:t>
        </w:r>
      </w:ins>
      <w:del w:id="353" w:author="Isabelle Cote" w:date="2023-04-24T14:43:00Z">
        <w:r w:rsidR="006149A7" w:rsidDel="0084329B">
          <w:rPr>
            <w:rFonts w:ascii="Times New Roman" w:hAnsi="Times New Roman" w:cs="Times New Roman"/>
          </w:rPr>
          <w:delText xml:space="preserve">stocked </w:delText>
        </w:r>
      </w:del>
      <w:r w:rsidR="006149A7">
        <w:rPr>
          <w:rFonts w:ascii="Times New Roman" w:hAnsi="Times New Roman" w:cs="Times New Roman"/>
        </w:rPr>
        <w:t>consumers and producers</w:t>
      </w:r>
      <w:ins w:id="354" w:author="Isabelle Cote" w:date="2023-04-24T14:43:00Z">
        <w:r w:rsidR="0084329B">
          <w:rPr>
            <w:rFonts w:ascii="Times New Roman" w:hAnsi="Times New Roman" w:cs="Times New Roman"/>
          </w:rPr>
          <w:t xml:space="preserve"> were stocked</w:t>
        </w:r>
      </w:ins>
      <w:r w:rsidR="006149A7">
        <w:rPr>
          <w:rFonts w:ascii="Times New Roman" w:hAnsi="Times New Roman" w:cs="Times New Roman"/>
        </w:rPr>
        <w:t xml:space="preserve"> (</w:t>
      </w:r>
      <w:r w:rsidR="006149A7" w:rsidRPr="00873A9D">
        <w:rPr>
          <w:rFonts w:ascii="Times New Roman" w:hAnsi="Times New Roman" w:cs="Times New Roman"/>
        </w:rPr>
        <w:t>1.</w:t>
      </w:r>
      <w:r w:rsidR="005577CF">
        <w:rPr>
          <w:rFonts w:ascii="Times New Roman" w:hAnsi="Times New Roman" w:cs="Times New Roman"/>
        </w:rPr>
        <w:t>1</w:t>
      </w:r>
      <w:r w:rsidR="006149A7">
        <w:rPr>
          <w:rFonts w:ascii="Times New Roman" w:hAnsi="Times New Roman" w:cs="Times New Roman"/>
        </w:rPr>
        <w:t xml:space="preserve">1 </w:t>
      </w:r>
      <w:r w:rsidR="006149A7" w:rsidRPr="00D504C4">
        <w:rPr>
          <w:rFonts w:ascii="Times New Roman" w:hAnsi="Times New Roman" w:cs="Times New Roman"/>
          <w:lang w:val="en-CA"/>
        </w:rPr>
        <w:t>±</w:t>
      </w:r>
      <w:r w:rsidR="006149A7">
        <w:rPr>
          <w:rFonts w:ascii="Times New Roman" w:hAnsi="Times New Roman" w:cs="Times New Roman"/>
        </w:rPr>
        <w:t xml:space="preserve"> </w:t>
      </w:r>
      <w:r w:rsidR="006149A7" w:rsidRPr="00873A9D">
        <w:rPr>
          <w:rFonts w:ascii="Times New Roman" w:hAnsi="Times New Roman" w:cs="Times New Roman"/>
        </w:rPr>
        <w:t>0.3</w:t>
      </w:r>
      <w:r w:rsidR="00504E41">
        <w:rPr>
          <w:rFonts w:ascii="Times New Roman" w:hAnsi="Times New Roman" w:cs="Times New Roman"/>
        </w:rPr>
        <w:t>2</w:t>
      </w:r>
      <w:r w:rsidR="006149A7">
        <w:rPr>
          <w:rFonts w:ascii="Times New Roman" w:hAnsi="Times New Roman" w:cs="Times New Roman"/>
        </w:rPr>
        <w:t>, 1</w:t>
      </w:r>
      <w:r w:rsidR="00504E41">
        <w:rPr>
          <w:rFonts w:ascii="Times New Roman" w:hAnsi="Times New Roman" w:cs="Times New Roman"/>
        </w:rPr>
        <w:t>274</w:t>
      </w:r>
      <w:r w:rsidR="006149A7">
        <w:rPr>
          <w:rFonts w:ascii="Times New Roman" w:hAnsi="Times New Roman" w:cs="Times New Roman"/>
        </w:rPr>
        <w:t>%;</w:t>
      </w:r>
      <w:r w:rsidR="006149A7" w:rsidRPr="00B168CE">
        <w:rPr>
          <w:rFonts w:ascii="Times New Roman" w:hAnsi="Times New Roman" w:cs="Times New Roman"/>
          <w:lang w:val="en-CA"/>
        </w:rPr>
        <w:t xml:space="preserve"> </w:t>
      </w:r>
      <w:r w:rsidR="006149A7" w:rsidRPr="00B168CE">
        <w:rPr>
          <w:rFonts w:ascii="Times New Roman" w:hAnsi="Times New Roman" w:cs="Times New Roman"/>
          <w:highlight w:val="yellow"/>
          <w:lang w:val="en-CA"/>
        </w:rPr>
        <w:t xml:space="preserve">Fig. </w:t>
      </w:r>
      <w:r w:rsidR="00D00FFC">
        <w:rPr>
          <w:rFonts w:ascii="Times New Roman" w:hAnsi="Times New Roman" w:cs="Times New Roman"/>
          <w:highlight w:val="yellow"/>
          <w:lang w:val="en-CA"/>
        </w:rPr>
        <w:t>3</w:t>
      </w:r>
      <w:r w:rsidR="006149A7">
        <w:rPr>
          <w:rFonts w:ascii="Times New Roman" w:hAnsi="Times New Roman" w:cs="Times New Roman"/>
          <w:lang w:val="en-CA"/>
        </w:rPr>
        <w:t xml:space="preserve">). </w:t>
      </w:r>
      <w:del w:id="355" w:author="Isabelle Cote" w:date="2023-04-24T14:43:00Z">
        <w:r w:rsidR="006149A7" w:rsidDel="0084329B">
          <w:rPr>
            <w:rFonts w:ascii="Times New Roman" w:hAnsi="Times New Roman" w:cs="Times New Roman"/>
            <w:lang w:val="en-CA"/>
          </w:rPr>
          <w:delText xml:space="preserve">For </w:delText>
        </w:r>
      </w:del>
      <w:ins w:id="356" w:author="Isabelle Cote" w:date="2023-04-24T14:43:00Z">
        <w:r w:rsidR="0084329B">
          <w:rPr>
            <w:rFonts w:ascii="Times New Roman" w:hAnsi="Times New Roman" w:cs="Times New Roman"/>
            <w:lang w:val="en-CA"/>
          </w:rPr>
          <w:t xml:space="preserve">Among </w:t>
        </w:r>
      </w:ins>
      <w:r w:rsidR="006149A7">
        <w:rPr>
          <w:rFonts w:ascii="Times New Roman" w:hAnsi="Times New Roman" w:cs="Times New Roman"/>
          <w:lang w:val="en-CA"/>
        </w:rPr>
        <w:t>primary producer</w:t>
      </w:r>
      <w:ins w:id="357" w:author="Isabelle Cote" w:date="2023-04-24T14:43:00Z">
        <w:r w:rsidR="0084329B">
          <w:rPr>
            <w:rFonts w:ascii="Times New Roman" w:hAnsi="Times New Roman" w:cs="Times New Roman"/>
            <w:lang w:val="en-CA"/>
          </w:rPr>
          <w:t>s,</w:t>
        </w:r>
      </w:ins>
      <w:del w:id="358" w:author="Isabelle Cote" w:date="2023-04-24T14:43:00Z">
        <w:r w:rsidR="006149A7" w:rsidDel="0084329B">
          <w:rPr>
            <w:rFonts w:ascii="Times New Roman" w:hAnsi="Times New Roman" w:cs="Times New Roman"/>
            <w:lang w:val="en-CA"/>
          </w:rPr>
          <w:delText xml:space="preserve"> taxa </w:delText>
        </w:r>
      </w:del>
      <w:ins w:id="359" w:author="Isabelle Cote" w:date="2023-04-24T14:43:00Z">
        <w:r w:rsidR="0084329B">
          <w:rPr>
            <w:rFonts w:ascii="Times New Roman" w:hAnsi="Times New Roman" w:cs="Times New Roman"/>
            <w:lang w:val="en-CA"/>
          </w:rPr>
          <w:t xml:space="preserve"> </w:t>
        </w:r>
      </w:ins>
      <w:r w:rsidR="006149A7">
        <w:rPr>
          <w:rFonts w:ascii="Times New Roman" w:hAnsi="Times New Roman" w:cs="Times New Roman"/>
          <w:lang w:val="en-CA"/>
        </w:rPr>
        <w:t>algae responded significantly positively to provisioning (</w:t>
      </w:r>
      <w:r w:rsidR="006149A7">
        <w:rPr>
          <w:rFonts w:ascii="Times New Roman" w:hAnsi="Times New Roman" w:cs="Times New Roman"/>
        </w:rPr>
        <w:t xml:space="preserve">no overlap </w:t>
      </w:r>
      <w:r w:rsidR="006149A7">
        <w:rPr>
          <w:rFonts w:ascii="Times New Roman" w:hAnsi="Times New Roman" w:cs="Times New Roman"/>
        </w:rPr>
        <w:lastRenderedPageBreak/>
        <w:t>of 95% CI with zero)</w:t>
      </w:r>
      <w:r w:rsidR="006149A7">
        <w:rPr>
          <w:rFonts w:ascii="Times New Roman" w:hAnsi="Times New Roman" w:cs="Times New Roman"/>
          <w:lang w:val="en-CA"/>
        </w:rPr>
        <w:t xml:space="preserve">, but </w:t>
      </w:r>
      <w:r w:rsidR="005577CF">
        <w:rPr>
          <w:rFonts w:ascii="Times New Roman" w:hAnsi="Times New Roman" w:cs="Times New Roman"/>
          <w:lang w:val="en-CA"/>
        </w:rPr>
        <w:t xml:space="preserve">coral, </w:t>
      </w:r>
      <w:r w:rsidR="006149A7">
        <w:rPr>
          <w:rFonts w:ascii="Times New Roman" w:hAnsi="Times New Roman" w:cs="Times New Roman"/>
          <w:lang w:val="en-CA"/>
        </w:rPr>
        <w:t>phytoplankton</w:t>
      </w:r>
      <w:r w:rsidR="005577CF">
        <w:rPr>
          <w:rFonts w:ascii="Times New Roman" w:hAnsi="Times New Roman" w:cs="Times New Roman"/>
          <w:lang w:val="en-CA"/>
        </w:rPr>
        <w:t>,</w:t>
      </w:r>
      <w:r w:rsidR="006149A7">
        <w:rPr>
          <w:rFonts w:ascii="Times New Roman" w:hAnsi="Times New Roman" w:cs="Times New Roman"/>
          <w:lang w:val="en-CA"/>
        </w:rPr>
        <w:t xml:space="preserve"> and plants did not respond significantly (</w:t>
      </w:r>
      <w:r w:rsidR="006149A7" w:rsidRPr="008E2F1F">
        <w:rPr>
          <w:rFonts w:ascii="Times New Roman" w:hAnsi="Times New Roman" w:cs="Times New Roman"/>
          <w:highlight w:val="yellow"/>
          <w:lang w:val="en-CA"/>
        </w:rPr>
        <w:t xml:space="preserve">Fig </w:t>
      </w:r>
      <w:r w:rsidR="00D00FFC">
        <w:rPr>
          <w:rFonts w:ascii="Times New Roman" w:hAnsi="Times New Roman" w:cs="Times New Roman"/>
          <w:highlight w:val="yellow"/>
          <w:lang w:val="en-CA"/>
        </w:rPr>
        <w:t>3</w:t>
      </w:r>
      <w:r w:rsidR="006149A7">
        <w:rPr>
          <w:rFonts w:ascii="Times New Roman" w:hAnsi="Times New Roman" w:cs="Times New Roman"/>
          <w:lang w:val="en-CA"/>
        </w:rPr>
        <w:t xml:space="preserve">). </w:t>
      </w:r>
      <w:r w:rsidR="00BA7305">
        <w:rPr>
          <w:rFonts w:ascii="Times New Roman" w:hAnsi="Times New Roman" w:cs="Times New Roman"/>
          <w:lang w:val="en-CA"/>
        </w:rPr>
        <w:t>Algae (</w:t>
      </w:r>
      <w:r w:rsidR="00BA7305" w:rsidRPr="00D504C4">
        <w:rPr>
          <w:rFonts w:ascii="Times New Roman" w:hAnsi="Times New Roman" w:cs="Times New Roman"/>
        </w:rPr>
        <w:t>0.</w:t>
      </w:r>
      <w:r w:rsidR="005577CF">
        <w:rPr>
          <w:rFonts w:ascii="Times New Roman" w:hAnsi="Times New Roman" w:cs="Times New Roman"/>
        </w:rPr>
        <w:t>45</w:t>
      </w:r>
      <w:r w:rsidR="00BA7305" w:rsidRPr="00D504C4">
        <w:rPr>
          <w:rFonts w:ascii="Times New Roman" w:hAnsi="Times New Roman" w:cs="Times New Roman"/>
        </w:rPr>
        <w:t xml:space="preserve"> </w:t>
      </w:r>
      <w:r w:rsidR="00BA7305" w:rsidRPr="00D504C4">
        <w:rPr>
          <w:rFonts w:ascii="Times New Roman" w:hAnsi="Times New Roman" w:cs="Times New Roman"/>
          <w:lang w:val="en-CA"/>
        </w:rPr>
        <w:t>±</w:t>
      </w:r>
      <w:r w:rsidR="00BA7305">
        <w:rPr>
          <w:rFonts w:ascii="Times New Roman" w:hAnsi="Times New Roman" w:cs="Times New Roman"/>
          <w:lang w:val="en-CA"/>
        </w:rPr>
        <w:t xml:space="preserve"> </w:t>
      </w:r>
      <w:r w:rsidR="00BA7305" w:rsidRPr="00D504C4">
        <w:rPr>
          <w:rFonts w:ascii="Times New Roman" w:hAnsi="Times New Roman" w:cs="Times New Roman"/>
        </w:rPr>
        <w:t>0.1</w:t>
      </w:r>
      <w:r w:rsidR="007D588D">
        <w:rPr>
          <w:rFonts w:ascii="Times New Roman" w:hAnsi="Times New Roman" w:cs="Times New Roman"/>
        </w:rPr>
        <w:t xml:space="preserve">6; </w:t>
      </w:r>
      <w:r w:rsidR="005577CF">
        <w:rPr>
          <w:rFonts w:ascii="Times New Roman" w:hAnsi="Times New Roman" w:cs="Times New Roman"/>
        </w:rPr>
        <w:t>28</w:t>
      </w:r>
      <w:r w:rsidR="00504E41">
        <w:rPr>
          <w:rFonts w:ascii="Times New Roman" w:hAnsi="Times New Roman" w:cs="Times New Roman"/>
        </w:rPr>
        <w:t>0</w:t>
      </w:r>
      <w:r w:rsidR="00494153">
        <w:rPr>
          <w:rFonts w:ascii="Times New Roman" w:hAnsi="Times New Roman" w:cs="Times New Roman"/>
        </w:rPr>
        <w:t>% increase</w:t>
      </w:r>
      <w:r w:rsidR="00BA7305">
        <w:rPr>
          <w:rFonts w:ascii="Times New Roman" w:hAnsi="Times New Roman" w:cs="Times New Roman"/>
        </w:rPr>
        <w:t xml:space="preserve">) </w:t>
      </w:r>
      <w:r w:rsidR="007D588D">
        <w:rPr>
          <w:rFonts w:ascii="Times New Roman" w:hAnsi="Times New Roman" w:cs="Times New Roman"/>
          <w:lang w:val="en-CA"/>
        </w:rPr>
        <w:t>and corals (</w:t>
      </w:r>
      <w:r w:rsidR="007D588D" w:rsidRPr="00BA7305">
        <w:rPr>
          <w:rFonts w:ascii="Times New Roman" w:hAnsi="Times New Roman" w:cs="Times New Roman"/>
          <w:lang w:val="en-CA"/>
        </w:rPr>
        <w:t>0.</w:t>
      </w:r>
      <w:r w:rsidR="00FA2DCA">
        <w:rPr>
          <w:rFonts w:ascii="Times New Roman" w:hAnsi="Times New Roman" w:cs="Times New Roman"/>
          <w:lang w:val="en-CA"/>
        </w:rPr>
        <w:t>3</w:t>
      </w:r>
      <w:r w:rsidR="000674DD">
        <w:rPr>
          <w:rFonts w:ascii="Times New Roman" w:hAnsi="Times New Roman" w:cs="Times New Roman"/>
          <w:lang w:val="en-CA"/>
        </w:rPr>
        <w:t>7</w:t>
      </w:r>
      <w:r w:rsidR="007D588D" w:rsidRPr="00BA7305">
        <w:rPr>
          <w:rFonts w:ascii="Times New Roman" w:hAnsi="Times New Roman" w:cs="Times New Roman"/>
          <w:lang w:val="en-CA"/>
        </w:rPr>
        <w:t xml:space="preserve"> </w:t>
      </w:r>
      <w:r w:rsidR="007D588D" w:rsidRPr="00D504C4">
        <w:rPr>
          <w:rFonts w:ascii="Times New Roman" w:hAnsi="Times New Roman" w:cs="Times New Roman"/>
          <w:lang w:val="en-CA"/>
        </w:rPr>
        <w:t>±</w:t>
      </w:r>
      <w:r w:rsidR="007D588D">
        <w:rPr>
          <w:rFonts w:ascii="Times New Roman" w:hAnsi="Times New Roman" w:cs="Times New Roman"/>
          <w:lang w:val="en-CA"/>
        </w:rPr>
        <w:t xml:space="preserve"> </w:t>
      </w:r>
      <w:r w:rsidR="007D588D" w:rsidRPr="00BA7305">
        <w:rPr>
          <w:rFonts w:ascii="Times New Roman" w:hAnsi="Times New Roman" w:cs="Times New Roman"/>
          <w:lang w:val="en-CA"/>
        </w:rPr>
        <w:t>0.2</w:t>
      </w:r>
      <w:r w:rsidR="00504E41">
        <w:rPr>
          <w:rFonts w:ascii="Times New Roman" w:hAnsi="Times New Roman" w:cs="Times New Roman"/>
          <w:lang w:val="en-CA"/>
        </w:rPr>
        <w:t>1</w:t>
      </w:r>
      <w:r w:rsidR="00494153">
        <w:rPr>
          <w:rFonts w:ascii="Times New Roman" w:hAnsi="Times New Roman" w:cs="Times New Roman"/>
          <w:lang w:val="en-CA"/>
        </w:rPr>
        <w:t>; 2</w:t>
      </w:r>
      <w:r w:rsidR="00504E41">
        <w:rPr>
          <w:rFonts w:ascii="Times New Roman" w:hAnsi="Times New Roman" w:cs="Times New Roman"/>
          <w:lang w:val="en-CA"/>
        </w:rPr>
        <w:t>34</w:t>
      </w:r>
      <w:r w:rsidR="00494153">
        <w:rPr>
          <w:rFonts w:ascii="Times New Roman" w:hAnsi="Times New Roman" w:cs="Times New Roman"/>
          <w:lang w:val="en-CA"/>
        </w:rPr>
        <w:t>%</w:t>
      </w:r>
      <w:r w:rsidR="007D588D">
        <w:rPr>
          <w:rFonts w:ascii="Times New Roman" w:hAnsi="Times New Roman" w:cs="Times New Roman"/>
          <w:lang w:val="en-CA"/>
        </w:rPr>
        <w:t xml:space="preserve">) </w:t>
      </w:r>
      <w:r w:rsidR="00BA7305">
        <w:rPr>
          <w:rFonts w:ascii="Times New Roman" w:hAnsi="Times New Roman" w:cs="Times New Roman"/>
          <w:lang w:val="en-CA"/>
        </w:rPr>
        <w:t>showed the largest response</w:t>
      </w:r>
      <w:r w:rsidR="007D588D">
        <w:rPr>
          <w:rFonts w:ascii="Times New Roman" w:hAnsi="Times New Roman" w:cs="Times New Roman"/>
          <w:lang w:val="en-CA"/>
        </w:rPr>
        <w:t>s</w:t>
      </w:r>
      <w:ins w:id="360" w:author="Isabelle Cote" w:date="2023-04-24T14:44:00Z">
        <w:r w:rsidR="0084329B">
          <w:rPr>
            <w:rFonts w:ascii="Times New Roman" w:hAnsi="Times New Roman" w:cs="Times New Roman"/>
            <w:lang w:val="en-CA"/>
          </w:rPr>
          <w:t>, on average,</w:t>
        </w:r>
      </w:ins>
      <w:r w:rsidR="00BA7305">
        <w:rPr>
          <w:rFonts w:ascii="Times New Roman" w:hAnsi="Times New Roman" w:cs="Times New Roman"/>
          <w:lang w:val="en-CA"/>
        </w:rPr>
        <w:t xml:space="preserve"> to animal-provisioned nutrients.</w:t>
      </w:r>
      <w:r>
        <w:rPr>
          <w:rFonts w:ascii="Times New Roman" w:hAnsi="Times New Roman" w:cs="Times New Roman"/>
          <w:lang w:val="en-CA"/>
        </w:rPr>
        <w:t xml:space="preserve"> </w:t>
      </w:r>
      <w:r w:rsidR="00BA7305">
        <w:rPr>
          <w:rFonts w:ascii="Times New Roman" w:hAnsi="Times New Roman" w:cs="Times New Roman"/>
          <w:lang w:val="en-CA"/>
        </w:rPr>
        <w:t>Phytoplankton (</w:t>
      </w:r>
      <w:r w:rsidR="00BA7305" w:rsidRPr="00BA7305">
        <w:rPr>
          <w:rFonts w:ascii="Times New Roman" w:hAnsi="Times New Roman" w:cs="Times New Roman"/>
          <w:lang w:val="en-CA"/>
        </w:rPr>
        <w:t>0.0</w:t>
      </w:r>
      <w:r w:rsidR="00504E41">
        <w:rPr>
          <w:rFonts w:ascii="Times New Roman" w:hAnsi="Times New Roman" w:cs="Times New Roman"/>
          <w:lang w:val="en-CA"/>
        </w:rPr>
        <w:t>9</w:t>
      </w:r>
      <w:r w:rsidR="00BA7305">
        <w:rPr>
          <w:rFonts w:ascii="Times New Roman" w:hAnsi="Times New Roman" w:cs="Times New Roman"/>
          <w:lang w:val="en-CA"/>
        </w:rPr>
        <w:t xml:space="preserve"> </w:t>
      </w:r>
      <w:r w:rsidR="00BA7305" w:rsidRPr="00D504C4">
        <w:rPr>
          <w:rFonts w:ascii="Times New Roman" w:hAnsi="Times New Roman" w:cs="Times New Roman"/>
          <w:lang w:val="en-CA"/>
        </w:rPr>
        <w:t>±</w:t>
      </w:r>
      <w:r w:rsidR="00BA7305">
        <w:rPr>
          <w:rFonts w:ascii="Times New Roman" w:hAnsi="Times New Roman" w:cs="Times New Roman"/>
          <w:lang w:val="en-CA"/>
        </w:rPr>
        <w:t xml:space="preserve"> </w:t>
      </w:r>
      <w:r w:rsidR="00BA7305" w:rsidRPr="00BA7305">
        <w:rPr>
          <w:rFonts w:ascii="Times New Roman" w:hAnsi="Times New Roman" w:cs="Times New Roman"/>
          <w:lang w:val="en-CA"/>
        </w:rPr>
        <w:t>0.2</w:t>
      </w:r>
      <w:r w:rsidR="00504E41">
        <w:rPr>
          <w:rFonts w:ascii="Times New Roman" w:hAnsi="Times New Roman" w:cs="Times New Roman"/>
          <w:lang w:val="en-CA"/>
        </w:rPr>
        <w:t>3</w:t>
      </w:r>
      <w:r w:rsidR="00494153">
        <w:rPr>
          <w:rFonts w:ascii="Times New Roman" w:hAnsi="Times New Roman" w:cs="Times New Roman"/>
          <w:lang w:val="en-CA"/>
        </w:rPr>
        <w:t xml:space="preserve">; </w:t>
      </w:r>
      <w:r w:rsidR="00FA2DCA">
        <w:rPr>
          <w:rFonts w:ascii="Times New Roman" w:hAnsi="Times New Roman" w:cs="Times New Roman"/>
          <w:lang w:val="en-CA"/>
        </w:rPr>
        <w:t>12</w:t>
      </w:r>
      <w:r w:rsidR="000674DD">
        <w:rPr>
          <w:rFonts w:ascii="Times New Roman" w:hAnsi="Times New Roman" w:cs="Times New Roman"/>
          <w:lang w:val="en-CA"/>
        </w:rPr>
        <w:t>3</w:t>
      </w:r>
      <w:r w:rsidR="00494153">
        <w:rPr>
          <w:rFonts w:ascii="Times New Roman" w:hAnsi="Times New Roman" w:cs="Times New Roman"/>
          <w:lang w:val="en-CA"/>
        </w:rPr>
        <w:t>%</w:t>
      </w:r>
      <w:r w:rsidR="00BA7305">
        <w:rPr>
          <w:rFonts w:ascii="Times New Roman" w:hAnsi="Times New Roman" w:cs="Times New Roman"/>
          <w:lang w:val="en-CA"/>
        </w:rPr>
        <w:t>) and vascular plants (</w:t>
      </w:r>
      <w:r w:rsidR="00BA7305" w:rsidRPr="00BA7305">
        <w:rPr>
          <w:rFonts w:ascii="Times New Roman" w:hAnsi="Times New Roman" w:cs="Times New Roman"/>
          <w:lang w:val="en-CA"/>
        </w:rPr>
        <w:t>0.</w:t>
      </w:r>
      <w:r w:rsidR="000674DD">
        <w:rPr>
          <w:rFonts w:ascii="Times New Roman" w:hAnsi="Times New Roman" w:cs="Times New Roman"/>
          <w:lang w:val="en-CA"/>
        </w:rPr>
        <w:t>11</w:t>
      </w:r>
      <w:r w:rsidR="00BA7305">
        <w:rPr>
          <w:rFonts w:ascii="Times New Roman" w:hAnsi="Times New Roman" w:cs="Times New Roman"/>
          <w:lang w:val="en-CA"/>
        </w:rPr>
        <w:t xml:space="preserve"> </w:t>
      </w:r>
      <w:r w:rsidR="00BA7305" w:rsidRPr="00D504C4">
        <w:rPr>
          <w:rFonts w:ascii="Times New Roman" w:hAnsi="Times New Roman" w:cs="Times New Roman"/>
          <w:lang w:val="en-CA"/>
        </w:rPr>
        <w:t>±</w:t>
      </w:r>
      <w:r w:rsidR="00BA7305">
        <w:rPr>
          <w:rFonts w:ascii="Times New Roman" w:hAnsi="Times New Roman" w:cs="Times New Roman"/>
          <w:lang w:val="en-CA"/>
        </w:rPr>
        <w:t xml:space="preserve"> </w:t>
      </w:r>
      <w:r w:rsidR="00BA7305" w:rsidRPr="00BA7305">
        <w:rPr>
          <w:rFonts w:ascii="Times New Roman" w:hAnsi="Times New Roman" w:cs="Times New Roman"/>
          <w:lang w:val="en-CA"/>
        </w:rPr>
        <w:t>0.</w:t>
      </w:r>
      <w:r w:rsidR="000674DD">
        <w:rPr>
          <w:rFonts w:ascii="Times New Roman" w:hAnsi="Times New Roman" w:cs="Times New Roman"/>
          <w:lang w:val="en-CA"/>
        </w:rPr>
        <w:t>19</w:t>
      </w:r>
      <w:r w:rsidR="00494153">
        <w:rPr>
          <w:rFonts w:ascii="Times New Roman" w:hAnsi="Times New Roman" w:cs="Times New Roman"/>
          <w:lang w:val="en-CA"/>
        </w:rPr>
        <w:t xml:space="preserve">; </w:t>
      </w:r>
      <w:r w:rsidR="00FA2DCA">
        <w:rPr>
          <w:rFonts w:ascii="Times New Roman" w:hAnsi="Times New Roman" w:cs="Times New Roman"/>
          <w:lang w:val="en-CA"/>
        </w:rPr>
        <w:t>12</w:t>
      </w:r>
      <w:r w:rsidR="000674DD">
        <w:rPr>
          <w:rFonts w:ascii="Times New Roman" w:hAnsi="Times New Roman" w:cs="Times New Roman"/>
          <w:lang w:val="en-CA"/>
        </w:rPr>
        <w:t>9</w:t>
      </w:r>
      <w:r w:rsidR="00494153">
        <w:rPr>
          <w:rFonts w:ascii="Times New Roman" w:hAnsi="Times New Roman" w:cs="Times New Roman"/>
          <w:lang w:val="en-CA"/>
        </w:rPr>
        <w:t>%</w:t>
      </w:r>
      <w:r w:rsidR="00BA7305">
        <w:rPr>
          <w:rFonts w:ascii="Times New Roman" w:hAnsi="Times New Roman" w:cs="Times New Roman"/>
          <w:lang w:val="en-CA"/>
        </w:rPr>
        <w:t>) showed significantly smaller</w:t>
      </w:r>
      <w:r w:rsidR="00494153">
        <w:rPr>
          <w:rFonts w:ascii="Times New Roman" w:hAnsi="Times New Roman" w:cs="Times New Roman"/>
          <w:lang w:val="en-CA"/>
        </w:rPr>
        <w:t xml:space="preserve"> and more uncertain</w:t>
      </w:r>
      <w:r w:rsidR="00BA7305">
        <w:rPr>
          <w:rFonts w:ascii="Times New Roman" w:hAnsi="Times New Roman" w:cs="Times New Roman"/>
          <w:lang w:val="en-CA"/>
        </w:rPr>
        <w:t xml:space="preserve"> </w:t>
      </w:r>
      <w:r w:rsidR="007B5534">
        <w:rPr>
          <w:rFonts w:ascii="Times New Roman" w:hAnsi="Times New Roman" w:cs="Times New Roman"/>
          <w:lang w:val="en-CA"/>
        </w:rPr>
        <w:t>responses to provisioning</w:t>
      </w:r>
      <w:r w:rsidR="00BA7305">
        <w:rPr>
          <w:rFonts w:ascii="Times New Roman" w:hAnsi="Times New Roman" w:cs="Times New Roman"/>
          <w:lang w:val="en-CA"/>
        </w:rPr>
        <w:t>.</w:t>
      </w:r>
    </w:p>
    <w:p w14:paraId="2EFAB2A3" w14:textId="77777777" w:rsidR="00C30C5E" w:rsidRPr="008E2F1F" w:rsidRDefault="00C30C5E" w:rsidP="00457F19">
      <w:pPr>
        <w:spacing w:line="360" w:lineRule="auto"/>
        <w:rPr>
          <w:rFonts w:ascii="Times New Roman" w:hAnsi="Times New Roman" w:cs="Times New Roman"/>
          <w:lang w:val="en-CA"/>
        </w:rPr>
      </w:pPr>
    </w:p>
    <w:p w14:paraId="182850DA" w14:textId="0E55F1E2" w:rsidR="002E611A" w:rsidRDefault="00773128" w:rsidP="002E611A">
      <w:pPr>
        <w:spacing w:line="360" w:lineRule="auto"/>
        <w:rPr>
          <w:rFonts w:ascii="Times New Roman" w:hAnsi="Times New Roman" w:cs="Times New Roman"/>
        </w:rPr>
      </w:pPr>
      <w:r>
        <w:rPr>
          <w:rFonts w:ascii="Times New Roman" w:hAnsi="Times New Roman" w:cs="Times New Roman"/>
          <w:noProof/>
        </w:rPr>
        <w:drawing>
          <wp:inline distT="0" distB="0" distL="0" distR="0" wp14:anchorId="122D1271" wp14:editId="7EA3B3A4">
            <wp:extent cx="5943600" cy="334327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bn_effect_size_mod3.png"/>
                    <pic:cNvPicPr/>
                  </pic:nvPicPr>
                  <pic:blipFill>
                    <a:blip r:embed="rId15">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5DB2689A" w14:textId="6E6A932B" w:rsidR="002E611A" w:rsidRDefault="002E611A" w:rsidP="002E611A">
      <w:pPr>
        <w:spacing w:line="360" w:lineRule="auto"/>
        <w:rPr>
          <w:rFonts w:ascii="Times New Roman" w:hAnsi="Times New Roman" w:cs="Times New Roman"/>
        </w:rPr>
      </w:pPr>
      <w:r w:rsidRPr="0098152A">
        <w:rPr>
          <w:rFonts w:ascii="Times New Roman" w:hAnsi="Times New Roman" w:cs="Times New Roman"/>
          <w:highlight w:val="yellow"/>
        </w:rPr>
        <w:t xml:space="preserve">Fig. </w:t>
      </w:r>
      <w:r>
        <w:rPr>
          <w:rFonts w:ascii="Times New Roman" w:hAnsi="Times New Roman" w:cs="Times New Roman"/>
          <w:highlight w:val="yellow"/>
        </w:rPr>
        <w:t>3</w:t>
      </w:r>
      <w:r w:rsidRPr="0098152A">
        <w:rPr>
          <w:rFonts w:ascii="Times New Roman" w:hAnsi="Times New Roman" w:cs="Times New Roman"/>
          <w:highlight w:val="yellow"/>
        </w:rPr>
        <w:t>.</w:t>
      </w:r>
      <w:r>
        <w:rPr>
          <w:rFonts w:ascii="Times New Roman" w:hAnsi="Times New Roman" w:cs="Times New Roman"/>
        </w:rPr>
        <w:t xml:space="preserve"> Effect of background nutrients</w:t>
      </w:r>
      <w:ins w:id="361" w:author="Isabelle Cote" w:date="2023-04-24T14:33:00Z">
        <w:r w:rsidR="004A2CE2">
          <w:rPr>
            <w:rFonts w:ascii="Times New Roman" w:hAnsi="Times New Roman" w:cs="Times New Roman"/>
          </w:rPr>
          <w:t xml:space="preserve"> (top box)</w:t>
        </w:r>
      </w:ins>
      <w:r>
        <w:rPr>
          <w:rFonts w:ascii="Times New Roman" w:hAnsi="Times New Roman" w:cs="Times New Roman"/>
        </w:rPr>
        <w:t>, experimental design</w:t>
      </w:r>
      <w:ins w:id="362" w:author="Isabelle Cote" w:date="2023-04-24T14:33:00Z">
        <w:r w:rsidR="004A2CE2">
          <w:rPr>
            <w:rFonts w:ascii="Times New Roman" w:hAnsi="Times New Roman" w:cs="Times New Roman"/>
          </w:rPr>
          <w:t xml:space="preserve"> (middle box)</w:t>
        </w:r>
      </w:ins>
      <w:r>
        <w:rPr>
          <w:rFonts w:ascii="Times New Roman" w:hAnsi="Times New Roman" w:cs="Times New Roman"/>
        </w:rPr>
        <w:t xml:space="preserve">, and primary producer group </w:t>
      </w:r>
      <w:ins w:id="363" w:author="Isabelle Cote" w:date="2023-04-24T14:33:00Z">
        <w:r w:rsidR="004A2CE2">
          <w:rPr>
            <w:rFonts w:ascii="Times New Roman" w:hAnsi="Times New Roman" w:cs="Times New Roman"/>
          </w:rPr>
          <w:t xml:space="preserve">(bottom box) </w:t>
        </w:r>
      </w:ins>
      <w:r>
        <w:rPr>
          <w:rFonts w:ascii="Times New Roman" w:hAnsi="Times New Roman" w:cs="Times New Roman"/>
        </w:rPr>
        <w:t xml:space="preserve">on primary producers. Effect sizes shown in log-transformed ratios of means </w:t>
      </w:r>
      <w:ins w:id="364" w:author="Isabelle Cote" w:date="2023-04-24T14:29:00Z">
        <w:r w:rsidR="004A2CE2">
          <w:rPr>
            <w:rFonts w:ascii="Times New Roman" w:hAnsi="Times New Roman" w:cs="Times New Roman"/>
          </w:rPr>
          <w:t xml:space="preserve">(top row of X axis) </w:t>
        </w:r>
      </w:ins>
      <w:r>
        <w:rPr>
          <w:rFonts w:ascii="Times New Roman" w:hAnsi="Times New Roman" w:cs="Times New Roman"/>
        </w:rPr>
        <w:t>and as back-transformed ratios of means</w:t>
      </w:r>
      <w:ins w:id="365" w:author="Isabelle Cote" w:date="2023-04-24T14:30:00Z">
        <w:r w:rsidR="004A2CE2">
          <w:rPr>
            <w:rFonts w:ascii="Times New Roman" w:hAnsi="Times New Roman" w:cs="Times New Roman"/>
          </w:rPr>
          <w:t xml:space="preserve"> (bottom row of X axis)</w:t>
        </w:r>
      </w:ins>
      <w:r>
        <w:rPr>
          <w:rFonts w:ascii="Times New Roman" w:hAnsi="Times New Roman" w:cs="Times New Roman"/>
        </w:rPr>
        <w:t>. An effect size of 0 on the log scale or 1 on the ratio scale means</w:t>
      </w:r>
      <w:ins w:id="366" w:author="Isabelle Cote" w:date="2023-04-24T14:30:00Z">
        <w:r w:rsidR="004A2CE2">
          <w:rPr>
            <w:rFonts w:ascii="Times New Roman" w:hAnsi="Times New Roman" w:cs="Times New Roman"/>
          </w:rPr>
          <w:t xml:space="preserve"> that</w:t>
        </w:r>
      </w:ins>
      <w:r>
        <w:rPr>
          <w:rFonts w:ascii="Times New Roman" w:hAnsi="Times New Roman" w:cs="Times New Roman"/>
        </w:rPr>
        <w:t xml:space="preserve"> the primary producer grew the same with and without nutrient addition. Effect sizes to the right of the dotted line indicate positive responses to provisioning, and effect sizes to the left indicate negative responses. </w:t>
      </w:r>
      <w:del w:id="367" w:author="Isabelle Cote" w:date="2023-04-24T14:31:00Z">
        <w:r w:rsidDel="004A2CE2">
          <w:rPr>
            <w:rFonts w:ascii="Times New Roman" w:hAnsi="Times New Roman" w:cs="Times New Roman"/>
          </w:rPr>
          <w:delText>Field experiments were</w:delText>
        </w:r>
      </w:del>
      <w:ins w:id="368" w:author="Isabelle Cote" w:date="2023-04-24T14:31:00Z">
        <w:r w:rsidR="004A2CE2">
          <w:rPr>
            <w:rFonts w:ascii="Times New Roman" w:hAnsi="Times New Roman" w:cs="Times New Roman"/>
          </w:rPr>
          <w:t>Experimental design included</w:t>
        </w:r>
      </w:ins>
      <w:r>
        <w:rPr>
          <w:rFonts w:ascii="Times New Roman" w:hAnsi="Times New Roman" w:cs="Times New Roman"/>
        </w:rPr>
        <w:t xml:space="preserve"> </w:t>
      </w:r>
      <w:del w:id="369" w:author="Isabelle Cote" w:date="2023-04-24T14:32:00Z">
        <w:r w:rsidDel="004A2CE2">
          <w:rPr>
            <w:rFonts w:ascii="Times New Roman" w:hAnsi="Times New Roman" w:cs="Times New Roman"/>
          </w:rPr>
          <w:delText>split based on whether the researchers set</w:delText>
        </w:r>
      </w:del>
      <w:ins w:id="370" w:author="Isabelle Cote" w:date="2023-04-24T14:32:00Z">
        <w:r w:rsidR="004A2CE2">
          <w:rPr>
            <w:rFonts w:ascii="Times New Roman" w:hAnsi="Times New Roman" w:cs="Times New Roman"/>
          </w:rPr>
          <w:t>studies that manipulated</w:t>
        </w:r>
      </w:ins>
      <w:r>
        <w:rPr>
          <w:rFonts w:ascii="Times New Roman" w:hAnsi="Times New Roman" w:cs="Times New Roman"/>
        </w:rPr>
        <w:t xml:space="preserve"> the density of the primary producer (PP stocked), consumer (animals stocked), both, or neither (unstocked). </w:t>
      </w:r>
      <w:ins w:id="371" w:author="Isabelle Cote" w:date="2023-04-24T14:33:00Z">
        <w:r w:rsidR="004A2CE2">
          <w:rPr>
            <w:rFonts w:ascii="Times New Roman" w:hAnsi="Times New Roman" w:cs="Times New Roman"/>
          </w:rPr>
          <w:t>See Methods for description of the p</w:t>
        </w:r>
      </w:ins>
      <w:ins w:id="372" w:author="Isabelle Cote" w:date="2023-04-24T14:32:00Z">
        <w:r w:rsidR="004A2CE2">
          <w:rPr>
            <w:rFonts w:ascii="Times New Roman" w:hAnsi="Times New Roman" w:cs="Times New Roman"/>
          </w:rPr>
          <w:t>rimary producers groups</w:t>
        </w:r>
      </w:ins>
      <w:del w:id="373" w:author="Isabelle Cote" w:date="2023-04-24T14:33:00Z">
        <w:r w:rsidDel="004A2CE2">
          <w:rPr>
            <w:rFonts w:ascii="Times New Roman" w:hAnsi="Times New Roman" w:cs="Times New Roman"/>
          </w:rPr>
          <w:delText>Plants include seagrasses and mangroves, phytoplankton include micro algae, coral includes measurements of both corals and coral endosymbionts, and algae includes fleshy and crustose algae</w:delText>
        </w:r>
      </w:del>
      <w:r>
        <w:rPr>
          <w:rFonts w:ascii="Times New Roman" w:hAnsi="Times New Roman" w:cs="Times New Roman"/>
        </w:rPr>
        <w:t xml:space="preserve">. Effect sizes </w:t>
      </w:r>
      <w:ins w:id="374" w:author="Isabelle Cote" w:date="2023-04-24T14:34:00Z">
        <w:r w:rsidR="004A2CE2">
          <w:rPr>
            <w:rFonts w:ascii="Times New Roman" w:hAnsi="Times New Roman" w:cs="Times New Roman"/>
          </w:rPr>
          <w:t xml:space="preserve">(filled dots) </w:t>
        </w:r>
      </w:ins>
      <w:r>
        <w:rPr>
          <w:rFonts w:ascii="Times New Roman" w:hAnsi="Times New Roman" w:cs="Times New Roman"/>
        </w:rPr>
        <w:t xml:space="preserve">are </w:t>
      </w:r>
      <w:r>
        <w:rPr>
          <w:rFonts w:ascii="Times New Roman" w:hAnsi="Times New Roman" w:cs="Times New Roman"/>
          <w:lang w:val="en-CA"/>
        </w:rPr>
        <w:t xml:space="preserve">surrounded by 95% confidence intervals derived from </w:t>
      </w:r>
      <w:del w:id="375" w:author="Isabelle Cote" w:date="2023-04-24T14:34:00Z">
        <w:r w:rsidDel="004A2CE2">
          <w:rPr>
            <w:rFonts w:ascii="Times New Roman" w:hAnsi="Times New Roman" w:cs="Times New Roman"/>
            <w:lang w:val="en-CA"/>
          </w:rPr>
          <w:delText xml:space="preserve">the </w:delText>
        </w:r>
      </w:del>
      <w:ins w:id="376" w:author="Isabelle Cote" w:date="2023-04-24T14:34:00Z">
        <w:r w:rsidR="004A2CE2">
          <w:rPr>
            <w:rFonts w:ascii="Times New Roman" w:hAnsi="Times New Roman" w:cs="Times New Roman"/>
            <w:lang w:val="en-CA"/>
          </w:rPr>
          <w:t>a</w:t>
        </w:r>
        <w:r w:rsidR="004A2CE2">
          <w:rPr>
            <w:rFonts w:ascii="Times New Roman" w:hAnsi="Times New Roman" w:cs="Times New Roman"/>
            <w:lang w:val="en-CA"/>
          </w:rPr>
          <w:t xml:space="preserve"> </w:t>
        </w:r>
      </w:ins>
      <w:r>
        <w:rPr>
          <w:rFonts w:ascii="Times New Roman" w:hAnsi="Times New Roman" w:cs="Times New Roman"/>
        </w:rPr>
        <w:t>three-level mixed</w:t>
      </w:r>
      <w:ins w:id="377" w:author="Isabelle Cote" w:date="2023-04-24T14:34:00Z">
        <w:r w:rsidR="004A2CE2">
          <w:rPr>
            <w:rFonts w:ascii="Times New Roman" w:hAnsi="Times New Roman" w:cs="Times New Roman"/>
          </w:rPr>
          <w:t>-</w:t>
        </w:r>
      </w:ins>
      <w:del w:id="378" w:author="Isabelle Cote" w:date="2023-04-24T14:34:00Z">
        <w:r w:rsidDel="004A2CE2">
          <w:rPr>
            <w:rFonts w:ascii="Times New Roman" w:hAnsi="Times New Roman" w:cs="Times New Roman"/>
          </w:rPr>
          <w:delText xml:space="preserve"> </w:delText>
        </w:r>
      </w:del>
      <w:r>
        <w:rPr>
          <w:rFonts w:ascii="Times New Roman" w:hAnsi="Times New Roman" w:cs="Times New Roman"/>
        </w:rPr>
        <w:t>effects model</w:t>
      </w:r>
      <w:del w:id="379" w:author="Isabelle Cote" w:date="2023-04-24T14:34:00Z">
        <w:r w:rsidDel="004A2CE2">
          <w:rPr>
            <w:rFonts w:ascii="Times New Roman" w:hAnsi="Times New Roman" w:cs="Times New Roman"/>
          </w:rPr>
          <w:delText xml:space="preserve"> including background nutrients, experimental design, and primary producer group as moderators</w:delText>
        </w:r>
      </w:del>
      <w:r>
        <w:rPr>
          <w:rFonts w:ascii="Times New Roman" w:hAnsi="Times New Roman" w:cs="Times New Roman"/>
        </w:rPr>
        <w:t>.</w:t>
      </w:r>
      <w:r w:rsidRPr="003F3EDB">
        <w:rPr>
          <w:rFonts w:ascii="Times New Roman" w:hAnsi="Times New Roman" w:cs="Times New Roman"/>
        </w:rPr>
        <w:t xml:space="preserve"> </w:t>
      </w:r>
      <w:r>
        <w:rPr>
          <w:rFonts w:ascii="Times New Roman" w:hAnsi="Times New Roman" w:cs="Times New Roman"/>
        </w:rPr>
        <w:t>Sample size</w:t>
      </w:r>
      <w:del w:id="380" w:author="Isabelle Cote" w:date="2023-04-24T14:34:00Z">
        <w:r w:rsidDel="004A2CE2">
          <w:rPr>
            <w:rFonts w:ascii="Times New Roman" w:hAnsi="Times New Roman" w:cs="Times New Roman"/>
          </w:rPr>
          <w:delText>s</w:delText>
        </w:r>
      </w:del>
      <w:r>
        <w:rPr>
          <w:rFonts w:ascii="Times New Roman" w:hAnsi="Times New Roman" w:cs="Times New Roman"/>
        </w:rPr>
        <w:t xml:space="preserve"> </w:t>
      </w:r>
      <w:del w:id="381" w:author="Isabelle Cote" w:date="2023-04-24T14:34:00Z">
        <w:r w:rsidDel="004A2CE2">
          <w:rPr>
            <w:rFonts w:ascii="Times New Roman" w:hAnsi="Times New Roman" w:cs="Times New Roman"/>
          </w:rPr>
          <w:delText xml:space="preserve">within </w:delText>
        </w:r>
      </w:del>
      <w:ins w:id="382" w:author="Isabelle Cote" w:date="2023-04-24T14:34:00Z">
        <w:r w:rsidR="004A2CE2">
          <w:rPr>
            <w:rFonts w:ascii="Times New Roman" w:hAnsi="Times New Roman" w:cs="Times New Roman"/>
          </w:rPr>
          <w:t>for</w:t>
        </w:r>
        <w:r w:rsidR="004A2CE2">
          <w:rPr>
            <w:rFonts w:ascii="Times New Roman" w:hAnsi="Times New Roman" w:cs="Times New Roman"/>
          </w:rPr>
          <w:t xml:space="preserve"> </w:t>
        </w:r>
      </w:ins>
      <w:r>
        <w:rPr>
          <w:rFonts w:ascii="Times New Roman" w:hAnsi="Times New Roman" w:cs="Times New Roman"/>
        </w:rPr>
        <w:t xml:space="preserve">each </w:t>
      </w:r>
      <w:del w:id="383" w:author="Isabelle Cote" w:date="2023-04-24T14:34:00Z">
        <w:r w:rsidDel="004A2CE2">
          <w:rPr>
            <w:rFonts w:ascii="Times New Roman" w:hAnsi="Times New Roman" w:cs="Times New Roman"/>
          </w:rPr>
          <w:delText xml:space="preserve">group </w:delText>
        </w:r>
      </w:del>
      <w:ins w:id="384" w:author="Isabelle Cote" w:date="2023-04-24T14:34:00Z">
        <w:r w:rsidR="004A2CE2">
          <w:rPr>
            <w:rFonts w:ascii="Times New Roman" w:hAnsi="Times New Roman" w:cs="Times New Roman"/>
          </w:rPr>
          <w:t>moderator level</w:t>
        </w:r>
        <w:r w:rsidR="004A2CE2">
          <w:rPr>
            <w:rFonts w:ascii="Times New Roman" w:hAnsi="Times New Roman" w:cs="Times New Roman"/>
          </w:rPr>
          <w:t xml:space="preserve"> </w:t>
        </w:r>
      </w:ins>
      <w:del w:id="385" w:author="Isabelle Cote" w:date="2023-04-24T14:34:00Z">
        <w:r w:rsidDel="004A2CE2">
          <w:rPr>
            <w:rFonts w:ascii="Times New Roman" w:hAnsi="Times New Roman" w:cs="Times New Roman"/>
          </w:rPr>
          <w:delText xml:space="preserve">are </w:delText>
        </w:r>
      </w:del>
      <w:ins w:id="386" w:author="Isabelle Cote" w:date="2023-04-24T14:34:00Z">
        <w:r w:rsidR="004A2CE2">
          <w:rPr>
            <w:rFonts w:ascii="Times New Roman" w:hAnsi="Times New Roman" w:cs="Times New Roman"/>
          </w:rPr>
          <w:t>is</w:t>
        </w:r>
        <w:r w:rsidR="004A2CE2">
          <w:rPr>
            <w:rFonts w:ascii="Times New Roman" w:hAnsi="Times New Roman" w:cs="Times New Roman"/>
          </w:rPr>
          <w:t xml:space="preserve"> </w:t>
        </w:r>
      </w:ins>
      <w:r>
        <w:rPr>
          <w:rFonts w:ascii="Times New Roman" w:hAnsi="Times New Roman" w:cs="Times New Roman"/>
        </w:rPr>
        <w:t xml:space="preserve">shown to the right of the effect sizes.  </w:t>
      </w:r>
    </w:p>
    <w:p w14:paraId="3A58006C" w14:textId="77777777" w:rsidR="004E5CEB" w:rsidRDefault="004E5CEB" w:rsidP="002E611A">
      <w:pPr>
        <w:spacing w:line="360" w:lineRule="auto"/>
        <w:rPr>
          <w:rFonts w:ascii="Times New Roman" w:hAnsi="Times New Roman" w:cs="Times New Roman"/>
        </w:rPr>
      </w:pPr>
    </w:p>
    <w:p w14:paraId="3A9A8038" w14:textId="77777777" w:rsidR="004E5CEB" w:rsidRDefault="004E5CEB" w:rsidP="004E5CEB">
      <w:pPr>
        <w:spacing w:line="360" w:lineRule="auto"/>
        <w:rPr>
          <w:rFonts w:ascii="Times New Roman" w:hAnsi="Times New Roman" w:cs="Times New Roman"/>
        </w:rPr>
      </w:pPr>
      <w:r>
        <w:rPr>
          <w:rFonts w:ascii="Times New Roman" w:hAnsi="Times New Roman" w:cs="Times New Roman"/>
        </w:rPr>
        <w:lastRenderedPageBreak/>
        <w:t xml:space="preserve">Table S6: Model output for background nutrients </w:t>
      </w:r>
      <w:commentRangeStart w:id="387"/>
      <w:r>
        <w:rPr>
          <w:rFonts w:ascii="Times New Roman" w:hAnsi="Times New Roman" w:cs="Times New Roman"/>
        </w:rPr>
        <w:t>model</w:t>
      </w:r>
      <w:commentRangeEnd w:id="387"/>
      <w:r w:rsidR="0084329B">
        <w:rPr>
          <w:rStyle w:val="CommentReference"/>
        </w:rPr>
        <w:commentReference w:id="387"/>
      </w:r>
    </w:p>
    <w:tbl>
      <w:tblPr>
        <w:tblStyle w:val="TableGrid"/>
        <w:tblW w:w="0" w:type="auto"/>
        <w:tblLook w:val="04A0" w:firstRow="1" w:lastRow="0" w:firstColumn="1" w:lastColumn="0" w:noHBand="0" w:noVBand="1"/>
      </w:tblPr>
      <w:tblGrid>
        <w:gridCol w:w="2536"/>
        <w:gridCol w:w="1157"/>
        <w:gridCol w:w="1150"/>
        <w:gridCol w:w="1150"/>
        <w:gridCol w:w="1108"/>
        <w:gridCol w:w="1141"/>
      </w:tblGrid>
      <w:tr w:rsidR="004E5CEB" w14:paraId="5561094D" w14:textId="77777777" w:rsidTr="005B0F18">
        <w:tc>
          <w:tcPr>
            <w:tcW w:w="2536" w:type="dxa"/>
          </w:tcPr>
          <w:p w14:paraId="5435B3D7" w14:textId="77777777" w:rsidR="004E5CEB" w:rsidRDefault="004E5CEB" w:rsidP="005B0F18">
            <w:pPr>
              <w:spacing w:line="360" w:lineRule="auto"/>
              <w:rPr>
                <w:rFonts w:ascii="Times New Roman" w:hAnsi="Times New Roman" w:cs="Times New Roman"/>
              </w:rPr>
            </w:pPr>
          </w:p>
        </w:tc>
        <w:tc>
          <w:tcPr>
            <w:tcW w:w="1157" w:type="dxa"/>
          </w:tcPr>
          <w:p w14:paraId="2B413498" w14:textId="77777777" w:rsidR="004E5CEB" w:rsidRDefault="004E5CEB" w:rsidP="005B0F18">
            <w:pPr>
              <w:spacing w:line="360" w:lineRule="auto"/>
              <w:jc w:val="center"/>
              <w:rPr>
                <w:rFonts w:ascii="Times New Roman" w:hAnsi="Times New Roman" w:cs="Times New Roman"/>
              </w:rPr>
            </w:pPr>
            <w:r w:rsidRPr="00955049">
              <w:rPr>
                <w:rFonts w:ascii="Times New Roman" w:hAnsi="Times New Roman" w:cs="Times New Roman"/>
              </w:rPr>
              <w:t>estimate</w:t>
            </w:r>
          </w:p>
        </w:tc>
        <w:tc>
          <w:tcPr>
            <w:tcW w:w="1150" w:type="dxa"/>
          </w:tcPr>
          <w:p w14:paraId="7F8B7DDC" w14:textId="77777777" w:rsidR="004E5CEB" w:rsidRDefault="004E5CEB" w:rsidP="005B0F18">
            <w:pPr>
              <w:spacing w:line="360" w:lineRule="auto"/>
              <w:jc w:val="center"/>
              <w:rPr>
                <w:rFonts w:ascii="Times New Roman" w:hAnsi="Times New Roman" w:cs="Times New Roman"/>
              </w:rPr>
            </w:pPr>
            <w:r>
              <w:rPr>
                <w:rFonts w:ascii="Times New Roman" w:hAnsi="Times New Roman" w:cs="Times New Roman"/>
              </w:rPr>
              <w:t>SE</w:t>
            </w:r>
          </w:p>
        </w:tc>
        <w:tc>
          <w:tcPr>
            <w:tcW w:w="1150" w:type="dxa"/>
          </w:tcPr>
          <w:p w14:paraId="25686E8A" w14:textId="77777777" w:rsidR="004E5CEB" w:rsidRDefault="004E5CEB" w:rsidP="005B0F18">
            <w:pPr>
              <w:spacing w:line="360" w:lineRule="auto"/>
              <w:jc w:val="center"/>
              <w:rPr>
                <w:rFonts w:ascii="Times New Roman" w:hAnsi="Times New Roman" w:cs="Times New Roman"/>
              </w:rPr>
            </w:pPr>
            <w:r>
              <w:rPr>
                <w:rFonts w:ascii="Times New Roman" w:hAnsi="Times New Roman" w:cs="Times New Roman"/>
              </w:rPr>
              <w:t>t-value</w:t>
            </w:r>
          </w:p>
        </w:tc>
        <w:tc>
          <w:tcPr>
            <w:tcW w:w="1108" w:type="dxa"/>
          </w:tcPr>
          <w:p w14:paraId="3265634C" w14:textId="77777777" w:rsidR="004E5CEB" w:rsidRDefault="004E5CEB" w:rsidP="005B0F18">
            <w:pPr>
              <w:spacing w:line="360" w:lineRule="auto"/>
              <w:jc w:val="center"/>
              <w:rPr>
                <w:rFonts w:ascii="Times New Roman" w:hAnsi="Times New Roman" w:cs="Times New Roman"/>
              </w:rPr>
            </w:pPr>
            <w:r>
              <w:rPr>
                <w:rFonts w:ascii="Times New Roman" w:hAnsi="Times New Roman" w:cs="Times New Roman"/>
              </w:rPr>
              <w:t>df</w:t>
            </w:r>
          </w:p>
        </w:tc>
        <w:tc>
          <w:tcPr>
            <w:tcW w:w="1141" w:type="dxa"/>
          </w:tcPr>
          <w:p w14:paraId="769F392A" w14:textId="77777777" w:rsidR="004E5CEB" w:rsidRDefault="004E5CEB" w:rsidP="005B0F18">
            <w:pPr>
              <w:spacing w:line="360" w:lineRule="auto"/>
              <w:jc w:val="center"/>
              <w:rPr>
                <w:rFonts w:ascii="Times New Roman" w:hAnsi="Times New Roman" w:cs="Times New Roman"/>
              </w:rPr>
            </w:pPr>
            <w:r>
              <w:rPr>
                <w:rFonts w:ascii="Times New Roman" w:hAnsi="Times New Roman" w:cs="Times New Roman"/>
              </w:rPr>
              <w:t>p-value</w:t>
            </w:r>
          </w:p>
        </w:tc>
      </w:tr>
      <w:tr w:rsidR="004E5CEB" w14:paraId="02A4665F" w14:textId="77777777" w:rsidTr="005B0F18">
        <w:tc>
          <w:tcPr>
            <w:tcW w:w="2536" w:type="dxa"/>
          </w:tcPr>
          <w:p w14:paraId="06AEB15B" w14:textId="77777777" w:rsidR="004E5CEB" w:rsidRDefault="004E5CEB" w:rsidP="005B0F18">
            <w:pPr>
              <w:spacing w:line="360" w:lineRule="auto"/>
              <w:rPr>
                <w:rFonts w:ascii="Times New Roman" w:hAnsi="Times New Roman" w:cs="Times New Roman"/>
              </w:rPr>
            </w:pPr>
            <w:r>
              <w:rPr>
                <w:rFonts w:ascii="Times New Roman" w:hAnsi="Times New Roman" w:cs="Times New Roman"/>
              </w:rPr>
              <w:t>Intercept</w:t>
            </w:r>
          </w:p>
        </w:tc>
        <w:tc>
          <w:tcPr>
            <w:tcW w:w="1157" w:type="dxa"/>
          </w:tcPr>
          <w:p w14:paraId="76D6B67D" w14:textId="6133954B" w:rsidR="004E5CEB" w:rsidRDefault="004E5CEB" w:rsidP="005B0F18">
            <w:pPr>
              <w:spacing w:line="360" w:lineRule="auto"/>
              <w:jc w:val="center"/>
              <w:rPr>
                <w:rFonts w:ascii="Times New Roman" w:hAnsi="Times New Roman" w:cs="Times New Roman"/>
              </w:rPr>
            </w:pPr>
            <w:r w:rsidRPr="00F212DC">
              <w:rPr>
                <w:rFonts w:ascii="Times New Roman" w:hAnsi="Times New Roman" w:cs="Times New Roman"/>
              </w:rPr>
              <w:t>0.4</w:t>
            </w:r>
            <w:r w:rsidR="00773128">
              <w:rPr>
                <w:rFonts w:ascii="Times New Roman" w:hAnsi="Times New Roman" w:cs="Times New Roman"/>
              </w:rPr>
              <w:t>5</w:t>
            </w:r>
          </w:p>
        </w:tc>
        <w:tc>
          <w:tcPr>
            <w:tcW w:w="1150" w:type="dxa"/>
          </w:tcPr>
          <w:p w14:paraId="2623CFB9" w14:textId="1723AD61" w:rsidR="004E5CEB" w:rsidRDefault="004E5CEB" w:rsidP="005B0F18">
            <w:pPr>
              <w:spacing w:line="360" w:lineRule="auto"/>
              <w:jc w:val="center"/>
              <w:rPr>
                <w:rFonts w:ascii="Times New Roman" w:hAnsi="Times New Roman" w:cs="Times New Roman"/>
              </w:rPr>
            </w:pPr>
            <w:r w:rsidRPr="00F212DC">
              <w:rPr>
                <w:rFonts w:ascii="Times New Roman" w:hAnsi="Times New Roman" w:cs="Times New Roman"/>
              </w:rPr>
              <w:t>0.1</w:t>
            </w:r>
            <w:r w:rsidR="00773128">
              <w:rPr>
                <w:rFonts w:ascii="Times New Roman" w:hAnsi="Times New Roman" w:cs="Times New Roman"/>
              </w:rPr>
              <w:t>6</w:t>
            </w:r>
          </w:p>
        </w:tc>
        <w:tc>
          <w:tcPr>
            <w:tcW w:w="1150" w:type="dxa"/>
          </w:tcPr>
          <w:p w14:paraId="46E4BEDA" w14:textId="39F29ED8" w:rsidR="004E5CEB" w:rsidRDefault="004E5CEB" w:rsidP="005B0F18">
            <w:pPr>
              <w:spacing w:line="360" w:lineRule="auto"/>
              <w:jc w:val="center"/>
              <w:rPr>
                <w:rFonts w:ascii="Times New Roman" w:hAnsi="Times New Roman" w:cs="Times New Roman"/>
              </w:rPr>
            </w:pPr>
            <w:r w:rsidRPr="00F212DC">
              <w:rPr>
                <w:rFonts w:ascii="Times New Roman" w:hAnsi="Times New Roman" w:cs="Times New Roman"/>
              </w:rPr>
              <w:t>2.</w:t>
            </w:r>
            <w:r w:rsidR="00773128">
              <w:rPr>
                <w:rFonts w:ascii="Times New Roman" w:hAnsi="Times New Roman" w:cs="Times New Roman"/>
              </w:rPr>
              <w:t>75</w:t>
            </w:r>
          </w:p>
        </w:tc>
        <w:tc>
          <w:tcPr>
            <w:tcW w:w="1108" w:type="dxa"/>
          </w:tcPr>
          <w:p w14:paraId="507A9872" w14:textId="77777777" w:rsidR="004E5CEB" w:rsidRDefault="004E5CEB" w:rsidP="005B0F18">
            <w:pPr>
              <w:spacing w:line="360" w:lineRule="auto"/>
              <w:jc w:val="center"/>
              <w:rPr>
                <w:rFonts w:ascii="Times New Roman" w:hAnsi="Times New Roman" w:cs="Times New Roman"/>
              </w:rPr>
            </w:pPr>
            <w:r w:rsidRPr="007540E9">
              <w:rPr>
                <w:rFonts w:ascii="Times New Roman" w:hAnsi="Times New Roman" w:cs="Times New Roman"/>
              </w:rPr>
              <w:t>1</w:t>
            </w:r>
            <w:r>
              <w:rPr>
                <w:rFonts w:ascii="Times New Roman" w:hAnsi="Times New Roman" w:cs="Times New Roman"/>
              </w:rPr>
              <w:t>71</w:t>
            </w:r>
          </w:p>
        </w:tc>
        <w:tc>
          <w:tcPr>
            <w:tcW w:w="1141" w:type="dxa"/>
          </w:tcPr>
          <w:p w14:paraId="0A3732CC" w14:textId="65F9498A" w:rsidR="004E5CEB" w:rsidRDefault="004E5CEB" w:rsidP="005B0F18">
            <w:pPr>
              <w:spacing w:line="360" w:lineRule="auto"/>
              <w:jc w:val="center"/>
              <w:rPr>
                <w:rFonts w:ascii="Times New Roman" w:hAnsi="Times New Roman" w:cs="Times New Roman"/>
              </w:rPr>
            </w:pPr>
            <w:r w:rsidRPr="00F212DC">
              <w:rPr>
                <w:rFonts w:ascii="Times New Roman" w:hAnsi="Times New Roman" w:cs="Times New Roman"/>
              </w:rPr>
              <w:t>0.00</w:t>
            </w:r>
            <w:r w:rsidR="00773128">
              <w:rPr>
                <w:rFonts w:ascii="Times New Roman" w:hAnsi="Times New Roman" w:cs="Times New Roman"/>
              </w:rPr>
              <w:t>66</w:t>
            </w:r>
          </w:p>
        </w:tc>
      </w:tr>
      <w:tr w:rsidR="004E5CEB" w14:paraId="4848A341" w14:textId="77777777" w:rsidTr="005B0F18">
        <w:tc>
          <w:tcPr>
            <w:tcW w:w="2536" w:type="dxa"/>
          </w:tcPr>
          <w:p w14:paraId="77F80F11" w14:textId="77777777" w:rsidR="004E5CEB" w:rsidRDefault="004E5CEB" w:rsidP="005B0F18">
            <w:pPr>
              <w:spacing w:line="360" w:lineRule="auto"/>
              <w:rPr>
                <w:rFonts w:ascii="Times New Roman" w:hAnsi="Times New Roman" w:cs="Times New Roman"/>
              </w:rPr>
            </w:pPr>
            <w:r>
              <w:rPr>
                <w:rFonts w:ascii="Times New Roman" w:hAnsi="Times New Roman" w:cs="Times New Roman"/>
              </w:rPr>
              <w:t>Nut_stand</w:t>
            </w:r>
          </w:p>
        </w:tc>
        <w:tc>
          <w:tcPr>
            <w:tcW w:w="1157" w:type="dxa"/>
          </w:tcPr>
          <w:p w14:paraId="0267071A" w14:textId="6E7B841B" w:rsidR="004E5CEB" w:rsidRDefault="004E5CEB" w:rsidP="005B0F18">
            <w:pPr>
              <w:spacing w:line="360" w:lineRule="auto"/>
              <w:jc w:val="center"/>
              <w:rPr>
                <w:rFonts w:ascii="Times New Roman" w:hAnsi="Times New Roman" w:cs="Times New Roman"/>
              </w:rPr>
            </w:pPr>
            <w:r w:rsidRPr="00F212DC">
              <w:rPr>
                <w:rFonts w:ascii="Times New Roman" w:hAnsi="Times New Roman" w:cs="Times New Roman"/>
              </w:rPr>
              <w:t>0.</w:t>
            </w:r>
            <w:r w:rsidR="00D7346A">
              <w:rPr>
                <w:rFonts w:ascii="Times New Roman" w:hAnsi="Times New Roman" w:cs="Times New Roman"/>
              </w:rPr>
              <w:t>11</w:t>
            </w:r>
          </w:p>
        </w:tc>
        <w:tc>
          <w:tcPr>
            <w:tcW w:w="1150" w:type="dxa"/>
          </w:tcPr>
          <w:p w14:paraId="458827AB" w14:textId="2F1CDC7B" w:rsidR="004E5CEB" w:rsidRDefault="004E5CEB" w:rsidP="005B0F18">
            <w:pPr>
              <w:spacing w:line="360" w:lineRule="auto"/>
              <w:jc w:val="center"/>
              <w:rPr>
                <w:rFonts w:ascii="Times New Roman" w:hAnsi="Times New Roman" w:cs="Times New Roman"/>
              </w:rPr>
            </w:pPr>
            <w:r w:rsidRPr="00F212DC">
              <w:rPr>
                <w:rFonts w:ascii="Times New Roman" w:hAnsi="Times New Roman" w:cs="Times New Roman"/>
              </w:rPr>
              <w:t>0.07</w:t>
            </w:r>
            <w:r w:rsidR="00D7346A">
              <w:rPr>
                <w:rFonts w:ascii="Times New Roman" w:hAnsi="Times New Roman" w:cs="Times New Roman"/>
              </w:rPr>
              <w:t>5</w:t>
            </w:r>
          </w:p>
        </w:tc>
        <w:tc>
          <w:tcPr>
            <w:tcW w:w="1150" w:type="dxa"/>
          </w:tcPr>
          <w:p w14:paraId="13669FF2" w14:textId="6A648A2A" w:rsidR="004E5CEB" w:rsidRDefault="004E5CEB" w:rsidP="005B0F18">
            <w:pPr>
              <w:spacing w:line="360" w:lineRule="auto"/>
              <w:jc w:val="center"/>
              <w:rPr>
                <w:rFonts w:ascii="Times New Roman" w:hAnsi="Times New Roman" w:cs="Times New Roman"/>
              </w:rPr>
            </w:pPr>
            <w:r w:rsidRPr="00F212DC">
              <w:rPr>
                <w:rFonts w:ascii="Times New Roman" w:hAnsi="Times New Roman" w:cs="Times New Roman"/>
              </w:rPr>
              <w:t>1</w:t>
            </w:r>
            <w:r w:rsidR="00D7346A">
              <w:rPr>
                <w:rFonts w:ascii="Times New Roman" w:hAnsi="Times New Roman" w:cs="Times New Roman"/>
              </w:rPr>
              <w:t>.41</w:t>
            </w:r>
          </w:p>
        </w:tc>
        <w:tc>
          <w:tcPr>
            <w:tcW w:w="1108" w:type="dxa"/>
          </w:tcPr>
          <w:p w14:paraId="6312C2B4" w14:textId="77777777" w:rsidR="004E5CEB" w:rsidRDefault="004E5CEB" w:rsidP="005B0F18">
            <w:pPr>
              <w:spacing w:line="360" w:lineRule="auto"/>
              <w:jc w:val="center"/>
              <w:rPr>
                <w:rFonts w:ascii="Times New Roman" w:hAnsi="Times New Roman" w:cs="Times New Roman"/>
              </w:rPr>
            </w:pPr>
            <w:r>
              <w:rPr>
                <w:rFonts w:ascii="Times New Roman" w:hAnsi="Times New Roman" w:cs="Times New Roman"/>
              </w:rPr>
              <w:t>171</w:t>
            </w:r>
          </w:p>
        </w:tc>
        <w:tc>
          <w:tcPr>
            <w:tcW w:w="1141" w:type="dxa"/>
          </w:tcPr>
          <w:p w14:paraId="61C471A5" w14:textId="3DC4806D" w:rsidR="004E5CEB" w:rsidRDefault="004E5CEB" w:rsidP="005B0F18">
            <w:pPr>
              <w:spacing w:line="360" w:lineRule="auto"/>
              <w:jc w:val="center"/>
              <w:rPr>
                <w:rFonts w:ascii="Times New Roman" w:hAnsi="Times New Roman" w:cs="Times New Roman"/>
              </w:rPr>
            </w:pPr>
            <w:r w:rsidRPr="00F212DC">
              <w:rPr>
                <w:rFonts w:ascii="Times New Roman" w:hAnsi="Times New Roman" w:cs="Times New Roman"/>
              </w:rPr>
              <w:t>0.1</w:t>
            </w:r>
            <w:r w:rsidR="00773128">
              <w:rPr>
                <w:rFonts w:ascii="Times New Roman" w:hAnsi="Times New Roman" w:cs="Times New Roman"/>
              </w:rPr>
              <w:t>6</w:t>
            </w:r>
          </w:p>
        </w:tc>
      </w:tr>
      <w:tr w:rsidR="004E5CEB" w14:paraId="4A8B4025" w14:textId="77777777" w:rsidTr="005B0F18">
        <w:tc>
          <w:tcPr>
            <w:tcW w:w="2536" w:type="dxa"/>
          </w:tcPr>
          <w:p w14:paraId="25ABC610" w14:textId="77777777" w:rsidR="004E5CEB" w:rsidRDefault="004E5CEB" w:rsidP="005B0F18">
            <w:pPr>
              <w:spacing w:line="360" w:lineRule="auto"/>
              <w:rPr>
                <w:rFonts w:ascii="Times New Roman" w:hAnsi="Times New Roman" w:cs="Times New Roman"/>
              </w:rPr>
            </w:pPr>
            <w:r>
              <w:rPr>
                <w:rFonts w:ascii="Times New Roman" w:hAnsi="Times New Roman" w:cs="Times New Roman"/>
              </w:rPr>
              <w:t>Natural2</w:t>
            </w:r>
          </w:p>
        </w:tc>
        <w:tc>
          <w:tcPr>
            <w:tcW w:w="1157" w:type="dxa"/>
          </w:tcPr>
          <w:p w14:paraId="49DA184C" w14:textId="3B045AA7" w:rsidR="004E5CEB" w:rsidRDefault="004E5CEB" w:rsidP="005B0F18">
            <w:pPr>
              <w:spacing w:line="360" w:lineRule="auto"/>
              <w:jc w:val="center"/>
              <w:rPr>
                <w:rFonts w:ascii="Times New Roman" w:hAnsi="Times New Roman" w:cs="Times New Roman"/>
              </w:rPr>
            </w:pPr>
            <w:r w:rsidRPr="00F212DC">
              <w:rPr>
                <w:rFonts w:ascii="Times New Roman" w:hAnsi="Times New Roman" w:cs="Times New Roman"/>
              </w:rPr>
              <w:t>-0.</w:t>
            </w:r>
            <w:r w:rsidR="00D7346A">
              <w:rPr>
                <w:rFonts w:ascii="Times New Roman" w:hAnsi="Times New Roman" w:cs="Times New Roman"/>
              </w:rPr>
              <w:t>13</w:t>
            </w:r>
          </w:p>
        </w:tc>
        <w:tc>
          <w:tcPr>
            <w:tcW w:w="1150" w:type="dxa"/>
          </w:tcPr>
          <w:p w14:paraId="4EE2F632" w14:textId="18F768A2" w:rsidR="004E5CEB" w:rsidRDefault="004E5CEB" w:rsidP="005B0F18">
            <w:pPr>
              <w:spacing w:line="360" w:lineRule="auto"/>
              <w:jc w:val="center"/>
              <w:rPr>
                <w:rFonts w:ascii="Times New Roman" w:hAnsi="Times New Roman" w:cs="Times New Roman"/>
              </w:rPr>
            </w:pPr>
            <w:r w:rsidRPr="007540E9">
              <w:rPr>
                <w:rFonts w:ascii="Times New Roman" w:hAnsi="Times New Roman" w:cs="Times New Roman"/>
              </w:rPr>
              <w:t>0.2</w:t>
            </w:r>
            <w:r w:rsidR="00D7346A">
              <w:rPr>
                <w:rFonts w:ascii="Times New Roman" w:hAnsi="Times New Roman" w:cs="Times New Roman"/>
              </w:rPr>
              <w:t>4</w:t>
            </w:r>
          </w:p>
        </w:tc>
        <w:tc>
          <w:tcPr>
            <w:tcW w:w="1150" w:type="dxa"/>
          </w:tcPr>
          <w:p w14:paraId="740BCD27" w14:textId="2B8DAB58" w:rsidR="004E5CEB" w:rsidRDefault="004E5CEB" w:rsidP="005B0F18">
            <w:pPr>
              <w:spacing w:line="360" w:lineRule="auto"/>
              <w:jc w:val="center"/>
              <w:rPr>
                <w:rFonts w:ascii="Times New Roman" w:hAnsi="Times New Roman" w:cs="Times New Roman"/>
              </w:rPr>
            </w:pPr>
            <w:r w:rsidRPr="007540E9">
              <w:rPr>
                <w:rFonts w:ascii="Times New Roman" w:hAnsi="Times New Roman" w:cs="Times New Roman"/>
              </w:rPr>
              <w:t>-0.</w:t>
            </w:r>
            <w:r w:rsidR="00D7346A">
              <w:rPr>
                <w:rFonts w:ascii="Times New Roman" w:hAnsi="Times New Roman" w:cs="Times New Roman"/>
              </w:rPr>
              <w:t>55</w:t>
            </w:r>
          </w:p>
        </w:tc>
        <w:tc>
          <w:tcPr>
            <w:tcW w:w="1108" w:type="dxa"/>
          </w:tcPr>
          <w:p w14:paraId="03CA4E14" w14:textId="77777777" w:rsidR="004E5CEB" w:rsidRDefault="004E5CEB" w:rsidP="005B0F18">
            <w:pPr>
              <w:spacing w:line="360" w:lineRule="auto"/>
              <w:jc w:val="center"/>
              <w:rPr>
                <w:rFonts w:ascii="Times New Roman" w:hAnsi="Times New Roman" w:cs="Times New Roman"/>
              </w:rPr>
            </w:pPr>
            <w:r>
              <w:rPr>
                <w:rFonts w:ascii="Times New Roman" w:hAnsi="Times New Roman" w:cs="Times New Roman"/>
              </w:rPr>
              <w:t>171</w:t>
            </w:r>
          </w:p>
        </w:tc>
        <w:tc>
          <w:tcPr>
            <w:tcW w:w="1141" w:type="dxa"/>
          </w:tcPr>
          <w:p w14:paraId="032200F4" w14:textId="28DEA275" w:rsidR="004E5CEB" w:rsidRDefault="004E5CEB" w:rsidP="005B0F18">
            <w:pPr>
              <w:spacing w:line="360" w:lineRule="auto"/>
              <w:jc w:val="center"/>
              <w:rPr>
                <w:rFonts w:ascii="Times New Roman" w:hAnsi="Times New Roman" w:cs="Times New Roman"/>
              </w:rPr>
            </w:pPr>
            <w:r w:rsidRPr="00F212DC">
              <w:rPr>
                <w:rFonts w:ascii="Times New Roman" w:hAnsi="Times New Roman" w:cs="Times New Roman"/>
              </w:rPr>
              <w:t>0.</w:t>
            </w:r>
            <w:r w:rsidR="00773128">
              <w:rPr>
                <w:rFonts w:ascii="Times New Roman" w:hAnsi="Times New Roman" w:cs="Times New Roman"/>
              </w:rPr>
              <w:t>58</w:t>
            </w:r>
          </w:p>
        </w:tc>
      </w:tr>
      <w:tr w:rsidR="004E5CEB" w14:paraId="050BDF1D" w14:textId="77777777" w:rsidTr="005B0F18">
        <w:tc>
          <w:tcPr>
            <w:tcW w:w="2536" w:type="dxa"/>
          </w:tcPr>
          <w:p w14:paraId="5B28AB6D" w14:textId="77777777" w:rsidR="004E5CEB" w:rsidRDefault="004E5CEB" w:rsidP="005B0F18">
            <w:pPr>
              <w:spacing w:line="360" w:lineRule="auto"/>
              <w:rPr>
                <w:rFonts w:ascii="Times New Roman" w:hAnsi="Times New Roman" w:cs="Times New Roman"/>
              </w:rPr>
            </w:pPr>
            <w:r>
              <w:rPr>
                <w:rFonts w:ascii="Times New Roman" w:hAnsi="Times New Roman" w:cs="Times New Roman"/>
              </w:rPr>
              <w:t>Natural3</w:t>
            </w:r>
          </w:p>
        </w:tc>
        <w:tc>
          <w:tcPr>
            <w:tcW w:w="1157" w:type="dxa"/>
          </w:tcPr>
          <w:p w14:paraId="4245593A" w14:textId="797DCBC0" w:rsidR="004E5CEB" w:rsidRDefault="004E5CEB" w:rsidP="005B0F18">
            <w:pPr>
              <w:spacing w:line="360" w:lineRule="auto"/>
              <w:jc w:val="center"/>
              <w:rPr>
                <w:rFonts w:ascii="Times New Roman" w:hAnsi="Times New Roman" w:cs="Times New Roman"/>
              </w:rPr>
            </w:pPr>
            <w:r w:rsidRPr="00F212DC">
              <w:rPr>
                <w:rFonts w:ascii="Times New Roman" w:hAnsi="Times New Roman" w:cs="Times New Roman"/>
              </w:rPr>
              <w:t>0.3</w:t>
            </w:r>
            <w:r w:rsidR="00D7346A">
              <w:rPr>
                <w:rFonts w:ascii="Times New Roman" w:hAnsi="Times New Roman" w:cs="Times New Roman"/>
              </w:rPr>
              <w:t>7</w:t>
            </w:r>
          </w:p>
        </w:tc>
        <w:tc>
          <w:tcPr>
            <w:tcW w:w="1150" w:type="dxa"/>
          </w:tcPr>
          <w:p w14:paraId="797CDDBC" w14:textId="2761E1A4" w:rsidR="004E5CEB" w:rsidRDefault="004E5CEB" w:rsidP="005B0F18">
            <w:pPr>
              <w:spacing w:line="360" w:lineRule="auto"/>
              <w:jc w:val="center"/>
              <w:rPr>
                <w:rFonts w:ascii="Times New Roman" w:hAnsi="Times New Roman" w:cs="Times New Roman"/>
              </w:rPr>
            </w:pPr>
            <w:r w:rsidRPr="007540E9">
              <w:rPr>
                <w:rFonts w:ascii="Times New Roman" w:hAnsi="Times New Roman" w:cs="Times New Roman"/>
              </w:rPr>
              <w:t>0.2</w:t>
            </w:r>
            <w:r w:rsidR="00D7346A">
              <w:rPr>
                <w:rFonts w:ascii="Times New Roman" w:hAnsi="Times New Roman" w:cs="Times New Roman"/>
              </w:rPr>
              <w:t>2</w:t>
            </w:r>
          </w:p>
        </w:tc>
        <w:tc>
          <w:tcPr>
            <w:tcW w:w="1150" w:type="dxa"/>
          </w:tcPr>
          <w:p w14:paraId="46536311" w14:textId="6A224F4F" w:rsidR="004E5CEB" w:rsidRDefault="004E5CEB" w:rsidP="005B0F18">
            <w:pPr>
              <w:spacing w:line="360" w:lineRule="auto"/>
              <w:jc w:val="center"/>
              <w:rPr>
                <w:rFonts w:ascii="Times New Roman" w:hAnsi="Times New Roman" w:cs="Times New Roman"/>
              </w:rPr>
            </w:pPr>
            <w:r w:rsidRPr="00F212DC">
              <w:rPr>
                <w:rFonts w:ascii="Times New Roman" w:hAnsi="Times New Roman" w:cs="Times New Roman"/>
              </w:rPr>
              <w:t>1.6</w:t>
            </w:r>
            <w:r w:rsidR="00D7346A">
              <w:rPr>
                <w:rFonts w:ascii="Times New Roman" w:hAnsi="Times New Roman" w:cs="Times New Roman"/>
              </w:rPr>
              <w:t>7</w:t>
            </w:r>
          </w:p>
        </w:tc>
        <w:tc>
          <w:tcPr>
            <w:tcW w:w="1108" w:type="dxa"/>
          </w:tcPr>
          <w:p w14:paraId="080C6111" w14:textId="77777777" w:rsidR="004E5CEB" w:rsidRDefault="004E5CEB" w:rsidP="005B0F18">
            <w:pPr>
              <w:spacing w:line="360" w:lineRule="auto"/>
              <w:jc w:val="center"/>
              <w:rPr>
                <w:rFonts w:ascii="Times New Roman" w:hAnsi="Times New Roman" w:cs="Times New Roman"/>
              </w:rPr>
            </w:pPr>
            <w:r>
              <w:rPr>
                <w:rFonts w:ascii="Times New Roman" w:hAnsi="Times New Roman" w:cs="Times New Roman"/>
              </w:rPr>
              <w:t>171</w:t>
            </w:r>
          </w:p>
        </w:tc>
        <w:tc>
          <w:tcPr>
            <w:tcW w:w="1141" w:type="dxa"/>
          </w:tcPr>
          <w:p w14:paraId="5DF46D24" w14:textId="49E5EFD7" w:rsidR="004E5CEB" w:rsidRDefault="004E5CEB" w:rsidP="005B0F18">
            <w:pPr>
              <w:spacing w:line="360" w:lineRule="auto"/>
              <w:jc w:val="center"/>
              <w:rPr>
                <w:rFonts w:ascii="Times New Roman" w:hAnsi="Times New Roman" w:cs="Times New Roman"/>
              </w:rPr>
            </w:pPr>
            <w:r w:rsidRPr="00F212DC">
              <w:rPr>
                <w:rFonts w:ascii="Times New Roman" w:hAnsi="Times New Roman" w:cs="Times New Roman"/>
              </w:rPr>
              <w:t>0.09</w:t>
            </w:r>
          </w:p>
        </w:tc>
      </w:tr>
      <w:tr w:rsidR="004E5CEB" w14:paraId="29F1010B" w14:textId="77777777" w:rsidTr="005B0F18">
        <w:tc>
          <w:tcPr>
            <w:tcW w:w="2536" w:type="dxa"/>
          </w:tcPr>
          <w:p w14:paraId="337B17A1" w14:textId="77777777" w:rsidR="004E5CEB" w:rsidRDefault="004E5CEB" w:rsidP="005B0F18">
            <w:pPr>
              <w:spacing w:line="360" w:lineRule="auto"/>
              <w:rPr>
                <w:rFonts w:ascii="Times New Roman" w:hAnsi="Times New Roman" w:cs="Times New Roman"/>
              </w:rPr>
            </w:pPr>
            <w:r>
              <w:rPr>
                <w:rFonts w:ascii="Times New Roman" w:hAnsi="Times New Roman" w:cs="Times New Roman"/>
              </w:rPr>
              <w:t>Natural4</w:t>
            </w:r>
          </w:p>
        </w:tc>
        <w:tc>
          <w:tcPr>
            <w:tcW w:w="1157" w:type="dxa"/>
          </w:tcPr>
          <w:p w14:paraId="144648E4" w14:textId="61487887" w:rsidR="004E5CEB" w:rsidRDefault="004E5CEB" w:rsidP="005B0F18">
            <w:pPr>
              <w:spacing w:line="360" w:lineRule="auto"/>
              <w:jc w:val="center"/>
              <w:rPr>
                <w:rFonts w:ascii="Times New Roman" w:hAnsi="Times New Roman" w:cs="Times New Roman"/>
              </w:rPr>
            </w:pPr>
            <w:r w:rsidRPr="00F212DC">
              <w:rPr>
                <w:rFonts w:ascii="Times New Roman" w:hAnsi="Times New Roman" w:cs="Times New Roman"/>
              </w:rPr>
              <w:t>0.66</w:t>
            </w:r>
          </w:p>
        </w:tc>
        <w:tc>
          <w:tcPr>
            <w:tcW w:w="1150" w:type="dxa"/>
          </w:tcPr>
          <w:p w14:paraId="67671EA7" w14:textId="283953E5" w:rsidR="004E5CEB" w:rsidRDefault="004E5CEB" w:rsidP="005B0F18">
            <w:pPr>
              <w:spacing w:line="360" w:lineRule="auto"/>
              <w:jc w:val="center"/>
              <w:rPr>
                <w:rFonts w:ascii="Times New Roman" w:hAnsi="Times New Roman" w:cs="Times New Roman"/>
              </w:rPr>
            </w:pPr>
            <w:r w:rsidRPr="007540E9">
              <w:rPr>
                <w:rFonts w:ascii="Times New Roman" w:hAnsi="Times New Roman" w:cs="Times New Roman"/>
              </w:rPr>
              <w:t>0.3</w:t>
            </w:r>
            <w:r w:rsidR="00D7346A">
              <w:rPr>
                <w:rFonts w:ascii="Times New Roman" w:hAnsi="Times New Roman" w:cs="Times New Roman"/>
              </w:rPr>
              <w:t>2</w:t>
            </w:r>
          </w:p>
        </w:tc>
        <w:tc>
          <w:tcPr>
            <w:tcW w:w="1150" w:type="dxa"/>
          </w:tcPr>
          <w:p w14:paraId="7A0FE5F9" w14:textId="492D1188" w:rsidR="004E5CEB" w:rsidRDefault="004E5CEB" w:rsidP="005B0F18">
            <w:pPr>
              <w:spacing w:line="360" w:lineRule="auto"/>
              <w:jc w:val="center"/>
              <w:rPr>
                <w:rFonts w:ascii="Times New Roman" w:hAnsi="Times New Roman" w:cs="Times New Roman"/>
              </w:rPr>
            </w:pPr>
            <w:r w:rsidRPr="00F212DC">
              <w:rPr>
                <w:rFonts w:ascii="Times New Roman" w:hAnsi="Times New Roman" w:cs="Times New Roman"/>
              </w:rPr>
              <w:t>2.</w:t>
            </w:r>
            <w:r w:rsidR="00D7346A">
              <w:rPr>
                <w:rFonts w:ascii="Times New Roman" w:hAnsi="Times New Roman" w:cs="Times New Roman"/>
              </w:rPr>
              <w:t>081</w:t>
            </w:r>
          </w:p>
        </w:tc>
        <w:tc>
          <w:tcPr>
            <w:tcW w:w="1108" w:type="dxa"/>
          </w:tcPr>
          <w:p w14:paraId="4EF68495" w14:textId="77777777" w:rsidR="004E5CEB" w:rsidRDefault="004E5CEB" w:rsidP="005B0F18">
            <w:pPr>
              <w:spacing w:line="360" w:lineRule="auto"/>
              <w:jc w:val="center"/>
              <w:rPr>
                <w:rFonts w:ascii="Times New Roman" w:hAnsi="Times New Roman" w:cs="Times New Roman"/>
              </w:rPr>
            </w:pPr>
            <w:r>
              <w:rPr>
                <w:rFonts w:ascii="Times New Roman" w:hAnsi="Times New Roman" w:cs="Times New Roman"/>
              </w:rPr>
              <w:t>171</w:t>
            </w:r>
          </w:p>
        </w:tc>
        <w:tc>
          <w:tcPr>
            <w:tcW w:w="1141" w:type="dxa"/>
          </w:tcPr>
          <w:p w14:paraId="62491D2C" w14:textId="3724D5BB" w:rsidR="004E5CEB" w:rsidRDefault="004E5CEB" w:rsidP="005B0F18">
            <w:pPr>
              <w:spacing w:line="360" w:lineRule="auto"/>
              <w:jc w:val="center"/>
              <w:rPr>
                <w:rFonts w:ascii="Times New Roman" w:hAnsi="Times New Roman" w:cs="Times New Roman"/>
              </w:rPr>
            </w:pPr>
            <w:r w:rsidRPr="00F212DC">
              <w:rPr>
                <w:rFonts w:ascii="Times New Roman" w:hAnsi="Times New Roman" w:cs="Times New Roman"/>
              </w:rPr>
              <w:t>0.03</w:t>
            </w:r>
            <w:r w:rsidR="00773128">
              <w:rPr>
                <w:rFonts w:ascii="Times New Roman" w:hAnsi="Times New Roman" w:cs="Times New Roman"/>
              </w:rPr>
              <w:t>9</w:t>
            </w:r>
          </w:p>
        </w:tc>
      </w:tr>
      <w:tr w:rsidR="004E5CEB" w14:paraId="32B0EE55" w14:textId="77777777" w:rsidTr="005B0F18">
        <w:tc>
          <w:tcPr>
            <w:tcW w:w="2536" w:type="dxa"/>
          </w:tcPr>
          <w:p w14:paraId="1DC1D798" w14:textId="77777777" w:rsidR="004E5CEB" w:rsidRDefault="004E5CEB" w:rsidP="005B0F18">
            <w:pPr>
              <w:spacing w:line="360" w:lineRule="auto"/>
              <w:rPr>
                <w:rFonts w:ascii="Times New Roman" w:hAnsi="Times New Roman" w:cs="Times New Roman"/>
              </w:rPr>
            </w:pPr>
            <w:r>
              <w:rPr>
                <w:rFonts w:ascii="Times New Roman" w:hAnsi="Times New Roman" w:cs="Times New Roman"/>
              </w:rPr>
              <w:t>Natural5</w:t>
            </w:r>
          </w:p>
        </w:tc>
        <w:tc>
          <w:tcPr>
            <w:tcW w:w="1157" w:type="dxa"/>
          </w:tcPr>
          <w:p w14:paraId="30789878" w14:textId="37C2CDE1" w:rsidR="004E5CEB" w:rsidRDefault="004E5CEB" w:rsidP="005B0F18">
            <w:pPr>
              <w:spacing w:line="360" w:lineRule="auto"/>
              <w:jc w:val="center"/>
              <w:rPr>
                <w:rFonts w:ascii="Times New Roman" w:hAnsi="Times New Roman" w:cs="Times New Roman"/>
              </w:rPr>
            </w:pPr>
            <w:r w:rsidRPr="007540E9">
              <w:rPr>
                <w:rFonts w:ascii="Times New Roman" w:hAnsi="Times New Roman" w:cs="Times New Roman"/>
              </w:rPr>
              <w:t>0.</w:t>
            </w:r>
            <w:r w:rsidR="00D7346A">
              <w:rPr>
                <w:rFonts w:ascii="Times New Roman" w:hAnsi="Times New Roman" w:cs="Times New Roman"/>
              </w:rPr>
              <w:t>13</w:t>
            </w:r>
          </w:p>
        </w:tc>
        <w:tc>
          <w:tcPr>
            <w:tcW w:w="1150" w:type="dxa"/>
          </w:tcPr>
          <w:p w14:paraId="1D7DFA8E" w14:textId="4B7AC104" w:rsidR="004E5CEB" w:rsidRDefault="004E5CEB" w:rsidP="005B0F18">
            <w:pPr>
              <w:spacing w:line="360" w:lineRule="auto"/>
              <w:jc w:val="center"/>
              <w:rPr>
                <w:rFonts w:ascii="Times New Roman" w:hAnsi="Times New Roman" w:cs="Times New Roman"/>
              </w:rPr>
            </w:pPr>
            <w:r w:rsidRPr="007540E9">
              <w:rPr>
                <w:rFonts w:ascii="Times New Roman" w:hAnsi="Times New Roman" w:cs="Times New Roman"/>
              </w:rPr>
              <w:t>0.20</w:t>
            </w:r>
          </w:p>
        </w:tc>
        <w:tc>
          <w:tcPr>
            <w:tcW w:w="1150" w:type="dxa"/>
          </w:tcPr>
          <w:p w14:paraId="0501CD97" w14:textId="0250F2D9" w:rsidR="004E5CEB" w:rsidRDefault="004E5CEB" w:rsidP="005B0F18">
            <w:pPr>
              <w:spacing w:line="360" w:lineRule="auto"/>
              <w:jc w:val="center"/>
              <w:rPr>
                <w:rFonts w:ascii="Times New Roman" w:hAnsi="Times New Roman" w:cs="Times New Roman"/>
              </w:rPr>
            </w:pPr>
            <w:r w:rsidRPr="007540E9">
              <w:rPr>
                <w:rFonts w:ascii="Times New Roman" w:hAnsi="Times New Roman" w:cs="Times New Roman"/>
              </w:rPr>
              <w:t>0.</w:t>
            </w:r>
            <w:r w:rsidR="00D7346A">
              <w:rPr>
                <w:rFonts w:ascii="Times New Roman" w:hAnsi="Times New Roman" w:cs="Times New Roman"/>
              </w:rPr>
              <w:t>62</w:t>
            </w:r>
          </w:p>
        </w:tc>
        <w:tc>
          <w:tcPr>
            <w:tcW w:w="1108" w:type="dxa"/>
          </w:tcPr>
          <w:p w14:paraId="3138CF95" w14:textId="77777777" w:rsidR="004E5CEB" w:rsidRDefault="004E5CEB" w:rsidP="005B0F18">
            <w:pPr>
              <w:spacing w:line="360" w:lineRule="auto"/>
              <w:jc w:val="center"/>
              <w:rPr>
                <w:rFonts w:ascii="Times New Roman" w:hAnsi="Times New Roman" w:cs="Times New Roman"/>
              </w:rPr>
            </w:pPr>
            <w:r w:rsidRPr="007B4CFE">
              <w:rPr>
                <w:rFonts w:ascii="Times New Roman" w:hAnsi="Times New Roman" w:cs="Times New Roman"/>
              </w:rPr>
              <w:t>1</w:t>
            </w:r>
            <w:r>
              <w:rPr>
                <w:rFonts w:ascii="Times New Roman" w:hAnsi="Times New Roman" w:cs="Times New Roman"/>
              </w:rPr>
              <w:t>71</w:t>
            </w:r>
          </w:p>
        </w:tc>
        <w:tc>
          <w:tcPr>
            <w:tcW w:w="1141" w:type="dxa"/>
          </w:tcPr>
          <w:p w14:paraId="6B8043AB" w14:textId="78C903B8" w:rsidR="004E5CEB" w:rsidRDefault="004E5CEB" w:rsidP="005B0F18">
            <w:pPr>
              <w:spacing w:line="360" w:lineRule="auto"/>
              <w:jc w:val="center"/>
              <w:rPr>
                <w:rFonts w:ascii="Times New Roman" w:hAnsi="Times New Roman" w:cs="Times New Roman"/>
              </w:rPr>
            </w:pPr>
            <w:r w:rsidRPr="007540E9">
              <w:rPr>
                <w:rFonts w:ascii="Times New Roman" w:hAnsi="Times New Roman" w:cs="Times New Roman"/>
              </w:rPr>
              <w:t>0.</w:t>
            </w:r>
            <w:r w:rsidR="00773128">
              <w:rPr>
                <w:rFonts w:ascii="Times New Roman" w:hAnsi="Times New Roman" w:cs="Times New Roman"/>
              </w:rPr>
              <w:t>54</w:t>
            </w:r>
          </w:p>
        </w:tc>
      </w:tr>
      <w:tr w:rsidR="004E5CEB" w14:paraId="5F05A577" w14:textId="77777777" w:rsidTr="005B0F18">
        <w:tc>
          <w:tcPr>
            <w:tcW w:w="2536" w:type="dxa"/>
          </w:tcPr>
          <w:p w14:paraId="48B40C6B" w14:textId="77777777" w:rsidR="004E5CEB" w:rsidRDefault="004E5CEB" w:rsidP="005B0F18">
            <w:pPr>
              <w:spacing w:line="360" w:lineRule="auto"/>
              <w:rPr>
                <w:rFonts w:ascii="Times New Roman" w:hAnsi="Times New Roman" w:cs="Times New Roman"/>
              </w:rPr>
            </w:pPr>
            <w:r>
              <w:rPr>
                <w:rFonts w:ascii="Times New Roman" w:hAnsi="Times New Roman" w:cs="Times New Roman"/>
              </w:rPr>
              <w:t>pp_groupCoral</w:t>
            </w:r>
          </w:p>
        </w:tc>
        <w:tc>
          <w:tcPr>
            <w:tcW w:w="1157" w:type="dxa"/>
          </w:tcPr>
          <w:p w14:paraId="3E4D4109" w14:textId="3497FB38" w:rsidR="004E5CEB" w:rsidRDefault="004E5CEB" w:rsidP="005B0F18">
            <w:pPr>
              <w:spacing w:line="360" w:lineRule="auto"/>
              <w:jc w:val="center"/>
              <w:rPr>
                <w:rFonts w:ascii="Times New Roman" w:hAnsi="Times New Roman" w:cs="Times New Roman"/>
              </w:rPr>
            </w:pPr>
            <w:r w:rsidRPr="007540E9">
              <w:rPr>
                <w:rFonts w:ascii="Times New Roman" w:hAnsi="Times New Roman" w:cs="Times New Roman"/>
              </w:rPr>
              <w:t>-</w:t>
            </w:r>
            <w:r>
              <w:t xml:space="preserve"> </w:t>
            </w:r>
            <w:r w:rsidRPr="00F212DC">
              <w:rPr>
                <w:rFonts w:ascii="Times New Roman" w:hAnsi="Times New Roman" w:cs="Times New Roman"/>
              </w:rPr>
              <w:t>0.</w:t>
            </w:r>
            <w:r w:rsidR="00D7346A">
              <w:rPr>
                <w:rFonts w:ascii="Times New Roman" w:hAnsi="Times New Roman" w:cs="Times New Roman"/>
              </w:rPr>
              <w:t>079</w:t>
            </w:r>
          </w:p>
        </w:tc>
        <w:tc>
          <w:tcPr>
            <w:tcW w:w="1150" w:type="dxa"/>
          </w:tcPr>
          <w:p w14:paraId="34C4B9C8" w14:textId="1A49F00E" w:rsidR="004E5CEB" w:rsidRDefault="004E5CEB" w:rsidP="005B0F18">
            <w:pPr>
              <w:spacing w:line="360" w:lineRule="auto"/>
              <w:jc w:val="center"/>
              <w:rPr>
                <w:rFonts w:ascii="Times New Roman" w:hAnsi="Times New Roman" w:cs="Times New Roman"/>
              </w:rPr>
            </w:pPr>
            <w:r w:rsidRPr="00F212DC">
              <w:rPr>
                <w:rFonts w:ascii="Times New Roman" w:hAnsi="Times New Roman" w:cs="Times New Roman"/>
              </w:rPr>
              <w:t>0.</w:t>
            </w:r>
            <w:r w:rsidR="00D7346A">
              <w:rPr>
                <w:rFonts w:ascii="Times New Roman" w:hAnsi="Times New Roman" w:cs="Times New Roman"/>
              </w:rPr>
              <w:t>21</w:t>
            </w:r>
          </w:p>
        </w:tc>
        <w:tc>
          <w:tcPr>
            <w:tcW w:w="1150" w:type="dxa"/>
          </w:tcPr>
          <w:p w14:paraId="7A17FA61" w14:textId="203027D6" w:rsidR="004E5CEB" w:rsidRDefault="004E5CEB" w:rsidP="005B0F18">
            <w:pPr>
              <w:spacing w:line="360" w:lineRule="auto"/>
              <w:jc w:val="center"/>
              <w:rPr>
                <w:rFonts w:ascii="Times New Roman" w:hAnsi="Times New Roman" w:cs="Times New Roman"/>
              </w:rPr>
            </w:pPr>
            <w:r w:rsidRPr="00F212DC">
              <w:rPr>
                <w:rFonts w:ascii="Times New Roman" w:hAnsi="Times New Roman" w:cs="Times New Roman"/>
              </w:rPr>
              <w:t>-0.</w:t>
            </w:r>
            <w:r w:rsidR="00D7346A">
              <w:rPr>
                <w:rFonts w:ascii="Times New Roman" w:hAnsi="Times New Roman" w:cs="Times New Roman"/>
              </w:rPr>
              <w:t>39</w:t>
            </w:r>
          </w:p>
        </w:tc>
        <w:tc>
          <w:tcPr>
            <w:tcW w:w="1108" w:type="dxa"/>
          </w:tcPr>
          <w:p w14:paraId="04ED5B72" w14:textId="77777777" w:rsidR="004E5CEB" w:rsidRDefault="004E5CEB" w:rsidP="005B0F18">
            <w:pPr>
              <w:spacing w:line="360" w:lineRule="auto"/>
              <w:jc w:val="center"/>
              <w:rPr>
                <w:rFonts w:ascii="Times New Roman" w:hAnsi="Times New Roman" w:cs="Times New Roman"/>
              </w:rPr>
            </w:pPr>
            <w:r w:rsidRPr="007B4CFE">
              <w:rPr>
                <w:rFonts w:ascii="Times New Roman" w:hAnsi="Times New Roman" w:cs="Times New Roman"/>
              </w:rPr>
              <w:t>1</w:t>
            </w:r>
            <w:r>
              <w:rPr>
                <w:rFonts w:ascii="Times New Roman" w:hAnsi="Times New Roman" w:cs="Times New Roman"/>
              </w:rPr>
              <w:t>71</w:t>
            </w:r>
          </w:p>
        </w:tc>
        <w:tc>
          <w:tcPr>
            <w:tcW w:w="1141" w:type="dxa"/>
          </w:tcPr>
          <w:p w14:paraId="20D9CFCD" w14:textId="379AE95B" w:rsidR="004E5CEB" w:rsidRDefault="004E5CEB" w:rsidP="005B0F18">
            <w:pPr>
              <w:spacing w:line="360" w:lineRule="auto"/>
              <w:jc w:val="center"/>
              <w:rPr>
                <w:rFonts w:ascii="Times New Roman" w:hAnsi="Times New Roman" w:cs="Times New Roman"/>
              </w:rPr>
            </w:pPr>
            <w:r w:rsidRPr="00F212DC">
              <w:rPr>
                <w:rFonts w:ascii="Times New Roman" w:hAnsi="Times New Roman" w:cs="Times New Roman"/>
              </w:rPr>
              <w:t>0.</w:t>
            </w:r>
            <w:r w:rsidR="00773128">
              <w:rPr>
                <w:rFonts w:ascii="Times New Roman" w:hAnsi="Times New Roman" w:cs="Times New Roman"/>
              </w:rPr>
              <w:t>70</w:t>
            </w:r>
          </w:p>
        </w:tc>
      </w:tr>
      <w:tr w:rsidR="004E5CEB" w14:paraId="4846F8A6" w14:textId="77777777" w:rsidTr="005B0F18">
        <w:tc>
          <w:tcPr>
            <w:tcW w:w="2536" w:type="dxa"/>
          </w:tcPr>
          <w:p w14:paraId="76A9B6B2" w14:textId="77777777" w:rsidR="004E5CEB" w:rsidRDefault="004E5CEB" w:rsidP="005B0F18">
            <w:pPr>
              <w:spacing w:line="360" w:lineRule="auto"/>
              <w:rPr>
                <w:rFonts w:ascii="Times New Roman" w:hAnsi="Times New Roman" w:cs="Times New Roman"/>
              </w:rPr>
            </w:pPr>
            <w:r>
              <w:rPr>
                <w:rFonts w:ascii="Times New Roman" w:hAnsi="Times New Roman" w:cs="Times New Roman"/>
              </w:rPr>
              <w:t>pp_</w:t>
            </w:r>
            <w:r w:rsidRPr="00955049">
              <w:rPr>
                <w:rFonts w:ascii="Times New Roman" w:hAnsi="Times New Roman" w:cs="Times New Roman"/>
              </w:rPr>
              <w:t xml:space="preserve">groupPhytoplankton </w:t>
            </w:r>
          </w:p>
        </w:tc>
        <w:tc>
          <w:tcPr>
            <w:tcW w:w="1157" w:type="dxa"/>
          </w:tcPr>
          <w:p w14:paraId="67D2BD27" w14:textId="5D439A03" w:rsidR="004E5CEB" w:rsidRDefault="004E5CEB" w:rsidP="005B0F18">
            <w:pPr>
              <w:spacing w:line="360" w:lineRule="auto"/>
              <w:jc w:val="center"/>
              <w:rPr>
                <w:rFonts w:ascii="Times New Roman" w:hAnsi="Times New Roman" w:cs="Times New Roman"/>
              </w:rPr>
            </w:pPr>
            <w:r w:rsidRPr="007540E9">
              <w:rPr>
                <w:rFonts w:ascii="Times New Roman" w:hAnsi="Times New Roman" w:cs="Times New Roman"/>
              </w:rPr>
              <w:t>-</w:t>
            </w:r>
            <w:r>
              <w:t xml:space="preserve"> </w:t>
            </w:r>
            <w:r w:rsidRPr="00F212DC">
              <w:rPr>
                <w:rFonts w:ascii="Times New Roman" w:hAnsi="Times New Roman" w:cs="Times New Roman"/>
              </w:rPr>
              <w:t>0.36</w:t>
            </w:r>
          </w:p>
        </w:tc>
        <w:tc>
          <w:tcPr>
            <w:tcW w:w="1150" w:type="dxa"/>
          </w:tcPr>
          <w:p w14:paraId="1AAF6FFD" w14:textId="2AA564D9" w:rsidR="004E5CEB" w:rsidRDefault="004E5CEB" w:rsidP="005B0F18">
            <w:pPr>
              <w:spacing w:line="360" w:lineRule="auto"/>
              <w:jc w:val="center"/>
              <w:rPr>
                <w:rFonts w:ascii="Times New Roman" w:hAnsi="Times New Roman" w:cs="Times New Roman"/>
              </w:rPr>
            </w:pPr>
            <w:r w:rsidRPr="007540E9">
              <w:rPr>
                <w:rFonts w:ascii="Times New Roman" w:hAnsi="Times New Roman" w:cs="Times New Roman"/>
              </w:rPr>
              <w:t>0.2</w:t>
            </w:r>
            <w:r w:rsidR="00D7346A">
              <w:rPr>
                <w:rFonts w:ascii="Times New Roman" w:hAnsi="Times New Roman" w:cs="Times New Roman"/>
              </w:rPr>
              <w:t>3</w:t>
            </w:r>
          </w:p>
        </w:tc>
        <w:tc>
          <w:tcPr>
            <w:tcW w:w="1150" w:type="dxa"/>
          </w:tcPr>
          <w:p w14:paraId="57680930" w14:textId="408C0CEE" w:rsidR="004E5CEB" w:rsidRDefault="004E5CEB" w:rsidP="005B0F18">
            <w:pPr>
              <w:spacing w:line="360" w:lineRule="auto"/>
              <w:jc w:val="center"/>
              <w:rPr>
                <w:rFonts w:ascii="Times New Roman" w:hAnsi="Times New Roman" w:cs="Times New Roman"/>
              </w:rPr>
            </w:pPr>
            <w:r w:rsidRPr="007540E9">
              <w:rPr>
                <w:rFonts w:ascii="Times New Roman" w:hAnsi="Times New Roman" w:cs="Times New Roman"/>
              </w:rPr>
              <w:t>-</w:t>
            </w:r>
            <w:r w:rsidRPr="00F212DC">
              <w:rPr>
                <w:rFonts w:ascii="Times New Roman" w:hAnsi="Times New Roman" w:cs="Times New Roman"/>
              </w:rPr>
              <w:t>1.</w:t>
            </w:r>
            <w:r w:rsidR="00D7346A">
              <w:rPr>
                <w:rFonts w:ascii="Times New Roman" w:hAnsi="Times New Roman" w:cs="Times New Roman"/>
              </w:rPr>
              <w:t>56</w:t>
            </w:r>
          </w:p>
        </w:tc>
        <w:tc>
          <w:tcPr>
            <w:tcW w:w="1108" w:type="dxa"/>
          </w:tcPr>
          <w:p w14:paraId="4D354CD4" w14:textId="77777777" w:rsidR="004E5CEB" w:rsidRDefault="004E5CEB" w:rsidP="005B0F18">
            <w:pPr>
              <w:spacing w:line="360" w:lineRule="auto"/>
              <w:jc w:val="center"/>
              <w:rPr>
                <w:rFonts w:ascii="Times New Roman" w:hAnsi="Times New Roman" w:cs="Times New Roman"/>
              </w:rPr>
            </w:pPr>
            <w:r w:rsidRPr="007B4CFE">
              <w:rPr>
                <w:rFonts w:ascii="Times New Roman" w:hAnsi="Times New Roman" w:cs="Times New Roman"/>
              </w:rPr>
              <w:t>1</w:t>
            </w:r>
            <w:r>
              <w:rPr>
                <w:rFonts w:ascii="Times New Roman" w:hAnsi="Times New Roman" w:cs="Times New Roman"/>
              </w:rPr>
              <w:t>71</w:t>
            </w:r>
          </w:p>
        </w:tc>
        <w:tc>
          <w:tcPr>
            <w:tcW w:w="1141" w:type="dxa"/>
          </w:tcPr>
          <w:p w14:paraId="10D14B6B" w14:textId="65E580DF" w:rsidR="004E5CEB" w:rsidRDefault="004E5CEB" w:rsidP="005B0F18">
            <w:pPr>
              <w:spacing w:line="360" w:lineRule="auto"/>
              <w:jc w:val="center"/>
              <w:rPr>
                <w:rFonts w:ascii="Times New Roman" w:hAnsi="Times New Roman" w:cs="Times New Roman"/>
              </w:rPr>
            </w:pPr>
            <w:r w:rsidRPr="00F212DC">
              <w:rPr>
                <w:rFonts w:ascii="Times New Roman" w:hAnsi="Times New Roman" w:cs="Times New Roman"/>
              </w:rPr>
              <w:t>0.1</w:t>
            </w:r>
            <w:r w:rsidR="00773128">
              <w:rPr>
                <w:rFonts w:ascii="Times New Roman" w:hAnsi="Times New Roman" w:cs="Times New Roman"/>
              </w:rPr>
              <w:t>2</w:t>
            </w:r>
          </w:p>
        </w:tc>
      </w:tr>
      <w:tr w:rsidR="004E5CEB" w14:paraId="0E9EF17A" w14:textId="77777777" w:rsidTr="005B0F18">
        <w:tc>
          <w:tcPr>
            <w:tcW w:w="2536" w:type="dxa"/>
          </w:tcPr>
          <w:p w14:paraId="65BDDBA8" w14:textId="77777777" w:rsidR="004E5CEB" w:rsidRPr="00955049" w:rsidRDefault="004E5CEB" w:rsidP="005B0F18">
            <w:pPr>
              <w:spacing w:line="360" w:lineRule="auto"/>
              <w:rPr>
                <w:rFonts w:ascii="Times New Roman" w:hAnsi="Times New Roman" w:cs="Times New Roman"/>
              </w:rPr>
            </w:pPr>
            <w:r>
              <w:rPr>
                <w:rFonts w:ascii="Times New Roman" w:hAnsi="Times New Roman" w:cs="Times New Roman"/>
              </w:rPr>
              <w:t>pp_</w:t>
            </w:r>
            <w:r w:rsidRPr="00955049">
              <w:rPr>
                <w:rFonts w:ascii="Times New Roman" w:hAnsi="Times New Roman" w:cs="Times New Roman"/>
              </w:rPr>
              <w:t>groupPlants</w:t>
            </w:r>
          </w:p>
        </w:tc>
        <w:tc>
          <w:tcPr>
            <w:tcW w:w="1157" w:type="dxa"/>
          </w:tcPr>
          <w:p w14:paraId="3FA0B6B0" w14:textId="7423BED3" w:rsidR="004E5CEB" w:rsidRDefault="004E5CEB" w:rsidP="005B0F18">
            <w:pPr>
              <w:spacing w:line="360" w:lineRule="auto"/>
              <w:jc w:val="center"/>
              <w:rPr>
                <w:rFonts w:ascii="Times New Roman" w:hAnsi="Times New Roman" w:cs="Times New Roman"/>
              </w:rPr>
            </w:pPr>
            <w:r w:rsidRPr="00F212DC">
              <w:rPr>
                <w:rFonts w:ascii="Times New Roman" w:hAnsi="Times New Roman" w:cs="Times New Roman"/>
              </w:rPr>
              <w:t>-0.34</w:t>
            </w:r>
          </w:p>
        </w:tc>
        <w:tc>
          <w:tcPr>
            <w:tcW w:w="1150" w:type="dxa"/>
          </w:tcPr>
          <w:p w14:paraId="138D650B" w14:textId="6895EA0B" w:rsidR="004E5CEB" w:rsidRDefault="004E5CEB" w:rsidP="005B0F18">
            <w:pPr>
              <w:spacing w:line="360" w:lineRule="auto"/>
              <w:jc w:val="center"/>
              <w:rPr>
                <w:rFonts w:ascii="Times New Roman" w:hAnsi="Times New Roman" w:cs="Times New Roman"/>
              </w:rPr>
            </w:pPr>
            <w:r w:rsidRPr="007540E9">
              <w:rPr>
                <w:rFonts w:ascii="Times New Roman" w:hAnsi="Times New Roman" w:cs="Times New Roman"/>
              </w:rPr>
              <w:t>0.19</w:t>
            </w:r>
          </w:p>
        </w:tc>
        <w:tc>
          <w:tcPr>
            <w:tcW w:w="1150" w:type="dxa"/>
          </w:tcPr>
          <w:p w14:paraId="326A0813" w14:textId="58E162F5" w:rsidR="004E5CEB" w:rsidRDefault="004E5CEB" w:rsidP="005B0F18">
            <w:pPr>
              <w:spacing w:line="360" w:lineRule="auto"/>
              <w:jc w:val="center"/>
              <w:rPr>
                <w:rFonts w:ascii="Times New Roman" w:hAnsi="Times New Roman" w:cs="Times New Roman"/>
              </w:rPr>
            </w:pPr>
            <w:r w:rsidRPr="007540E9">
              <w:rPr>
                <w:rFonts w:ascii="Times New Roman" w:hAnsi="Times New Roman" w:cs="Times New Roman"/>
              </w:rPr>
              <w:t>-</w:t>
            </w:r>
            <w:r w:rsidRPr="00F212DC">
              <w:rPr>
                <w:rFonts w:ascii="Times New Roman" w:hAnsi="Times New Roman" w:cs="Times New Roman"/>
              </w:rPr>
              <w:t>1.</w:t>
            </w:r>
            <w:r w:rsidR="00D7346A">
              <w:rPr>
                <w:rFonts w:ascii="Times New Roman" w:hAnsi="Times New Roman" w:cs="Times New Roman"/>
              </w:rPr>
              <w:t>75</w:t>
            </w:r>
          </w:p>
        </w:tc>
        <w:tc>
          <w:tcPr>
            <w:tcW w:w="1108" w:type="dxa"/>
          </w:tcPr>
          <w:p w14:paraId="28C499C5" w14:textId="77777777" w:rsidR="004E5CEB" w:rsidRDefault="004E5CEB" w:rsidP="005B0F18">
            <w:pPr>
              <w:spacing w:line="360" w:lineRule="auto"/>
              <w:jc w:val="center"/>
              <w:rPr>
                <w:rFonts w:ascii="Times New Roman" w:hAnsi="Times New Roman" w:cs="Times New Roman"/>
              </w:rPr>
            </w:pPr>
            <w:r w:rsidRPr="007B4CFE">
              <w:rPr>
                <w:rFonts w:ascii="Times New Roman" w:hAnsi="Times New Roman" w:cs="Times New Roman"/>
              </w:rPr>
              <w:t>1</w:t>
            </w:r>
            <w:r>
              <w:rPr>
                <w:rFonts w:ascii="Times New Roman" w:hAnsi="Times New Roman" w:cs="Times New Roman"/>
              </w:rPr>
              <w:t>71</w:t>
            </w:r>
          </w:p>
        </w:tc>
        <w:tc>
          <w:tcPr>
            <w:tcW w:w="1141" w:type="dxa"/>
          </w:tcPr>
          <w:p w14:paraId="194BDE61" w14:textId="06BE2061" w:rsidR="004E5CEB" w:rsidRDefault="004E5CEB" w:rsidP="005B0F18">
            <w:pPr>
              <w:spacing w:line="360" w:lineRule="auto"/>
              <w:jc w:val="center"/>
              <w:rPr>
                <w:rFonts w:ascii="Times New Roman" w:hAnsi="Times New Roman" w:cs="Times New Roman"/>
              </w:rPr>
            </w:pPr>
            <w:r w:rsidRPr="00F212DC">
              <w:rPr>
                <w:rFonts w:ascii="Times New Roman" w:hAnsi="Times New Roman" w:cs="Times New Roman"/>
              </w:rPr>
              <w:t>0.0</w:t>
            </w:r>
            <w:r w:rsidR="00773128">
              <w:rPr>
                <w:rFonts w:ascii="Times New Roman" w:hAnsi="Times New Roman" w:cs="Times New Roman"/>
              </w:rPr>
              <w:t>82</w:t>
            </w:r>
          </w:p>
        </w:tc>
      </w:tr>
    </w:tbl>
    <w:p w14:paraId="0FF9B4F5" w14:textId="77777777" w:rsidR="004E5CEB" w:rsidRDefault="004E5CEB" w:rsidP="00457F19">
      <w:pPr>
        <w:spacing w:line="360" w:lineRule="auto"/>
        <w:rPr>
          <w:rFonts w:ascii="Times New Roman" w:hAnsi="Times New Roman" w:cs="Times New Roman"/>
        </w:rPr>
      </w:pPr>
    </w:p>
    <w:p w14:paraId="1AD65D8B" w14:textId="49960174" w:rsidR="003A397E" w:rsidRPr="0084329B" w:rsidRDefault="00082172" w:rsidP="00B168CE">
      <w:pPr>
        <w:spacing w:line="360" w:lineRule="auto"/>
        <w:rPr>
          <w:rFonts w:ascii="Times New Roman" w:hAnsi="Times New Roman" w:cs="Times New Roman"/>
          <w:iCs/>
          <w:rPrChange w:id="388" w:author="Isabelle Cote" w:date="2023-04-24T14:45:00Z">
            <w:rPr>
              <w:rFonts w:ascii="Times New Roman" w:hAnsi="Times New Roman" w:cs="Times New Roman"/>
              <w:i/>
            </w:rPr>
          </w:rPrChange>
        </w:rPr>
      </w:pPr>
      <w:r w:rsidRPr="0084329B">
        <w:rPr>
          <w:rFonts w:ascii="Times New Roman" w:hAnsi="Times New Roman" w:cs="Times New Roman"/>
          <w:iCs/>
          <w:rPrChange w:id="389" w:author="Isabelle Cote" w:date="2023-04-24T14:45:00Z">
            <w:rPr>
              <w:rFonts w:ascii="Times New Roman" w:hAnsi="Times New Roman" w:cs="Times New Roman"/>
              <w:i/>
            </w:rPr>
          </w:rPrChange>
        </w:rPr>
        <w:t>Latitude and temperature</w:t>
      </w:r>
      <w:r w:rsidR="003A397E" w:rsidRPr="0084329B">
        <w:rPr>
          <w:rFonts w:ascii="Times New Roman" w:hAnsi="Times New Roman" w:cs="Times New Roman"/>
          <w:iCs/>
          <w:rPrChange w:id="390" w:author="Isabelle Cote" w:date="2023-04-24T14:45:00Z">
            <w:rPr>
              <w:rFonts w:ascii="Times New Roman" w:hAnsi="Times New Roman" w:cs="Times New Roman"/>
              <w:i/>
            </w:rPr>
          </w:rPrChange>
        </w:rPr>
        <w:t xml:space="preserve"> models</w:t>
      </w:r>
    </w:p>
    <w:p w14:paraId="5FFBC707" w14:textId="7A417D3E" w:rsidR="000C04AF" w:rsidRDefault="00BA7305" w:rsidP="0084329B">
      <w:pPr>
        <w:spacing w:line="360" w:lineRule="auto"/>
        <w:rPr>
          <w:rFonts w:ascii="Times New Roman" w:hAnsi="Times New Roman" w:cs="Times New Roman"/>
        </w:rPr>
        <w:pPrChange w:id="391" w:author="Isabelle Cote" w:date="2023-04-24T14:45:00Z">
          <w:pPr>
            <w:spacing w:line="360" w:lineRule="auto"/>
            <w:ind w:firstLine="720"/>
          </w:pPr>
        </w:pPrChange>
      </w:pPr>
      <w:r>
        <w:rPr>
          <w:rFonts w:ascii="Times New Roman" w:hAnsi="Times New Roman" w:cs="Times New Roman"/>
        </w:rPr>
        <w:t xml:space="preserve">We also found an overall positive effect of nutrient provisioning </w:t>
      </w:r>
      <w:ins w:id="392" w:author="Isabelle Cote" w:date="2023-04-24T14:47:00Z">
        <w:r w:rsidR="0084329B">
          <w:rPr>
            <w:rFonts w:ascii="Times New Roman" w:hAnsi="Times New Roman" w:cs="Times New Roman"/>
          </w:rPr>
          <w:t xml:space="preserve">by animals </w:t>
        </w:r>
      </w:ins>
      <w:r>
        <w:rPr>
          <w:rFonts w:ascii="Times New Roman" w:hAnsi="Times New Roman" w:cs="Times New Roman"/>
        </w:rPr>
        <w:t xml:space="preserve">in the model </w:t>
      </w:r>
      <w:ins w:id="393" w:author="Isabelle Cote" w:date="2023-04-24T14:45:00Z">
        <w:r w:rsidR="0084329B">
          <w:rPr>
            <w:rFonts w:ascii="Times New Roman" w:hAnsi="Times New Roman" w:cs="Times New Roman"/>
          </w:rPr>
          <w:t xml:space="preserve">that </w:t>
        </w:r>
      </w:ins>
      <w:del w:id="394" w:author="Isabelle Cote" w:date="2023-04-24T14:45:00Z">
        <w:r w:rsidDel="0084329B">
          <w:rPr>
            <w:rFonts w:ascii="Times New Roman" w:hAnsi="Times New Roman" w:cs="Times New Roman"/>
          </w:rPr>
          <w:delText xml:space="preserve">including </w:delText>
        </w:r>
      </w:del>
      <w:ins w:id="395" w:author="Isabelle Cote" w:date="2023-04-24T14:45:00Z">
        <w:r w:rsidR="0084329B">
          <w:rPr>
            <w:rFonts w:ascii="Times New Roman" w:hAnsi="Times New Roman" w:cs="Times New Roman"/>
          </w:rPr>
          <w:t>includ</w:t>
        </w:r>
        <w:r w:rsidR="0084329B">
          <w:rPr>
            <w:rFonts w:ascii="Times New Roman" w:hAnsi="Times New Roman" w:cs="Times New Roman"/>
          </w:rPr>
          <w:t>ed</w:t>
        </w:r>
        <w:r w:rsidR="0084329B">
          <w:rPr>
            <w:rFonts w:ascii="Times New Roman" w:hAnsi="Times New Roman" w:cs="Times New Roman"/>
          </w:rPr>
          <w:t xml:space="preserve"> </w:t>
        </w:r>
      </w:ins>
      <w:r>
        <w:rPr>
          <w:rFonts w:ascii="Times New Roman" w:hAnsi="Times New Roman" w:cs="Times New Roman"/>
        </w:rPr>
        <w:t>absolute latitude (</w:t>
      </w:r>
      <w:r w:rsidRPr="00BA7305">
        <w:rPr>
          <w:rFonts w:ascii="Times New Roman" w:hAnsi="Times New Roman" w:cs="Times New Roman"/>
        </w:rPr>
        <w:t>0.5</w:t>
      </w:r>
      <w:r w:rsidR="00FA2DCA">
        <w:rPr>
          <w:rFonts w:ascii="Times New Roman" w:hAnsi="Times New Roman" w:cs="Times New Roman"/>
        </w:rPr>
        <w:t>1</w:t>
      </w:r>
      <w:r>
        <w:rPr>
          <w:rFonts w:ascii="Times New Roman" w:hAnsi="Times New Roman" w:cs="Times New Roman"/>
        </w:rPr>
        <w:t xml:space="preserve"> </w:t>
      </w:r>
      <w:r w:rsidRPr="00D504C4">
        <w:rPr>
          <w:rFonts w:ascii="Times New Roman" w:hAnsi="Times New Roman" w:cs="Times New Roman"/>
          <w:lang w:val="en-CA"/>
        </w:rPr>
        <w:t>±</w:t>
      </w:r>
      <w:r>
        <w:rPr>
          <w:rFonts w:ascii="Times New Roman" w:hAnsi="Times New Roman" w:cs="Times New Roman"/>
          <w:lang w:val="en-CA"/>
        </w:rPr>
        <w:t xml:space="preserve"> </w:t>
      </w:r>
      <w:r w:rsidRPr="00BA7305">
        <w:rPr>
          <w:rFonts w:ascii="Times New Roman" w:hAnsi="Times New Roman" w:cs="Times New Roman"/>
          <w:lang w:val="en-CA"/>
        </w:rPr>
        <w:t>0.16</w:t>
      </w:r>
      <w:r>
        <w:rPr>
          <w:rFonts w:ascii="Times New Roman" w:hAnsi="Times New Roman" w:cs="Times New Roman"/>
          <w:lang w:val="en-CA"/>
        </w:rPr>
        <w:t xml:space="preserve">, p = </w:t>
      </w:r>
      <w:r w:rsidRPr="00BA7305">
        <w:rPr>
          <w:rFonts w:ascii="Times New Roman" w:hAnsi="Times New Roman" w:cs="Times New Roman"/>
          <w:lang w:val="en-CA"/>
        </w:rPr>
        <w:t>0.00</w:t>
      </w:r>
      <w:r w:rsidR="00FA2DCA">
        <w:rPr>
          <w:rFonts w:ascii="Times New Roman" w:hAnsi="Times New Roman" w:cs="Times New Roman"/>
          <w:lang w:val="en-CA"/>
        </w:rPr>
        <w:t>1</w:t>
      </w:r>
      <w:r w:rsidR="00504E41">
        <w:rPr>
          <w:rFonts w:ascii="Times New Roman" w:hAnsi="Times New Roman" w:cs="Times New Roman"/>
          <w:lang w:val="en-CA"/>
        </w:rPr>
        <w:t>5</w:t>
      </w:r>
      <w:r>
        <w:rPr>
          <w:rFonts w:ascii="Times New Roman" w:hAnsi="Times New Roman" w:cs="Times New Roman"/>
          <w:lang w:val="en-CA"/>
        </w:rPr>
        <w:t>)</w:t>
      </w:r>
      <w:r w:rsidR="001D5196">
        <w:rPr>
          <w:rFonts w:ascii="Times New Roman" w:hAnsi="Times New Roman" w:cs="Times New Roman"/>
          <w:lang w:val="en-CA"/>
        </w:rPr>
        <w:t>. H</w:t>
      </w:r>
      <w:r w:rsidR="00B168CE">
        <w:rPr>
          <w:rFonts w:ascii="Times New Roman" w:hAnsi="Times New Roman" w:cs="Times New Roman"/>
          <w:lang w:val="en-CA"/>
        </w:rPr>
        <w:t>owever</w:t>
      </w:r>
      <w:r w:rsidR="001D5196">
        <w:rPr>
          <w:rFonts w:ascii="Times New Roman" w:hAnsi="Times New Roman" w:cs="Times New Roman"/>
          <w:lang w:val="en-CA"/>
        </w:rPr>
        <w:t>,</w:t>
      </w:r>
      <w:r w:rsidR="00B168CE">
        <w:rPr>
          <w:rFonts w:ascii="Times New Roman" w:hAnsi="Times New Roman" w:cs="Times New Roman"/>
          <w:lang w:val="en-CA"/>
        </w:rPr>
        <w:t xml:space="preserve"> </w:t>
      </w:r>
      <w:r w:rsidR="00B168CE">
        <w:rPr>
          <w:rFonts w:ascii="Times New Roman" w:hAnsi="Times New Roman" w:cs="Times New Roman"/>
        </w:rPr>
        <w:t xml:space="preserve">there was no evidence that the effect of nutrient provisioning varies </w:t>
      </w:r>
      <w:r w:rsidR="001D5196">
        <w:rPr>
          <w:rFonts w:ascii="Times New Roman" w:hAnsi="Times New Roman" w:cs="Times New Roman"/>
        </w:rPr>
        <w:t xml:space="preserve">with </w:t>
      </w:r>
      <w:r w:rsidR="00B168CE">
        <w:rPr>
          <w:rFonts w:ascii="Times New Roman" w:hAnsi="Times New Roman" w:cs="Times New Roman"/>
        </w:rPr>
        <w:t>absolute latitude (</w:t>
      </w:r>
      <w:r w:rsidR="00FA2DCA">
        <w:rPr>
          <w:rFonts w:ascii="Times New Roman" w:hAnsi="Times New Roman" w:cs="Times New Roman"/>
        </w:rPr>
        <w:t>-</w:t>
      </w:r>
      <w:r w:rsidR="00B168CE" w:rsidRPr="00B168CE">
        <w:rPr>
          <w:rFonts w:ascii="Times New Roman" w:hAnsi="Times New Roman" w:cs="Times New Roman"/>
        </w:rPr>
        <w:t>0.0</w:t>
      </w:r>
      <w:r w:rsidR="00504E41">
        <w:rPr>
          <w:rFonts w:ascii="Times New Roman" w:hAnsi="Times New Roman" w:cs="Times New Roman"/>
        </w:rPr>
        <w:t>1</w:t>
      </w:r>
      <w:r w:rsidR="00B168CE" w:rsidRPr="00B168CE">
        <w:rPr>
          <w:rFonts w:ascii="Times New Roman" w:hAnsi="Times New Roman" w:cs="Times New Roman"/>
        </w:rPr>
        <w:t xml:space="preserve"> </w:t>
      </w:r>
      <w:r w:rsidR="00B168CE">
        <w:rPr>
          <w:rFonts w:ascii="Times New Roman" w:hAnsi="Times New Roman" w:cs="Times New Roman"/>
        </w:rPr>
        <w:t xml:space="preserve">± </w:t>
      </w:r>
      <w:r w:rsidR="00B168CE" w:rsidRPr="00B168CE">
        <w:rPr>
          <w:rFonts w:ascii="Times New Roman" w:hAnsi="Times New Roman" w:cs="Times New Roman"/>
        </w:rPr>
        <w:t>0.</w:t>
      </w:r>
      <w:r w:rsidR="001D5196" w:rsidRPr="00B168CE">
        <w:rPr>
          <w:rFonts w:ascii="Times New Roman" w:hAnsi="Times New Roman" w:cs="Times New Roman"/>
        </w:rPr>
        <w:t>0</w:t>
      </w:r>
      <w:r w:rsidR="001D5196">
        <w:rPr>
          <w:rFonts w:ascii="Times New Roman" w:hAnsi="Times New Roman" w:cs="Times New Roman"/>
        </w:rPr>
        <w:t>8</w:t>
      </w:r>
      <w:r w:rsidR="00B168CE">
        <w:rPr>
          <w:rFonts w:ascii="Times New Roman" w:hAnsi="Times New Roman" w:cs="Times New Roman"/>
        </w:rPr>
        <w:t xml:space="preserve">, p = </w:t>
      </w:r>
      <w:r w:rsidR="00B168CE" w:rsidRPr="00B168CE">
        <w:rPr>
          <w:rFonts w:ascii="Times New Roman" w:hAnsi="Times New Roman" w:cs="Times New Roman"/>
        </w:rPr>
        <w:t>0.</w:t>
      </w:r>
      <w:r w:rsidR="000674DD">
        <w:rPr>
          <w:rFonts w:ascii="Times New Roman" w:hAnsi="Times New Roman" w:cs="Times New Roman"/>
        </w:rPr>
        <w:t>77</w:t>
      </w:r>
      <w:r w:rsidR="00F944A1">
        <w:rPr>
          <w:rFonts w:ascii="Times New Roman" w:hAnsi="Times New Roman" w:cs="Times New Roman"/>
        </w:rPr>
        <w:t>;</w:t>
      </w:r>
      <w:r w:rsidR="00731DAD">
        <w:rPr>
          <w:rFonts w:ascii="Times New Roman" w:hAnsi="Times New Roman" w:cs="Times New Roman"/>
        </w:rPr>
        <w:t xml:space="preserve"> </w:t>
      </w:r>
      <w:r w:rsidR="00731DAD" w:rsidRPr="00731DAD">
        <w:rPr>
          <w:rFonts w:ascii="Times New Roman" w:hAnsi="Times New Roman" w:cs="Times New Roman"/>
          <w:highlight w:val="yellow"/>
        </w:rPr>
        <w:t xml:space="preserve">Fig. </w:t>
      </w:r>
      <w:r w:rsidR="00D00FFC">
        <w:rPr>
          <w:rFonts w:ascii="Times New Roman" w:hAnsi="Times New Roman" w:cs="Times New Roman"/>
          <w:highlight w:val="yellow"/>
        </w:rPr>
        <w:t>S</w:t>
      </w:r>
      <w:r w:rsidR="004E5CEB">
        <w:rPr>
          <w:rFonts w:ascii="Times New Roman" w:hAnsi="Times New Roman" w:cs="Times New Roman"/>
          <w:highlight w:val="yellow"/>
        </w:rPr>
        <w:t>3</w:t>
      </w:r>
      <w:r w:rsidR="00A87CDD">
        <w:rPr>
          <w:rFonts w:ascii="Times New Roman" w:hAnsi="Times New Roman" w:cs="Times New Roman"/>
          <w:highlight w:val="yellow"/>
        </w:rPr>
        <w:t xml:space="preserve">, Table </w:t>
      </w:r>
      <w:r w:rsidR="005E4743">
        <w:rPr>
          <w:rFonts w:ascii="Times New Roman" w:hAnsi="Times New Roman" w:cs="Times New Roman"/>
          <w:highlight w:val="yellow"/>
        </w:rPr>
        <w:t>S</w:t>
      </w:r>
      <w:r w:rsidR="004E5CEB">
        <w:rPr>
          <w:rFonts w:ascii="Times New Roman" w:hAnsi="Times New Roman" w:cs="Times New Roman"/>
          <w:highlight w:val="yellow"/>
        </w:rPr>
        <w:t>7</w:t>
      </w:r>
      <w:r w:rsidR="00B168CE">
        <w:rPr>
          <w:rFonts w:ascii="Times New Roman" w:hAnsi="Times New Roman" w:cs="Times New Roman"/>
        </w:rPr>
        <w:t>)</w:t>
      </w:r>
      <w:r>
        <w:rPr>
          <w:rFonts w:ascii="Times New Roman" w:hAnsi="Times New Roman" w:cs="Times New Roman"/>
          <w:lang w:val="en-CA"/>
        </w:rPr>
        <w:t xml:space="preserve">. There was </w:t>
      </w:r>
      <w:r w:rsidR="00FA2DCA">
        <w:rPr>
          <w:rFonts w:ascii="Times New Roman" w:hAnsi="Times New Roman" w:cs="Times New Roman"/>
          <w:lang w:val="en-CA"/>
        </w:rPr>
        <w:t>no</w:t>
      </w:r>
      <w:r>
        <w:rPr>
          <w:rFonts w:ascii="Times New Roman" w:hAnsi="Times New Roman" w:cs="Times New Roman"/>
          <w:lang w:val="en-CA"/>
        </w:rPr>
        <w:t xml:space="preserve"> </w:t>
      </w:r>
      <w:r w:rsidR="008723FB">
        <w:rPr>
          <w:rFonts w:ascii="Times New Roman" w:hAnsi="Times New Roman" w:cs="Times New Roman"/>
          <w:lang w:val="en-CA"/>
        </w:rPr>
        <w:t xml:space="preserve">evidence of differences between </w:t>
      </w:r>
      <w:commentRangeStart w:id="396"/>
      <w:r w:rsidR="008723FB">
        <w:rPr>
          <w:rFonts w:ascii="Times New Roman" w:hAnsi="Times New Roman" w:cs="Times New Roman"/>
          <w:lang w:val="en-CA"/>
        </w:rPr>
        <w:t>subgroups</w:t>
      </w:r>
      <w:commentRangeEnd w:id="396"/>
      <w:r w:rsidR="008978F8">
        <w:rPr>
          <w:rStyle w:val="CommentReference"/>
        </w:rPr>
        <w:commentReference w:id="396"/>
      </w:r>
      <w:r w:rsidR="00FA2DCA">
        <w:rPr>
          <w:rFonts w:ascii="Times New Roman" w:hAnsi="Times New Roman" w:cs="Times New Roman"/>
          <w:lang w:val="en-CA"/>
        </w:rPr>
        <w:t xml:space="preserve"> </w:t>
      </w:r>
      <w:r w:rsidR="001D5196">
        <w:rPr>
          <w:rFonts w:ascii="Times New Roman" w:hAnsi="Times New Roman" w:cs="Times New Roman"/>
          <w:lang w:val="en-CA"/>
        </w:rPr>
        <w:t>(</w:t>
      </w:r>
      <w:r w:rsidRPr="00BA7305">
        <w:rPr>
          <w:rFonts w:ascii="Times New Roman" w:hAnsi="Times New Roman" w:cs="Times New Roman"/>
          <w:lang w:val="en-CA"/>
        </w:rPr>
        <w:t>F</w:t>
      </w:r>
      <w:r w:rsidRPr="00BA7305">
        <w:rPr>
          <w:rFonts w:ascii="Times New Roman" w:hAnsi="Times New Roman" w:cs="Times New Roman"/>
          <w:vertAlign w:val="subscript"/>
          <w:lang w:val="en-CA"/>
        </w:rPr>
        <w:t>8, 1</w:t>
      </w:r>
      <w:r w:rsidR="00FA2DCA">
        <w:rPr>
          <w:rFonts w:ascii="Times New Roman" w:hAnsi="Times New Roman" w:cs="Times New Roman"/>
          <w:vertAlign w:val="subscript"/>
          <w:lang w:val="en-CA"/>
        </w:rPr>
        <w:t>71</w:t>
      </w:r>
      <w:r w:rsidRPr="00BA7305">
        <w:rPr>
          <w:rFonts w:ascii="Times New Roman" w:hAnsi="Times New Roman" w:cs="Times New Roman"/>
          <w:lang w:val="en-CA"/>
        </w:rPr>
        <w:t xml:space="preserve"> = 1.</w:t>
      </w:r>
      <w:r w:rsidR="00504E41">
        <w:rPr>
          <w:rFonts w:ascii="Times New Roman" w:hAnsi="Times New Roman" w:cs="Times New Roman"/>
          <w:lang w:val="en-CA"/>
        </w:rPr>
        <w:t>19</w:t>
      </w:r>
      <w:r w:rsidRPr="00BA7305">
        <w:rPr>
          <w:rFonts w:ascii="Times New Roman" w:hAnsi="Times New Roman" w:cs="Times New Roman"/>
          <w:lang w:val="en-CA"/>
        </w:rPr>
        <w:t>, p</w:t>
      </w:r>
      <w:r>
        <w:rPr>
          <w:rFonts w:ascii="Times New Roman" w:hAnsi="Times New Roman" w:cs="Times New Roman"/>
          <w:lang w:val="en-CA"/>
        </w:rPr>
        <w:t xml:space="preserve"> </w:t>
      </w:r>
      <w:r w:rsidRPr="00BA7305">
        <w:rPr>
          <w:rFonts w:ascii="Times New Roman" w:hAnsi="Times New Roman" w:cs="Times New Roman"/>
          <w:lang w:val="en-CA"/>
        </w:rPr>
        <w:t>= 0.</w:t>
      </w:r>
      <w:r w:rsidR="00504E41">
        <w:rPr>
          <w:rFonts w:ascii="Times New Roman" w:hAnsi="Times New Roman" w:cs="Times New Roman"/>
          <w:lang w:val="en-CA"/>
        </w:rPr>
        <w:t>3</w:t>
      </w:r>
      <w:r w:rsidR="000674DD">
        <w:rPr>
          <w:rFonts w:ascii="Times New Roman" w:hAnsi="Times New Roman" w:cs="Times New Roman"/>
          <w:lang w:val="en-CA"/>
        </w:rPr>
        <w:t>1</w:t>
      </w:r>
      <w:r>
        <w:rPr>
          <w:rFonts w:ascii="Times New Roman" w:hAnsi="Times New Roman" w:cs="Times New Roman"/>
          <w:lang w:val="en-CA"/>
        </w:rPr>
        <w:t xml:space="preserve">), and a significant amount of unexplained residual </w:t>
      </w:r>
      <w:r>
        <w:rPr>
          <w:rFonts w:ascii="Times New Roman" w:hAnsi="Times New Roman" w:cs="Times New Roman"/>
        </w:rPr>
        <w:t>h</w:t>
      </w:r>
      <w:r w:rsidRPr="00873A9D">
        <w:rPr>
          <w:rFonts w:ascii="Times New Roman" w:hAnsi="Times New Roman" w:cs="Times New Roman"/>
        </w:rPr>
        <w:t>eterogeneity</w:t>
      </w:r>
      <w:ins w:id="397" w:author="Isabelle Cote" w:date="2023-04-24T14:49:00Z">
        <w:r w:rsidR="008978F8">
          <w:rPr>
            <w:rFonts w:ascii="Times New Roman" w:hAnsi="Times New Roman" w:cs="Times New Roman"/>
          </w:rPr>
          <w:t xml:space="preserve"> remained</w:t>
        </w:r>
      </w:ins>
      <w:r>
        <w:rPr>
          <w:rFonts w:ascii="Times New Roman" w:hAnsi="Times New Roman" w:cs="Times New Roman"/>
        </w:rPr>
        <w:t xml:space="preserve"> (</w:t>
      </w:r>
      <w:r w:rsidRPr="00BA7305">
        <w:rPr>
          <w:rFonts w:ascii="Times New Roman" w:hAnsi="Times New Roman" w:cs="Times New Roman"/>
        </w:rPr>
        <w:t>QE</w:t>
      </w:r>
      <w:r w:rsidRPr="00BA7305">
        <w:rPr>
          <w:rFonts w:ascii="Times New Roman" w:hAnsi="Times New Roman" w:cs="Times New Roman"/>
          <w:vertAlign w:val="subscript"/>
        </w:rPr>
        <w:t>1</w:t>
      </w:r>
      <w:r w:rsidR="00FA2DCA">
        <w:rPr>
          <w:rFonts w:ascii="Times New Roman" w:hAnsi="Times New Roman" w:cs="Times New Roman"/>
          <w:vertAlign w:val="subscript"/>
        </w:rPr>
        <w:t>71</w:t>
      </w:r>
      <w:r w:rsidRPr="00BA7305">
        <w:rPr>
          <w:rFonts w:ascii="Times New Roman" w:hAnsi="Times New Roman" w:cs="Times New Roman"/>
        </w:rPr>
        <w:t xml:space="preserve"> = </w:t>
      </w:r>
      <w:r w:rsidR="00FA2DCA" w:rsidRPr="00FA2DCA">
        <w:rPr>
          <w:rFonts w:ascii="Times New Roman" w:hAnsi="Times New Roman" w:cs="Times New Roman"/>
        </w:rPr>
        <w:t>29</w:t>
      </w:r>
      <w:r w:rsidR="00504E41">
        <w:rPr>
          <w:rFonts w:ascii="Times New Roman" w:hAnsi="Times New Roman" w:cs="Times New Roman"/>
        </w:rPr>
        <w:t>71.59</w:t>
      </w:r>
      <w:r w:rsidRPr="00BA7305">
        <w:rPr>
          <w:rFonts w:ascii="Times New Roman" w:hAnsi="Times New Roman" w:cs="Times New Roman"/>
        </w:rPr>
        <w:t xml:space="preserve">, p &lt; </w:t>
      </w:r>
      <w:r>
        <w:rPr>
          <w:rFonts w:ascii="Times New Roman" w:hAnsi="Times New Roman" w:cs="Times New Roman"/>
        </w:rPr>
        <w:t>0</w:t>
      </w:r>
      <w:r w:rsidRPr="00BA7305">
        <w:rPr>
          <w:rFonts w:ascii="Times New Roman" w:hAnsi="Times New Roman" w:cs="Times New Roman"/>
        </w:rPr>
        <w:t>.001</w:t>
      </w:r>
      <w:r>
        <w:rPr>
          <w:rFonts w:ascii="Times New Roman" w:hAnsi="Times New Roman" w:cs="Times New Roman"/>
        </w:rPr>
        <w:t xml:space="preserve">). </w:t>
      </w:r>
    </w:p>
    <w:p w14:paraId="62544A1C" w14:textId="440DA541" w:rsidR="000C04AF" w:rsidRDefault="00BA7305" w:rsidP="003A397E">
      <w:pPr>
        <w:spacing w:line="360" w:lineRule="auto"/>
        <w:ind w:firstLine="720"/>
        <w:rPr>
          <w:rFonts w:ascii="Times New Roman" w:hAnsi="Times New Roman" w:cs="Times New Roman"/>
        </w:rPr>
      </w:pPr>
      <w:r>
        <w:rPr>
          <w:rFonts w:ascii="Times New Roman" w:hAnsi="Times New Roman" w:cs="Times New Roman"/>
        </w:rPr>
        <w:t xml:space="preserve">The model </w:t>
      </w:r>
      <w:ins w:id="398" w:author="Isabelle Cote" w:date="2023-04-24T14:49:00Z">
        <w:r w:rsidR="008978F8">
          <w:rPr>
            <w:rFonts w:ascii="Times New Roman" w:hAnsi="Times New Roman" w:cs="Times New Roman"/>
          </w:rPr>
          <w:t xml:space="preserve">that </w:t>
        </w:r>
      </w:ins>
      <w:del w:id="399" w:author="Isabelle Cote" w:date="2023-04-24T14:49:00Z">
        <w:r w:rsidDel="008978F8">
          <w:rPr>
            <w:rFonts w:ascii="Times New Roman" w:hAnsi="Times New Roman" w:cs="Times New Roman"/>
          </w:rPr>
          <w:delText xml:space="preserve">including </w:delText>
        </w:r>
      </w:del>
      <w:ins w:id="400" w:author="Isabelle Cote" w:date="2023-04-24T14:49:00Z">
        <w:r w:rsidR="008978F8">
          <w:rPr>
            <w:rFonts w:ascii="Times New Roman" w:hAnsi="Times New Roman" w:cs="Times New Roman"/>
          </w:rPr>
          <w:t>includ</w:t>
        </w:r>
        <w:r w:rsidR="008978F8">
          <w:rPr>
            <w:rFonts w:ascii="Times New Roman" w:hAnsi="Times New Roman" w:cs="Times New Roman"/>
          </w:rPr>
          <w:t>ed</w:t>
        </w:r>
      </w:ins>
      <w:r>
        <w:rPr>
          <w:rFonts w:ascii="Times New Roman" w:hAnsi="Times New Roman" w:cs="Times New Roman"/>
        </w:rPr>
        <w:t>temperature also showed a</w:t>
      </w:r>
      <w:r w:rsidR="008723FB">
        <w:rPr>
          <w:rFonts w:ascii="Times New Roman" w:hAnsi="Times New Roman" w:cs="Times New Roman"/>
        </w:rPr>
        <w:t>n overall</w:t>
      </w:r>
      <w:r>
        <w:rPr>
          <w:rFonts w:ascii="Times New Roman" w:hAnsi="Times New Roman" w:cs="Times New Roman"/>
        </w:rPr>
        <w:t xml:space="preserve"> positive effect of </w:t>
      </w:r>
      <w:ins w:id="401" w:author="Isabelle Cote" w:date="2023-04-24T14:50:00Z">
        <w:r w:rsidR="008978F8">
          <w:rPr>
            <w:rFonts w:ascii="Times New Roman" w:hAnsi="Times New Roman" w:cs="Times New Roman"/>
          </w:rPr>
          <w:t xml:space="preserve">animal-provisioned </w:t>
        </w:r>
      </w:ins>
      <w:r>
        <w:rPr>
          <w:rFonts w:ascii="Times New Roman" w:hAnsi="Times New Roman" w:cs="Times New Roman"/>
        </w:rPr>
        <w:t>nutrient</w:t>
      </w:r>
      <w:ins w:id="402" w:author="Isabelle Cote" w:date="2023-04-24T14:50:00Z">
        <w:r w:rsidR="008978F8">
          <w:rPr>
            <w:rFonts w:ascii="Times New Roman" w:hAnsi="Times New Roman" w:cs="Times New Roman"/>
          </w:rPr>
          <w:t>s</w:t>
        </w:r>
      </w:ins>
      <w:r>
        <w:rPr>
          <w:rFonts w:ascii="Times New Roman" w:hAnsi="Times New Roman" w:cs="Times New Roman"/>
        </w:rPr>
        <w:t xml:space="preserve"> </w:t>
      </w:r>
      <w:del w:id="403" w:author="Isabelle Cote" w:date="2023-04-24T14:50:00Z">
        <w:r w:rsidDel="008978F8">
          <w:rPr>
            <w:rFonts w:ascii="Times New Roman" w:hAnsi="Times New Roman" w:cs="Times New Roman"/>
          </w:rPr>
          <w:delText xml:space="preserve">provisioning </w:delText>
        </w:r>
      </w:del>
      <w:r w:rsidR="00F944A1">
        <w:rPr>
          <w:rFonts w:ascii="Times New Roman" w:hAnsi="Times New Roman" w:cs="Times New Roman"/>
        </w:rPr>
        <w:t xml:space="preserve">overall </w:t>
      </w:r>
      <w:r>
        <w:rPr>
          <w:rFonts w:ascii="Times New Roman" w:hAnsi="Times New Roman" w:cs="Times New Roman"/>
        </w:rPr>
        <w:t>(</w:t>
      </w:r>
      <w:r w:rsidRPr="00BA7305">
        <w:rPr>
          <w:rFonts w:ascii="Times New Roman" w:hAnsi="Times New Roman" w:cs="Times New Roman"/>
        </w:rPr>
        <w:t>0.</w:t>
      </w:r>
      <w:r w:rsidR="00FA2DCA" w:rsidRPr="00FA2DCA">
        <w:rPr>
          <w:rFonts w:ascii="Times New Roman" w:hAnsi="Times New Roman" w:cs="Times New Roman"/>
        </w:rPr>
        <w:t>4</w:t>
      </w:r>
      <w:r w:rsidR="00FA2DCA">
        <w:rPr>
          <w:rFonts w:ascii="Times New Roman" w:hAnsi="Times New Roman" w:cs="Times New Roman"/>
        </w:rPr>
        <w:t xml:space="preserve">9 </w:t>
      </w:r>
      <w:r w:rsidR="00B168CE">
        <w:rPr>
          <w:rFonts w:ascii="Times New Roman" w:hAnsi="Times New Roman" w:cs="Times New Roman"/>
        </w:rPr>
        <w:t xml:space="preserve">± </w:t>
      </w:r>
      <w:r w:rsidRPr="00BA7305">
        <w:rPr>
          <w:rFonts w:ascii="Times New Roman" w:hAnsi="Times New Roman" w:cs="Times New Roman"/>
        </w:rPr>
        <w:t>0.16</w:t>
      </w:r>
      <w:r w:rsidR="00B168CE">
        <w:rPr>
          <w:rFonts w:ascii="Times New Roman" w:hAnsi="Times New Roman" w:cs="Times New Roman"/>
        </w:rPr>
        <w:t xml:space="preserve">, p = </w:t>
      </w:r>
      <w:r w:rsidR="00B168CE" w:rsidRPr="00B168CE">
        <w:rPr>
          <w:rFonts w:ascii="Times New Roman" w:hAnsi="Times New Roman" w:cs="Times New Roman"/>
        </w:rPr>
        <w:t>0.00</w:t>
      </w:r>
      <w:r w:rsidR="00AC7FEA">
        <w:rPr>
          <w:rFonts w:ascii="Times New Roman" w:hAnsi="Times New Roman" w:cs="Times New Roman"/>
        </w:rPr>
        <w:t>24</w:t>
      </w:r>
      <w:r w:rsidR="00B168CE">
        <w:rPr>
          <w:rFonts w:ascii="Times New Roman" w:hAnsi="Times New Roman" w:cs="Times New Roman"/>
        </w:rPr>
        <w:t>), but we found no evidence that the effect of provisioned nutrients varies with temperature (</w:t>
      </w:r>
      <w:r w:rsidR="00B168CE" w:rsidRPr="00B168CE">
        <w:rPr>
          <w:rFonts w:ascii="Times New Roman" w:hAnsi="Times New Roman" w:cs="Times New Roman"/>
        </w:rPr>
        <w:t>-0.</w:t>
      </w:r>
      <w:r w:rsidR="000C04AF" w:rsidRPr="00B168CE">
        <w:rPr>
          <w:rFonts w:ascii="Times New Roman" w:hAnsi="Times New Roman" w:cs="Times New Roman"/>
        </w:rPr>
        <w:t>0</w:t>
      </w:r>
      <w:r w:rsidR="00FA2DCA">
        <w:rPr>
          <w:rFonts w:ascii="Times New Roman" w:hAnsi="Times New Roman" w:cs="Times New Roman"/>
        </w:rPr>
        <w:t>5</w:t>
      </w:r>
      <w:r w:rsidR="000C04AF">
        <w:rPr>
          <w:rFonts w:ascii="Times New Roman" w:hAnsi="Times New Roman" w:cs="Times New Roman"/>
        </w:rPr>
        <w:t xml:space="preserve"> </w:t>
      </w:r>
      <w:r w:rsidR="00B168CE">
        <w:rPr>
          <w:rFonts w:ascii="Times New Roman" w:hAnsi="Times New Roman" w:cs="Times New Roman"/>
        </w:rPr>
        <w:t xml:space="preserve">± </w:t>
      </w:r>
      <w:r w:rsidR="00B168CE" w:rsidRPr="00B168CE">
        <w:rPr>
          <w:rFonts w:ascii="Times New Roman" w:hAnsi="Times New Roman" w:cs="Times New Roman"/>
        </w:rPr>
        <w:t>0.07</w:t>
      </w:r>
      <w:r w:rsidR="00B168CE">
        <w:rPr>
          <w:rFonts w:ascii="Times New Roman" w:hAnsi="Times New Roman" w:cs="Times New Roman"/>
        </w:rPr>
        <w:t xml:space="preserve">, p = </w:t>
      </w:r>
      <w:r w:rsidR="00B168CE" w:rsidRPr="00B168CE">
        <w:rPr>
          <w:rFonts w:ascii="Times New Roman" w:hAnsi="Times New Roman" w:cs="Times New Roman"/>
        </w:rPr>
        <w:t>0.4</w:t>
      </w:r>
      <w:r w:rsidR="00FA2DCA">
        <w:rPr>
          <w:rFonts w:ascii="Times New Roman" w:hAnsi="Times New Roman" w:cs="Times New Roman"/>
        </w:rPr>
        <w:t>8</w:t>
      </w:r>
      <w:r w:rsidR="000C04AF">
        <w:rPr>
          <w:rFonts w:ascii="Times New Roman" w:hAnsi="Times New Roman" w:cs="Times New Roman"/>
        </w:rPr>
        <w:t xml:space="preserve">; </w:t>
      </w:r>
      <w:r w:rsidR="00731DAD" w:rsidRPr="00731DAD">
        <w:rPr>
          <w:rFonts w:ascii="Times New Roman" w:hAnsi="Times New Roman" w:cs="Times New Roman"/>
          <w:highlight w:val="yellow"/>
        </w:rPr>
        <w:t xml:space="preserve">Fig. </w:t>
      </w:r>
      <w:r w:rsidR="00D00FFC">
        <w:rPr>
          <w:rFonts w:ascii="Times New Roman" w:hAnsi="Times New Roman" w:cs="Times New Roman"/>
          <w:highlight w:val="yellow"/>
        </w:rPr>
        <w:t>S</w:t>
      </w:r>
      <w:r w:rsidR="004E5CEB">
        <w:rPr>
          <w:rFonts w:ascii="Times New Roman" w:hAnsi="Times New Roman" w:cs="Times New Roman"/>
          <w:highlight w:val="yellow"/>
        </w:rPr>
        <w:t>4</w:t>
      </w:r>
      <w:r w:rsidR="00A87CDD">
        <w:rPr>
          <w:rFonts w:ascii="Times New Roman" w:hAnsi="Times New Roman" w:cs="Times New Roman"/>
          <w:highlight w:val="yellow"/>
        </w:rPr>
        <w:t xml:space="preserve">, Table </w:t>
      </w:r>
      <w:r w:rsidR="005E4743">
        <w:rPr>
          <w:rFonts w:ascii="Times New Roman" w:hAnsi="Times New Roman" w:cs="Times New Roman"/>
          <w:highlight w:val="yellow"/>
        </w:rPr>
        <w:t>S</w:t>
      </w:r>
      <w:r w:rsidR="004E5CEB">
        <w:rPr>
          <w:rFonts w:ascii="Times New Roman" w:hAnsi="Times New Roman" w:cs="Times New Roman"/>
          <w:highlight w:val="yellow"/>
        </w:rPr>
        <w:t>8</w:t>
      </w:r>
      <w:r w:rsidR="00B168CE">
        <w:rPr>
          <w:rFonts w:ascii="Times New Roman" w:hAnsi="Times New Roman" w:cs="Times New Roman"/>
        </w:rPr>
        <w:t xml:space="preserve">). </w:t>
      </w:r>
      <w:r w:rsidR="00A12D61">
        <w:rPr>
          <w:rFonts w:ascii="Times New Roman" w:hAnsi="Times New Roman" w:cs="Times New Roman"/>
        </w:rPr>
        <w:t xml:space="preserve">The test for moderators was </w:t>
      </w:r>
      <w:r w:rsidR="00FA2DCA">
        <w:rPr>
          <w:rFonts w:ascii="Times New Roman" w:hAnsi="Times New Roman" w:cs="Times New Roman"/>
        </w:rPr>
        <w:t>not</w:t>
      </w:r>
      <w:r w:rsidR="00A12D61">
        <w:rPr>
          <w:rFonts w:ascii="Times New Roman" w:hAnsi="Times New Roman" w:cs="Times New Roman"/>
        </w:rPr>
        <w:t xml:space="preserve"> significant </w:t>
      </w:r>
      <w:r w:rsidR="00B168CE">
        <w:rPr>
          <w:rFonts w:ascii="Times New Roman" w:hAnsi="Times New Roman" w:cs="Times New Roman"/>
        </w:rPr>
        <w:t>(</w:t>
      </w:r>
      <w:r w:rsidR="00B168CE" w:rsidRPr="00B168CE">
        <w:rPr>
          <w:rFonts w:ascii="Times New Roman" w:hAnsi="Times New Roman" w:cs="Times New Roman"/>
        </w:rPr>
        <w:t>F</w:t>
      </w:r>
      <w:r w:rsidR="00B168CE" w:rsidRPr="00B168CE">
        <w:rPr>
          <w:rFonts w:ascii="Times New Roman" w:hAnsi="Times New Roman" w:cs="Times New Roman"/>
          <w:vertAlign w:val="subscript"/>
        </w:rPr>
        <w:t>8,1</w:t>
      </w:r>
      <w:r w:rsidR="00FA2DCA">
        <w:rPr>
          <w:rFonts w:ascii="Times New Roman" w:hAnsi="Times New Roman" w:cs="Times New Roman"/>
          <w:vertAlign w:val="subscript"/>
        </w:rPr>
        <w:t>71</w:t>
      </w:r>
      <w:r w:rsidR="00B168CE" w:rsidRPr="00B168CE">
        <w:rPr>
          <w:rFonts w:ascii="Times New Roman" w:hAnsi="Times New Roman" w:cs="Times New Roman"/>
        </w:rPr>
        <w:t xml:space="preserve"> = 1.</w:t>
      </w:r>
      <w:r w:rsidR="00AC7FEA">
        <w:rPr>
          <w:rFonts w:ascii="Times New Roman" w:hAnsi="Times New Roman" w:cs="Times New Roman"/>
        </w:rPr>
        <w:t>26</w:t>
      </w:r>
      <w:r w:rsidR="00B168CE" w:rsidRPr="00B168CE">
        <w:rPr>
          <w:rFonts w:ascii="Times New Roman" w:hAnsi="Times New Roman" w:cs="Times New Roman"/>
        </w:rPr>
        <w:t>, p</w:t>
      </w:r>
      <w:r w:rsidR="00B168CE">
        <w:rPr>
          <w:rFonts w:ascii="Times New Roman" w:hAnsi="Times New Roman" w:cs="Times New Roman"/>
        </w:rPr>
        <w:t xml:space="preserve"> </w:t>
      </w:r>
      <w:r w:rsidR="00B168CE" w:rsidRPr="00B168CE">
        <w:rPr>
          <w:rFonts w:ascii="Times New Roman" w:hAnsi="Times New Roman" w:cs="Times New Roman"/>
        </w:rPr>
        <w:t>= 0.</w:t>
      </w:r>
      <w:r w:rsidR="00FA2DCA">
        <w:rPr>
          <w:rFonts w:ascii="Times New Roman" w:hAnsi="Times New Roman" w:cs="Times New Roman"/>
        </w:rPr>
        <w:t>2</w:t>
      </w:r>
      <w:r w:rsidR="00AC7FEA">
        <w:rPr>
          <w:rFonts w:ascii="Times New Roman" w:hAnsi="Times New Roman" w:cs="Times New Roman"/>
        </w:rPr>
        <w:t>7</w:t>
      </w:r>
      <w:r w:rsidR="00B168CE">
        <w:rPr>
          <w:rFonts w:ascii="Times New Roman" w:hAnsi="Times New Roman" w:cs="Times New Roman"/>
        </w:rPr>
        <w:t xml:space="preserve">), </w:t>
      </w:r>
      <w:del w:id="404" w:author="Isabelle Cote" w:date="2023-04-24T14:50:00Z">
        <w:r w:rsidR="00B168CE" w:rsidDel="008978F8">
          <w:rPr>
            <w:rFonts w:ascii="Times New Roman" w:hAnsi="Times New Roman" w:cs="Times New Roman"/>
          </w:rPr>
          <w:delText xml:space="preserve">but </w:delText>
        </w:r>
      </w:del>
      <w:ins w:id="405" w:author="Isabelle Cote" w:date="2023-04-24T14:50:00Z">
        <w:r w:rsidR="008978F8">
          <w:rPr>
            <w:rFonts w:ascii="Times New Roman" w:hAnsi="Times New Roman" w:cs="Times New Roman"/>
          </w:rPr>
          <w:t>and</w:t>
        </w:r>
        <w:r w:rsidR="008978F8">
          <w:rPr>
            <w:rFonts w:ascii="Times New Roman" w:hAnsi="Times New Roman" w:cs="Times New Roman"/>
          </w:rPr>
          <w:t xml:space="preserve"> </w:t>
        </w:r>
      </w:ins>
      <w:r w:rsidR="00B168CE">
        <w:rPr>
          <w:rFonts w:ascii="Times New Roman" w:hAnsi="Times New Roman" w:cs="Times New Roman"/>
        </w:rPr>
        <w:t xml:space="preserve">there was still a significant amount of </w:t>
      </w:r>
      <w:r w:rsidR="00B168CE">
        <w:rPr>
          <w:rFonts w:ascii="Times New Roman" w:hAnsi="Times New Roman" w:cs="Times New Roman"/>
          <w:lang w:val="en-CA"/>
        </w:rPr>
        <w:t xml:space="preserve">unexplained residual </w:t>
      </w:r>
      <w:r w:rsidR="00B168CE">
        <w:rPr>
          <w:rFonts w:ascii="Times New Roman" w:hAnsi="Times New Roman" w:cs="Times New Roman"/>
        </w:rPr>
        <w:t>h</w:t>
      </w:r>
      <w:r w:rsidR="00B168CE" w:rsidRPr="00873A9D">
        <w:rPr>
          <w:rFonts w:ascii="Times New Roman" w:hAnsi="Times New Roman" w:cs="Times New Roman"/>
        </w:rPr>
        <w:t>eterogeneity</w:t>
      </w:r>
      <w:r w:rsidR="00B168CE" w:rsidRPr="00B168CE">
        <w:t xml:space="preserve"> </w:t>
      </w:r>
      <w:ins w:id="406" w:author="Isabelle Cote" w:date="2023-04-24T14:50:00Z">
        <w:r w:rsidR="008978F8">
          <w:t>(</w:t>
        </w:r>
      </w:ins>
      <w:r w:rsidR="00B168CE" w:rsidRPr="00B168CE">
        <w:rPr>
          <w:rFonts w:ascii="Times New Roman" w:hAnsi="Times New Roman" w:cs="Times New Roman"/>
        </w:rPr>
        <w:t>QE</w:t>
      </w:r>
      <w:r w:rsidR="00B168CE" w:rsidRPr="00B168CE">
        <w:rPr>
          <w:rFonts w:ascii="Times New Roman" w:hAnsi="Times New Roman" w:cs="Times New Roman"/>
          <w:vertAlign w:val="subscript"/>
        </w:rPr>
        <w:t>1</w:t>
      </w:r>
      <w:r w:rsidR="008E2F1F">
        <w:rPr>
          <w:rFonts w:ascii="Times New Roman" w:hAnsi="Times New Roman" w:cs="Times New Roman"/>
          <w:vertAlign w:val="subscript"/>
        </w:rPr>
        <w:t>71</w:t>
      </w:r>
      <w:r w:rsidR="00B168CE" w:rsidRPr="00B168CE">
        <w:rPr>
          <w:rFonts w:ascii="Times New Roman" w:hAnsi="Times New Roman" w:cs="Times New Roman"/>
        </w:rPr>
        <w:t xml:space="preserve"> = 30</w:t>
      </w:r>
      <w:r w:rsidR="00AC7FEA">
        <w:rPr>
          <w:rFonts w:ascii="Times New Roman" w:hAnsi="Times New Roman" w:cs="Times New Roman"/>
        </w:rPr>
        <w:t>13</w:t>
      </w:r>
      <w:r w:rsidR="00B168CE" w:rsidRPr="00B168CE">
        <w:rPr>
          <w:rFonts w:ascii="Times New Roman" w:hAnsi="Times New Roman" w:cs="Times New Roman"/>
        </w:rPr>
        <w:t>.</w:t>
      </w:r>
      <w:r w:rsidR="00AC7FEA">
        <w:rPr>
          <w:rFonts w:ascii="Times New Roman" w:hAnsi="Times New Roman" w:cs="Times New Roman"/>
        </w:rPr>
        <w:t>21</w:t>
      </w:r>
      <w:r w:rsidR="00B168CE" w:rsidRPr="00B168CE">
        <w:rPr>
          <w:rFonts w:ascii="Times New Roman" w:hAnsi="Times New Roman" w:cs="Times New Roman"/>
        </w:rPr>
        <w:t xml:space="preserve">, p &lt; </w:t>
      </w:r>
      <w:r w:rsidR="00B168CE">
        <w:rPr>
          <w:rFonts w:ascii="Times New Roman" w:hAnsi="Times New Roman" w:cs="Times New Roman"/>
        </w:rPr>
        <w:t>0</w:t>
      </w:r>
      <w:r w:rsidR="00B168CE" w:rsidRPr="00B168CE">
        <w:rPr>
          <w:rFonts w:ascii="Times New Roman" w:hAnsi="Times New Roman" w:cs="Times New Roman"/>
        </w:rPr>
        <w:t>.001</w:t>
      </w:r>
      <w:r w:rsidR="00B168CE">
        <w:rPr>
          <w:rFonts w:ascii="Times New Roman" w:hAnsi="Times New Roman" w:cs="Times New Roman"/>
        </w:rPr>
        <w:t xml:space="preserve">). </w:t>
      </w:r>
    </w:p>
    <w:p w14:paraId="08445A0F" w14:textId="1BC3A722" w:rsidR="00504E41" w:rsidRDefault="00B168CE" w:rsidP="00504E41">
      <w:pPr>
        <w:spacing w:line="360" w:lineRule="auto"/>
        <w:ind w:firstLine="720"/>
        <w:rPr>
          <w:rFonts w:ascii="Times New Roman" w:hAnsi="Times New Roman" w:cs="Times New Roman"/>
        </w:rPr>
      </w:pPr>
      <w:r>
        <w:rPr>
          <w:rFonts w:ascii="Times New Roman" w:hAnsi="Times New Roman" w:cs="Times New Roman"/>
        </w:rPr>
        <w:t xml:space="preserve">For both </w:t>
      </w:r>
      <w:ins w:id="407" w:author="Isabelle Cote" w:date="2023-04-24T14:50:00Z">
        <w:r w:rsidR="008978F8">
          <w:rPr>
            <w:rFonts w:ascii="Times New Roman" w:hAnsi="Times New Roman" w:cs="Times New Roman"/>
          </w:rPr>
          <w:t xml:space="preserve">of </w:t>
        </w:r>
      </w:ins>
      <w:r>
        <w:rPr>
          <w:rFonts w:ascii="Times New Roman" w:hAnsi="Times New Roman" w:cs="Times New Roman"/>
        </w:rPr>
        <w:t>the</w:t>
      </w:r>
      <w:ins w:id="408" w:author="Isabelle Cote" w:date="2023-04-24T14:50:00Z">
        <w:r w:rsidR="008978F8">
          <w:rPr>
            <w:rFonts w:ascii="Times New Roman" w:hAnsi="Times New Roman" w:cs="Times New Roman"/>
          </w:rPr>
          <w:t>se</w:t>
        </w:r>
      </w:ins>
      <w:r>
        <w:rPr>
          <w:rFonts w:ascii="Times New Roman" w:hAnsi="Times New Roman" w:cs="Times New Roman"/>
        </w:rPr>
        <w:t xml:space="preserve"> model</w:t>
      </w:r>
      <w:ins w:id="409" w:author="Isabelle Cote" w:date="2023-04-24T14:50:00Z">
        <w:r w:rsidR="008978F8">
          <w:rPr>
            <w:rFonts w:ascii="Times New Roman" w:hAnsi="Times New Roman" w:cs="Times New Roman"/>
          </w:rPr>
          <w:t>s</w:t>
        </w:r>
      </w:ins>
      <w:del w:id="410" w:author="Isabelle Cote" w:date="2023-04-24T14:50:00Z">
        <w:r w:rsidR="000C04AF" w:rsidDel="008978F8">
          <w:rPr>
            <w:rFonts w:ascii="Times New Roman" w:hAnsi="Times New Roman" w:cs="Times New Roman"/>
          </w:rPr>
          <w:delText xml:space="preserve"> with latitude and that with temperature</w:delText>
        </w:r>
      </w:del>
      <w:r w:rsidR="000C04AF">
        <w:rPr>
          <w:rFonts w:ascii="Times New Roman" w:hAnsi="Times New Roman" w:cs="Times New Roman"/>
        </w:rPr>
        <w:t>,</w:t>
      </w:r>
      <w:r>
        <w:rPr>
          <w:rFonts w:ascii="Times New Roman" w:hAnsi="Times New Roman" w:cs="Times New Roman"/>
        </w:rPr>
        <w:t xml:space="preserve"> the differences between levels </w:t>
      </w:r>
      <w:r w:rsidR="000C04AF">
        <w:rPr>
          <w:rFonts w:ascii="Times New Roman" w:hAnsi="Times New Roman" w:cs="Times New Roman"/>
        </w:rPr>
        <w:t xml:space="preserve">of </w:t>
      </w:r>
      <w:r>
        <w:rPr>
          <w:rFonts w:ascii="Times New Roman" w:hAnsi="Times New Roman" w:cs="Times New Roman"/>
        </w:rPr>
        <w:t>the categorical moderators (</w:t>
      </w:r>
      <w:r w:rsidR="000C04AF">
        <w:rPr>
          <w:rFonts w:ascii="Times New Roman" w:hAnsi="Times New Roman" w:cs="Times New Roman"/>
        </w:rPr>
        <w:t xml:space="preserve">i.e., </w:t>
      </w:r>
      <w:r>
        <w:rPr>
          <w:rFonts w:ascii="Times New Roman" w:hAnsi="Times New Roman" w:cs="Times New Roman"/>
        </w:rPr>
        <w:t>experimental design and primary producer</w:t>
      </w:r>
      <w:r w:rsidR="000C04AF">
        <w:rPr>
          <w:rFonts w:ascii="Times New Roman" w:hAnsi="Times New Roman" w:cs="Times New Roman"/>
        </w:rPr>
        <w:t xml:space="preserve"> </w:t>
      </w:r>
      <w:r w:rsidR="00315ACC">
        <w:rPr>
          <w:rFonts w:ascii="Times New Roman" w:hAnsi="Times New Roman" w:cs="Times New Roman"/>
        </w:rPr>
        <w:t>taxa</w:t>
      </w:r>
      <w:r>
        <w:rPr>
          <w:rFonts w:ascii="Times New Roman" w:hAnsi="Times New Roman" w:cs="Times New Roman"/>
        </w:rPr>
        <w:t xml:space="preserve">) were roughly </w:t>
      </w:r>
      <w:del w:id="411" w:author="Isabelle Cote" w:date="2023-04-24T14:50:00Z">
        <w:r w:rsidR="000C04AF" w:rsidDel="008978F8">
          <w:rPr>
            <w:rFonts w:ascii="Times New Roman" w:hAnsi="Times New Roman" w:cs="Times New Roman"/>
          </w:rPr>
          <w:delText xml:space="preserve">of </w:delText>
        </w:r>
      </w:del>
      <w:r>
        <w:rPr>
          <w:rFonts w:ascii="Times New Roman" w:hAnsi="Times New Roman" w:cs="Times New Roman"/>
        </w:rPr>
        <w:t xml:space="preserve">the same in magnitude and significance as in the model </w:t>
      </w:r>
      <w:r w:rsidR="000C04AF">
        <w:rPr>
          <w:rFonts w:ascii="Times New Roman" w:hAnsi="Times New Roman" w:cs="Times New Roman"/>
        </w:rPr>
        <w:t xml:space="preserve">that included </w:t>
      </w:r>
      <w:r>
        <w:rPr>
          <w:rFonts w:ascii="Times New Roman" w:hAnsi="Times New Roman" w:cs="Times New Roman"/>
        </w:rPr>
        <w:t>background nutrients (</w:t>
      </w:r>
      <w:r w:rsidR="00A87CDD">
        <w:rPr>
          <w:rFonts w:ascii="Times New Roman" w:hAnsi="Times New Roman" w:cs="Times New Roman"/>
          <w:highlight w:val="yellow"/>
        </w:rPr>
        <w:t>T</w:t>
      </w:r>
      <w:r w:rsidRPr="00B168CE">
        <w:rPr>
          <w:rFonts w:ascii="Times New Roman" w:hAnsi="Times New Roman" w:cs="Times New Roman"/>
          <w:highlight w:val="yellow"/>
        </w:rPr>
        <w:t>able</w:t>
      </w:r>
      <w:r w:rsidR="00A87CDD">
        <w:rPr>
          <w:rFonts w:ascii="Times New Roman" w:hAnsi="Times New Roman" w:cs="Times New Roman"/>
          <w:highlight w:val="yellow"/>
        </w:rPr>
        <w:t>s</w:t>
      </w:r>
      <w:r w:rsidRPr="00B168CE">
        <w:rPr>
          <w:rFonts w:ascii="Times New Roman" w:hAnsi="Times New Roman" w:cs="Times New Roman"/>
          <w:highlight w:val="yellow"/>
        </w:rPr>
        <w:t xml:space="preserve"> </w:t>
      </w:r>
      <w:r w:rsidR="005E4743">
        <w:rPr>
          <w:rFonts w:ascii="Times New Roman" w:hAnsi="Times New Roman" w:cs="Times New Roman"/>
          <w:highlight w:val="yellow"/>
        </w:rPr>
        <w:t>S</w:t>
      </w:r>
      <w:r w:rsidR="004E5CEB">
        <w:rPr>
          <w:rFonts w:ascii="Times New Roman" w:hAnsi="Times New Roman" w:cs="Times New Roman"/>
          <w:highlight w:val="yellow"/>
        </w:rPr>
        <w:t>6</w:t>
      </w:r>
      <w:r w:rsidR="00A87CDD">
        <w:rPr>
          <w:rFonts w:ascii="Times New Roman" w:hAnsi="Times New Roman" w:cs="Times New Roman"/>
          <w:highlight w:val="yellow"/>
        </w:rPr>
        <w:t xml:space="preserve">, </w:t>
      </w:r>
      <w:r w:rsidR="005E4743">
        <w:rPr>
          <w:rFonts w:ascii="Times New Roman" w:hAnsi="Times New Roman" w:cs="Times New Roman"/>
          <w:highlight w:val="yellow"/>
        </w:rPr>
        <w:t>S</w:t>
      </w:r>
      <w:r w:rsidR="004E5CEB">
        <w:rPr>
          <w:rFonts w:ascii="Times New Roman" w:hAnsi="Times New Roman" w:cs="Times New Roman"/>
          <w:highlight w:val="yellow"/>
        </w:rPr>
        <w:t>8</w:t>
      </w:r>
      <w:r w:rsidR="00A87CDD">
        <w:rPr>
          <w:rFonts w:ascii="Times New Roman" w:hAnsi="Times New Roman" w:cs="Times New Roman"/>
          <w:highlight w:val="yellow"/>
        </w:rPr>
        <w:t xml:space="preserve">, </w:t>
      </w:r>
      <w:r w:rsidR="005E4743">
        <w:rPr>
          <w:rFonts w:ascii="Times New Roman" w:hAnsi="Times New Roman" w:cs="Times New Roman"/>
          <w:highlight w:val="yellow"/>
        </w:rPr>
        <w:t>S</w:t>
      </w:r>
      <w:r w:rsidR="004E5CEB">
        <w:rPr>
          <w:rFonts w:ascii="Times New Roman" w:hAnsi="Times New Roman" w:cs="Times New Roman"/>
          <w:highlight w:val="yellow"/>
        </w:rPr>
        <w:t>9</w:t>
      </w:r>
      <w:r w:rsidR="005E4743">
        <w:rPr>
          <w:rFonts w:ascii="Times New Roman" w:hAnsi="Times New Roman" w:cs="Times New Roman"/>
          <w:highlight w:val="yellow"/>
        </w:rPr>
        <w:t>, Fig S</w:t>
      </w:r>
      <w:r w:rsidR="004E5CEB">
        <w:rPr>
          <w:rFonts w:ascii="Times New Roman" w:hAnsi="Times New Roman" w:cs="Times New Roman"/>
          <w:highlight w:val="yellow"/>
        </w:rPr>
        <w:t>7</w:t>
      </w:r>
      <w:r w:rsidR="005E4743">
        <w:rPr>
          <w:rFonts w:ascii="Times New Roman" w:hAnsi="Times New Roman" w:cs="Times New Roman"/>
          <w:highlight w:val="yellow"/>
        </w:rPr>
        <w:t>, S</w:t>
      </w:r>
      <w:r w:rsidR="004E5CEB">
        <w:rPr>
          <w:rFonts w:ascii="Times New Roman" w:hAnsi="Times New Roman" w:cs="Times New Roman"/>
          <w:highlight w:val="yellow"/>
        </w:rPr>
        <w:t>8</w:t>
      </w:r>
      <w:r>
        <w:rPr>
          <w:rFonts w:ascii="Times New Roman" w:hAnsi="Times New Roman" w:cs="Times New Roman"/>
        </w:rPr>
        <w:t>).</w:t>
      </w:r>
    </w:p>
    <w:p w14:paraId="7E59C35F" w14:textId="65F53EBC" w:rsidR="004E5CEB" w:rsidRDefault="00D7346A" w:rsidP="004E5CEB">
      <w:pPr>
        <w:spacing w:line="360" w:lineRule="auto"/>
        <w:rPr>
          <w:rFonts w:ascii="Times New Roman" w:hAnsi="Times New Roman" w:cs="Times New Roman"/>
        </w:rPr>
      </w:pPr>
      <w:r>
        <w:rPr>
          <w:rFonts w:ascii="Times New Roman" w:hAnsi="Times New Roman" w:cs="Times New Roman"/>
          <w:noProof/>
        </w:rPr>
        <w:lastRenderedPageBreak/>
        <w:drawing>
          <wp:inline distT="0" distB="0" distL="0" distR="0" wp14:anchorId="0C749B0D" wp14:editId="571AA8A2">
            <wp:extent cx="5943600" cy="334327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lat_effect_size_mod2.png"/>
                    <pic:cNvPicPr/>
                  </pic:nvPicPr>
                  <pic:blipFill>
                    <a:blip r:embed="rId16">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54A90AB9" w14:textId="279923C4" w:rsidR="004E5CEB" w:rsidRDefault="004E5CEB" w:rsidP="004E5CEB">
      <w:pPr>
        <w:spacing w:line="360" w:lineRule="auto"/>
        <w:rPr>
          <w:rFonts w:ascii="Times New Roman" w:hAnsi="Times New Roman" w:cs="Times New Roman"/>
        </w:rPr>
      </w:pPr>
      <w:r>
        <w:rPr>
          <w:rFonts w:ascii="Times New Roman" w:hAnsi="Times New Roman" w:cs="Times New Roman"/>
        </w:rPr>
        <w:t>Figure S3. Effect sizes from absolute latitude model</w:t>
      </w:r>
    </w:p>
    <w:p w14:paraId="6FEB6A5A" w14:textId="59DFC0CC" w:rsidR="005E4743" w:rsidRDefault="005E4743" w:rsidP="00955049">
      <w:pPr>
        <w:spacing w:line="360" w:lineRule="auto"/>
        <w:rPr>
          <w:rFonts w:ascii="Times New Roman" w:hAnsi="Times New Roman" w:cs="Times New Roman"/>
        </w:rPr>
      </w:pPr>
    </w:p>
    <w:p w14:paraId="6D46DAF2" w14:textId="699D44CB" w:rsidR="004E5CEB" w:rsidRDefault="004E5CEB" w:rsidP="004E5CEB">
      <w:pPr>
        <w:spacing w:line="360" w:lineRule="auto"/>
        <w:rPr>
          <w:rFonts w:ascii="Times New Roman" w:hAnsi="Times New Roman" w:cs="Times New Roman"/>
        </w:rPr>
      </w:pPr>
      <w:r w:rsidRPr="00D71D35">
        <w:rPr>
          <w:rFonts w:ascii="Times New Roman" w:hAnsi="Times New Roman" w:cs="Times New Roman"/>
        </w:rPr>
        <w:t>Table S7</w:t>
      </w:r>
      <w:r>
        <w:rPr>
          <w:rFonts w:ascii="Times New Roman" w:hAnsi="Times New Roman" w:cs="Times New Roman"/>
        </w:rPr>
        <w:t>: Model output for latitude model</w:t>
      </w:r>
    </w:p>
    <w:tbl>
      <w:tblPr>
        <w:tblStyle w:val="TableGrid"/>
        <w:tblW w:w="0" w:type="auto"/>
        <w:tblLook w:val="04A0" w:firstRow="1" w:lastRow="0" w:firstColumn="1" w:lastColumn="0" w:noHBand="0" w:noVBand="1"/>
      </w:tblPr>
      <w:tblGrid>
        <w:gridCol w:w="2536"/>
        <w:gridCol w:w="1157"/>
        <w:gridCol w:w="1150"/>
        <w:gridCol w:w="1150"/>
        <w:gridCol w:w="1108"/>
        <w:gridCol w:w="1141"/>
      </w:tblGrid>
      <w:tr w:rsidR="004E5CEB" w14:paraId="56BA3376" w14:textId="77777777" w:rsidTr="005B0F18">
        <w:tc>
          <w:tcPr>
            <w:tcW w:w="2536" w:type="dxa"/>
          </w:tcPr>
          <w:p w14:paraId="524A75D1" w14:textId="77777777" w:rsidR="004E5CEB" w:rsidRDefault="004E5CEB" w:rsidP="005B0F18">
            <w:pPr>
              <w:spacing w:line="360" w:lineRule="auto"/>
              <w:rPr>
                <w:rFonts w:ascii="Times New Roman" w:hAnsi="Times New Roman" w:cs="Times New Roman"/>
              </w:rPr>
            </w:pPr>
          </w:p>
        </w:tc>
        <w:tc>
          <w:tcPr>
            <w:tcW w:w="1157" w:type="dxa"/>
          </w:tcPr>
          <w:p w14:paraId="0D96AF2A" w14:textId="77777777" w:rsidR="004E5CEB" w:rsidRDefault="004E5CEB" w:rsidP="005B0F18">
            <w:pPr>
              <w:spacing w:line="360" w:lineRule="auto"/>
              <w:jc w:val="center"/>
              <w:rPr>
                <w:rFonts w:ascii="Times New Roman" w:hAnsi="Times New Roman" w:cs="Times New Roman"/>
              </w:rPr>
            </w:pPr>
            <w:r w:rsidRPr="00955049">
              <w:rPr>
                <w:rFonts w:ascii="Times New Roman" w:hAnsi="Times New Roman" w:cs="Times New Roman"/>
              </w:rPr>
              <w:t>estimate</w:t>
            </w:r>
          </w:p>
        </w:tc>
        <w:tc>
          <w:tcPr>
            <w:tcW w:w="1150" w:type="dxa"/>
          </w:tcPr>
          <w:p w14:paraId="68CAA8BC" w14:textId="77777777" w:rsidR="004E5CEB" w:rsidRDefault="004E5CEB" w:rsidP="005B0F18">
            <w:pPr>
              <w:spacing w:line="360" w:lineRule="auto"/>
              <w:jc w:val="center"/>
              <w:rPr>
                <w:rFonts w:ascii="Times New Roman" w:hAnsi="Times New Roman" w:cs="Times New Roman"/>
              </w:rPr>
            </w:pPr>
            <w:r>
              <w:rPr>
                <w:rFonts w:ascii="Times New Roman" w:hAnsi="Times New Roman" w:cs="Times New Roman"/>
              </w:rPr>
              <w:t>SE</w:t>
            </w:r>
          </w:p>
        </w:tc>
        <w:tc>
          <w:tcPr>
            <w:tcW w:w="1150" w:type="dxa"/>
          </w:tcPr>
          <w:p w14:paraId="41B82344" w14:textId="77777777" w:rsidR="004E5CEB" w:rsidRDefault="004E5CEB" w:rsidP="005B0F18">
            <w:pPr>
              <w:spacing w:line="360" w:lineRule="auto"/>
              <w:jc w:val="center"/>
              <w:rPr>
                <w:rFonts w:ascii="Times New Roman" w:hAnsi="Times New Roman" w:cs="Times New Roman"/>
              </w:rPr>
            </w:pPr>
            <w:r>
              <w:rPr>
                <w:rFonts w:ascii="Times New Roman" w:hAnsi="Times New Roman" w:cs="Times New Roman"/>
              </w:rPr>
              <w:t>t-value</w:t>
            </w:r>
          </w:p>
        </w:tc>
        <w:tc>
          <w:tcPr>
            <w:tcW w:w="1108" w:type="dxa"/>
          </w:tcPr>
          <w:p w14:paraId="502DC1EB" w14:textId="77777777" w:rsidR="004E5CEB" w:rsidRDefault="004E5CEB" w:rsidP="005B0F18">
            <w:pPr>
              <w:spacing w:line="360" w:lineRule="auto"/>
              <w:jc w:val="center"/>
              <w:rPr>
                <w:rFonts w:ascii="Times New Roman" w:hAnsi="Times New Roman" w:cs="Times New Roman"/>
              </w:rPr>
            </w:pPr>
            <w:r>
              <w:rPr>
                <w:rFonts w:ascii="Times New Roman" w:hAnsi="Times New Roman" w:cs="Times New Roman"/>
              </w:rPr>
              <w:t>df</w:t>
            </w:r>
          </w:p>
        </w:tc>
        <w:tc>
          <w:tcPr>
            <w:tcW w:w="1141" w:type="dxa"/>
          </w:tcPr>
          <w:p w14:paraId="06752286" w14:textId="77777777" w:rsidR="004E5CEB" w:rsidRDefault="004E5CEB" w:rsidP="005B0F18">
            <w:pPr>
              <w:spacing w:line="360" w:lineRule="auto"/>
              <w:jc w:val="center"/>
              <w:rPr>
                <w:rFonts w:ascii="Times New Roman" w:hAnsi="Times New Roman" w:cs="Times New Roman"/>
              </w:rPr>
            </w:pPr>
            <w:r>
              <w:rPr>
                <w:rFonts w:ascii="Times New Roman" w:hAnsi="Times New Roman" w:cs="Times New Roman"/>
              </w:rPr>
              <w:t>p-value</w:t>
            </w:r>
          </w:p>
        </w:tc>
      </w:tr>
      <w:tr w:rsidR="004E5CEB" w14:paraId="7B712FB4" w14:textId="77777777" w:rsidTr="005B0F18">
        <w:tc>
          <w:tcPr>
            <w:tcW w:w="2536" w:type="dxa"/>
          </w:tcPr>
          <w:p w14:paraId="40552C54" w14:textId="77777777" w:rsidR="004E5CEB" w:rsidRDefault="004E5CEB" w:rsidP="005B0F18">
            <w:pPr>
              <w:spacing w:line="360" w:lineRule="auto"/>
              <w:rPr>
                <w:rFonts w:ascii="Times New Roman" w:hAnsi="Times New Roman" w:cs="Times New Roman"/>
              </w:rPr>
            </w:pPr>
            <w:r>
              <w:rPr>
                <w:rFonts w:ascii="Times New Roman" w:hAnsi="Times New Roman" w:cs="Times New Roman"/>
              </w:rPr>
              <w:t>Intercept</w:t>
            </w:r>
          </w:p>
        </w:tc>
        <w:tc>
          <w:tcPr>
            <w:tcW w:w="1157" w:type="dxa"/>
          </w:tcPr>
          <w:p w14:paraId="1E927307" w14:textId="667367C9" w:rsidR="004E5CEB" w:rsidRDefault="004E5CEB" w:rsidP="005B0F18">
            <w:pPr>
              <w:spacing w:line="360" w:lineRule="auto"/>
              <w:jc w:val="center"/>
              <w:rPr>
                <w:rFonts w:ascii="Times New Roman" w:hAnsi="Times New Roman" w:cs="Times New Roman"/>
              </w:rPr>
            </w:pPr>
            <w:r w:rsidRPr="00F212DC">
              <w:rPr>
                <w:rFonts w:ascii="Times New Roman" w:hAnsi="Times New Roman" w:cs="Times New Roman"/>
              </w:rPr>
              <w:t>0.51</w:t>
            </w:r>
          </w:p>
        </w:tc>
        <w:tc>
          <w:tcPr>
            <w:tcW w:w="1150" w:type="dxa"/>
          </w:tcPr>
          <w:p w14:paraId="73538538" w14:textId="0A49EDF0" w:rsidR="004E5CEB" w:rsidRDefault="004E5CEB" w:rsidP="005B0F18">
            <w:pPr>
              <w:spacing w:line="360" w:lineRule="auto"/>
              <w:jc w:val="center"/>
              <w:rPr>
                <w:rFonts w:ascii="Times New Roman" w:hAnsi="Times New Roman" w:cs="Times New Roman"/>
              </w:rPr>
            </w:pPr>
            <w:r w:rsidRPr="00F212DC">
              <w:rPr>
                <w:rFonts w:ascii="Times New Roman" w:hAnsi="Times New Roman" w:cs="Times New Roman"/>
              </w:rPr>
              <w:t>0.1</w:t>
            </w:r>
            <w:r w:rsidR="00D7346A">
              <w:rPr>
                <w:rFonts w:ascii="Times New Roman" w:hAnsi="Times New Roman" w:cs="Times New Roman"/>
              </w:rPr>
              <w:t>6</w:t>
            </w:r>
          </w:p>
        </w:tc>
        <w:tc>
          <w:tcPr>
            <w:tcW w:w="1150" w:type="dxa"/>
          </w:tcPr>
          <w:p w14:paraId="662A9F97" w14:textId="27E8A70D" w:rsidR="004E5CEB" w:rsidRDefault="004E5CEB" w:rsidP="005B0F18">
            <w:pPr>
              <w:spacing w:line="360" w:lineRule="auto"/>
              <w:jc w:val="center"/>
              <w:rPr>
                <w:rFonts w:ascii="Times New Roman" w:hAnsi="Times New Roman" w:cs="Times New Roman"/>
              </w:rPr>
            </w:pPr>
            <w:r w:rsidRPr="00F212DC">
              <w:rPr>
                <w:rFonts w:ascii="Times New Roman" w:hAnsi="Times New Roman" w:cs="Times New Roman"/>
              </w:rPr>
              <w:t>3.</w:t>
            </w:r>
            <w:r w:rsidR="00D7346A">
              <w:rPr>
                <w:rFonts w:ascii="Times New Roman" w:hAnsi="Times New Roman" w:cs="Times New Roman"/>
              </w:rPr>
              <w:t>24</w:t>
            </w:r>
          </w:p>
        </w:tc>
        <w:tc>
          <w:tcPr>
            <w:tcW w:w="1108" w:type="dxa"/>
          </w:tcPr>
          <w:p w14:paraId="0C395394" w14:textId="77777777" w:rsidR="004E5CEB" w:rsidRDefault="004E5CEB" w:rsidP="005B0F18">
            <w:pPr>
              <w:spacing w:line="360" w:lineRule="auto"/>
              <w:jc w:val="center"/>
              <w:rPr>
                <w:rFonts w:ascii="Times New Roman" w:hAnsi="Times New Roman" w:cs="Times New Roman"/>
              </w:rPr>
            </w:pPr>
            <w:r>
              <w:rPr>
                <w:rFonts w:ascii="Times New Roman" w:hAnsi="Times New Roman" w:cs="Times New Roman"/>
              </w:rPr>
              <w:t>171</w:t>
            </w:r>
          </w:p>
        </w:tc>
        <w:tc>
          <w:tcPr>
            <w:tcW w:w="1141" w:type="dxa"/>
          </w:tcPr>
          <w:p w14:paraId="0E480193" w14:textId="68E44B85" w:rsidR="004E5CEB" w:rsidRDefault="004E5CEB" w:rsidP="005B0F18">
            <w:pPr>
              <w:spacing w:line="360" w:lineRule="auto"/>
              <w:jc w:val="center"/>
              <w:rPr>
                <w:rFonts w:ascii="Times New Roman" w:hAnsi="Times New Roman" w:cs="Times New Roman"/>
              </w:rPr>
            </w:pPr>
            <w:r w:rsidRPr="00F212DC">
              <w:rPr>
                <w:rFonts w:ascii="Times New Roman" w:hAnsi="Times New Roman" w:cs="Times New Roman"/>
              </w:rPr>
              <w:t>0.001</w:t>
            </w:r>
            <w:r w:rsidR="00D7346A">
              <w:rPr>
                <w:rFonts w:ascii="Times New Roman" w:hAnsi="Times New Roman" w:cs="Times New Roman"/>
              </w:rPr>
              <w:t>5</w:t>
            </w:r>
          </w:p>
        </w:tc>
      </w:tr>
      <w:tr w:rsidR="004E5CEB" w14:paraId="0C6D69DC" w14:textId="77777777" w:rsidTr="005B0F18">
        <w:tc>
          <w:tcPr>
            <w:tcW w:w="2536" w:type="dxa"/>
          </w:tcPr>
          <w:p w14:paraId="403FFB49" w14:textId="77777777" w:rsidR="004E5CEB" w:rsidRDefault="004E5CEB" w:rsidP="005B0F18">
            <w:pPr>
              <w:spacing w:line="360" w:lineRule="auto"/>
              <w:rPr>
                <w:rFonts w:ascii="Times New Roman" w:hAnsi="Times New Roman" w:cs="Times New Roman"/>
              </w:rPr>
            </w:pPr>
            <w:r>
              <w:rPr>
                <w:rFonts w:ascii="Times New Roman" w:hAnsi="Times New Roman" w:cs="Times New Roman"/>
              </w:rPr>
              <w:t>Lat_stand</w:t>
            </w:r>
          </w:p>
        </w:tc>
        <w:tc>
          <w:tcPr>
            <w:tcW w:w="1157" w:type="dxa"/>
          </w:tcPr>
          <w:p w14:paraId="7197F2C3" w14:textId="7EF61046" w:rsidR="004E5CEB" w:rsidRDefault="004E5CEB" w:rsidP="005B0F18">
            <w:pPr>
              <w:spacing w:line="360" w:lineRule="auto"/>
              <w:jc w:val="center"/>
              <w:rPr>
                <w:rFonts w:ascii="Times New Roman" w:hAnsi="Times New Roman" w:cs="Times New Roman"/>
              </w:rPr>
            </w:pPr>
            <w:r w:rsidRPr="00F212DC">
              <w:rPr>
                <w:rFonts w:ascii="Times New Roman" w:hAnsi="Times New Roman" w:cs="Times New Roman"/>
              </w:rPr>
              <w:t>-0.01</w:t>
            </w:r>
            <w:r w:rsidR="00D7346A">
              <w:rPr>
                <w:rFonts w:ascii="Times New Roman" w:hAnsi="Times New Roman" w:cs="Times New Roman"/>
              </w:rPr>
              <w:t>2</w:t>
            </w:r>
          </w:p>
        </w:tc>
        <w:tc>
          <w:tcPr>
            <w:tcW w:w="1150" w:type="dxa"/>
          </w:tcPr>
          <w:p w14:paraId="6D491B79" w14:textId="63CF6157" w:rsidR="004E5CEB" w:rsidRDefault="004E5CEB" w:rsidP="005B0F18">
            <w:pPr>
              <w:spacing w:line="360" w:lineRule="auto"/>
              <w:jc w:val="center"/>
              <w:rPr>
                <w:rFonts w:ascii="Times New Roman" w:hAnsi="Times New Roman" w:cs="Times New Roman"/>
              </w:rPr>
            </w:pPr>
            <w:r w:rsidRPr="00955049">
              <w:rPr>
                <w:rFonts w:ascii="Times New Roman" w:hAnsi="Times New Roman" w:cs="Times New Roman"/>
              </w:rPr>
              <w:t>0.07</w:t>
            </w:r>
            <w:r w:rsidR="00D7346A">
              <w:rPr>
                <w:rFonts w:ascii="Times New Roman" w:hAnsi="Times New Roman" w:cs="Times New Roman"/>
              </w:rPr>
              <w:t>7</w:t>
            </w:r>
          </w:p>
        </w:tc>
        <w:tc>
          <w:tcPr>
            <w:tcW w:w="1150" w:type="dxa"/>
          </w:tcPr>
          <w:p w14:paraId="28AFDBE2" w14:textId="6FD7381C" w:rsidR="004E5CEB" w:rsidRDefault="004E5CEB" w:rsidP="005B0F18">
            <w:pPr>
              <w:spacing w:line="360" w:lineRule="auto"/>
              <w:jc w:val="center"/>
              <w:rPr>
                <w:rFonts w:ascii="Times New Roman" w:hAnsi="Times New Roman" w:cs="Times New Roman"/>
              </w:rPr>
            </w:pPr>
            <w:r w:rsidRPr="00F212DC">
              <w:rPr>
                <w:rFonts w:ascii="Times New Roman" w:hAnsi="Times New Roman" w:cs="Times New Roman"/>
              </w:rPr>
              <w:t>-0.</w:t>
            </w:r>
            <w:r w:rsidR="00D7346A">
              <w:rPr>
                <w:rFonts w:ascii="Times New Roman" w:hAnsi="Times New Roman" w:cs="Times New Roman"/>
              </w:rPr>
              <w:t>15</w:t>
            </w:r>
          </w:p>
        </w:tc>
        <w:tc>
          <w:tcPr>
            <w:tcW w:w="1108" w:type="dxa"/>
          </w:tcPr>
          <w:p w14:paraId="7D93285E" w14:textId="77777777" w:rsidR="004E5CEB" w:rsidRDefault="004E5CEB" w:rsidP="005B0F18">
            <w:pPr>
              <w:spacing w:line="360" w:lineRule="auto"/>
              <w:jc w:val="center"/>
              <w:rPr>
                <w:rFonts w:ascii="Times New Roman" w:hAnsi="Times New Roman" w:cs="Times New Roman"/>
              </w:rPr>
            </w:pPr>
            <w:r w:rsidRPr="00DF7106">
              <w:rPr>
                <w:rFonts w:ascii="Times New Roman" w:hAnsi="Times New Roman" w:cs="Times New Roman"/>
              </w:rPr>
              <w:t>171</w:t>
            </w:r>
          </w:p>
        </w:tc>
        <w:tc>
          <w:tcPr>
            <w:tcW w:w="1141" w:type="dxa"/>
          </w:tcPr>
          <w:p w14:paraId="118091FE" w14:textId="2D544DAB" w:rsidR="004E5CEB" w:rsidRDefault="004E5CEB" w:rsidP="005B0F18">
            <w:pPr>
              <w:spacing w:line="360" w:lineRule="auto"/>
              <w:jc w:val="center"/>
              <w:rPr>
                <w:rFonts w:ascii="Times New Roman" w:hAnsi="Times New Roman" w:cs="Times New Roman"/>
              </w:rPr>
            </w:pPr>
            <w:r w:rsidRPr="00F212DC">
              <w:rPr>
                <w:rFonts w:ascii="Times New Roman" w:hAnsi="Times New Roman" w:cs="Times New Roman"/>
              </w:rPr>
              <w:t>0.8</w:t>
            </w:r>
            <w:r w:rsidR="00D7346A">
              <w:rPr>
                <w:rFonts w:ascii="Times New Roman" w:hAnsi="Times New Roman" w:cs="Times New Roman"/>
              </w:rPr>
              <w:t>8</w:t>
            </w:r>
          </w:p>
        </w:tc>
      </w:tr>
      <w:tr w:rsidR="004E5CEB" w14:paraId="4B13883B" w14:textId="77777777" w:rsidTr="005B0F18">
        <w:tc>
          <w:tcPr>
            <w:tcW w:w="2536" w:type="dxa"/>
          </w:tcPr>
          <w:p w14:paraId="5C82D352" w14:textId="77777777" w:rsidR="004E5CEB" w:rsidRDefault="004E5CEB" w:rsidP="005B0F18">
            <w:pPr>
              <w:spacing w:line="360" w:lineRule="auto"/>
              <w:rPr>
                <w:rFonts w:ascii="Times New Roman" w:hAnsi="Times New Roman" w:cs="Times New Roman"/>
              </w:rPr>
            </w:pPr>
            <w:r>
              <w:rPr>
                <w:rFonts w:ascii="Times New Roman" w:hAnsi="Times New Roman" w:cs="Times New Roman"/>
              </w:rPr>
              <w:t>Natural2</w:t>
            </w:r>
          </w:p>
        </w:tc>
        <w:tc>
          <w:tcPr>
            <w:tcW w:w="1157" w:type="dxa"/>
          </w:tcPr>
          <w:p w14:paraId="21F1C5AF" w14:textId="0EA8717A" w:rsidR="004E5CEB" w:rsidRDefault="004E5CEB" w:rsidP="005B0F18">
            <w:pPr>
              <w:spacing w:line="360" w:lineRule="auto"/>
              <w:jc w:val="center"/>
              <w:rPr>
                <w:rFonts w:ascii="Times New Roman" w:hAnsi="Times New Roman" w:cs="Times New Roman"/>
              </w:rPr>
            </w:pPr>
            <w:r w:rsidRPr="00955049">
              <w:rPr>
                <w:rFonts w:ascii="Times New Roman" w:hAnsi="Times New Roman" w:cs="Times New Roman"/>
              </w:rPr>
              <w:t>-</w:t>
            </w:r>
            <w:r w:rsidRPr="00F212DC">
              <w:rPr>
                <w:rFonts w:ascii="Times New Roman" w:hAnsi="Times New Roman" w:cs="Times New Roman"/>
              </w:rPr>
              <w:t>0.</w:t>
            </w:r>
            <w:r w:rsidR="00D7346A">
              <w:rPr>
                <w:rFonts w:ascii="Times New Roman" w:hAnsi="Times New Roman" w:cs="Times New Roman"/>
              </w:rPr>
              <w:t>11</w:t>
            </w:r>
          </w:p>
        </w:tc>
        <w:tc>
          <w:tcPr>
            <w:tcW w:w="1150" w:type="dxa"/>
          </w:tcPr>
          <w:p w14:paraId="53399CB2" w14:textId="2498A01D" w:rsidR="004E5CEB" w:rsidRDefault="004E5CEB" w:rsidP="005B0F18">
            <w:pPr>
              <w:spacing w:line="360" w:lineRule="auto"/>
              <w:jc w:val="center"/>
              <w:rPr>
                <w:rFonts w:ascii="Times New Roman" w:hAnsi="Times New Roman" w:cs="Times New Roman"/>
              </w:rPr>
            </w:pPr>
            <w:r w:rsidRPr="00F212DC">
              <w:rPr>
                <w:rFonts w:ascii="Times New Roman" w:hAnsi="Times New Roman" w:cs="Times New Roman"/>
              </w:rPr>
              <w:t>0.2</w:t>
            </w:r>
            <w:r w:rsidR="00D7346A">
              <w:rPr>
                <w:rFonts w:ascii="Times New Roman" w:hAnsi="Times New Roman" w:cs="Times New Roman"/>
              </w:rPr>
              <w:t>4</w:t>
            </w:r>
          </w:p>
        </w:tc>
        <w:tc>
          <w:tcPr>
            <w:tcW w:w="1150" w:type="dxa"/>
          </w:tcPr>
          <w:p w14:paraId="643D3580" w14:textId="003ABE54" w:rsidR="004E5CEB" w:rsidRDefault="004E5CEB" w:rsidP="005B0F18">
            <w:pPr>
              <w:spacing w:line="360" w:lineRule="auto"/>
              <w:jc w:val="center"/>
              <w:rPr>
                <w:rFonts w:ascii="Times New Roman" w:hAnsi="Times New Roman" w:cs="Times New Roman"/>
              </w:rPr>
            </w:pPr>
            <w:r w:rsidRPr="00955049">
              <w:rPr>
                <w:rFonts w:ascii="Times New Roman" w:hAnsi="Times New Roman" w:cs="Times New Roman"/>
              </w:rPr>
              <w:t>-</w:t>
            </w:r>
            <w:r w:rsidRPr="00F212DC">
              <w:rPr>
                <w:rFonts w:ascii="Times New Roman" w:hAnsi="Times New Roman" w:cs="Times New Roman"/>
              </w:rPr>
              <w:t>0.</w:t>
            </w:r>
            <w:r w:rsidR="00D7346A">
              <w:rPr>
                <w:rFonts w:ascii="Times New Roman" w:hAnsi="Times New Roman" w:cs="Times New Roman"/>
              </w:rPr>
              <w:t>46</w:t>
            </w:r>
          </w:p>
        </w:tc>
        <w:tc>
          <w:tcPr>
            <w:tcW w:w="1108" w:type="dxa"/>
          </w:tcPr>
          <w:p w14:paraId="1B3A4B5D" w14:textId="77777777" w:rsidR="004E5CEB" w:rsidRDefault="004E5CEB" w:rsidP="005B0F18">
            <w:pPr>
              <w:spacing w:line="360" w:lineRule="auto"/>
              <w:jc w:val="center"/>
              <w:rPr>
                <w:rFonts w:ascii="Times New Roman" w:hAnsi="Times New Roman" w:cs="Times New Roman"/>
              </w:rPr>
            </w:pPr>
            <w:r w:rsidRPr="00DF7106">
              <w:rPr>
                <w:rFonts w:ascii="Times New Roman" w:hAnsi="Times New Roman" w:cs="Times New Roman"/>
              </w:rPr>
              <w:t>171</w:t>
            </w:r>
          </w:p>
        </w:tc>
        <w:tc>
          <w:tcPr>
            <w:tcW w:w="1141" w:type="dxa"/>
          </w:tcPr>
          <w:p w14:paraId="2669FCCA" w14:textId="1D6EA913" w:rsidR="004E5CEB" w:rsidRDefault="004E5CEB" w:rsidP="005B0F18">
            <w:pPr>
              <w:spacing w:line="360" w:lineRule="auto"/>
              <w:jc w:val="center"/>
              <w:rPr>
                <w:rFonts w:ascii="Times New Roman" w:hAnsi="Times New Roman" w:cs="Times New Roman"/>
              </w:rPr>
            </w:pPr>
            <w:r w:rsidRPr="00F212DC">
              <w:rPr>
                <w:rFonts w:ascii="Times New Roman" w:hAnsi="Times New Roman" w:cs="Times New Roman"/>
              </w:rPr>
              <w:t>0.</w:t>
            </w:r>
            <w:r w:rsidR="00D7346A">
              <w:rPr>
                <w:rFonts w:ascii="Times New Roman" w:hAnsi="Times New Roman" w:cs="Times New Roman"/>
              </w:rPr>
              <w:t>64</w:t>
            </w:r>
          </w:p>
        </w:tc>
      </w:tr>
      <w:tr w:rsidR="004E5CEB" w14:paraId="55DE1716" w14:textId="77777777" w:rsidTr="005B0F18">
        <w:tc>
          <w:tcPr>
            <w:tcW w:w="2536" w:type="dxa"/>
          </w:tcPr>
          <w:p w14:paraId="475E17C6" w14:textId="77777777" w:rsidR="004E5CEB" w:rsidRDefault="004E5CEB" w:rsidP="005B0F18">
            <w:pPr>
              <w:spacing w:line="360" w:lineRule="auto"/>
              <w:rPr>
                <w:rFonts w:ascii="Times New Roman" w:hAnsi="Times New Roman" w:cs="Times New Roman"/>
              </w:rPr>
            </w:pPr>
            <w:r>
              <w:rPr>
                <w:rFonts w:ascii="Times New Roman" w:hAnsi="Times New Roman" w:cs="Times New Roman"/>
              </w:rPr>
              <w:t>Natural3</w:t>
            </w:r>
          </w:p>
        </w:tc>
        <w:tc>
          <w:tcPr>
            <w:tcW w:w="1157" w:type="dxa"/>
          </w:tcPr>
          <w:p w14:paraId="7FC2E6AF" w14:textId="31EAD8F3" w:rsidR="004E5CEB" w:rsidRDefault="004E5CEB" w:rsidP="005B0F18">
            <w:pPr>
              <w:spacing w:line="360" w:lineRule="auto"/>
              <w:jc w:val="center"/>
              <w:rPr>
                <w:rFonts w:ascii="Times New Roman" w:hAnsi="Times New Roman" w:cs="Times New Roman"/>
              </w:rPr>
            </w:pPr>
            <w:r w:rsidRPr="00F212DC">
              <w:rPr>
                <w:rFonts w:ascii="Times New Roman" w:hAnsi="Times New Roman" w:cs="Times New Roman"/>
              </w:rPr>
              <w:t>0.2</w:t>
            </w:r>
            <w:r w:rsidR="00D7346A">
              <w:rPr>
                <w:rFonts w:ascii="Times New Roman" w:hAnsi="Times New Roman" w:cs="Times New Roman"/>
              </w:rPr>
              <w:t>7</w:t>
            </w:r>
          </w:p>
        </w:tc>
        <w:tc>
          <w:tcPr>
            <w:tcW w:w="1150" w:type="dxa"/>
          </w:tcPr>
          <w:p w14:paraId="7318CD05" w14:textId="6BB7A082" w:rsidR="004E5CEB" w:rsidRDefault="004E5CEB" w:rsidP="005B0F18">
            <w:pPr>
              <w:spacing w:line="360" w:lineRule="auto"/>
              <w:jc w:val="center"/>
              <w:rPr>
                <w:rFonts w:ascii="Times New Roman" w:hAnsi="Times New Roman" w:cs="Times New Roman"/>
              </w:rPr>
            </w:pPr>
            <w:r w:rsidRPr="00F212DC">
              <w:rPr>
                <w:rFonts w:ascii="Times New Roman" w:hAnsi="Times New Roman" w:cs="Times New Roman"/>
              </w:rPr>
              <w:t>0.2</w:t>
            </w:r>
            <w:r w:rsidR="00D7346A">
              <w:rPr>
                <w:rFonts w:ascii="Times New Roman" w:hAnsi="Times New Roman" w:cs="Times New Roman"/>
              </w:rPr>
              <w:t>2</w:t>
            </w:r>
          </w:p>
        </w:tc>
        <w:tc>
          <w:tcPr>
            <w:tcW w:w="1150" w:type="dxa"/>
          </w:tcPr>
          <w:p w14:paraId="197E25FD" w14:textId="4F08CDB3" w:rsidR="004E5CEB" w:rsidRDefault="004E5CEB" w:rsidP="005B0F18">
            <w:pPr>
              <w:spacing w:line="360" w:lineRule="auto"/>
              <w:jc w:val="center"/>
              <w:rPr>
                <w:rFonts w:ascii="Times New Roman" w:hAnsi="Times New Roman" w:cs="Times New Roman"/>
              </w:rPr>
            </w:pPr>
            <w:r w:rsidRPr="00F212DC">
              <w:rPr>
                <w:rFonts w:ascii="Times New Roman" w:hAnsi="Times New Roman" w:cs="Times New Roman"/>
              </w:rPr>
              <w:t>1.2</w:t>
            </w:r>
            <w:r w:rsidR="00D7346A">
              <w:rPr>
                <w:rFonts w:ascii="Times New Roman" w:hAnsi="Times New Roman" w:cs="Times New Roman"/>
              </w:rPr>
              <w:t>4</w:t>
            </w:r>
          </w:p>
        </w:tc>
        <w:tc>
          <w:tcPr>
            <w:tcW w:w="1108" w:type="dxa"/>
          </w:tcPr>
          <w:p w14:paraId="1784276A" w14:textId="77777777" w:rsidR="004E5CEB" w:rsidRDefault="004E5CEB" w:rsidP="005B0F18">
            <w:pPr>
              <w:spacing w:line="360" w:lineRule="auto"/>
              <w:jc w:val="center"/>
              <w:rPr>
                <w:rFonts w:ascii="Times New Roman" w:hAnsi="Times New Roman" w:cs="Times New Roman"/>
              </w:rPr>
            </w:pPr>
            <w:r w:rsidRPr="00DF7106">
              <w:rPr>
                <w:rFonts w:ascii="Times New Roman" w:hAnsi="Times New Roman" w:cs="Times New Roman"/>
              </w:rPr>
              <w:t>171</w:t>
            </w:r>
          </w:p>
        </w:tc>
        <w:tc>
          <w:tcPr>
            <w:tcW w:w="1141" w:type="dxa"/>
          </w:tcPr>
          <w:p w14:paraId="43E8D271" w14:textId="6FD08296" w:rsidR="004E5CEB" w:rsidRDefault="004E5CEB" w:rsidP="005B0F18">
            <w:pPr>
              <w:spacing w:line="360" w:lineRule="auto"/>
              <w:jc w:val="center"/>
              <w:rPr>
                <w:rFonts w:ascii="Times New Roman" w:hAnsi="Times New Roman" w:cs="Times New Roman"/>
              </w:rPr>
            </w:pPr>
            <w:r w:rsidRPr="00F212DC">
              <w:rPr>
                <w:rFonts w:ascii="Times New Roman" w:hAnsi="Times New Roman" w:cs="Times New Roman"/>
              </w:rPr>
              <w:t>0.2</w:t>
            </w:r>
            <w:r w:rsidR="00D7346A">
              <w:rPr>
                <w:rFonts w:ascii="Times New Roman" w:hAnsi="Times New Roman" w:cs="Times New Roman"/>
              </w:rPr>
              <w:t>2</w:t>
            </w:r>
          </w:p>
        </w:tc>
      </w:tr>
      <w:tr w:rsidR="004E5CEB" w14:paraId="3CB053B2" w14:textId="77777777" w:rsidTr="005B0F18">
        <w:tc>
          <w:tcPr>
            <w:tcW w:w="2536" w:type="dxa"/>
          </w:tcPr>
          <w:p w14:paraId="44287F42" w14:textId="77777777" w:rsidR="004E5CEB" w:rsidRDefault="004E5CEB" w:rsidP="005B0F18">
            <w:pPr>
              <w:spacing w:line="360" w:lineRule="auto"/>
              <w:rPr>
                <w:rFonts w:ascii="Times New Roman" w:hAnsi="Times New Roman" w:cs="Times New Roman"/>
              </w:rPr>
            </w:pPr>
            <w:r>
              <w:rPr>
                <w:rFonts w:ascii="Times New Roman" w:hAnsi="Times New Roman" w:cs="Times New Roman"/>
              </w:rPr>
              <w:t>Natural4</w:t>
            </w:r>
          </w:p>
        </w:tc>
        <w:tc>
          <w:tcPr>
            <w:tcW w:w="1157" w:type="dxa"/>
          </w:tcPr>
          <w:p w14:paraId="60A6DFC4" w14:textId="0632BBDB" w:rsidR="004E5CEB" w:rsidRDefault="004E5CEB" w:rsidP="005B0F18">
            <w:pPr>
              <w:spacing w:line="360" w:lineRule="auto"/>
              <w:jc w:val="center"/>
              <w:rPr>
                <w:rFonts w:ascii="Times New Roman" w:hAnsi="Times New Roman" w:cs="Times New Roman"/>
              </w:rPr>
            </w:pPr>
            <w:r w:rsidRPr="00F212DC">
              <w:rPr>
                <w:rFonts w:ascii="Times New Roman" w:hAnsi="Times New Roman" w:cs="Times New Roman"/>
              </w:rPr>
              <w:t>0.61</w:t>
            </w:r>
          </w:p>
        </w:tc>
        <w:tc>
          <w:tcPr>
            <w:tcW w:w="1150" w:type="dxa"/>
          </w:tcPr>
          <w:p w14:paraId="7CE34568" w14:textId="4408ECFD" w:rsidR="004E5CEB" w:rsidRDefault="004E5CEB" w:rsidP="005B0F18">
            <w:pPr>
              <w:spacing w:line="360" w:lineRule="auto"/>
              <w:jc w:val="center"/>
              <w:rPr>
                <w:rFonts w:ascii="Times New Roman" w:hAnsi="Times New Roman" w:cs="Times New Roman"/>
              </w:rPr>
            </w:pPr>
            <w:r w:rsidRPr="00955049">
              <w:rPr>
                <w:rFonts w:ascii="Times New Roman" w:hAnsi="Times New Roman" w:cs="Times New Roman"/>
              </w:rPr>
              <w:t>0.</w:t>
            </w:r>
            <w:r w:rsidRPr="00F212DC">
              <w:rPr>
                <w:rFonts w:ascii="Times New Roman" w:hAnsi="Times New Roman" w:cs="Times New Roman"/>
              </w:rPr>
              <w:t>3</w:t>
            </w:r>
            <w:r w:rsidR="00D7346A">
              <w:rPr>
                <w:rFonts w:ascii="Times New Roman" w:hAnsi="Times New Roman" w:cs="Times New Roman"/>
              </w:rPr>
              <w:t>2</w:t>
            </w:r>
          </w:p>
        </w:tc>
        <w:tc>
          <w:tcPr>
            <w:tcW w:w="1150" w:type="dxa"/>
          </w:tcPr>
          <w:p w14:paraId="35EA9381" w14:textId="3F35202A" w:rsidR="004E5CEB" w:rsidRDefault="004E5CEB" w:rsidP="005B0F18">
            <w:pPr>
              <w:spacing w:line="360" w:lineRule="auto"/>
              <w:jc w:val="center"/>
              <w:rPr>
                <w:rFonts w:ascii="Times New Roman" w:hAnsi="Times New Roman" w:cs="Times New Roman"/>
              </w:rPr>
            </w:pPr>
            <w:r w:rsidRPr="00F212DC">
              <w:rPr>
                <w:rFonts w:ascii="Times New Roman" w:hAnsi="Times New Roman" w:cs="Times New Roman"/>
              </w:rPr>
              <w:t>1.9</w:t>
            </w:r>
            <w:r w:rsidR="00D7346A">
              <w:rPr>
                <w:rFonts w:ascii="Times New Roman" w:hAnsi="Times New Roman" w:cs="Times New Roman"/>
              </w:rPr>
              <w:t>3</w:t>
            </w:r>
          </w:p>
        </w:tc>
        <w:tc>
          <w:tcPr>
            <w:tcW w:w="1108" w:type="dxa"/>
          </w:tcPr>
          <w:p w14:paraId="032984EC" w14:textId="77777777" w:rsidR="004E5CEB" w:rsidRDefault="004E5CEB" w:rsidP="005B0F18">
            <w:pPr>
              <w:spacing w:line="360" w:lineRule="auto"/>
              <w:jc w:val="center"/>
              <w:rPr>
                <w:rFonts w:ascii="Times New Roman" w:hAnsi="Times New Roman" w:cs="Times New Roman"/>
              </w:rPr>
            </w:pPr>
            <w:r w:rsidRPr="00DF7106">
              <w:rPr>
                <w:rFonts w:ascii="Times New Roman" w:hAnsi="Times New Roman" w:cs="Times New Roman"/>
              </w:rPr>
              <w:t>171</w:t>
            </w:r>
          </w:p>
        </w:tc>
        <w:tc>
          <w:tcPr>
            <w:tcW w:w="1141" w:type="dxa"/>
          </w:tcPr>
          <w:p w14:paraId="6ADD0907" w14:textId="7E3C2820" w:rsidR="004E5CEB" w:rsidRDefault="004E5CEB" w:rsidP="005B0F18">
            <w:pPr>
              <w:spacing w:line="360" w:lineRule="auto"/>
              <w:jc w:val="center"/>
              <w:rPr>
                <w:rFonts w:ascii="Times New Roman" w:hAnsi="Times New Roman" w:cs="Times New Roman"/>
              </w:rPr>
            </w:pPr>
            <w:r w:rsidRPr="00F212DC">
              <w:rPr>
                <w:rFonts w:ascii="Times New Roman" w:hAnsi="Times New Roman" w:cs="Times New Roman"/>
              </w:rPr>
              <w:t>0.05</w:t>
            </w:r>
            <w:r w:rsidR="00D7346A">
              <w:rPr>
                <w:rFonts w:ascii="Times New Roman" w:hAnsi="Times New Roman" w:cs="Times New Roman"/>
              </w:rPr>
              <w:t>5</w:t>
            </w:r>
          </w:p>
        </w:tc>
      </w:tr>
      <w:tr w:rsidR="004E5CEB" w14:paraId="6D9AD27E" w14:textId="77777777" w:rsidTr="005B0F18">
        <w:tc>
          <w:tcPr>
            <w:tcW w:w="2536" w:type="dxa"/>
          </w:tcPr>
          <w:p w14:paraId="5387B1B3" w14:textId="77777777" w:rsidR="004E5CEB" w:rsidRDefault="004E5CEB" w:rsidP="005B0F18">
            <w:pPr>
              <w:spacing w:line="360" w:lineRule="auto"/>
              <w:rPr>
                <w:rFonts w:ascii="Times New Roman" w:hAnsi="Times New Roman" w:cs="Times New Roman"/>
              </w:rPr>
            </w:pPr>
            <w:r>
              <w:rPr>
                <w:rFonts w:ascii="Times New Roman" w:hAnsi="Times New Roman" w:cs="Times New Roman"/>
              </w:rPr>
              <w:t>Natural5</w:t>
            </w:r>
          </w:p>
        </w:tc>
        <w:tc>
          <w:tcPr>
            <w:tcW w:w="1157" w:type="dxa"/>
          </w:tcPr>
          <w:p w14:paraId="17B8F84C" w14:textId="111447A5" w:rsidR="004E5CEB" w:rsidRDefault="004E5CEB" w:rsidP="005B0F18">
            <w:pPr>
              <w:spacing w:line="360" w:lineRule="auto"/>
              <w:jc w:val="center"/>
              <w:rPr>
                <w:rFonts w:ascii="Times New Roman" w:hAnsi="Times New Roman" w:cs="Times New Roman"/>
              </w:rPr>
            </w:pPr>
            <w:r w:rsidRPr="00F212DC">
              <w:rPr>
                <w:rFonts w:ascii="Times New Roman" w:hAnsi="Times New Roman" w:cs="Times New Roman"/>
              </w:rPr>
              <w:t>0.11</w:t>
            </w:r>
          </w:p>
        </w:tc>
        <w:tc>
          <w:tcPr>
            <w:tcW w:w="1150" w:type="dxa"/>
          </w:tcPr>
          <w:p w14:paraId="2E1A2E0A" w14:textId="535CADC7" w:rsidR="004E5CEB" w:rsidRDefault="004E5CEB" w:rsidP="005B0F18">
            <w:pPr>
              <w:spacing w:line="360" w:lineRule="auto"/>
              <w:jc w:val="center"/>
              <w:rPr>
                <w:rFonts w:ascii="Times New Roman" w:hAnsi="Times New Roman" w:cs="Times New Roman"/>
              </w:rPr>
            </w:pPr>
            <w:r w:rsidRPr="00F212DC">
              <w:rPr>
                <w:rFonts w:ascii="Times New Roman" w:hAnsi="Times New Roman" w:cs="Times New Roman"/>
              </w:rPr>
              <w:t>0.</w:t>
            </w:r>
            <w:r w:rsidR="00D7346A">
              <w:rPr>
                <w:rFonts w:ascii="Times New Roman" w:hAnsi="Times New Roman" w:cs="Times New Roman"/>
              </w:rPr>
              <w:t>21</w:t>
            </w:r>
          </w:p>
        </w:tc>
        <w:tc>
          <w:tcPr>
            <w:tcW w:w="1150" w:type="dxa"/>
          </w:tcPr>
          <w:p w14:paraId="3D64F27A" w14:textId="10F23CFC" w:rsidR="004E5CEB" w:rsidRDefault="004E5CEB" w:rsidP="005B0F18">
            <w:pPr>
              <w:spacing w:line="360" w:lineRule="auto"/>
              <w:jc w:val="center"/>
              <w:rPr>
                <w:rFonts w:ascii="Times New Roman" w:hAnsi="Times New Roman" w:cs="Times New Roman"/>
              </w:rPr>
            </w:pPr>
            <w:r w:rsidRPr="00F212DC">
              <w:rPr>
                <w:rFonts w:ascii="Times New Roman" w:hAnsi="Times New Roman" w:cs="Times New Roman"/>
              </w:rPr>
              <w:t>0.5</w:t>
            </w:r>
            <w:r w:rsidR="00D7346A">
              <w:rPr>
                <w:rFonts w:ascii="Times New Roman" w:hAnsi="Times New Roman" w:cs="Times New Roman"/>
              </w:rPr>
              <w:t>4</w:t>
            </w:r>
          </w:p>
        </w:tc>
        <w:tc>
          <w:tcPr>
            <w:tcW w:w="1108" w:type="dxa"/>
          </w:tcPr>
          <w:p w14:paraId="64B6F8AD" w14:textId="77777777" w:rsidR="004E5CEB" w:rsidRDefault="004E5CEB" w:rsidP="005B0F18">
            <w:pPr>
              <w:spacing w:line="360" w:lineRule="auto"/>
              <w:jc w:val="center"/>
              <w:rPr>
                <w:rFonts w:ascii="Times New Roman" w:hAnsi="Times New Roman" w:cs="Times New Roman"/>
              </w:rPr>
            </w:pPr>
            <w:r w:rsidRPr="00DF7106">
              <w:rPr>
                <w:rFonts w:ascii="Times New Roman" w:hAnsi="Times New Roman" w:cs="Times New Roman"/>
              </w:rPr>
              <w:t>171</w:t>
            </w:r>
          </w:p>
        </w:tc>
        <w:tc>
          <w:tcPr>
            <w:tcW w:w="1141" w:type="dxa"/>
          </w:tcPr>
          <w:p w14:paraId="5A6EF431" w14:textId="3A7F08F5" w:rsidR="004E5CEB" w:rsidRDefault="004E5CEB" w:rsidP="005B0F18">
            <w:pPr>
              <w:spacing w:line="360" w:lineRule="auto"/>
              <w:jc w:val="center"/>
              <w:rPr>
                <w:rFonts w:ascii="Times New Roman" w:hAnsi="Times New Roman" w:cs="Times New Roman"/>
              </w:rPr>
            </w:pPr>
            <w:r w:rsidRPr="00F212DC">
              <w:rPr>
                <w:rFonts w:ascii="Times New Roman" w:hAnsi="Times New Roman" w:cs="Times New Roman"/>
              </w:rPr>
              <w:t>0.5</w:t>
            </w:r>
            <w:r w:rsidR="00D7346A">
              <w:rPr>
                <w:rFonts w:ascii="Times New Roman" w:hAnsi="Times New Roman" w:cs="Times New Roman"/>
              </w:rPr>
              <w:t>9</w:t>
            </w:r>
          </w:p>
        </w:tc>
      </w:tr>
      <w:tr w:rsidR="004E5CEB" w14:paraId="64FEF117" w14:textId="77777777" w:rsidTr="005B0F18">
        <w:tc>
          <w:tcPr>
            <w:tcW w:w="2536" w:type="dxa"/>
          </w:tcPr>
          <w:p w14:paraId="678A0BAE" w14:textId="77777777" w:rsidR="004E5CEB" w:rsidRDefault="004E5CEB" w:rsidP="005B0F18">
            <w:pPr>
              <w:spacing w:line="360" w:lineRule="auto"/>
              <w:rPr>
                <w:rFonts w:ascii="Times New Roman" w:hAnsi="Times New Roman" w:cs="Times New Roman"/>
              </w:rPr>
            </w:pPr>
            <w:r>
              <w:rPr>
                <w:rFonts w:ascii="Times New Roman" w:hAnsi="Times New Roman" w:cs="Times New Roman"/>
              </w:rPr>
              <w:t>pp_groupCoral</w:t>
            </w:r>
          </w:p>
        </w:tc>
        <w:tc>
          <w:tcPr>
            <w:tcW w:w="1157" w:type="dxa"/>
          </w:tcPr>
          <w:p w14:paraId="35EEFF3C" w14:textId="1EE91235" w:rsidR="004E5CEB" w:rsidRDefault="004E5CEB" w:rsidP="005B0F18">
            <w:pPr>
              <w:spacing w:line="360" w:lineRule="auto"/>
              <w:jc w:val="center"/>
              <w:rPr>
                <w:rFonts w:ascii="Times New Roman" w:hAnsi="Times New Roman" w:cs="Times New Roman"/>
              </w:rPr>
            </w:pPr>
            <w:r w:rsidRPr="00F212DC">
              <w:rPr>
                <w:rFonts w:ascii="Times New Roman" w:hAnsi="Times New Roman" w:cs="Times New Roman"/>
              </w:rPr>
              <w:t>-0.2</w:t>
            </w:r>
            <w:r w:rsidR="00D7346A">
              <w:rPr>
                <w:rFonts w:ascii="Times New Roman" w:hAnsi="Times New Roman" w:cs="Times New Roman"/>
              </w:rPr>
              <w:t>1</w:t>
            </w:r>
          </w:p>
        </w:tc>
        <w:tc>
          <w:tcPr>
            <w:tcW w:w="1150" w:type="dxa"/>
          </w:tcPr>
          <w:p w14:paraId="2CC25F4A" w14:textId="15AD49B6" w:rsidR="004E5CEB" w:rsidRDefault="004E5CEB" w:rsidP="005B0F18">
            <w:pPr>
              <w:spacing w:line="360" w:lineRule="auto"/>
              <w:jc w:val="center"/>
              <w:rPr>
                <w:rFonts w:ascii="Times New Roman" w:hAnsi="Times New Roman" w:cs="Times New Roman"/>
              </w:rPr>
            </w:pPr>
            <w:r w:rsidRPr="00F212DC">
              <w:rPr>
                <w:rFonts w:ascii="Times New Roman" w:hAnsi="Times New Roman" w:cs="Times New Roman"/>
              </w:rPr>
              <w:t>0.</w:t>
            </w:r>
            <w:r w:rsidR="00D7346A">
              <w:rPr>
                <w:rFonts w:ascii="Times New Roman" w:hAnsi="Times New Roman" w:cs="Times New Roman"/>
              </w:rPr>
              <w:t>21</w:t>
            </w:r>
          </w:p>
        </w:tc>
        <w:tc>
          <w:tcPr>
            <w:tcW w:w="1150" w:type="dxa"/>
          </w:tcPr>
          <w:p w14:paraId="37CE6017" w14:textId="2D0B6E87" w:rsidR="004E5CEB" w:rsidRDefault="004E5CEB" w:rsidP="005B0F18">
            <w:pPr>
              <w:spacing w:line="360" w:lineRule="auto"/>
              <w:jc w:val="center"/>
              <w:rPr>
                <w:rFonts w:ascii="Times New Roman" w:hAnsi="Times New Roman" w:cs="Times New Roman"/>
              </w:rPr>
            </w:pPr>
            <w:r w:rsidRPr="00955049">
              <w:rPr>
                <w:rFonts w:ascii="Times New Roman" w:hAnsi="Times New Roman" w:cs="Times New Roman"/>
              </w:rPr>
              <w:t>-</w:t>
            </w:r>
            <w:r w:rsidRPr="00F212DC">
              <w:rPr>
                <w:rFonts w:ascii="Times New Roman" w:hAnsi="Times New Roman" w:cs="Times New Roman"/>
              </w:rPr>
              <w:t>1.</w:t>
            </w:r>
            <w:r w:rsidR="00D7346A">
              <w:rPr>
                <w:rFonts w:ascii="Times New Roman" w:hAnsi="Times New Roman" w:cs="Times New Roman"/>
              </w:rPr>
              <w:t>024</w:t>
            </w:r>
          </w:p>
        </w:tc>
        <w:tc>
          <w:tcPr>
            <w:tcW w:w="1108" w:type="dxa"/>
          </w:tcPr>
          <w:p w14:paraId="034933C4" w14:textId="77777777" w:rsidR="004E5CEB" w:rsidRDefault="004E5CEB" w:rsidP="005B0F18">
            <w:pPr>
              <w:spacing w:line="360" w:lineRule="auto"/>
              <w:jc w:val="center"/>
              <w:rPr>
                <w:rFonts w:ascii="Times New Roman" w:hAnsi="Times New Roman" w:cs="Times New Roman"/>
              </w:rPr>
            </w:pPr>
            <w:r w:rsidRPr="00DF7106">
              <w:rPr>
                <w:rFonts w:ascii="Times New Roman" w:hAnsi="Times New Roman" w:cs="Times New Roman"/>
              </w:rPr>
              <w:t>171</w:t>
            </w:r>
          </w:p>
        </w:tc>
        <w:tc>
          <w:tcPr>
            <w:tcW w:w="1141" w:type="dxa"/>
          </w:tcPr>
          <w:p w14:paraId="2A539EC7" w14:textId="6B1631D5" w:rsidR="004E5CEB" w:rsidRDefault="004E5CEB" w:rsidP="005B0F18">
            <w:pPr>
              <w:spacing w:line="360" w:lineRule="auto"/>
              <w:jc w:val="center"/>
              <w:rPr>
                <w:rFonts w:ascii="Times New Roman" w:hAnsi="Times New Roman" w:cs="Times New Roman"/>
              </w:rPr>
            </w:pPr>
            <w:r w:rsidRPr="00F212DC">
              <w:rPr>
                <w:rFonts w:ascii="Times New Roman" w:hAnsi="Times New Roman" w:cs="Times New Roman"/>
              </w:rPr>
              <w:t>0.</w:t>
            </w:r>
            <w:r w:rsidR="00D7346A">
              <w:rPr>
                <w:rFonts w:ascii="Times New Roman" w:hAnsi="Times New Roman" w:cs="Times New Roman"/>
              </w:rPr>
              <w:t>31</w:t>
            </w:r>
          </w:p>
        </w:tc>
      </w:tr>
      <w:tr w:rsidR="004E5CEB" w14:paraId="2856B487" w14:textId="77777777" w:rsidTr="005B0F18">
        <w:tc>
          <w:tcPr>
            <w:tcW w:w="2536" w:type="dxa"/>
          </w:tcPr>
          <w:p w14:paraId="2373E410" w14:textId="77777777" w:rsidR="004E5CEB" w:rsidRDefault="004E5CEB" w:rsidP="005B0F18">
            <w:pPr>
              <w:spacing w:line="360" w:lineRule="auto"/>
              <w:rPr>
                <w:rFonts w:ascii="Times New Roman" w:hAnsi="Times New Roman" w:cs="Times New Roman"/>
              </w:rPr>
            </w:pPr>
            <w:r>
              <w:rPr>
                <w:rFonts w:ascii="Times New Roman" w:hAnsi="Times New Roman" w:cs="Times New Roman"/>
              </w:rPr>
              <w:t>pp_</w:t>
            </w:r>
            <w:r w:rsidRPr="00955049">
              <w:rPr>
                <w:rFonts w:ascii="Times New Roman" w:hAnsi="Times New Roman" w:cs="Times New Roman"/>
              </w:rPr>
              <w:t xml:space="preserve">groupPhytoplankton </w:t>
            </w:r>
          </w:p>
        </w:tc>
        <w:tc>
          <w:tcPr>
            <w:tcW w:w="1157" w:type="dxa"/>
          </w:tcPr>
          <w:p w14:paraId="3000F216" w14:textId="4C3774D5" w:rsidR="004E5CEB" w:rsidRDefault="004E5CEB" w:rsidP="005B0F18">
            <w:pPr>
              <w:spacing w:line="360" w:lineRule="auto"/>
              <w:jc w:val="center"/>
              <w:rPr>
                <w:rFonts w:ascii="Times New Roman" w:hAnsi="Times New Roman" w:cs="Times New Roman"/>
              </w:rPr>
            </w:pPr>
            <w:r w:rsidRPr="00955049">
              <w:rPr>
                <w:rFonts w:ascii="Times New Roman" w:hAnsi="Times New Roman" w:cs="Times New Roman"/>
              </w:rPr>
              <w:t>-</w:t>
            </w:r>
            <w:r w:rsidRPr="00DF3C0B">
              <w:rPr>
                <w:rFonts w:ascii="Times New Roman" w:hAnsi="Times New Roman" w:cs="Times New Roman"/>
              </w:rPr>
              <w:t>0.38</w:t>
            </w:r>
          </w:p>
        </w:tc>
        <w:tc>
          <w:tcPr>
            <w:tcW w:w="1150" w:type="dxa"/>
          </w:tcPr>
          <w:p w14:paraId="2F53F947" w14:textId="6431D294" w:rsidR="004E5CEB" w:rsidRDefault="004E5CEB" w:rsidP="005B0F18">
            <w:pPr>
              <w:spacing w:line="360" w:lineRule="auto"/>
              <w:jc w:val="center"/>
              <w:rPr>
                <w:rFonts w:ascii="Times New Roman" w:hAnsi="Times New Roman" w:cs="Times New Roman"/>
              </w:rPr>
            </w:pPr>
            <w:r w:rsidRPr="00DF3C0B">
              <w:rPr>
                <w:rFonts w:ascii="Times New Roman" w:hAnsi="Times New Roman" w:cs="Times New Roman"/>
              </w:rPr>
              <w:t>0.2</w:t>
            </w:r>
            <w:r w:rsidR="00D7346A">
              <w:rPr>
                <w:rFonts w:ascii="Times New Roman" w:hAnsi="Times New Roman" w:cs="Times New Roman"/>
              </w:rPr>
              <w:t>3</w:t>
            </w:r>
          </w:p>
        </w:tc>
        <w:tc>
          <w:tcPr>
            <w:tcW w:w="1150" w:type="dxa"/>
          </w:tcPr>
          <w:p w14:paraId="438EF6FA" w14:textId="389553CE" w:rsidR="004E5CEB" w:rsidRDefault="004E5CEB" w:rsidP="005B0F18">
            <w:pPr>
              <w:spacing w:line="360" w:lineRule="auto"/>
              <w:jc w:val="center"/>
              <w:rPr>
                <w:rFonts w:ascii="Times New Roman" w:hAnsi="Times New Roman" w:cs="Times New Roman"/>
              </w:rPr>
            </w:pPr>
            <w:r w:rsidRPr="00955049">
              <w:rPr>
                <w:rFonts w:ascii="Times New Roman" w:hAnsi="Times New Roman" w:cs="Times New Roman"/>
              </w:rPr>
              <w:t>-</w:t>
            </w:r>
            <w:r>
              <w:t xml:space="preserve"> </w:t>
            </w:r>
            <w:r w:rsidRPr="00DF3C0B">
              <w:rPr>
                <w:rFonts w:ascii="Times New Roman" w:hAnsi="Times New Roman" w:cs="Times New Roman"/>
              </w:rPr>
              <w:t>1.6</w:t>
            </w:r>
            <w:r w:rsidR="00D7346A">
              <w:rPr>
                <w:rFonts w:ascii="Times New Roman" w:hAnsi="Times New Roman" w:cs="Times New Roman"/>
              </w:rPr>
              <w:t>3</w:t>
            </w:r>
          </w:p>
        </w:tc>
        <w:tc>
          <w:tcPr>
            <w:tcW w:w="1108" w:type="dxa"/>
          </w:tcPr>
          <w:p w14:paraId="5EA5BB05" w14:textId="77777777" w:rsidR="004E5CEB" w:rsidRDefault="004E5CEB" w:rsidP="005B0F18">
            <w:pPr>
              <w:spacing w:line="360" w:lineRule="auto"/>
              <w:jc w:val="center"/>
              <w:rPr>
                <w:rFonts w:ascii="Times New Roman" w:hAnsi="Times New Roman" w:cs="Times New Roman"/>
              </w:rPr>
            </w:pPr>
            <w:r w:rsidRPr="00DF7106">
              <w:rPr>
                <w:rFonts w:ascii="Times New Roman" w:hAnsi="Times New Roman" w:cs="Times New Roman"/>
              </w:rPr>
              <w:t>171</w:t>
            </w:r>
          </w:p>
        </w:tc>
        <w:tc>
          <w:tcPr>
            <w:tcW w:w="1141" w:type="dxa"/>
          </w:tcPr>
          <w:p w14:paraId="1704A5BB" w14:textId="1CF9150C" w:rsidR="004E5CEB" w:rsidRDefault="004E5CEB" w:rsidP="005B0F18">
            <w:pPr>
              <w:spacing w:line="360" w:lineRule="auto"/>
              <w:jc w:val="center"/>
              <w:rPr>
                <w:rFonts w:ascii="Times New Roman" w:hAnsi="Times New Roman" w:cs="Times New Roman"/>
              </w:rPr>
            </w:pPr>
            <w:r w:rsidRPr="00DF3C0B">
              <w:rPr>
                <w:rFonts w:ascii="Times New Roman" w:hAnsi="Times New Roman" w:cs="Times New Roman"/>
              </w:rPr>
              <w:t>0.</w:t>
            </w:r>
            <w:r w:rsidR="00D7346A">
              <w:rPr>
                <w:rFonts w:ascii="Times New Roman" w:hAnsi="Times New Roman" w:cs="Times New Roman"/>
              </w:rPr>
              <w:t>10</w:t>
            </w:r>
          </w:p>
        </w:tc>
      </w:tr>
      <w:tr w:rsidR="004E5CEB" w14:paraId="5EF3936B" w14:textId="77777777" w:rsidTr="005B0F18">
        <w:tc>
          <w:tcPr>
            <w:tcW w:w="2536" w:type="dxa"/>
          </w:tcPr>
          <w:p w14:paraId="21585E5C" w14:textId="77777777" w:rsidR="004E5CEB" w:rsidRPr="00955049" w:rsidRDefault="004E5CEB" w:rsidP="005B0F18">
            <w:pPr>
              <w:spacing w:line="360" w:lineRule="auto"/>
              <w:rPr>
                <w:rFonts w:ascii="Times New Roman" w:hAnsi="Times New Roman" w:cs="Times New Roman"/>
              </w:rPr>
            </w:pPr>
            <w:r>
              <w:rPr>
                <w:rFonts w:ascii="Times New Roman" w:hAnsi="Times New Roman" w:cs="Times New Roman"/>
              </w:rPr>
              <w:t>pp_</w:t>
            </w:r>
            <w:r w:rsidRPr="00955049">
              <w:rPr>
                <w:rFonts w:ascii="Times New Roman" w:hAnsi="Times New Roman" w:cs="Times New Roman"/>
              </w:rPr>
              <w:t>groupPlants</w:t>
            </w:r>
          </w:p>
        </w:tc>
        <w:tc>
          <w:tcPr>
            <w:tcW w:w="1157" w:type="dxa"/>
          </w:tcPr>
          <w:p w14:paraId="5628B58E" w14:textId="72CDA623" w:rsidR="004E5CEB" w:rsidRDefault="004E5CEB" w:rsidP="005B0F18">
            <w:pPr>
              <w:spacing w:line="360" w:lineRule="auto"/>
              <w:jc w:val="center"/>
              <w:rPr>
                <w:rFonts w:ascii="Times New Roman" w:hAnsi="Times New Roman" w:cs="Times New Roman"/>
              </w:rPr>
            </w:pPr>
            <w:r w:rsidRPr="00955049">
              <w:rPr>
                <w:rFonts w:ascii="Times New Roman" w:hAnsi="Times New Roman" w:cs="Times New Roman"/>
              </w:rPr>
              <w:t>-</w:t>
            </w:r>
            <w:r w:rsidRPr="00DF3C0B">
              <w:rPr>
                <w:rFonts w:ascii="Times New Roman" w:hAnsi="Times New Roman" w:cs="Times New Roman"/>
              </w:rPr>
              <w:t>0.36</w:t>
            </w:r>
          </w:p>
        </w:tc>
        <w:tc>
          <w:tcPr>
            <w:tcW w:w="1150" w:type="dxa"/>
          </w:tcPr>
          <w:p w14:paraId="72C9E306" w14:textId="2BE0707F" w:rsidR="004E5CEB" w:rsidRDefault="004E5CEB" w:rsidP="005B0F18">
            <w:pPr>
              <w:spacing w:line="360" w:lineRule="auto"/>
              <w:jc w:val="center"/>
              <w:rPr>
                <w:rFonts w:ascii="Times New Roman" w:hAnsi="Times New Roman" w:cs="Times New Roman"/>
              </w:rPr>
            </w:pPr>
            <w:r w:rsidRPr="00955049">
              <w:rPr>
                <w:rFonts w:ascii="Times New Roman" w:hAnsi="Times New Roman" w:cs="Times New Roman"/>
              </w:rPr>
              <w:t>0.</w:t>
            </w:r>
            <w:r w:rsidRPr="00DF3C0B">
              <w:rPr>
                <w:rFonts w:ascii="Times New Roman" w:hAnsi="Times New Roman" w:cs="Times New Roman"/>
              </w:rPr>
              <w:t>1</w:t>
            </w:r>
            <w:r w:rsidR="00D7346A">
              <w:rPr>
                <w:rFonts w:ascii="Times New Roman" w:hAnsi="Times New Roman" w:cs="Times New Roman"/>
              </w:rPr>
              <w:t>9</w:t>
            </w:r>
          </w:p>
        </w:tc>
        <w:tc>
          <w:tcPr>
            <w:tcW w:w="1150" w:type="dxa"/>
          </w:tcPr>
          <w:p w14:paraId="4617403C" w14:textId="370DD258" w:rsidR="004E5CEB" w:rsidRDefault="004E5CEB" w:rsidP="005B0F18">
            <w:pPr>
              <w:spacing w:line="360" w:lineRule="auto"/>
              <w:jc w:val="center"/>
              <w:rPr>
                <w:rFonts w:ascii="Times New Roman" w:hAnsi="Times New Roman" w:cs="Times New Roman"/>
              </w:rPr>
            </w:pPr>
            <w:r w:rsidRPr="00955049">
              <w:rPr>
                <w:rFonts w:ascii="Times New Roman" w:hAnsi="Times New Roman" w:cs="Times New Roman"/>
              </w:rPr>
              <w:t>-</w:t>
            </w:r>
            <w:r w:rsidRPr="00DF3C0B">
              <w:rPr>
                <w:rFonts w:ascii="Times New Roman" w:hAnsi="Times New Roman" w:cs="Times New Roman"/>
              </w:rPr>
              <w:t>1.</w:t>
            </w:r>
            <w:r w:rsidR="00D7346A">
              <w:rPr>
                <w:rFonts w:ascii="Times New Roman" w:hAnsi="Times New Roman" w:cs="Times New Roman"/>
              </w:rPr>
              <w:t>89</w:t>
            </w:r>
          </w:p>
        </w:tc>
        <w:tc>
          <w:tcPr>
            <w:tcW w:w="1108" w:type="dxa"/>
          </w:tcPr>
          <w:p w14:paraId="05081CBC" w14:textId="77777777" w:rsidR="004E5CEB" w:rsidRDefault="004E5CEB" w:rsidP="005B0F18">
            <w:pPr>
              <w:spacing w:line="360" w:lineRule="auto"/>
              <w:jc w:val="center"/>
              <w:rPr>
                <w:rFonts w:ascii="Times New Roman" w:hAnsi="Times New Roman" w:cs="Times New Roman"/>
              </w:rPr>
            </w:pPr>
            <w:r>
              <w:rPr>
                <w:rFonts w:ascii="Times New Roman" w:hAnsi="Times New Roman" w:cs="Times New Roman"/>
              </w:rPr>
              <w:t>171</w:t>
            </w:r>
          </w:p>
        </w:tc>
        <w:tc>
          <w:tcPr>
            <w:tcW w:w="1141" w:type="dxa"/>
          </w:tcPr>
          <w:p w14:paraId="23431118" w14:textId="43A50251" w:rsidR="004E5CEB" w:rsidRDefault="004E5CEB" w:rsidP="005B0F18">
            <w:pPr>
              <w:spacing w:line="360" w:lineRule="auto"/>
              <w:jc w:val="center"/>
              <w:rPr>
                <w:rFonts w:ascii="Times New Roman" w:hAnsi="Times New Roman" w:cs="Times New Roman"/>
              </w:rPr>
            </w:pPr>
            <w:r w:rsidRPr="00DF3C0B">
              <w:rPr>
                <w:rFonts w:ascii="Times New Roman" w:hAnsi="Times New Roman" w:cs="Times New Roman"/>
              </w:rPr>
              <w:t>0.0</w:t>
            </w:r>
            <w:r w:rsidR="00D7346A">
              <w:rPr>
                <w:rFonts w:ascii="Times New Roman" w:hAnsi="Times New Roman" w:cs="Times New Roman"/>
              </w:rPr>
              <w:t>61</w:t>
            </w:r>
          </w:p>
        </w:tc>
      </w:tr>
    </w:tbl>
    <w:p w14:paraId="416B5792" w14:textId="1807926D" w:rsidR="004E5CEB" w:rsidRDefault="004E5CEB" w:rsidP="004E5CEB">
      <w:pPr>
        <w:spacing w:line="360" w:lineRule="auto"/>
        <w:rPr>
          <w:rFonts w:ascii="Times New Roman" w:hAnsi="Times New Roman" w:cs="Times New Roman"/>
        </w:rPr>
      </w:pPr>
    </w:p>
    <w:p w14:paraId="28375FDC" w14:textId="08640225" w:rsidR="004E5CEB" w:rsidRDefault="009438DB" w:rsidP="004E5CEB">
      <w:pPr>
        <w:spacing w:line="360" w:lineRule="auto"/>
        <w:rPr>
          <w:rFonts w:ascii="Times New Roman" w:hAnsi="Times New Roman" w:cs="Times New Roman"/>
        </w:rPr>
      </w:pPr>
      <w:r>
        <w:rPr>
          <w:rFonts w:ascii="Times New Roman" w:hAnsi="Times New Roman" w:cs="Times New Roman"/>
          <w:noProof/>
        </w:rPr>
        <w:lastRenderedPageBreak/>
        <w:drawing>
          <wp:inline distT="0" distB="0" distL="0" distR="0" wp14:anchorId="7FB30BCC" wp14:editId="13F96308">
            <wp:extent cx="5943600" cy="334327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temp_effect_size_mod2.png"/>
                    <pic:cNvPicPr/>
                  </pic:nvPicPr>
                  <pic:blipFill>
                    <a:blip r:embed="rId17">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75891D56" w14:textId="62A3D627" w:rsidR="004E5CEB" w:rsidRDefault="004E5CEB" w:rsidP="004E5CEB">
      <w:pPr>
        <w:spacing w:line="360" w:lineRule="auto"/>
        <w:rPr>
          <w:rFonts w:ascii="Times New Roman" w:hAnsi="Times New Roman" w:cs="Times New Roman"/>
        </w:rPr>
      </w:pPr>
      <w:r>
        <w:rPr>
          <w:rFonts w:ascii="Times New Roman" w:hAnsi="Times New Roman" w:cs="Times New Roman"/>
        </w:rPr>
        <w:t>Figure S4: Effect sizes from temperature model</w:t>
      </w:r>
    </w:p>
    <w:p w14:paraId="7FB275E4" w14:textId="77777777" w:rsidR="004E5CEB" w:rsidRDefault="004E5CEB" w:rsidP="004E5CEB">
      <w:pPr>
        <w:spacing w:line="360" w:lineRule="auto"/>
        <w:rPr>
          <w:rFonts w:ascii="Times New Roman" w:hAnsi="Times New Roman" w:cs="Times New Roman"/>
        </w:rPr>
      </w:pPr>
    </w:p>
    <w:p w14:paraId="4E0B64DD" w14:textId="588AE91A" w:rsidR="004E5CEB" w:rsidRDefault="004E5CEB" w:rsidP="004E5CEB">
      <w:pPr>
        <w:spacing w:line="360" w:lineRule="auto"/>
        <w:rPr>
          <w:rFonts w:ascii="Times New Roman" w:hAnsi="Times New Roman" w:cs="Times New Roman"/>
        </w:rPr>
      </w:pPr>
      <w:r w:rsidRPr="00D71D35">
        <w:rPr>
          <w:rFonts w:ascii="Times New Roman" w:hAnsi="Times New Roman" w:cs="Times New Roman"/>
        </w:rPr>
        <w:t>Table S8</w:t>
      </w:r>
      <w:r>
        <w:rPr>
          <w:rFonts w:ascii="Times New Roman" w:hAnsi="Times New Roman" w:cs="Times New Roman"/>
        </w:rPr>
        <w:t>. Model output for temperature model</w:t>
      </w:r>
    </w:p>
    <w:tbl>
      <w:tblPr>
        <w:tblStyle w:val="TableGrid"/>
        <w:tblW w:w="0" w:type="auto"/>
        <w:tblLook w:val="04A0" w:firstRow="1" w:lastRow="0" w:firstColumn="1" w:lastColumn="0" w:noHBand="0" w:noVBand="1"/>
      </w:tblPr>
      <w:tblGrid>
        <w:gridCol w:w="2536"/>
        <w:gridCol w:w="1157"/>
        <w:gridCol w:w="1150"/>
        <w:gridCol w:w="1150"/>
        <w:gridCol w:w="1108"/>
        <w:gridCol w:w="1141"/>
      </w:tblGrid>
      <w:tr w:rsidR="004E5CEB" w14:paraId="5E1DC07C" w14:textId="77777777" w:rsidTr="005B0F18">
        <w:tc>
          <w:tcPr>
            <w:tcW w:w="2536" w:type="dxa"/>
          </w:tcPr>
          <w:p w14:paraId="2629508C" w14:textId="77777777" w:rsidR="004E5CEB" w:rsidRDefault="004E5CEB" w:rsidP="005B0F18">
            <w:pPr>
              <w:spacing w:line="360" w:lineRule="auto"/>
              <w:rPr>
                <w:rFonts w:ascii="Times New Roman" w:hAnsi="Times New Roman" w:cs="Times New Roman"/>
              </w:rPr>
            </w:pPr>
          </w:p>
        </w:tc>
        <w:tc>
          <w:tcPr>
            <w:tcW w:w="1157" w:type="dxa"/>
          </w:tcPr>
          <w:p w14:paraId="1A03D1AB" w14:textId="77777777" w:rsidR="004E5CEB" w:rsidRDefault="004E5CEB" w:rsidP="005B0F18">
            <w:pPr>
              <w:spacing w:line="360" w:lineRule="auto"/>
              <w:rPr>
                <w:rFonts w:ascii="Times New Roman" w:hAnsi="Times New Roman" w:cs="Times New Roman"/>
              </w:rPr>
            </w:pPr>
            <w:r w:rsidRPr="00955049">
              <w:rPr>
                <w:rFonts w:ascii="Times New Roman" w:hAnsi="Times New Roman" w:cs="Times New Roman"/>
              </w:rPr>
              <w:t>estimate</w:t>
            </w:r>
          </w:p>
        </w:tc>
        <w:tc>
          <w:tcPr>
            <w:tcW w:w="1150" w:type="dxa"/>
          </w:tcPr>
          <w:p w14:paraId="1F8F598D" w14:textId="77777777" w:rsidR="004E5CEB" w:rsidRDefault="004E5CEB" w:rsidP="005B0F18">
            <w:pPr>
              <w:spacing w:line="360" w:lineRule="auto"/>
              <w:rPr>
                <w:rFonts w:ascii="Times New Roman" w:hAnsi="Times New Roman" w:cs="Times New Roman"/>
              </w:rPr>
            </w:pPr>
            <w:r>
              <w:rPr>
                <w:rFonts w:ascii="Times New Roman" w:hAnsi="Times New Roman" w:cs="Times New Roman"/>
              </w:rPr>
              <w:t>SE</w:t>
            </w:r>
          </w:p>
        </w:tc>
        <w:tc>
          <w:tcPr>
            <w:tcW w:w="1150" w:type="dxa"/>
          </w:tcPr>
          <w:p w14:paraId="596B3430" w14:textId="77777777" w:rsidR="004E5CEB" w:rsidRDefault="004E5CEB" w:rsidP="005B0F18">
            <w:pPr>
              <w:spacing w:line="360" w:lineRule="auto"/>
              <w:rPr>
                <w:rFonts w:ascii="Times New Roman" w:hAnsi="Times New Roman" w:cs="Times New Roman"/>
              </w:rPr>
            </w:pPr>
            <w:r>
              <w:rPr>
                <w:rFonts w:ascii="Times New Roman" w:hAnsi="Times New Roman" w:cs="Times New Roman"/>
              </w:rPr>
              <w:t>t-value</w:t>
            </w:r>
          </w:p>
        </w:tc>
        <w:tc>
          <w:tcPr>
            <w:tcW w:w="1108" w:type="dxa"/>
          </w:tcPr>
          <w:p w14:paraId="00BDF799" w14:textId="77777777" w:rsidR="004E5CEB" w:rsidRDefault="004E5CEB" w:rsidP="005B0F18">
            <w:pPr>
              <w:spacing w:line="360" w:lineRule="auto"/>
              <w:rPr>
                <w:rFonts w:ascii="Times New Roman" w:hAnsi="Times New Roman" w:cs="Times New Roman"/>
              </w:rPr>
            </w:pPr>
            <w:r>
              <w:rPr>
                <w:rFonts w:ascii="Times New Roman" w:hAnsi="Times New Roman" w:cs="Times New Roman"/>
              </w:rPr>
              <w:t>df</w:t>
            </w:r>
          </w:p>
        </w:tc>
        <w:tc>
          <w:tcPr>
            <w:tcW w:w="1141" w:type="dxa"/>
          </w:tcPr>
          <w:p w14:paraId="12D05A1D" w14:textId="77777777" w:rsidR="004E5CEB" w:rsidRDefault="004E5CEB" w:rsidP="005B0F18">
            <w:pPr>
              <w:spacing w:line="360" w:lineRule="auto"/>
              <w:rPr>
                <w:rFonts w:ascii="Times New Roman" w:hAnsi="Times New Roman" w:cs="Times New Roman"/>
              </w:rPr>
            </w:pPr>
            <w:r>
              <w:rPr>
                <w:rFonts w:ascii="Times New Roman" w:hAnsi="Times New Roman" w:cs="Times New Roman"/>
              </w:rPr>
              <w:t>p-value</w:t>
            </w:r>
          </w:p>
        </w:tc>
      </w:tr>
      <w:tr w:rsidR="004E5CEB" w14:paraId="5AAD5447" w14:textId="77777777" w:rsidTr="005B0F18">
        <w:tc>
          <w:tcPr>
            <w:tcW w:w="2536" w:type="dxa"/>
          </w:tcPr>
          <w:p w14:paraId="366E31FF" w14:textId="77777777" w:rsidR="004E5CEB" w:rsidRDefault="004E5CEB" w:rsidP="005B0F18">
            <w:pPr>
              <w:spacing w:line="360" w:lineRule="auto"/>
              <w:rPr>
                <w:rFonts w:ascii="Times New Roman" w:hAnsi="Times New Roman" w:cs="Times New Roman"/>
              </w:rPr>
            </w:pPr>
            <w:r>
              <w:rPr>
                <w:rFonts w:ascii="Times New Roman" w:hAnsi="Times New Roman" w:cs="Times New Roman"/>
              </w:rPr>
              <w:t>Intercept</w:t>
            </w:r>
          </w:p>
        </w:tc>
        <w:tc>
          <w:tcPr>
            <w:tcW w:w="1157" w:type="dxa"/>
          </w:tcPr>
          <w:p w14:paraId="3C80D6CF" w14:textId="1B29DC1F" w:rsidR="004E5CEB" w:rsidRDefault="004E5CEB" w:rsidP="005B0F18">
            <w:pPr>
              <w:spacing w:line="360" w:lineRule="auto"/>
              <w:jc w:val="center"/>
              <w:rPr>
                <w:rFonts w:ascii="Times New Roman" w:hAnsi="Times New Roman" w:cs="Times New Roman"/>
              </w:rPr>
            </w:pPr>
            <w:r w:rsidRPr="00DF3C0B">
              <w:rPr>
                <w:rFonts w:ascii="Times New Roman" w:hAnsi="Times New Roman" w:cs="Times New Roman"/>
              </w:rPr>
              <w:t>0.4</w:t>
            </w:r>
            <w:r w:rsidR="009438DB">
              <w:rPr>
                <w:rFonts w:ascii="Times New Roman" w:hAnsi="Times New Roman" w:cs="Times New Roman"/>
              </w:rPr>
              <w:t>9</w:t>
            </w:r>
          </w:p>
        </w:tc>
        <w:tc>
          <w:tcPr>
            <w:tcW w:w="1150" w:type="dxa"/>
          </w:tcPr>
          <w:p w14:paraId="35BD8E81" w14:textId="178BBDB6" w:rsidR="004E5CEB" w:rsidRDefault="004E5CEB" w:rsidP="005B0F18">
            <w:pPr>
              <w:spacing w:line="360" w:lineRule="auto"/>
              <w:jc w:val="center"/>
              <w:rPr>
                <w:rFonts w:ascii="Times New Roman" w:hAnsi="Times New Roman" w:cs="Times New Roman"/>
              </w:rPr>
            </w:pPr>
            <w:r w:rsidRPr="00DF3C0B">
              <w:rPr>
                <w:rFonts w:ascii="Times New Roman" w:hAnsi="Times New Roman" w:cs="Times New Roman"/>
              </w:rPr>
              <w:t>0.1</w:t>
            </w:r>
            <w:r w:rsidR="009438DB">
              <w:rPr>
                <w:rFonts w:ascii="Times New Roman" w:hAnsi="Times New Roman" w:cs="Times New Roman"/>
              </w:rPr>
              <w:t>6</w:t>
            </w:r>
          </w:p>
        </w:tc>
        <w:tc>
          <w:tcPr>
            <w:tcW w:w="1150" w:type="dxa"/>
          </w:tcPr>
          <w:p w14:paraId="4410B365" w14:textId="38021824" w:rsidR="004E5CEB" w:rsidRDefault="004E5CEB" w:rsidP="005B0F18">
            <w:pPr>
              <w:spacing w:line="360" w:lineRule="auto"/>
              <w:jc w:val="center"/>
              <w:rPr>
                <w:rFonts w:ascii="Times New Roman" w:hAnsi="Times New Roman" w:cs="Times New Roman"/>
              </w:rPr>
            </w:pPr>
            <w:r w:rsidRPr="00DF3C0B">
              <w:rPr>
                <w:rFonts w:ascii="Times New Roman" w:hAnsi="Times New Roman" w:cs="Times New Roman"/>
              </w:rPr>
              <w:t>3.</w:t>
            </w:r>
            <w:r w:rsidR="009438DB">
              <w:rPr>
                <w:rFonts w:ascii="Times New Roman" w:hAnsi="Times New Roman" w:cs="Times New Roman"/>
              </w:rPr>
              <w:t>09</w:t>
            </w:r>
          </w:p>
        </w:tc>
        <w:tc>
          <w:tcPr>
            <w:tcW w:w="1108" w:type="dxa"/>
          </w:tcPr>
          <w:p w14:paraId="4FBEFCF0" w14:textId="77777777" w:rsidR="004E5CEB" w:rsidRDefault="004E5CEB" w:rsidP="005B0F18">
            <w:pPr>
              <w:spacing w:line="360" w:lineRule="auto"/>
              <w:jc w:val="center"/>
              <w:rPr>
                <w:rFonts w:ascii="Times New Roman" w:hAnsi="Times New Roman" w:cs="Times New Roman"/>
              </w:rPr>
            </w:pPr>
            <w:r>
              <w:rPr>
                <w:rFonts w:ascii="Times New Roman" w:hAnsi="Times New Roman" w:cs="Times New Roman"/>
              </w:rPr>
              <w:t>171</w:t>
            </w:r>
          </w:p>
        </w:tc>
        <w:tc>
          <w:tcPr>
            <w:tcW w:w="1141" w:type="dxa"/>
          </w:tcPr>
          <w:p w14:paraId="6CFA5575" w14:textId="0830834E" w:rsidR="004E5CEB" w:rsidRDefault="004E5CEB" w:rsidP="005B0F18">
            <w:pPr>
              <w:spacing w:line="360" w:lineRule="auto"/>
              <w:jc w:val="center"/>
              <w:rPr>
                <w:rFonts w:ascii="Times New Roman" w:hAnsi="Times New Roman" w:cs="Times New Roman"/>
              </w:rPr>
            </w:pPr>
            <w:r w:rsidRPr="00DF3C0B">
              <w:rPr>
                <w:rFonts w:ascii="Times New Roman" w:hAnsi="Times New Roman" w:cs="Times New Roman"/>
              </w:rPr>
              <w:t>0.00</w:t>
            </w:r>
            <w:r w:rsidR="009438DB">
              <w:rPr>
                <w:rFonts w:ascii="Times New Roman" w:hAnsi="Times New Roman" w:cs="Times New Roman"/>
              </w:rPr>
              <w:t>24</w:t>
            </w:r>
          </w:p>
        </w:tc>
      </w:tr>
      <w:tr w:rsidR="004E5CEB" w14:paraId="2167182F" w14:textId="77777777" w:rsidTr="005B0F18">
        <w:tc>
          <w:tcPr>
            <w:tcW w:w="2536" w:type="dxa"/>
          </w:tcPr>
          <w:p w14:paraId="4686FB7D" w14:textId="77777777" w:rsidR="004E5CEB" w:rsidRDefault="004E5CEB" w:rsidP="005B0F18">
            <w:pPr>
              <w:spacing w:line="360" w:lineRule="auto"/>
              <w:rPr>
                <w:rFonts w:ascii="Times New Roman" w:hAnsi="Times New Roman" w:cs="Times New Roman"/>
              </w:rPr>
            </w:pPr>
            <w:r>
              <w:rPr>
                <w:rFonts w:ascii="Times New Roman" w:hAnsi="Times New Roman" w:cs="Times New Roman"/>
              </w:rPr>
              <w:t>temp_stand</w:t>
            </w:r>
          </w:p>
        </w:tc>
        <w:tc>
          <w:tcPr>
            <w:tcW w:w="1157" w:type="dxa"/>
          </w:tcPr>
          <w:p w14:paraId="436AC021" w14:textId="5BC5BD8A" w:rsidR="004E5CEB" w:rsidRDefault="004E5CEB" w:rsidP="005B0F18">
            <w:pPr>
              <w:spacing w:line="360" w:lineRule="auto"/>
              <w:jc w:val="center"/>
              <w:rPr>
                <w:rFonts w:ascii="Times New Roman" w:hAnsi="Times New Roman" w:cs="Times New Roman"/>
              </w:rPr>
            </w:pPr>
            <w:r w:rsidRPr="00186F51">
              <w:rPr>
                <w:rFonts w:ascii="Times New Roman" w:hAnsi="Times New Roman" w:cs="Times New Roman"/>
              </w:rPr>
              <w:t>-</w:t>
            </w:r>
            <w:r w:rsidRPr="00DF3C0B">
              <w:rPr>
                <w:rFonts w:ascii="Times New Roman" w:hAnsi="Times New Roman" w:cs="Times New Roman"/>
              </w:rPr>
              <w:t>0.0</w:t>
            </w:r>
            <w:r w:rsidR="009438DB">
              <w:rPr>
                <w:rFonts w:ascii="Times New Roman" w:hAnsi="Times New Roman" w:cs="Times New Roman"/>
              </w:rPr>
              <w:t>51</w:t>
            </w:r>
          </w:p>
        </w:tc>
        <w:tc>
          <w:tcPr>
            <w:tcW w:w="1150" w:type="dxa"/>
          </w:tcPr>
          <w:p w14:paraId="71598408" w14:textId="0D2FAAF2" w:rsidR="004E5CEB" w:rsidRDefault="004E5CEB" w:rsidP="005B0F18">
            <w:pPr>
              <w:spacing w:line="360" w:lineRule="auto"/>
              <w:jc w:val="center"/>
              <w:rPr>
                <w:rFonts w:ascii="Times New Roman" w:hAnsi="Times New Roman" w:cs="Times New Roman"/>
              </w:rPr>
            </w:pPr>
            <w:r w:rsidRPr="00DF3C0B">
              <w:rPr>
                <w:rFonts w:ascii="Times New Roman" w:hAnsi="Times New Roman" w:cs="Times New Roman"/>
              </w:rPr>
              <w:t>0.0</w:t>
            </w:r>
            <w:r w:rsidR="009438DB">
              <w:rPr>
                <w:rFonts w:ascii="Times New Roman" w:hAnsi="Times New Roman" w:cs="Times New Roman"/>
              </w:rPr>
              <w:t>71</w:t>
            </w:r>
          </w:p>
        </w:tc>
        <w:tc>
          <w:tcPr>
            <w:tcW w:w="1150" w:type="dxa"/>
          </w:tcPr>
          <w:p w14:paraId="122B2324" w14:textId="70A42BE2" w:rsidR="004E5CEB" w:rsidRDefault="004E5CEB" w:rsidP="005B0F18">
            <w:pPr>
              <w:spacing w:line="360" w:lineRule="auto"/>
              <w:jc w:val="center"/>
              <w:rPr>
                <w:rFonts w:ascii="Times New Roman" w:hAnsi="Times New Roman" w:cs="Times New Roman"/>
              </w:rPr>
            </w:pPr>
            <w:r w:rsidRPr="00186F51">
              <w:rPr>
                <w:rFonts w:ascii="Times New Roman" w:hAnsi="Times New Roman" w:cs="Times New Roman"/>
              </w:rPr>
              <w:t>-</w:t>
            </w:r>
            <w:r w:rsidRPr="00DF3C0B">
              <w:rPr>
                <w:rFonts w:ascii="Times New Roman" w:hAnsi="Times New Roman" w:cs="Times New Roman"/>
              </w:rPr>
              <w:t>0.7</w:t>
            </w:r>
            <w:r w:rsidR="009438DB">
              <w:rPr>
                <w:rFonts w:ascii="Times New Roman" w:hAnsi="Times New Roman" w:cs="Times New Roman"/>
              </w:rPr>
              <w:t>2</w:t>
            </w:r>
          </w:p>
        </w:tc>
        <w:tc>
          <w:tcPr>
            <w:tcW w:w="1108" w:type="dxa"/>
          </w:tcPr>
          <w:p w14:paraId="1BEFD5DA" w14:textId="77777777" w:rsidR="004E5CEB" w:rsidRDefault="004E5CEB" w:rsidP="005B0F18">
            <w:pPr>
              <w:spacing w:line="360" w:lineRule="auto"/>
              <w:jc w:val="center"/>
              <w:rPr>
                <w:rFonts w:ascii="Times New Roman" w:hAnsi="Times New Roman" w:cs="Times New Roman"/>
              </w:rPr>
            </w:pPr>
            <w:r w:rsidRPr="00134978">
              <w:rPr>
                <w:rFonts w:ascii="Times New Roman" w:hAnsi="Times New Roman" w:cs="Times New Roman"/>
              </w:rPr>
              <w:t>171</w:t>
            </w:r>
          </w:p>
        </w:tc>
        <w:tc>
          <w:tcPr>
            <w:tcW w:w="1141" w:type="dxa"/>
          </w:tcPr>
          <w:p w14:paraId="5AEBC165" w14:textId="0C70FBC8" w:rsidR="004E5CEB" w:rsidRDefault="004E5CEB" w:rsidP="005B0F18">
            <w:pPr>
              <w:spacing w:line="360" w:lineRule="auto"/>
              <w:jc w:val="center"/>
              <w:rPr>
                <w:rFonts w:ascii="Times New Roman" w:hAnsi="Times New Roman" w:cs="Times New Roman"/>
              </w:rPr>
            </w:pPr>
            <w:r w:rsidRPr="00DF3C0B">
              <w:rPr>
                <w:rFonts w:ascii="Times New Roman" w:hAnsi="Times New Roman" w:cs="Times New Roman"/>
              </w:rPr>
              <w:t>0.48</w:t>
            </w:r>
          </w:p>
        </w:tc>
      </w:tr>
      <w:tr w:rsidR="004E5CEB" w14:paraId="2D2C14F3" w14:textId="77777777" w:rsidTr="005B0F18">
        <w:tc>
          <w:tcPr>
            <w:tcW w:w="2536" w:type="dxa"/>
          </w:tcPr>
          <w:p w14:paraId="0B178A69" w14:textId="77777777" w:rsidR="004E5CEB" w:rsidRDefault="004E5CEB" w:rsidP="005B0F18">
            <w:pPr>
              <w:spacing w:line="360" w:lineRule="auto"/>
              <w:rPr>
                <w:rFonts w:ascii="Times New Roman" w:hAnsi="Times New Roman" w:cs="Times New Roman"/>
              </w:rPr>
            </w:pPr>
            <w:r>
              <w:rPr>
                <w:rFonts w:ascii="Times New Roman" w:hAnsi="Times New Roman" w:cs="Times New Roman"/>
              </w:rPr>
              <w:t>Natural2</w:t>
            </w:r>
          </w:p>
        </w:tc>
        <w:tc>
          <w:tcPr>
            <w:tcW w:w="1157" w:type="dxa"/>
          </w:tcPr>
          <w:p w14:paraId="21258EA0" w14:textId="642F76BF" w:rsidR="004E5CEB" w:rsidRDefault="004E5CEB" w:rsidP="005B0F18">
            <w:pPr>
              <w:spacing w:line="360" w:lineRule="auto"/>
              <w:jc w:val="center"/>
              <w:rPr>
                <w:rFonts w:ascii="Times New Roman" w:hAnsi="Times New Roman" w:cs="Times New Roman"/>
              </w:rPr>
            </w:pPr>
            <w:r w:rsidRPr="00186F51">
              <w:rPr>
                <w:rFonts w:ascii="Times New Roman" w:hAnsi="Times New Roman" w:cs="Times New Roman"/>
              </w:rPr>
              <w:t>-</w:t>
            </w:r>
            <w:r w:rsidRPr="00DF3C0B">
              <w:rPr>
                <w:rFonts w:ascii="Times New Roman" w:hAnsi="Times New Roman" w:cs="Times New Roman"/>
              </w:rPr>
              <w:t>0.</w:t>
            </w:r>
            <w:r w:rsidR="009438DB">
              <w:rPr>
                <w:rFonts w:ascii="Times New Roman" w:hAnsi="Times New Roman" w:cs="Times New Roman"/>
              </w:rPr>
              <w:t>10</w:t>
            </w:r>
          </w:p>
        </w:tc>
        <w:tc>
          <w:tcPr>
            <w:tcW w:w="1150" w:type="dxa"/>
          </w:tcPr>
          <w:p w14:paraId="38DD579B" w14:textId="45BD300C" w:rsidR="004E5CEB" w:rsidRDefault="004E5CEB" w:rsidP="005B0F18">
            <w:pPr>
              <w:spacing w:line="360" w:lineRule="auto"/>
              <w:jc w:val="center"/>
              <w:rPr>
                <w:rFonts w:ascii="Times New Roman" w:hAnsi="Times New Roman" w:cs="Times New Roman"/>
              </w:rPr>
            </w:pPr>
            <w:r w:rsidRPr="00DF3C0B">
              <w:rPr>
                <w:rFonts w:ascii="Times New Roman" w:hAnsi="Times New Roman" w:cs="Times New Roman"/>
              </w:rPr>
              <w:t>0.2</w:t>
            </w:r>
            <w:r w:rsidR="009438DB">
              <w:rPr>
                <w:rFonts w:ascii="Times New Roman" w:hAnsi="Times New Roman" w:cs="Times New Roman"/>
              </w:rPr>
              <w:t>3</w:t>
            </w:r>
          </w:p>
        </w:tc>
        <w:tc>
          <w:tcPr>
            <w:tcW w:w="1150" w:type="dxa"/>
          </w:tcPr>
          <w:p w14:paraId="1E76BA17" w14:textId="327F9308" w:rsidR="004E5CEB" w:rsidRDefault="004E5CEB" w:rsidP="005B0F18">
            <w:pPr>
              <w:spacing w:line="360" w:lineRule="auto"/>
              <w:jc w:val="center"/>
              <w:rPr>
                <w:rFonts w:ascii="Times New Roman" w:hAnsi="Times New Roman" w:cs="Times New Roman"/>
              </w:rPr>
            </w:pPr>
            <w:r w:rsidRPr="00186F51">
              <w:rPr>
                <w:rFonts w:ascii="Times New Roman" w:hAnsi="Times New Roman" w:cs="Times New Roman"/>
              </w:rPr>
              <w:t>-</w:t>
            </w:r>
            <w:r w:rsidRPr="00DF3C0B">
              <w:rPr>
                <w:rFonts w:ascii="Times New Roman" w:hAnsi="Times New Roman" w:cs="Times New Roman"/>
              </w:rPr>
              <w:t>0.</w:t>
            </w:r>
            <w:r w:rsidR="009438DB">
              <w:rPr>
                <w:rFonts w:ascii="Times New Roman" w:hAnsi="Times New Roman" w:cs="Times New Roman"/>
              </w:rPr>
              <w:t>43</w:t>
            </w:r>
          </w:p>
        </w:tc>
        <w:tc>
          <w:tcPr>
            <w:tcW w:w="1108" w:type="dxa"/>
          </w:tcPr>
          <w:p w14:paraId="4BCDC398" w14:textId="77777777" w:rsidR="004E5CEB" w:rsidRDefault="004E5CEB" w:rsidP="005B0F18">
            <w:pPr>
              <w:spacing w:line="360" w:lineRule="auto"/>
              <w:jc w:val="center"/>
              <w:rPr>
                <w:rFonts w:ascii="Times New Roman" w:hAnsi="Times New Roman" w:cs="Times New Roman"/>
              </w:rPr>
            </w:pPr>
            <w:r w:rsidRPr="00134978">
              <w:rPr>
                <w:rFonts w:ascii="Times New Roman" w:hAnsi="Times New Roman" w:cs="Times New Roman"/>
              </w:rPr>
              <w:t>171</w:t>
            </w:r>
          </w:p>
        </w:tc>
        <w:tc>
          <w:tcPr>
            <w:tcW w:w="1141" w:type="dxa"/>
          </w:tcPr>
          <w:p w14:paraId="2FD583BF" w14:textId="00D76AEE" w:rsidR="004E5CEB" w:rsidRDefault="004E5CEB" w:rsidP="005B0F18">
            <w:pPr>
              <w:spacing w:line="360" w:lineRule="auto"/>
              <w:jc w:val="center"/>
              <w:rPr>
                <w:rFonts w:ascii="Times New Roman" w:hAnsi="Times New Roman" w:cs="Times New Roman"/>
              </w:rPr>
            </w:pPr>
            <w:r w:rsidRPr="00DF3C0B">
              <w:rPr>
                <w:rFonts w:ascii="Times New Roman" w:hAnsi="Times New Roman" w:cs="Times New Roman"/>
              </w:rPr>
              <w:t>0.</w:t>
            </w:r>
            <w:r w:rsidR="009438DB">
              <w:rPr>
                <w:rFonts w:ascii="Times New Roman" w:hAnsi="Times New Roman" w:cs="Times New Roman"/>
              </w:rPr>
              <w:t>67</w:t>
            </w:r>
          </w:p>
        </w:tc>
      </w:tr>
      <w:tr w:rsidR="004E5CEB" w14:paraId="076DD632" w14:textId="77777777" w:rsidTr="005B0F18">
        <w:tc>
          <w:tcPr>
            <w:tcW w:w="2536" w:type="dxa"/>
          </w:tcPr>
          <w:p w14:paraId="0F2C6A99" w14:textId="77777777" w:rsidR="004E5CEB" w:rsidRDefault="004E5CEB" w:rsidP="005B0F18">
            <w:pPr>
              <w:spacing w:line="360" w:lineRule="auto"/>
              <w:rPr>
                <w:rFonts w:ascii="Times New Roman" w:hAnsi="Times New Roman" w:cs="Times New Roman"/>
              </w:rPr>
            </w:pPr>
            <w:r>
              <w:rPr>
                <w:rFonts w:ascii="Times New Roman" w:hAnsi="Times New Roman" w:cs="Times New Roman"/>
              </w:rPr>
              <w:t>Natural3</w:t>
            </w:r>
          </w:p>
        </w:tc>
        <w:tc>
          <w:tcPr>
            <w:tcW w:w="1157" w:type="dxa"/>
          </w:tcPr>
          <w:p w14:paraId="36022B87" w14:textId="30B62106" w:rsidR="004E5CEB" w:rsidRDefault="004E5CEB" w:rsidP="005B0F18">
            <w:pPr>
              <w:spacing w:line="360" w:lineRule="auto"/>
              <w:jc w:val="center"/>
              <w:rPr>
                <w:rFonts w:ascii="Times New Roman" w:hAnsi="Times New Roman" w:cs="Times New Roman"/>
              </w:rPr>
            </w:pPr>
            <w:r w:rsidRPr="00DF3C0B">
              <w:rPr>
                <w:rFonts w:ascii="Times New Roman" w:hAnsi="Times New Roman" w:cs="Times New Roman"/>
              </w:rPr>
              <w:t>0.3</w:t>
            </w:r>
            <w:r w:rsidR="009438DB">
              <w:rPr>
                <w:rFonts w:ascii="Times New Roman" w:hAnsi="Times New Roman" w:cs="Times New Roman"/>
              </w:rPr>
              <w:t>1</w:t>
            </w:r>
          </w:p>
        </w:tc>
        <w:tc>
          <w:tcPr>
            <w:tcW w:w="1150" w:type="dxa"/>
          </w:tcPr>
          <w:p w14:paraId="0C4C9983" w14:textId="1833D876" w:rsidR="004E5CEB" w:rsidRDefault="004E5CEB" w:rsidP="005B0F18">
            <w:pPr>
              <w:spacing w:line="360" w:lineRule="auto"/>
              <w:jc w:val="center"/>
              <w:rPr>
                <w:rFonts w:ascii="Times New Roman" w:hAnsi="Times New Roman" w:cs="Times New Roman"/>
              </w:rPr>
            </w:pPr>
            <w:r w:rsidRPr="00DF3C0B">
              <w:rPr>
                <w:rFonts w:ascii="Times New Roman" w:hAnsi="Times New Roman" w:cs="Times New Roman"/>
              </w:rPr>
              <w:t>0.2</w:t>
            </w:r>
            <w:r w:rsidR="009438DB">
              <w:rPr>
                <w:rFonts w:ascii="Times New Roman" w:hAnsi="Times New Roman" w:cs="Times New Roman"/>
              </w:rPr>
              <w:t>1</w:t>
            </w:r>
          </w:p>
        </w:tc>
        <w:tc>
          <w:tcPr>
            <w:tcW w:w="1150" w:type="dxa"/>
          </w:tcPr>
          <w:p w14:paraId="71A9E44B" w14:textId="5B04382D" w:rsidR="004E5CEB" w:rsidRDefault="004E5CEB" w:rsidP="005B0F18">
            <w:pPr>
              <w:spacing w:line="360" w:lineRule="auto"/>
              <w:jc w:val="center"/>
              <w:rPr>
                <w:rFonts w:ascii="Times New Roman" w:hAnsi="Times New Roman" w:cs="Times New Roman"/>
              </w:rPr>
            </w:pPr>
            <w:r w:rsidRPr="00DF3C0B">
              <w:rPr>
                <w:rFonts w:ascii="Times New Roman" w:hAnsi="Times New Roman" w:cs="Times New Roman"/>
              </w:rPr>
              <w:t>1.4</w:t>
            </w:r>
            <w:r w:rsidR="009438DB">
              <w:rPr>
                <w:rFonts w:ascii="Times New Roman" w:hAnsi="Times New Roman" w:cs="Times New Roman"/>
              </w:rPr>
              <w:t>4</w:t>
            </w:r>
          </w:p>
        </w:tc>
        <w:tc>
          <w:tcPr>
            <w:tcW w:w="1108" w:type="dxa"/>
          </w:tcPr>
          <w:p w14:paraId="1DA809CF" w14:textId="77777777" w:rsidR="004E5CEB" w:rsidRDefault="004E5CEB" w:rsidP="005B0F18">
            <w:pPr>
              <w:spacing w:line="360" w:lineRule="auto"/>
              <w:jc w:val="center"/>
              <w:rPr>
                <w:rFonts w:ascii="Times New Roman" w:hAnsi="Times New Roman" w:cs="Times New Roman"/>
              </w:rPr>
            </w:pPr>
            <w:r w:rsidRPr="00134978">
              <w:rPr>
                <w:rFonts w:ascii="Times New Roman" w:hAnsi="Times New Roman" w:cs="Times New Roman"/>
              </w:rPr>
              <w:t>171</w:t>
            </w:r>
          </w:p>
        </w:tc>
        <w:tc>
          <w:tcPr>
            <w:tcW w:w="1141" w:type="dxa"/>
          </w:tcPr>
          <w:p w14:paraId="528D07B7" w14:textId="01E03FEE" w:rsidR="004E5CEB" w:rsidRDefault="004E5CEB" w:rsidP="005B0F18">
            <w:pPr>
              <w:spacing w:line="360" w:lineRule="auto"/>
              <w:jc w:val="center"/>
              <w:rPr>
                <w:rFonts w:ascii="Times New Roman" w:hAnsi="Times New Roman" w:cs="Times New Roman"/>
              </w:rPr>
            </w:pPr>
            <w:r w:rsidRPr="00DF3C0B">
              <w:rPr>
                <w:rFonts w:ascii="Times New Roman" w:hAnsi="Times New Roman" w:cs="Times New Roman"/>
              </w:rPr>
              <w:t>0.1</w:t>
            </w:r>
            <w:r w:rsidR="009438DB">
              <w:rPr>
                <w:rFonts w:ascii="Times New Roman" w:hAnsi="Times New Roman" w:cs="Times New Roman"/>
              </w:rPr>
              <w:t>5</w:t>
            </w:r>
          </w:p>
        </w:tc>
      </w:tr>
      <w:tr w:rsidR="004E5CEB" w14:paraId="33858F23" w14:textId="77777777" w:rsidTr="005B0F18">
        <w:tc>
          <w:tcPr>
            <w:tcW w:w="2536" w:type="dxa"/>
          </w:tcPr>
          <w:p w14:paraId="1BBEE00F" w14:textId="77777777" w:rsidR="004E5CEB" w:rsidRDefault="004E5CEB" w:rsidP="005B0F18">
            <w:pPr>
              <w:spacing w:line="360" w:lineRule="auto"/>
              <w:rPr>
                <w:rFonts w:ascii="Times New Roman" w:hAnsi="Times New Roman" w:cs="Times New Roman"/>
              </w:rPr>
            </w:pPr>
            <w:r>
              <w:rPr>
                <w:rFonts w:ascii="Times New Roman" w:hAnsi="Times New Roman" w:cs="Times New Roman"/>
              </w:rPr>
              <w:t>Natural4</w:t>
            </w:r>
          </w:p>
        </w:tc>
        <w:tc>
          <w:tcPr>
            <w:tcW w:w="1157" w:type="dxa"/>
          </w:tcPr>
          <w:p w14:paraId="04A65327" w14:textId="44E0BC67" w:rsidR="004E5CEB" w:rsidRDefault="004E5CEB" w:rsidP="005B0F18">
            <w:pPr>
              <w:spacing w:line="360" w:lineRule="auto"/>
              <w:jc w:val="center"/>
              <w:rPr>
                <w:rFonts w:ascii="Times New Roman" w:hAnsi="Times New Roman" w:cs="Times New Roman"/>
              </w:rPr>
            </w:pPr>
            <w:r w:rsidRPr="00DF3C0B">
              <w:rPr>
                <w:rFonts w:ascii="Times New Roman" w:hAnsi="Times New Roman" w:cs="Times New Roman"/>
              </w:rPr>
              <w:t>0.6</w:t>
            </w:r>
            <w:r w:rsidR="009438DB">
              <w:rPr>
                <w:rFonts w:ascii="Times New Roman" w:hAnsi="Times New Roman" w:cs="Times New Roman"/>
              </w:rPr>
              <w:t>4</w:t>
            </w:r>
          </w:p>
        </w:tc>
        <w:tc>
          <w:tcPr>
            <w:tcW w:w="1150" w:type="dxa"/>
          </w:tcPr>
          <w:p w14:paraId="7BD0BF61" w14:textId="6823E4E5" w:rsidR="004E5CEB" w:rsidRDefault="004E5CEB" w:rsidP="005B0F18">
            <w:pPr>
              <w:spacing w:line="360" w:lineRule="auto"/>
              <w:jc w:val="center"/>
              <w:rPr>
                <w:rFonts w:ascii="Times New Roman" w:hAnsi="Times New Roman" w:cs="Times New Roman"/>
              </w:rPr>
            </w:pPr>
            <w:r w:rsidRPr="00DF3C0B">
              <w:rPr>
                <w:rFonts w:ascii="Times New Roman" w:hAnsi="Times New Roman" w:cs="Times New Roman"/>
              </w:rPr>
              <w:t>0.31</w:t>
            </w:r>
          </w:p>
        </w:tc>
        <w:tc>
          <w:tcPr>
            <w:tcW w:w="1150" w:type="dxa"/>
          </w:tcPr>
          <w:p w14:paraId="124ADFA2" w14:textId="7EB5A896" w:rsidR="004E5CEB" w:rsidRDefault="004E5CEB" w:rsidP="005B0F18">
            <w:pPr>
              <w:spacing w:line="360" w:lineRule="auto"/>
              <w:jc w:val="center"/>
              <w:rPr>
                <w:rFonts w:ascii="Times New Roman" w:hAnsi="Times New Roman" w:cs="Times New Roman"/>
              </w:rPr>
            </w:pPr>
            <w:r w:rsidRPr="00DF3C0B">
              <w:rPr>
                <w:rFonts w:ascii="Times New Roman" w:hAnsi="Times New Roman" w:cs="Times New Roman"/>
              </w:rPr>
              <w:t>2.0</w:t>
            </w:r>
            <w:r w:rsidR="009438DB">
              <w:rPr>
                <w:rFonts w:ascii="Times New Roman" w:hAnsi="Times New Roman" w:cs="Times New Roman"/>
              </w:rPr>
              <w:t>2</w:t>
            </w:r>
            <w:r w:rsidRPr="00DF3C0B">
              <w:rPr>
                <w:rFonts w:ascii="Times New Roman" w:hAnsi="Times New Roman" w:cs="Times New Roman"/>
              </w:rPr>
              <w:t>7</w:t>
            </w:r>
          </w:p>
        </w:tc>
        <w:tc>
          <w:tcPr>
            <w:tcW w:w="1108" w:type="dxa"/>
          </w:tcPr>
          <w:p w14:paraId="5D71F2D6" w14:textId="77777777" w:rsidR="004E5CEB" w:rsidRDefault="004E5CEB" w:rsidP="005B0F18">
            <w:pPr>
              <w:spacing w:line="360" w:lineRule="auto"/>
              <w:jc w:val="center"/>
              <w:rPr>
                <w:rFonts w:ascii="Times New Roman" w:hAnsi="Times New Roman" w:cs="Times New Roman"/>
              </w:rPr>
            </w:pPr>
            <w:r w:rsidRPr="00134978">
              <w:rPr>
                <w:rFonts w:ascii="Times New Roman" w:hAnsi="Times New Roman" w:cs="Times New Roman"/>
              </w:rPr>
              <w:t>171</w:t>
            </w:r>
          </w:p>
        </w:tc>
        <w:tc>
          <w:tcPr>
            <w:tcW w:w="1141" w:type="dxa"/>
          </w:tcPr>
          <w:p w14:paraId="777DE34A" w14:textId="73BBD319" w:rsidR="004E5CEB" w:rsidRDefault="004E5CEB" w:rsidP="005B0F18">
            <w:pPr>
              <w:spacing w:line="360" w:lineRule="auto"/>
              <w:jc w:val="center"/>
              <w:rPr>
                <w:rFonts w:ascii="Times New Roman" w:hAnsi="Times New Roman" w:cs="Times New Roman"/>
              </w:rPr>
            </w:pPr>
            <w:r w:rsidRPr="00DF3C0B">
              <w:rPr>
                <w:rFonts w:ascii="Times New Roman" w:hAnsi="Times New Roman" w:cs="Times New Roman"/>
              </w:rPr>
              <w:t>0.0</w:t>
            </w:r>
            <w:r w:rsidR="009438DB">
              <w:rPr>
                <w:rFonts w:ascii="Times New Roman" w:hAnsi="Times New Roman" w:cs="Times New Roman"/>
              </w:rPr>
              <w:t>44</w:t>
            </w:r>
          </w:p>
        </w:tc>
      </w:tr>
      <w:tr w:rsidR="004E5CEB" w14:paraId="4E3AA812" w14:textId="77777777" w:rsidTr="005B0F18">
        <w:tc>
          <w:tcPr>
            <w:tcW w:w="2536" w:type="dxa"/>
          </w:tcPr>
          <w:p w14:paraId="25D0F1EE" w14:textId="77777777" w:rsidR="004E5CEB" w:rsidRDefault="004E5CEB" w:rsidP="005B0F18">
            <w:pPr>
              <w:spacing w:line="360" w:lineRule="auto"/>
              <w:rPr>
                <w:rFonts w:ascii="Times New Roman" w:hAnsi="Times New Roman" w:cs="Times New Roman"/>
              </w:rPr>
            </w:pPr>
            <w:r>
              <w:rPr>
                <w:rFonts w:ascii="Times New Roman" w:hAnsi="Times New Roman" w:cs="Times New Roman"/>
              </w:rPr>
              <w:t>Natural5</w:t>
            </w:r>
          </w:p>
        </w:tc>
        <w:tc>
          <w:tcPr>
            <w:tcW w:w="1157" w:type="dxa"/>
          </w:tcPr>
          <w:p w14:paraId="5BDE047C" w14:textId="6B478D13" w:rsidR="004E5CEB" w:rsidRDefault="004E5CEB" w:rsidP="005B0F18">
            <w:pPr>
              <w:spacing w:line="360" w:lineRule="auto"/>
              <w:jc w:val="center"/>
              <w:rPr>
                <w:rFonts w:ascii="Times New Roman" w:hAnsi="Times New Roman" w:cs="Times New Roman"/>
              </w:rPr>
            </w:pPr>
            <w:r w:rsidRPr="00DF3C0B">
              <w:rPr>
                <w:rFonts w:ascii="Times New Roman" w:hAnsi="Times New Roman" w:cs="Times New Roman"/>
              </w:rPr>
              <w:t>0.10</w:t>
            </w:r>
          </w:p>
        </w:tc>
        <w:tc>
          <w:tcPr>
            <w:tcW w:w="1150" w:type="dxa"/>
          </w:tcPr>
          <w:p w14:paraId="6F5EFEC2" w14:textId="339D3FDC" w:rsidR="004E5CEB" w:rsidRDefault="004E5CEB" w:rsidP="005B0F18">
            <w:pPr>
              <w:spacing w:line="360" w:lineRule="auto"/>
              <w:jc w:val="center"/>
              <w:rPr>
                <w:rFonts w:ascii="Times New Roman" w:hAnsi="Times New Roman" w:cs="Times New Roman"/>
              </w:rPr>
            </w:pPr>
            <w:r w:rsidRPr="00DF3C0B">
              <w:rPr>
                <w:rFonts w:ascii="Times New Roman" w:hAnsi="Times New Roman" w:cs="Times New Roman"/>
              </w:rPr>
              <w:t>0.</w:t>
            </w:r>
            <w:r w:rsidR="009438DB">
              <w:rPr>
                <w:rFonts w:ascii="Times New Roman" w:hAnsi="Times New Roman" w:cs="Times New Roman"/>
              </w:rPr>
              <w:t>20</w:t>
            </w:r>
          </w:p>
        </w:tc>
        <w:tc>
          <w:tcPr>
            <w:tcW w:w="1150" w:type="dxa"/>
          </w:tcPr>
          <w:p w14:paraId="2A604007" w14:textId="6DE5D9A3" w:rsidR="004E5CEB" w:rsidRDefault="004E5CEB" w:rsidP="005B0F18">
            <w:pPr>
              <w:spacing w:line="360" w:lineRule="auto"/>
              <w:jc w:val="center"/>
              <w:rPr>
                <w:rFonts w:ascii="Times New Roman" w:hAnsi="Times New Roman" w:cs="Times New Roman"/>
              </w:rPr>
            </w:pPr>
            <w:r w:rsidRPr="00DF3C0B">
              <w:rPr>
                <w:rFonts w:ascii="Times New Roman" w:hAnsi="Times New Roman" w:cs="Times New Roman"/>
              </w:rPr>
              <w:t>0.5</w:t>
            </w:r>
            <w:r w:rsidR="009438DB">
              <w:rPr>
                <w:rFonts w:ascii="Times New Roman" w:hAnsi="Times New Roman" w:cs="Times New Roman"/>
              </w:rPr>
              <w:t>1</w:t>
            </w:r>
          </w:p>
        </w:tc>
        <w:tc>
          <w:tcPr>
            <w:tcW w:w="1108" w:type="dxa"/>
          </w:tcPr>
          <w:p w14:paraId="49852795" w14:textId="77777777" w:rsidR="004E5CEB" w:rsidRDefault="004E5CEB" w:rsidP="005B0F18">
            <w:pPr>
              <w:spacing w:line="360" w:lineRule="auto"/>
              <w:jc w:val="center"/>
              <w:rPr>
                <w:rFonts w:ascii="Times New Roman" w:hAnsi="Times New Roman" w:cs="Times New Roman"/>
              </w:rPr>
            </w:pPr>
            <w:r w:rsidRPr="00134978">
              <w:rPr>
                <w:rFonts w:ascii="Times New Roman" w:hAnsi="Times New Roman" w:cs="Times New Roman"/>
              </w:rPr>
              <w:t>171</w:t>
            </w:r>
          </w:p>
        </w:tc>
        <w:tc>
          <w:tcPr>
            <w:tcW w:w="1141" w:type="dxa"/>
          </w:tcPr>
          <w:p w14:paraId="144C4D35" w14:textId="7662D14B" w:rsidR="004E5CEB" w:rsidRDefault="004E5CEB" w:rsidP="005B0F18">
            <w:pPr>
              <w:spacing w:line="360" w:lineRule="auto"/>
              <w:jc w:val="center"/>
              <w:rPr>
                <w:rFonts w:ascii="Times New Roman" w:hAnsi="Times New Roman" w:cs="Times New Roman"/>
              </w:rPr>
            </w:pPr>
            <w:r w:rsidRPr="00DF3C0B">
              <w:rPr>
                <w:rFonts w:ascii="Times New Roman" w:hAnsi="Times New Roman" w:cs="Times New Roman"/>
              </w:rPr>
              <w:t>0.</w:t>
            </w:r>
            <w:r w:rsidR="009438DB">
              <w:rPr>
                <w:rFonts w:ascii="Times New Roman" w:hAnsi="Times New Roman" w:cs="Times New Roman"/>
              </w:rPr>
              <w:t>61</w:t>
            </w:r>
          </w:p>
        </w:tc>
      </w:tr>
      <w:tr w:rsidR="004E5CEB" w14:paraId="225F0A23" w14:textId="77777777" w:rsidTr="005B0F18">
        <w:tc>
          <w:tcPr>
            <w:tcW w:w="2536" w:type="dxa"/>
          </w:tcPr>
          <w:p w14:paraId="3B4E8EC2" w14:textId="77777777" w:rsidR="004E5CEB" w:rsidRDefault="004E5CEB" w:rsidP="005B0F18">
            <w:pPr>
              <w:spacing w:line="360" w:lineRule="auto"/>
              <w:rPr>
                <w:rFonts w:ascii="Times New Roman" w:hAnsi="Times New Roman" w:cs="Times New Roman"/>
              </w:rPr>
            </w:pPr>
            <w:r>
              <w:rPr>
                <w:rFonts w:ascii="Times New Roman" w:hAnsi="Times New Roman" w:cs="Times New Roman"/>
              </w:rPr>
              <w:t>pp_groupCoral</w:t>
            </w:r>
          </w:p>
        </w:tc>
        <w:tc>
          <w:tcPr>
            <w:tcW w:w="1157" w:type="dxa"/>
          </w:tcPr>
          <w:p w14:paraId="4FC7889C" w14:textId="23BC5C13" w:rsidR="004E5CEB" w:rsidRDefault="004E5CEB" w:rsidP="005B0F18">
            <w:pPr>
              <w:spacing w:line="360" w:lineRule="auto"/>
              <w:jc w:val="center"/>
              <w:rPr>
                <w:rFonts w:ascii="Times New Roman" w:hAnsi="Times New Roman" w:cs="Times New Roman"/>
              </w:rPr>
            </w:pPr>
            <w:r w:rsidRPr="00186F51">
              <w:rPr>
                <w:rFonts w:ascii="Times New Roman" w:hAnsi="Times New Roman" w:cs="Times New Roman"/>
              </w:rPr>
              <w:t>-</w:t>
            </w:r>
            <w:r w:rsidRPr="00DF3C0B">
              <w:rPr>
                <w:rFonts w:ascii="Times New Roman" w:hAnsi="Times New Roman" w:cs="Times New Roman"/>
              </w:rPr>
              <w:t>0.1</w:t>
            </w:r>
            <w:r w:rsidR="009438DB">
              <w:rPr>
                <w:rFonts w:ascii="Times New Roman" w:hAnsi="Times New Roman" w:cs="Times New Roman"/>
              </w:rPr>
              <w:t>5</w:t>
            </w:r>
          </w:p>
        </w:tc>
        <w:tc>
          <w:tcPr>
            <w:tcW w:w="1150" w:type="dxa"/>
          </w:tcPr>
          <w:p w14:paraId="34D0A43C" w14:textId="65607C11" w:rsidR="004E5CEB" w:rsidRDefault="004E5CEB" w:rsidP="005B0F18">
            <w:pPr>
              <w:spacing w:line="360" w:lineRule="auto"/>
              <w:jc w:val="center"/>
              <w:rPr>
                <w:rFonts w:ascii="Times New Roman" w:hAnsi="Times New Roman" w:cs="Times New Roman"/>
              </w:rPr>
            </w:pPr>
            <w:r w:rsidRPr="00DF3C0B">
              <w:rPr>
                <w:rFonts w:ascii="Times New Roman" w:hAnsi="Times New Roman" w:cs="Times New Roman"/>
              </w:rPr>
              <w:t>0.</w:t>
            </w:r>
            <w:r w:rsidR="009438DB">
              <w:rPr>
                <w:rFonts w:ascii="Times New Roman" w:hAnsi="Times New Roman" w:cs="Times New Roman"/>
              </w:rPr>
              <w:t>20</w:t>
            </w:r>
          </w:p>
        </w:tc>
        <w:tc>
          <w:tcPr>
            <w:tcW w:w="1150" w:type="dxa"/>
          </w:tcPr>
          <w:p w14:paraId="43396A4A" w14:textId="478AAC42" w:rsidR="004E5CEB" w:rsidRDefault="004E5CEB" w:rsidP="005B0F18">
            <w:pPr>
              <w:spacing w:line="360" w:lineRule="auto"/>
              <w:jc w:val="center"/>
              <w:rPr>
                <w:rFonts w:ascii="Times New Roman" w:hAnsi="Times New Roman" w:cs="Times New Roman"/>
              </w:rPr>
            </w:pPr>
            <w:r w:rsidRPr="00DF3C0B">
              <w:rPr>
                <w:rFonts w:ascii="Times New Roman" w:hAnsi="Times New Roman" w:cs="Times New Roman"/>
              </w:rPr>
              <w:t>-0.</w:t>
            </w:r>
            <w:r w:rsidR="009438DB">
              <w:rPr>
                <w:rFonts w:ascii="Times New Roman" w:hAnsi="Times New Roman" w:cs="Times New Roman"/>
              </w:rPr>
              <w:t>72</w:t>
            </w:r>
          </w:p>
        </w:tc>
        <w:tc>
          <w:tcPr>
            <w:tcW w:w="1108" w:type="dxa"/>
          </w:tcPr>
          <w:p w14:paraId="0CAF6038" w14:textId="77777777" w:rsidR="004E5CEB" w:rsidRDefault="004E5CEB" w:rsidP="005B0F18">
            <w:pPr>
              <w:spacing w:line="360" w:lineRule="auto"/>
              <w:jc w:val="center"/>
              <w:rPr>
                <w:rFonts w:ascii="Times New Roman" w:hAnsi="Times New Roman" w:cs="Times New Roman"/>
              </w:rPr>
            </w:pPr>
            <w:r w:rsidRPr="00134978">
              <w:rPr>
                <w:rFonts w:ascii="Times New Roman" w:hAnsi="Times New Roman" w:cs="Times New Roman"/>
              </w:rPr>
              <w:t>171</w:t>
            </w:r>
          </w:p>
        </w:tc>
        <w:tc>
          <w:tcPr>
            <w:tcW w:w="1141" w:type="dxa"/>
          </w:tcPr>
          <w:p w14:paraId="3F0AF4D3" w14:textId="02821625" w:rsidR="004E5CEB" w:rsidRDefault="004E5CEB" w:rsidP="005B0F18">
            <w:pPr>
              <w:spacing w:line="360" w:lineRule="auto"/>
              <w:jc w:val="center"/>
              <w:rPr>
                <w:rFonts w:ascii="Times New Roman" w:hAnsi="Times New Roman" w:cs="Times New Roman"/>
              </w:rPr>
            </w:pPr>
            <w:r w:rsidRPr="00DF3C0B">
              <w:rPr>
                <w:rFonts w:ascii="Times New Roman" w:hAnsi="Times New Roman" w:cs="Times New Roman"/>
              </w:rPr>
              <w:t>0.</w:t>
            </w:r>
            <w:r w:rsidR="009438DB">
              <w:rPr>
                <w:rFonts w:ascii="Times New Roman" w:hAnsi="Times New Roman" w:cs="Times New Roman"/>
              </w:rPr>
              <w:t>47</w:t>
            </w:r>
          </w:p>
        </w:tc>
      </w:tr>
      <w:tr w:rsidR="004E5CEB" w14:paraId="1C87E795" w14:textId="77777777" w:rsidTr="005B0F18">
        <w:tc>
          <w:tcPr>
            <w:tcW w:w="2536" w:type="dxa"/>
          </w:tcPr>
          <w:p w14:paraId="33149F22" w14:textId="77777777" w:rsidR="004E5CEB" w:rsidRDefault="004E5CEB" w:rsidP="005B0F18">
            <w:pPr>
              <w:spacing w:line="360" w:lineRule="auto"/>
              <w:rPr>
                <w:rFonts w:ascii="Times New Roman" w:hAnsi="Times New Roman" w:cs="Times New Roman"/>
              </w:rPr>
            </w:pPr>
            <w:r>
              <w:rPr>
                <w:rFonts w:ascii="Times New Roman" w:hAnsi="Times New Roman" w:cs="Times New Roman"/>
              </w:rPr>
              <w:t>pp_</w:t>
            </w:r>
            <w:r w:rsidRPr="00955049">
              <w:rPr>
                <w:rFonts w:ascii="Times New Roman" w:hAnsi="Times New Roman" w:cs="Times New Roman"/>
              </w:rPr>
              <w:t>groupPhytoplankton</w:t>
            </w:r>
          </w:p>
        </w:tc>
        <w:tc>
          <w:tcPr>
            <w:tcW w:w="1157" w:type="dxa"/>
          </w:tcPr>
          <w:p w14:paraId="39299A97" w14:textId="0B02413E" w:rsidR="004E5CEB" w:rsidRDefault="004E5CEB" w:rsidP="005B0F18">
            <w:pPr>
              <w:spacing w:line="360" w:lineRule="auto"/>
              <w:jc w:val="center"/>
              <w:rPr>
                <w:rFonts w:ascii="Times New Roman" w:hAnsi="Times New Roman" w:cs="Times New Roman"/>
              </w:rPr>
            </w:pPr>
            <w:r w:rsidRPr="00186F51">
              <w:rPr>
                <w:rFonts w:ascii="Times New Roman" w:hAnsi="Times New Roman" w:cs="Times New Roman"/>
              </w:rPr>
              <w:t>-</w:t>
            </w:r>
            <w:r w:rsidRPr="00DF3C0B">
              <w:rPr>
                <w:rFonts w:ascii="Times New Roman" w:hAnsi="Times New Roman" w:cs="Times New Roman"/>
              </w:rPr>
              <w:t>0.3</w:t>
            </w:r>
            <w:r w:rsidR="009438DB">
              <w:rPr>
                <w:rFonts w:ascii="Times New Roman" w:hAnsi="Times New Roman" w:cs="Times New Roman"/>
              </w:rPr>
              <w:t>8</w:t>
            </w:r>
          </w:p>
        </w:tc>
        <w:tc>
          <w:tcPr>
            <w:tcW w:w="1150" w:type="dxa"/>
          </w:tcPr>
          <w:p w14:paraId="0C1C7863" w14:textId="79E9582F" w:rsidR="004E5CEB" w:rsidRDefault="004E5CEB" w:rsidP="005B0F18">
            <w:pPr>
              <w:spacing w:line="360" w:lineRule="auto"/>
              <w:jc w:val="center"/>
              <w:rPr>
                <w:rFonts w:ascii="Times New Roman" w:hAnsi="Times New Roman" w:cs="Times New Roman"/>
              </w:rPr>
            </w:pPr>
            <w:r w:rsidRPr="00DF3C0B">
              <w:rPr>
                <w:rFonts w:ascii="Times New Roman" w:hAnsi="Times New Roman" w:cs="Times New Roman"/>
              </w:rPr>
              <w:t>0.2</w:t>
            </w:r>
            <w:r w:rsidR="009438DB">
              <w:rPr>
                <w:rFonts w:ascii="Times New Roman" w:hAnsi="Times New Roman" w:cs="Times New Roman"/>
              </w:rPr>
              <w:t>3</w:t>
            </w:r>
          </w:p>
        </w:tc>
        <w:tc>
          <w:tcPr>
            <w:tcW w:w="1150" w:type="dxa"/>
          </w:tcPr>
          <w:p w14:paraId="3B432629" w14:textId="210734F0" w:rsidR="004E5CEB" w:rsidRDefault="004E5CEB" w:rsidP="005B0F18">
            <w:pPr>
              <w:spacing w:line="360" w:lineRule="auto"/>
              <w:jc w:val="center"/>
              <w:rPr>
                <w:rFonts w:ascii="Times New Roman" w:hAnsi="Times New Roman" w:cs="Times New Roman"/>
              </w:rPr>
            </w:pPr>
            <w:r w:rsidRPr="00DF3C0B">
              <w:rPr>
                <w:rFonts w:ascii="Times New Roman" w:hAnsi="Times New Roman" w:cs="Times New Roman"/>
              </w:rPr>
              <w:t>-1.</w:t>
            </w:r>
            <w:r w:rsidR="009438DB">
              <w:rPr>
                <w:rFonts w:ascii="Times New Roman" w:hAnsi="Times New Roman" w:cs="Times New Roman"/>
              </w:rPr>
              <w:t>66</w:t>
            </w:r>
          </w:p>
        </w:tc>
        <w:tc>
          <w:tcPr>
            <w:tcW w:w="1108" w:type="dxa"/>
          </w:tcPr>
          <w:p w14:paraId="1A1BD594" w14:textId="77777777" w:rsidR="004E5CEB" w:rsidRDefault="004E5CEB" w:rsidP="005B0F18">
            <w:pPr>
              <w:spacing w:line="360" w:lineRule="auto"/>
              <w:jc w:val="center"/>
              <w:rPr>
                <w:rFonts w:ascii="Times New Roman" w:hAnsi="Times New Roman" w:cs="Times New Roman"/>
              </w:rPr>
            </w:pPr>
            <w:r w:rsidRPr="00134978">
              <w:rPr>
                <w:rFonts w:ascii="Times New Roman" w:hAnsi="Times New Roman" w:cs="Times New Roman"/>
              </w:rPr>
              <w:t>171</w:t>
            </w:r>
          </w:p>
        </w:tc>
        <w:tc>
          <w:tcPr>
            <w:tcW w:w="1141" w:type="dxa"/>
          </w:tcPr>
          <w:p w14:paraId="38DD4AB6" w14:textId="12C68448" w:rsidR="004E5CEB" w:rsidRDefault="004E5CEB" w:rsidP="005B0F18">
            <w:pPr>
              <w:spacing w:line="360" w:lineRule="auto"/>
              <w:jc w:val="center"/>
              <w:rPr>
                <w:rFonts w:ascii="Times New Roman" w:hAnsi="Times New Roman" w:cs="Times New Roman"/>
              </w:rPr>
            </w:pPr>
            <w:r w:rsidRPr="00DF3C0B">
              <w:rPr>
                <w:rFonts w:ascii="Times New Roman" w:hAnsi="Times New Roman" w:cs="Times New Roman"/>
              </w:rPr>
              <w:t>0.0</w:t>
            </w:r>
            <w:r w:rsidR="009438DB">
              <w:rPr>
                <w:rFonts w:ascii="Times New Roman" w:hAnsi="Times New Roman" w:cs="Times New Roman"/>
              </w:rPr>
              <w:t>98</w:t>
            </w:r>
          </w:p>
        </w:tc>
      </w:tr>
      <w:tr w:rsidR="004E5CEB" w14:paraId="2BA52C93" w14:textId="77777777" w:rsidTr="005B0F18">
        <w:tc>
          <w:tcPr>
            <w:tcW w:w="2536" w:type="dxa"/>
          </w:tcPr>
          <w:p w14:paraId="24CC1333" w14:textId="77777777" w:rsidR="004E5CEB" w:rsidRPr="00955049" w:rsidRDefault="004E5CEB" w:rsidP="005B0F18">
            <w:pPr>
              <w:spacing w:line="360" w:lineRule="auto"/>
              <w:rPr>
                <w:rFonts w:ascii="Times New Roman" w:hAnsi="Times New Roman" w:cs="Times New Roman"/>
              </w:rPr>
            </w:pPr>
            <w:r>
              <w:rPr>
                <w:rFonts w:ascii="Times New Roman" w:hAnsi="Times New Roman" w:cs="Times New Roman"/>
              </w:rPr>
              <w:t>pp_</w:t>
            </w:r>
            <w:r w:rsidRPr="00955049">
              <w:rPr>
                <w:rFonts w:ascii="Times New Roman" w:hAnsi="Times New Roman" w:cs="Times New Roman"/>
              </w:rPr>
              <w:t>groupPlants</w:t>
            </w:r>
          </w:p>
        </w:tc>
        <w:tc>
          <w:tcPr>
            <w:tcW w:w="1157" w:type="dxa"/>
          </w:tcPr>
          <w:p w14:paraId="44095DB9" w14:textId="136B557B" w:rsidR="004E5CEB" w:rsidRDefault="004E5CEB" w:rsidP="005B0F18">
            <w:pPr>
              <w:spacing w:line="360" w:lineRule="auto"/>
              <w:jc w:val="center"/>
              <w:rPr>
                <w:rFonts w:ascii="Times New Roman" w:hAnsi="Times New Roman" w:cs="Times New Roman"/>
              </w:rPr>
            </w:pPr>
            <w:r w:rsidRPr="00186F51">
              <w:rPr>
                <w:rFonts w:ascii="Times New Roman" w:hAnsi="Times New Roman" w:cs="Times New Roman"/>
              </w:rPr>
              <w:t>-</w:t>
            </w:r>
            <w:r w:rsidRPr="00DF3C0B">
              <w:rPr>
                <w:rFonts w:ascii="Times New Roman" w:hAnsi="Times New Roman" w:cs="Times New Roman"/>
              </w:rPr>
              <w:t>0.36</w:t>
            </w:r>
          </w:p>
        </w:tc>
        <w:tc>
          <w:tcPr>
            <w:tcW w:w="1150" w:type="dxa"/>
          </w:tcPr>
          <w:p w14:paraId="365D6603" w14:textId="5958BC67" w:rsidR="004E5CEB" w:rsidRDefault="004E5CEB" w:rsidP="005B0F18">
            <w:pPr>
              <w:spacing w:line="360" w:lineRule="auto"/>
              <w:jc w:val="center"/>
              <w:rPr>
                <w:rFonts w:ascii="Times New Roman" w:hAnsi="Times New Roman" w:cs="Times New Roman"/>
              </w:rPr>
            </w:pPr>
            <w:r w:rsidRPr="00DF3C0B">
              <w:rPr>
                <w:rFonts w:ascii="Times New Roman" w:hAnsi="Times New Roman" w:cs="Times New Roman"/>
              </w:rPr>
              <w:t>0.1</w:t>
            </w:r>
            <w:r w:rsidR="009438DB">
              <w:rPr>
                <w:rFonts w:ascii="Times New Roman" w:hAnsi="Times New Roman" w:cs="Times New Roman"/>
              </w:rPr>
              <w:t>9</w:t>
            </w:r>
          </w:p>
        </w:tc>
        <w:tc>
          <w:tcPr>
            <w:tcW w:w="1150" w:type="dxa"/>
          </w:tcPr>
          <w:p w14:paraId="381F58D5" w14:textId="6E9B6C7F" w:rsidR="004E5CEB" w:rsidRDefault="004E5CEB" w:rsidP="005B0F18">
            <w:pPr>
              <w:spacing w:line="360" w:lineRule="auto"/>
              <w:jc w:val="center"/>
              <w:rPr>
                <w:rFonts w:ascii="Times New Roman" w:hAnsi="Times New Roman" w:cs="Times New Roman"/>
              </w:rPr>
            </w:pPr>
            <w:r w:rsidRPr="00DF3C0B">
              <w:rPr>
                <w:rFonts w:ascii="Times New Roman" w:hAnsi="Times New Roman" w:cs="Times New Roman"/>
              </w:rPr>
              <w:t>-1.9</w:t>
            </w:r>
            <w:r w:rsidR="009438DB">
              <w:rPr>
                <w:rFonts w:ascii="Times New Roman" w:hAnsi="Times New Roman" w:cs="Times New Roman"/>
              </w:rPr>
              <w:t>0</w:t>
            </w:r>
          </w:p>
        </w:tc>
        <w:tc>
          <w:tcPr>
            <w:tcW w:w="1108" w:type="dxa"/>
          </w:tcPr>
          <w:p w14:paraId="259FB1C1" w14:textId="77777777" w:rsidR="004E5CEB" w:rsidRDefault="004E5CEB" w:rsidP="005B0F18">
            <w:pPr>
              <w:spacing w:line="360" w:lineRule="auto"/>
              <w:jc w:val="center"/>
              <w:rPr>
                <w:rFonts w:ascii="Times New Roman" w:hAnsi="Times New Roman" w:cs="Times New Roman"/>
              </w:rPr>
            </w:pPr>
            <w:r w:rsidRPr="00134978">
              <w:rPr>
                <w:rFonts w:ascii="Times New Roman" w:hAnsi="Times New Roman" w:cs="Times New Roman"/>
              </w:rPr>
              <w:t>171</w:t>
            </w:r>
          </w:p>
        </w:tc>
        <w:tc>
          <w:tcPr>
            <w:tcW w:w="1141" w:type="dxa"/>
          </w:tcPr>
          <w:p w14:paraId="7A7312CD" w14:textId="4B253C2A" w:rsidR="004E5CEB" w:rsidRDefault="004E5CEB" w:rsidP="005B0F18">
            <w:pPr>
              <w:spacing w:line="360" w:lineRule="auto"/>
              <w:jc w:val="center"/>
              <w:rPr>
                <w:rFonts w:ascii="Times New Roman" w:hAnsi="Times New Roman" w:cs="Times New Roman"/>
              </w:rPr>
            </w:pPr>
            <w:r w:rsidRPr="00DF3C0B">
              <w:rPr>
                <w:rFonts w:ascii="Times New Roman" w:hAnsi="Times New Roman" w:cs="Times New Roman"/>
              </w:rPr>
              <w:t>0.05</w:t>
            </w:r>
            <w:r w:rsidR="009438DB">
              <w:rPr>
                <w:rFonts w:ascii="Times New Roman" w:hAnsi="Times New Roman" w:cs="Times New Roman"/>
              </w:rPr>
              <w:t>9</w:t>
            </w:r>
          </w:p>
        </w:tc>
      </w:tr>
    </w:tbl>
    <w:p w14:paraId="7AABBEAB" w14:textId="77777777" w:rsidR="004E5CEB" w:rsidRDefault="004E5CEB" w:rsidP="004E5CEB">
      <w:pPr>
        <w:spacing w:line="360" w:lineRule="auto"/>
        <w:rPr>
          <w:rFonts w:ascii="Times New Roman" w:hAnsi="Times New Roman" w:cs="Times New Roman"/>
        </w:rPr>
      </w:pPr>
    </w:p>
    <w:p w14:paraId="29BE99F6" w14:textId="77777777" w:rsidR="004E5CEB" w:rsidRDefault="004E5CEB" w:rsidP="004E5CEB">
      <w:pPr>
        <w:spacing w:line="360" w:lineRule="auto"/>
        <w:rPr>
          <w:rFonts w:ascii="Times New Roman" w:hAnsi="Times New Roman" w:cs="Times New Roman"/>
        </w:rPr>
      </w:pPr>
    </w:p>
    <w:p w14:paraId="77F42BF2" w14:textId="425B8630" w:rsidR="004E5CEB" w:rsidRDefault="004E5CEB" w:rsidP="00955049">
      <w:pPr>
        <w:spacing w:line="360" w:lineRule="auto"/>
        <w:rPr>
          <w:rFonts w:ascii="Times New Roman" w:hAnsi="Times New Roman" w:cs="Times New Roman"/>
        </w:rPr>
      </w:pPr>
    </w:p>
    <w:p w14:paraId="4C37A81E" w14:textId="0E396815" w:rsidR="00C30C5E" w:rsidRDefault="00C30C5E" w:rsidP="00955049">
      <w:pPr>
        <w:spacing w:line="360" w:lineRule="auto"/>
        <w:rPr>
          <w:rFonts w:ascii="Times New Roman" w:hAnsi="Times New Roman" w:cs="Times New Roman"/>
        </w:rPr>
      </w:pPr>
    </w:p>
    <w:p w14:paraId="4B5AB7A8" w14:textId="77777777" w:rsidR="00C30C5E" w:rsidRDefault="00C30C5E" w:rsidP="00955049">
      <w:pPr>
        <w:spacing w:line="360" w:lineRule="auto"/>
        <w:rPr>
          <w:ins w:id="412" w:author="Em Lim" w:date="2023-03-22T21:39:00Z"/>
          <w:rFonts w:ascii="Times New Roman" w:hAnsi="Times New Roman" w:cs="Times New Roman"/>
        </w:rPr>
      </w:pPr>
    </w:p>
    <w:p w14:paraId="65233FFB" w14:textId="55119DC2" w:rsidR="008A22DE" w:rsidRDefault="00410282" w:rsidP="00955049">
      <w:pPr>
        <w:spacing w:line="360" w:lineRule="auto"/>
        <w:rPr>
          <w:rFonts w:ascii="Times New Roman" w:hAnsi="Times New Roman" w:cs="Times New Roman"/>
        </w:rPr>
      </w:pPr>
      <w:r>
        <w:rPr>
          <w:rFonts w:ascii="Times New Roman" w:hAnsi="Times New Roman" w:cs="Times New Roman"/>
        </w:rPr>
        <w:lastRenderedPageBreak/>
        <w:t>Overview for d</w:t>
      </w:r>
      <w:r w:rsidR="008A22DE">
        <w:rPr>
          <w:rFonts w:ascii="Times New Roman" w:hAnsi="Times New Roman" w:cs="Times New Roman"/>
        </w:rPr>
        <w:t>iscussion:</w:t>
      </w:r>
    </w:p>
    <w:p w14:paraId="3A0AF043" w14:textId="50B00B30" w:rsidR="008A22DE" w:rsidRDefault="008A22DE" w:rsidP="00955049">
      <w:pPr>
        <w:spacing w:line="360" w:lineRule="auto"/>
        <w:rPr>
          <w:rFonts w:ascii="Times New Roman" w:hAnsi="Times New Roman" w:cs="Times New Roman"/>
        </w:rPr>
      </w:pPr>
    </w:p>
    <w:p w14:paraId="0CAA09E8" w14:textId="1FDDF8EA" w:rsidR="008A22DE" w:rsidRDefault="008A22DE" w:rsidP="008A22DE">
      <w:pPr>
        <w:pStyle w:val="ListParagraph"/>
        <w:numPr>
          <w:ilvl w:val="0"/>
          <w:numId w:val="5"/>
        </w:numPr>
        <w:spacing w:line="360" w:lineRule="auto"/>
        <w:rPr>
          <w:rFonts w:ascii="Times New Roman" w:hAnsi="Times New Roman" w:cs="Times New Roman"/>
        </w:rPr>
      </w:pPr>
      <w:r>
        <w:rPr>
          <w:rFonts w:ascii="Times New Roman" w:hAnsi="Times New Roman" w:cs="Times New Roman"/>
        </w:rPr>
        <w:t>Main findings</w:t>
      </w:r>
    </w:p>
    <w:p w14:paraId="21A2EFE4" w14:textId="07CA9212" w:rsidR="00410282" w:rsidRDefault="00410282" w:rsidP="00410282">
      <w:pPr>
        <w:pStyle w:val="ListParagraph"/>
        <w:numPr>
          <w:ilvl w:val="1"/>
          <w:numId w:val="5"/>
        </w:numPr>
        <w:spacing w:line="360" w:lineRule="auto"/>
        <w:rPr>
          <w:rFonts w:ascii="Times New Roman" w:hAnsi="Times New Roman" w:cs="Times New Roman"/>
        </w:rPr>
      </w:pPr>
      <w:r>
        <w:rPr>
          <w:rFonts w:ascii="Times New Roman" w:hAnsi="Times New Roman" w:cs="Times New Roman"/>
        </w:rPr>
        <w:t>Effect of animal pee doesn’t vary by latitude, temperature, or background nutrients!</w:t>
      </w:r>
    </w:p>
    <w:p w14:paraId="015267DA" w14:textId="61E79CAE" w:rsidR="00410282" w:rsidRDefault="00410282" w:rsidP="00410282">
      <w:pPr>
        <w:pStyle w:val="ListParagraph"/>
        <w:numPr>
          <w:ilvl w:val="1"/>
          <w:numId w:val="5"/>
        </w:numPr>
        <w:spacing w:line="360" w:lineRule="auto"/>
        <w:rPr>
          <w:rFonts w:ascii="Times New Roman" w:hAnsi="Times New Roman" w:cs="Times New Roman"/>
        </w:rPr>
      </w:pPr>
      <w:r>
        <w:rPr>
          <w:rFonts w:ascii="Times New Roman" w:hAnsi="Times New Roman" w:cs="Times New Roman"/>
        </w:rPr>
        <w:t>We don’t see a larger effect in tropics vs temperate areas</w:t>
      </w:r>
    </w:p>
    <w:p w14:paraId="0D72A6B1" w14:textId="32A026AA" w:rsidR="00410282" w:rsidRDefault="00410282" w:rsidP="005151E5">
      <w:pPr>
        <w:pStyle w:val="ListParagraph"/>
        <w:numPr>
          <w:ilvl w:val="1"/>
          <w:numId w:val="5"/>
        </w:numPr>
        <w:spacing w:line="360" w:lineRule="auto"/>
        <w:rPr>
          <w:rFonts w:ascii="Times New Roman" w:hAnsi="Times New Roman" w:cs="Times New Roman"/>
        </w:rPr>
      </w:pPr>
      <w:r>
        <w:rPr>
          <w:rFonts w:ascii="Times New Roman" w:hAnsi="Times New Roman" w:cs="Times New Roman"/>
        </w:rPr>
        <w:t>Suggests finer scale levels of variation!</w:t>
      </w:r>
    </w:p>
    <w:p w14:paraId="32B91287" w14:textId="44F82425" w:rsidR="008A22DE" w:rsidRDefault="008A22DE" w:rsidP="008A22DE">
      <w:pPr>
        <w:pStyle w:val="ListParagraph"/>
        <w:numPr>
          <w:ilvl w:val="0"/>
          <w:numId w:val="5"/>
        </w:numPr>
        <w:spacing w:line="360" w:lineRule="auto"/>
        <w:rPr>
          <w:rFonts w:ascii="Times New Roman" w:hAnsi="Times New Roman" w:cs="Times New Roman"/>
        </w:rPr>
      </w:pPr>
      <w:r>
        <w:rPr>
          <w:rFonts w:ascii="Times New Roman" w:hAnsi="Times New Roman" w:cs="Times New Roman"/>
        </w:rPr>
        <w:t>Limitations in our study</w:t>
      </w:r>
    </w:p>
    <w:p w14:paraId="7E8F77DA" w14:textId="7B4AE879" w:rsidR="00410282" w:rsidRDefault="00410282" w:rsidP="00410282">
      <w:pPr>
        <w:pStyle w:val="ListParagraph"/>
        <w:numPr>
          <w:ilvl w:val="1"/>
          <w:numId w:val="5"/>
        </w:numPr>
        <w:spacing w:line="360" w:lineRule="auto"/>
        <w:rPr>
          <w:rFonts w:ascii="Times New Roman" w:hAnsi="Times New Roman" w:cs="Times New Roman"/>
        </w:rPr>
      </w:pPr>
      <w:r>
        <w:rPr>
          <w:rFonts w:ascii="Times New Roman" w:hAnsi="Times New Roman" w:cs="Times New Roman"/>
        </w:rPr>
        <w:t>Couldn’t quantify amount of nutrient provisioning</w:t>
      </w:r>
    </w:p>
    <w:p w14:paraId="03C56A03" w14:textId="38D3410D" w:rsidR="00C65166" w:rsidRDefault="00C65166" w:rsidP="00410282">
      <w:pPr>
        <w:pStyle w:val="ListParagraph"/>
        <w:numPr>
          <w:ilvl w:val="1"/>
          <w:numId w:val="5"/>
        </w:numPr>
        <w:spacing w:line="360" w:lineRule="auto"/>
        <w:rPr>
          <w:rFonts w:ascii="Times New Roman" w:hAnsi="Times New Roman" w:cs="Times New Roman"/>
        </w:rPr>
      </w:pPr>
      <w:r>
        <w:rPr>
          <w:rFonts w:ascii="Times New Roman" w:hAnsi="Times New Roman" w:cs="Times New Roman"/>
        </w:rPr>
        <w:t>Suggestions: quantify nutrient provisioning and background nutrient levels!</w:t>
      </w:r>
    </w:p>
    <w:p w14:paraId="7E002F17" w14:textId="793561F1" w:rsidR="008A22DE" w:rsidRDefault="008A22DE" w:rsidP="008A22DE">
      <w:pPr>
        <w:pStyle w:val="ListParagraph"/>
        <w:numPr>
          <w:ilvl w:val="0"/>
          <w:numId w:val="5"/>
        </w:numPr>
        <w:spacing w:line="360" w:lineRule="auto"/>
        <w:rPr>
          <w:rFonts w:ascii="Times New Roman" w:hAnsi="Times New Roman" w:cs="Times New Roman"/>
        </w:rPr>
      </w:pPr>
      <w:r>
        <w:rPr>
          <w:rFonts w:ascii="Times New Roman" w:hAnsi="Times New Roman" w:cs="Times New Roman"/>
        </w:rPr>
        <w:t>Why we found what we did</w:t>
      </w:r>
    </w:p>
    <w:p w14:paraId="0FFB4840" w14:textId="39DB0905" w:rsidR="008A22DE" w:rsidRDefault="008A22DE" w:rsidP="008A22DE">
      <w:pPr>
        <w:pStyle w:val="ListParagraph"/>
        <w:numPr>
          <w:ilvl w:val="1"/>
          <w:numId w:val="5"/>
        </w:numPr>
        <w:spacing w:line="360" w:lineRule="auto"/>
        <w:rPr>
          <w:rFonts w:ascii="Times New Roman" w:hAnsi="Times New Roman" w:cs="Times New Roman"/>
        </w:rPr>
      </w:pPr>
      <w:r>
        <w:rPr>
          <w:rFonts w:ascii="Times New Roman" w:hAnsi="Times New Roman" w:cs="Times New Roman"/>
        </w:rPr>
        <w:t>Species from nutrient rich places might be better able to uptake and utilize nutrient additions (Zalamea et al 2016)</w:t>
      </w:r>
    </w:p>
    <w:p w14:paraId="22F5E7E0" w14:textId="4FBE1B89" w:rsidR="008A22DE" w:rsidRDefault="008A22DE" w:rsidP="008A22DE">
      <w:pPr>
        <w:pStyle w:val="ListParagraph"/>
        <w:numPr>
          <w:ilvl w:val="1"/>
          <w:numId w:val="5"/>
        </w:numPr>
        <w:spacing w:line="360" w:lineRule="auto"/>
        <w:rPr>
          <w:rFonts w:ascii="Times New Roman" w:hAnsi="Times New Roman" w:cs="Times New Roman"/>
        </w:rPr>
      </w:pPr>
      <w:r>
        <w:rPr>
          <w:rFonts w:ascii="Times New Roman" w:hAnsi="Times New Roman" w:cs="Times New Roman"/>
        </w:rPr>
        <w:t>Finer scale variation than conventional wisdom thought</w:t>
      </w:r>
    </w:p>
    <w:p w14:paraId="4B3328D1" w14:textId="4145D728" w:rsidR="008A22DE" w:rsidRDefault="008A22DE">
      <w:pPr>
        <w:pStyle w:val="ListParagraph"/>
        <w:numPr>
          <w:ilvl w:val="2"/>
          <w:numId w:val="5"/>
        </w:numPr>
        <w:spacing w:line="360" w:lineRule="auto"/>
        <w:rPr>
          <w:rFonts w:ascii="Times New Roman" w:hAnsi="Times New Roman" w:cs="Times New Roman"/>
        </w:rPr>
      </w:pPr>
      <w:r>
        <w:rPr>
          <w:rFonts w:ascii="Times New Roman" w:hAnsi="Times New Roman" w:cs="Times New Roman"/>
        </w:rPr>
        <w:t>Tidepools, temporal variation causes provisioning vs need mismatches, etc</w:t>
      </w:r>
    </w:p>
    <w:p w14:paraId="2F5BE01D" w14:textId="334A326B" w:rsidR="005151E5" w:rsidRDefault="005151E5" w:rsidP="005151E5">
      <w:pPr>
        <w:pStyle w:val="ListParagraph"/>
        <w:numPr>
          <w:ilvl w:val="1"/>
          <w:numId w:val="5"/>
        </w:numPr>
        <w:spacing w:line="360" w:lineRule="auto"/>
        <w:rPr>
          <w:rFonts w:ascii="Times New Roman" w:hAnsi="Times New Roman" w:cs="Times New Roman"/>
        </w:rPr>
      </w:pPr>
      <w:r>
        <w:rPr>
          <w:rFonts w:ascii="Times New Roman" w:hAnsi="Times New Roman" w:cs="Times New Roman"/>
        </w:rPr>
        <w:t>Maybe nutrients are important in temperate regions!</w:t>
      </w:r>
    </w:p>
    <w:p w14:paraId="6EB91B7E" w14:textId="77777777" w:rsidR="00410282" w:rsidRDefault="008A22DE" w:rsidP="008A22DE">
      <w:pPr>
        <w:pStyle w:val="ListParagraph"/>
        <w:numPr>
          <w:ilvl w:val="0"/>
          <w:numId w:val="5"/>
        </w:numPr>
        <w:spacing w:line="360" w:lineRule="auto"/>
        <w:rPr>
          <w:rFonts w:ascii="Times New Roman" w:hAnsi="Times New Roman" w:cs="Times New Roman"/>
        </w:rPr>
      </w:pPr>
      <w:r>
        <w:rPr>
          <w:rFonts w:ascii="Times New Roman" w:hAnsi="Times New Roman" w:cs="Times New Roman"/>
        </w:rPr>
        <w:t>Why conventional wisdom might be right-ish</w:t>
      </w:r>
    </w:p>
    <w:p w14:paraId="3AB92CB6" w14:textId="73A72811" w:rsidR="008A22DE" w:rsidRDefault="008A22DE" w:rsidP="005151E5">
      <w:pPr>
        <w:pStyle w:val="ListParagraph"/>
        <w:numPr>
          <w:ilvl w:val="1"/>
          <w:numId w:val="5"/>
        </w:numPr>
        <w:spacing w:line="360" w:lineRule="auto"/>
        <w:rPr>
          <w:rFonts w:ascii="Times New Roman" w:hAnsi="Times New Roman" w:cs="Times New Roman"/>
        </w:rPr>
      </w:pPr>
      <w:r>
        <w:rPr>
          <w:rFonts w:ascii="Times New Roman" w:hAnsi="Times New Roman" w:cs="Times New Roman"/>
        </w:rPr>
        <w:t xml:space="preserve">cite </w:t>
      </w:r>
      <w:r w:rsidRPr="008A22DE">
        <w:rPr>
          <w:rFonts w:ascii="Times New Roman" w:hAnsi="Times New Roman" w:cs="Times New Roman"/>
        </w:rPr>
        <w:t>Vitousek et al. (2010)</w:t>
      </w:r>
      <w:r>
        <w:rPr>
          <w:rFonts w:ascii="Times New Roman" w:hAnsi="Times New Roman" w:cs="Times New Roman"/>
        </w:rPr>
        <w:t xml:space="preserve"> who distinguished between limiting nutrients (adding = growth) and ultimate nutients (adding transforms environments)</w:t>
      </w:r>
    </w:p>
    <w:p w14:paraId="2918A7C9" w14:textId="4DE08AE9" w:rsidR="00410282" w:rsidRDefault="00410282" w:rsidP="005151E5">
      <w:pPr>
        <w:pStyle w:val="ListParagraph"/>
        <w:numPr>
          <w:ilvl w:val="1"/>
          <w:numId w:val="5"/>
        </w:numPr>
        <w:spacing w:line="360" w:lineRule="auto"/>
        <w:rPr>
          <w:rFonts w:ascii="Times New Roman" w:hAnsi="Times New Roman" w:cs="Times New Roman"/>
        </w:rPr>
      </w:pPr>
      <w:r>
        <w:rPr>
          <w:rFonts w:ascii="Times New Roman" w:hAnsi="Times New Roman" w:cs="Times New Roman"/>
        </w:rPr>
        <w:t>Maybe we don’t see larger effect sizes in tropical places, but without animal pee in tropics there would be no ecosystems. In temperate areas they’d probably still survive on nitrates? But maybe not…</w:t>
      </w:r>
    </w:p>
    <w:p w14:paraId="793077CE" w14:textId="1A6F12A1" w:rsidR="008A22DE" w:rsidRDefault="00410282" w:rsidP="008A22DE">
      <w:pPr>
        <w:pStyle w:val="ListParagraph"/>
        <w:numPr>
          <w:ilvl w:val="0"/>
          <w:numId w:val="5"/>
        </w:numPr>
        <w:spacing w:line="360" w:lineRule="auto"/>
        <w:rPr>
          <w:rFonts w:ascii="Times New Roman" w:hAnsi="Times New Roman" w:cs="Times New Roman"/>
        </w:rPr>
      </w:pPr>
      <w:r>
        <w:rPr>
          <w:rFonts w:ascii="Times New Roman" w:hAnsi="Times New Roman" w:cs="Times New Roman"/>
        </w:rPr>
        <w:t>Conclusions</w:t>
      </w:r>
    </w:p>
    <w:p w14:paraId="322A6C94" w14:textId="77777777" w:rsidR="00410282" w:rsidRPr="005151E5" w:rsidRDefault="00410282" w:rsidP="00410282">
      <w:pPr>
        <w:spacing w:line="360" w:lineRule="auto"/>
        <w:rPr>
          <w:rFonts w:ascii="Times New Roman" w:hAnsi="Times New Roman" w:cs="Times New Roman"/>
        </w:rPr>
      </w:pPr>
    </w:p>
    <w:p w14:paraId="05555F90" w14:textId="76E4AE7A" w:rsidR="00955049" w:rsidRPr="00536E93" w:rsidRDefault="00955049" w:rsidP="00955049">
      <w:pPr>
        <w:spacing w:line="360" w:lineRule="auto"/>
        <w:rPr>
          <w:rFonts w:ascii="Times New Roman" w:hAnsi="Times New Roman" w:cs="Times New Roman"/>
          <w:b/>
        </w:rPr>
      </w:pPr>
      <w:r w:rsidRPr="005151E5">
        <w:rPr>
          <w:rFonts w:ascii="Times New Roman" w:hAnsi="Times New Roman" w:cs="Times New Roman"/>
          <w:b/>
        </w:rPr>
        <w:t>SUPPLEMEN</w:t>
      </w:r>
      <w:r w:rsidR="00536E93">
        <w:rPr>
          <w:rFonts w:ascii="Times New Roman" w:hAnsi="Times New Roman" w:cs="Times New Roman"/>
          <w:b/>
        </w:rPr>
        <w:t>T</w:t>
      </w:r>
    </w:p>
    <w:p w14:paraId="27DA3BF5" w14:textId="3CDB0CA3" w:rsidR="00955049" w:rsidRPr="00955049" w:rsidRDefault="00955049" w:rsidP="00955049">
      <w:pPr>
        <w:spacing w:line="360" w:lineRule="auto"/>
        <w:rPr>
          <w:rFonts w:ascii="Times New Roman" w:hAnsi="Times New Roman" w:cs="Times New Roman"/>
          <w:u w:val="single"/>
        </w:rPr>
      </w:pPr>
      <w:r w:rsidRPr="00955049">
        <w:rPr>
          <w:rFonts w:ascii="Times New Roman" w:hAnsi="Times New Roman" w:cs="Times New Roman"/>
          <w:u w:val="single"/>
        </w:rPr>
        <w:t>Full search string</w:t>
      </w:r>
    </w:p>
    <w:p w14:paraId="0A4A810B" w14:textId="1B5F4F42" w:rsidR="00955049" w:rsidRDefault="00955049" w:rsidP="00955049">
      <w:pPr>
        <w:spacing w:line="360" w:lineRule="auto"/>
        <w:rPr>
          <w:rFonts w:ascii="Times New Roman" w:hAnsi="Times New Roman" w:cs="Times New Roman"/>
        </w:rPr>
      </w:pPr>
      <w:r w:rsidRPr="00B748E3">
        <w:rPr>
          <w:rFonts w:ascii="Times New Roman" w:hAnsi="Times New Roman" w:cs="Times New Roman"/>
          <w:lang w:val="en-CA"/>
        </w:rPr>
        <w:t xml:space="preserve"> </w:t>
      </w:r>
      <w:r w:rsidRPr="00B748E3">
        <w:rPr>
          <w:rFonts w:ascii="Times New Roman" w:hAnsi="Times New Roman" w:cs="Times New Roman"/>
        </w:rPr>
        <w:t>(ammon* OR nitrog* OR phosph* OR nutrient</w:t>
      </w:r>
      <w:r>
        <w:rPr>
          <w:rFonts w:ascii="Times New Roman" w:hAnsi="Times New Roman" w:cs="Times New Roman"/>
        </w:rPr>
        <w:t>*</w:t>
      </w:r>
      <w:r w:rsidRPr="00B748E3">
        <w:rPr>
          <w:rFonts w:ascii="Times New Roman" w:hAnsi="Times New Roman" w:cs="Times New Roman"/>
        </w:rPr>
        <w:t xml:space="preserve">) AND (excret* OR egest* OR mutual* OR symbio* OR subsid* OR consumer-mediat*) AND (coral* OR kelp* OR alga* OR macroalgae OR microalgae OR phytoplankton OR zooxanthell* OR primary prod* OR seagrass* OR sea grass* OR seaweed* OR mangrove*) AND (reef OR subtidal OR intertidal OR coast* OR </w:t>
      </w:r>
      <w:r w:rsidRPr="00B748E3">
        <w:rPr>
          <w:rFonts w:ascii="Times New Roman" w:hAnsi="Times New Roman" w:cs="Times New Roman"/>
        </w:rPr>
        <w:lastRenderedPageBreak/>
        <w:t>marine OR benthic OR coral OR kelp) AND (grow* OR grew OR biomass OR abundance OR weight)</w:t>
      </w:r>
      <w:r>
        <w:rPr>
          <w:rFonts w:ascii="Times New Roman" w:hAnsi="Times New Roman" w:cs="Times New Roman"/>
        </w:rPr>
        <w:t>.</w:t>
      </w:r>
    </w:p>
    <w:p w14:paraId="4207CAAF" w14:textId="77777777" w:rsidR="00F51928" w:rsidRDefault="00F51928" w:rsidP="00F51928">
      <w:pPr>
        <w:spacing w:line="360" w:lineRule="auto"/>
        <w:rPr>
          <w:rFonts w:ascii="Times New Roman" w:hAnsi="Times New Roman" w:cs="Times New Roman"/>
        </w:rPr>
      </w:pPr>
    </w:p>
    <w:p w14:paraId="0DE29ABF" w14:textId="4BE00890" w:rsidR="00C2024C" w:rsidRPr="00C2024C" w:rsidRDefault="00C2024C" w:rsidP="00C2024C">
      <w:pPr>
        <w:spacing w:line="360" w:lineRule="auto"/>
        <w:rPr>
          <w:rFonts w:ascii="Times New Roman" w:hAnsi="Times New Roman" w:cs="Times New Roman"/>
          <w:u w:val="single"/>
        </w:rPr>
      </w:pPr>
      <w:r w:rsidRPr="00C2024C">
        <w:rPr>
          <w:rFonts w:ascii="Times New Roman" w:hAnsi="Times New Roman" w:cs="Times New Roman"/>
          <w:u w:val="single"/>
        </w:rPr>
        <w:t>References</w:t>
      </w:r>
    </w:p>
    <w:p w14:paraId="17B4AE77" w14:textId="77777777" w:rsidR="008A22DE" w:rsidRPr="008A22DE" w:rsidRDefault="00954E9C" w:rsidP="008A22DE">
      <w:pPr>
        <w:pStyle w:val="Bibliography"/>
        <w:rPr>
          <w:rFonts w:ascii="Calibri"/>
        </w:rPr>
      </w:pPr>
      <w:r>
        <w:rPr>
          <w:rFonts w:ascii="Calibri" w:cs="Calibri"/>
        </w:rPr>
        <w:t xml:space="preserve"> </w:t>
      </w:r>
      <w:r w:rsidR="00220EF3">
        <w:rPr>
          <w:rFonts w:ascii="Calibri" w:cs="Calibri"/>
        </w:rPr>
        <w:fldChar w:fldCharType="begin"/>
      </w:r>
      <w:r w:rsidR="00220EF3">
        <w:rPr>
          <w:rFonts w:ascii="Calibri" w:cs="Calibri"/>
        </w:rPr>
        <w:instrText xml:space="preserve"> ADDIN ZOTERO_BIBL {"uncited":[],"omitted":[],"custom":[]} CSL_BIBLIOGRAPHY </w:instrText>
      </w:r>
      <w:r w:rsidR="00220EF3">
        <w:rPr>
          <w:rFonts w:ascii="Calibri" w:cs="Calibri"/>
        </w:rPr>
        <w:fldChar w:fldCharType="separate"/>
      </w:r>
      <w:r w:rsidR="008A22DE" w:rsidRPr="008A22DE">
        <w:rPr>
          <w:rFonts w:ascii="Calibri"/>
        </w:rPr>
        <w:t>Allgeier, J.E., Burkepile, D.E., Layman, C.A., 2017. Animal pee in the sea: consumer-mediated nutrient dynamics in the world’s changing oceans. Global Change Biology 23, 2166–2178. https://doi.org/10.1111/gcb.13625</w:t>
      </w:r>
    </w:p>
    <w:p w14:paraId="0995BB90" w14:textId="77777777" w:rsidR="008A22DE" w:rsidRPr="008A22DE" w:rsidRDefault="008A22DE" w:rsidP="008A22DE">
      <w:pPr>
        <w:pStyle w:val="Bibliography"/>
        <w:rPr>
          <w:rFonts w:ascii="Calibri"/>
        </w:rPr>
      </w:pPr>
      <w:r w:rsidRPr="008A22DE">
        <w:rPr>
          <w:rFonts w:ascii="Calibri"/>
        </w:rPr>
        <w:t>Allgeier, J.E., Rosemond, A.D., Layman, C.A., 2011. The frequency and magnitude of non-additive responses to multiple nutrient enrichment. Journal of Applied Ecology 48, 96–101. https://doi.org/10.1111/j.1365-2664.2010.01894.x</w:t>
      </w:r>
    </w:p>
    <w:p w14:paraId="50493CDB" w14:textId="77777777" w:rsidR="008A22DE" w:rsidRPr="008A22DE" w:rsidRDefault="008A22DE" w:rsidP="008A22DE">
      <w:pPr>
        <w:pStyle w:val="Bibliography"/>
        <w:rPr>
          <w:rFonts w:ascii="Calibri"/>
        </w:rPr>
      </w:pPr>
      <w:r w:rsidRPr="008A22DE">
        <w:rPr>
          <w:rFonts w:ascii="Calibri"/>
        </w:rPr>
        <w:t>Atkinson, C.L., Capps, K.A., Rugenski, A.T., Vanni, M.J., 2017. Consumer-driven nutrient dynamics in freshwater ecosystems: from individuals to ecosystems. Biological Reviews 92, 2003–2023. https://doi.org/10.1111/brv.12318</w:t>
      </w:r>
    </w:p>
    <w:p w14:paraId="24B08A95" w14:textId="77777777" w:rsidR="008A22DE" w:rsidRPr="008A22DE" w:rsidRDefault="008A22DE" w:rsidP="008A22DE">
      <w:pPr>
        <w:pStyle w:val="Bibliography"/>
        <w:rPr>
          <w:rFonts w:ascii="Calibri"/>
        </w:rPr>
      </w:pPr>
      <w:r w:rsidRPr="008A22DE">
        <w:rPr>
          <w:rFonts w:ascii="Calibri"/>
        </w:rPr>
        <w:t>Bracken, M.E.S., 2004. Invertebrate-Mediated Nutrient Loading Increases Growth of an Intertidal Macroalga1. Journal of Phycology 40, 1032–1041. https://doi.org/10.1111/j.1529-8817.2004.03106.x</w:t>
      </w:r>
    </w:p>
    <w:p w14:paraId="23C1349F" w14:textId="77777777" w:rsidR="008A22DE" w:rsidRPr="008A22DE" w:rsidRDefault="008A22DE" w:rsidP="008A22DE">
      <w:pPr>
        <w:pStyle w:val="Bibliography"/>
        <w:rPr>
          <w:rFonts w:ascii="Calibri"/>
        </w:rPr>
      </w:pPr>
      <w:r w:rsidRPr="008A22DE">
        <w:rPr>
          <w:rFonts w:ascii="Calibri"/>
        </w:rPr>
        <w:t>Bracken, M.E.S., Gonzalez-Dorantes, C.A., Stachowicz, J.J., 2007. Whole-community mutualism: Associated invertebrates facilitate a dominant habitat-forming seaweed. Ecology 88, 2211–2219. https://doi.org/10.1890/06-0881.1</w:t>
      </w:r>
    </w:p>
    <w:p w14:paraId="460C7DF8" w14:textId="77777777" w:rsidR="008A22DE" w:rsidRPr="008A22DE" w:rsidRDefault="008A22DE" w:rsidP="008A22DE">
      <w:pPr>
        <w:pStyle w:val="Bibliography"/>
        <w:rPr>
          <w:rFonts w:ascii="Calibri"/>
        </w:rPr>
      </w:pPr>
      <w:r w:rsidRPr="008A22DE">
        <w:rPr>
          <w:rFonts w:ascii="Calibri"/>
        </w:rPr>
        <w:t>Brzezinksi, M., Reed, D., Harrer, S., Rassweiler, A., Melack, J., Goodridge, B., Dugan, J., 2013. Multiple sources and forms of nitrogen sustain year-round kelp growth on the inner continental shelf of the Santa Barbara Channel. oceanog 26, 114–123. https://doi.org/10.5670/oceanog.2013.53</w:t>
      </w:r>
    </w:p>
    <w:p w14:paraId="68497480" w14:textId="77777777" w:rsidR="008A22DE" w:rsidRPr="008A22DE" w:rsidRDefault="008A22DE" w:rsidP="008A22DE">
      <w:pPr>
        <w:pStyle w:val="Bibliography"/>
        <w:rPr>
          <w:rFonts w:ascii="Calibri"/>
        </w:rPr>
      </w:pPr>
      <w:r w:rsidRPr="008A22DE">
        <w:rPr>
          <w:rFonts w:ascii="Calibri"/>
        </w:rPr>
        <w:t>Burnham, K.P., Anderson, D.R., Huyvaert, K.P., 2011. AIC model selection and multimodel inference in behavioral ecology: some background, observations, and comparisons. Behav Ecol Sociobiol 65, 23–35. https://doi.org/10.1007/s00265-010-1029-6</w:t>
      </w:r>
    </w:p>
    <w:p w14:paraId="6507316F" w14:textId="77777777" w:rsidR="008A22DE" w:rsidRPr="008A22DE" w:rsidRDefault="008A22DE" w:rsidP="008A22DE">
      <w:pPr>
        <w:pStyle w:val="Bibliography"/>
        <w:rPr>
          <w:rFonts w:ascii="Calibri"/>
        </w:rPr>
      </w:pPr>
      <w:r w:rsidRPr="008A22DE">
        <w:rPr>
          <w:rFonts w:ascii="Calibri"/>
        </w:rPr>
        <w:t>Elser, J.J., Bracken, M.E.S., Cleland, E.E., Gruner, D.S., Harpole, W.S., Hillebrand, H., Ngai, J.T., Seabloom, E.W., Shurin, J.B., Smith, J.E., 2007. Global analysis of nitrogen and phosphorus limitation of primary producers in freshwater, marine and terrestrial ecosystems. Ecology Letters 10, 1135–1142. https://doi.org/10.1111/j.1461-0248.2007.01113.x</w:t>
      </w:r>
    </w:p>
    <w:p w14:paraId="60004E7B" w14:textId="77777777" w:rsidR="008A22DE" w:rsidRPr="008A22DE" w:rsidRDefault="008A22DE" w:rsidP="008A22DE">
      <w:pPr>
        <w:pStyle w:val="Bibliography"/>
        <w:rPr>
          <w:rFonts w:ascii="Calibri"/>
        </w:rPr>
      </w:pPr>
      <w:r w:rsidRPr="008A22DE">
        <w:rPr>
          <w:rFonts w:ascii="Calibri"/>
        </w:rPr>
        <w:t>Elser, J.J., Urabe, J., 1999. The Stoichiometry of Consumer-Driven Nutrient Recycling: Theory, Observations, and Consequences. Ecology 80, 735–751. https://doi.org/10.1890/0012-9658(1999)080[0735:TSOCDN]2.0.CO;2</w:t>
      </w:r>
    </w:p>
    <w:p w14:paraId="06CFB8C0" w14:textId="77777777" w:rsidR="008A22DE" w:rsidRPr="008A22DE" w:rsidRDefault="008A22DE" w:rsidP="008A22DE">
      <w:pPr>
        <w:pStyle w:val="Bibliography"/>
        <w:rPr>
          <w:rFonts w:ascii="Calibri"/>
        </w:rPr>
      </w:pPr>
      <w:r w:rsidRPr="008A22DE">
        <w:rPr>
          <w:rFonts w:ascii="Calibri"/>
        </w:rPr>
        <w:t>Fortier, R., Wright, S.J., 2021. Nutrient limitation of plant reproduction in a tropical moist forest. Ecology 102, e03469. https://doi.org/10.1002/ecy.3469</w:t>
      </w:r>
    </w:p>
    <w:p w14:paraId="69EF5F16" w14:textId="77777777" w:rsidR="008A22DE" w:rsidRPr="008A22DE" w:rsidRDefault="008A22DE" w:rsidP="008A22DE">
      <w:pPr>
        <w:pStyle w:val="Bibliography"/>
        <w:rPr>
          <w:rFonts w:ascii="Calibri"/>
        </w:rPr>
      </w:pPr>
      <w:r w:rsidRPr="008A22DE">
        <w:rPr>
          <w:rFonts w:ascii="Calibri"/>
        </w:rPr>
        <w:t>Gough, L., Bettez, N.D., Slavik, K.A., Bowden, W.B., Giblin, A.E., Kling, G.W., Laundre, J.A., Shaver, G.R., 2016. Effects of long-term nutrient additions on Arctic tundra, stream, and lake ecosystems: beyond NPP. Oecologia 182, 653–665. https://doi.org/10.1007/s00442-016-3716-0</w:t>
      </w:r>
    </w:p>
    <w:p w14:paraId="1F1FB7D2" w14:textId="77777777" w:rsidR="008A22DE" w:rsidRPr="008A22DE" w:rsidRDefault="008A22DE" w:rsidP="008A22DE">
      <w:pPr>
        <w:pStyle w:val="Bibliography"/>
        <w:rPr>
          <w:rFonts w:ascii="Calibri"/>
        </w:rPr>
      </w:pPr>
      <w:r w:rsidRPr="008A22DE">
        <w:rPr>
          <w:rFonts w:ascii="Calibri"/>
        </w:rPr>
        <w:t xml:space="preserve">Hillman, K., Walker, D.I., Larkum, A.W.D., McComb, A.J., 1989. Productivity and nutrient limitation, in: Larkum, A.W.D., McComb, A.J., Shephard, S.A. (Eds.), Biology of </w:t>
      </w:r>
      <w:r w:rsidRPr="008A22DE">
        <w:rPr>
          <w:rFonts w:ascii="Calibri"/>
        </w:rPr>
        <w:lastRenderedPageBreak/>
        <w:t>Seagrasses : A Treatise on the Biology of Seagrasses with Special Reference to the Australian Region. Elsevier Science Pub., Amsterdam, The Netherlands, pp. 635–685.</w:t>
      </w:r>
    </w:p>
    <w:p w14:paraId="1EDBAB30" w14:textId="77777777" w:rsidR="008A22DE" w:rsidRPr="008A22DE" w:rsidRDefault="008A22DE" w:rsidP="008A22DE">
      <w:pPr>
        <w:pStyle w:val="Bibliography"/>
        <w:rPr>
          <w:rFonts w:ascii="Calibri"/>
        </w:rPr>
      </w:pPr>
      <w:r w:rsidRPr="008A22DE">
        <w:rPr>
          <w:rFonts w:ascii="Calibri"/>
        </w:rPr>
        <w:t>Jackson, G.A., 1977. Nutrients and Production of Giant Kelp, Macrocystis pyrifera, Off Southern California. Limnology and Oceanography 22, 979–995.</w:t>
      </w:r>
    </w:p>
    <w:p w14:paraId="6C43173E" w14:textId="77777777" w:rsidR="008A22DE" w:rsidRPr="008A22DE" w:rsidRDefault="008A22DE" w:rsidP="008A22DE">
      <w:pPr>
        <w:pStyle w:val="Bibliography"/>
        <w:rPr>
          <w:rFonts w:ascii="Calibri"/>
        </w:rPr>
      </w:pPr>
      <w:r w:rsidRPr="008A22DE">
        <w:rPr>
          <w:rFonts w:ascii="Calibri"/>
        </w:rPr>
        <w:t>McNaughton, S.J., Ruess, R.W., Seagle, S.W., 1988. Large mammals and process dynamics in African ecosystems. BioScience 38, 794–800. https://doi.org/10.2307/1310789</w:t>
      </w:r>
    </w:p>
    <w:p w14:paraId="64DF9850" w14:textId="77777777" w:rsidR="008A22DE" w:rsidRPr="008A22DE" w:rsidRDefault="008A22DE" w:rsidP="008A22DE">
      <w:pPr>
        <w:pStyle w:val="Bibliography"/>
        <w:rPr>
          <w:rFonts w:ascii="Calibri"/>
        </w:rPr>
      </w:pPr>
      <w:r w:rsidRPr="008A22DE">
        <w:rPr>
          <w:rFonts w:ascii="Calibri"/>
        </w:rPr>
        <w:t>McPhee-Shaw, E.E., Siegel, D.A., Washburn, L., Brzezinski, M.A., Jones, J.L., Leydecker, A., Melack, J., 2007. Mechanisms for nutrient delivery to the inner shelf: Observations from the Santa Barbara Channel. Limnology and Oceanography 52, 1748–1766. https://doi.org/10.4319/lo.2007.52.5.1748</w:t>
      </w:r>
    </w:p>
    <w:p w14:paraId="70E31964" w14:textId="77777777" w:rsidR="008A22DE" w:rsidRPr="008A22DE" w:rsidRDefault="008A22DE" w:rsidP="008A22DE">
      <w:pPr>
        <w:pStyle w:val="Bibliography"/>
        <w:rPr>
          <w:rFonts w:ascii="Calibri"/>
        </w:rPr>
      </w:pPr>
      <w:r w:rsidRPr="008A22DE">
        <w:rPr>
          <w:rFonts w:ascii="Calibri"/>
        </w:rPr>
        <w:t>Meyer, J.L., Schultz, E.T., Helfman, G.S., 1983. Fish schools: An asset to corals. Science 220, 1047–1049. https://doi.org/10.1126/science.220.4601.1047</w:t>
      </w:r>
    </w:p>
    <w:p w14:paraId="5351F37C" w14:textId="77777777" w:rsidR="008A22DE" w:rsidRPr="008A22DE" w:rsidRDefault="008A22DE" w:rsidP="008A22DE">
      <w:pPr>
        <w:pStyle w:val="Bibliography"/>
        <w:rPr>
          <w:rFonts w:ascii="Calibri"/>
        </w:rPr>
      </w:pPr>
      <w:r w:rsidRPr="008A22DE">
        <w:rPr>
          <w:rFonts w:ascii="Calibri"/>
        </w:rPr>
        <w:t>Moore, C.M., Mills, M.M., Arrigo, K.R., Berman-Frank, I., Bopp, L., Boyd, P.W., Galbraith, E.D., Geider, R.J., Guieu, C., Jaccard, S.L., Jickells, T.D., La Roche, J., Lenton, T.M., Mahowald, N.M., Marañón, E., Marinov, I., Moore, J.K., Nakatsuka, T., Oschlies, A., Saito, M.A., Thingstad, T.F., Tsuda, A., Ulloa, O., 2013. Processes and patterns of oceanic nutrient limitation. Nature Geoscience 6, 701–710. https://doi.org/10.1038/ngeo1765</w:t>
      </w:r>
    </w:p>
    <w:p w14:paraId="09F6B417" w14:textId="77777777" w:rsidR="008A22DE" w:rsidRPr="008A22DE" w:rsidRDefault="008A22DE" w:rsidP="008A22DE">
      <w:pPr>
        <w:pStyle w:val="Bibliography"/>
        <w:rPr>
          <w:rFonts w:ascii="Calibri"/>
        </w:rPr>
      </w:pPr>
      <w:r w:rsidRPr="008A22DE">
        <w:rPr>
          <w:rFonts w:ascii="Calibri"/>
        </w:rPr>
        <w:t>Peterson, B., Heck, K., 2001. Positive interactions between suspension-feeding bivalves and seagrass-a facultative mutualism. Mar. Ecol. Prog. Ser. 213, 143–155. https://doi.org/10.3354/meps213143</w:t>
      </w:r>
    </w:p>
    <w:p w14:paraId="58679A3D" w14:textId="77777777" w:rsidR="008A22DE" w:rsidRPr="008A22DE" w:rsidRDefault="008A22DE" w:rsidP="008A22DE">
      <w:pPr>
        <w:pStyle w:val="Bibliography"/>
        <w:rPr>
          <w:rFonts w:ascii="Calibri"/>
        </w:rPr>
      </w:pPr>
      <w:r w:rsidRPr="008A22DE">
        <w:rPr>
          <w:rFonts w:ascii="Calibri"/>
        </w:rPr>
        <w:t>Pfister, C.A., Altabet, M.A., Post, D., 2014. Animal regeneration and microbial retention of nitrogen along coastal rocky shores. Ecology 95, 2803–2814. https://doi.org/10.1890/13-1825.1</w:t>
      </w:r>
    </w:p>
    <w:p w14:paraId="199505BB" w14:textId="77777777" w:rsidR="008A22DE" w:rsidRPr="008A22DE" w:rsidRDefault="008A22DE" w:rsidP="008A22DE">
      <w:pPr>
        <w:pStyle w:val="Bibliography"/>
        <w:rPr>
          <w:rFonts w:ascii="Calibri"/>
        </w:rPr>
      </w:pPr>
      <w:r w:rsidRPr="008A22DE">
        <w:rPr>
          <w:rFonts w:ascii="Calibri"/>
        </w:rPr>
        <w:t>Phillips, J.C., Hurd, C.L., 2004. Kinetics of nitrate, ammonium, and urea uptake by four intertidal seaweeds from New Zealand. Journal of Phycology 40, 534–545. https://doi.org/10.1111/j.1529-8817.2004.03157.x</w:t>
      </w:r>
    </w:p>
    <w:p w14:paraId="05099C2C" w14:textId="77777777" w:rsidR="008A22DE" w:rsidRPr="008A22DE" w:rsidRDefault="008A22DE" w:rsidP="008A22DE">
      <w:pPr>
        <w:pStyle w:val="Bibliography"/>
        <w:rPr>
          <w:rFonts w:ascii="Calibri"/>
        </w:rPr>
      </w:pPr>
      <w:r w:rsidRPr="008A22DE">
        <w:rPr>
          <w:rFonts w:ascii="Calibri"/>
        </w:rPr>
        <w:t>Probyn, T.A., McQuaid, C.D., 1985. In-situ measurements of nitrogenous nutrient uptake by kelp (Ecklonia maxima) and phytoplankton in a nitrate-rich upwelling environment. Mar. Biol. 88, 149–154. https://doi.org/10.1007/BF00397162</w:t>
      </w:r>
    </w:p>
    <w:p w14:paraId="5CB8F12A" w14:textId="77777777" w:rsidR="008A22DE" w:rsidRPr="008A22DE" w:rsidRDefault="008A22DE" w:rsidP="008A22DE">
      <w:pPr>
        <w:pStyle w:val="Bibliography"/>
        <w:rPr>
          <w:rFonts w:ascii="Calibri"/>
        </w:rPr>
      </w:pPr>
      <w:r w:rsidRPr="008A22DE">
        <w:rPr>
          <w:rFonts w:ascii="Calibri"/>
        </w:rPr>
        <w:t>Ryther, J.H., Dunstan, W.M., 1971. Nitrogen, phosphorus, and eutrophication in the coastal marine environment. Science 171, 1008–1013. https://doi.org/10.1126/science.171.3975.1008</w:t>
      </w:r>
    </w:p>
    <w:p w14:paraId="3E08C667" w14:textId="77777777" w:rsidR="008A22DE" w:rsidRPr="008A22DE" w:rsidRDefault="008A22DE" w:rsidP="008A22DE">
      <w:pPr>
        <w:pStyle w:val="Bibliography"/>
        <w:rPr>
          <w:rFonts w:ascii="Calibri"/>
        </w:rPr>
      </w:pPr>
      <w:r w:rsidRPr="008A22DE">
        <w:rPr>
          <w:rFonts w:ascii="Calibri"/>
        </w:rPr>
        <w:t>Schindler, D.W., 1974. Eutrophication and Recovery in Experimental Lakes: Implications for Lake Management. Science 184, 897–899. https://doi.org/10.1126/science.184.4139.897</w:t>
      </w:r>
    </w:p>
    <w:p w14:paraId="71B037B4" w14:textId="77777777" w:rsidR="008A22DE" w:rsidRPr="008A22DE" w:rsidRDefault="008A22DE" w:rsidP="008A22DE">
      <w:pPr>
        <w:pStyle w:val="Bibliography"/>
        <w:rPr>
          <w:rFonts w:ascii="Calibri"/>
        </w:rPr>
      </w:pPr>
      <w:r w:rsidRPr="008A22DE">
        <w:rPr>
          <w:rFonts w:ascii="Calibri"/>
        </w:rPr>
        <w:t>Sitters, J., Bakker, E.S., Veldhuis, M.P., Veen, G.F., Olde Venterink, H., Vanni, M.J., 2017. The stoichiometry of nutrient release by terrestrial herbivores and its ecosystem consequences. Front. Earth Sci. 5. https://doi.org/10.3389/feart.2017.00032</w:t>
      </w:r>
    </w:p>
    <w:p w14:paraId="1055EFE0" w14:textId="77777777" w:rsidR="008A22DE" w:rsidRPr="008A22DE" w:rsidRDefault="008A22DE" w:rsidP="008A22DE">
      <w:pPr>
        <w:pStyle w:val="Bibliography"/>
        <w:rPr>
          <w:rFonts w:ascii="Calibri"/>
        </w:rPr>
      </w:pPr>
      <w:r w:rsidRPr="008A22DE">
        <w:rPr>
          <w:rFonts w:ascii="Calibri"/>
        </w:rPr>
        <w:t>Smith, V.H., Tilman, G.D., Nekola, J.C., 1999. Eutrophication: impacts of excess nutrient inputs on freshwater, marine, and terrestrial ecosystems. Environmental Pollution 100, 179–196. https://doi.org/10.1016/S0269-7491(99)00091-3</w:t>
      </w:r>
    </w:p>
    <w:p w14:paraId="4BE0250A" w14:textId="77777777" w:rsidR="008A22DE" w:rsidRPr="008A22DE" w:rsidRDefault="008A22DE" w:rsidP="008A22DE">
      <w:pPr>
        <w:pStyle w:val="Bibliography"/>
        <w:rPr>
          <w:rFonts w:ascii="Calibri"/>
        </w:rPr>
      </w:pPr>
      <w:r w:rsidRPr="008A22DE">
        <w:rPr>
          <w:rFonts w:ascii="Calibri"/>
        </w:rPr>
        <w:t>Vanni, M.J., 2002. Nutrient cycling by animals in freshwater ecosystems. Annual Review of Ecology and Systematics 33, 341–370. https://doi.org/10.1146/annurev.ecolsys.33.010802.150519</w:t>
      </w:r>
    </w:p>
    <w:p w14:paraId="70F9C11A" w14:textId="77777777" w:rsidR="008A22DE" w:rsidRPr="008A22DE" w:rsidRDefault="008A22DE" w:rsidP="008A22DE">
      <w:pPr>
        <w:pStyle w:val="Bibliography"/>
        <w:rPr>
          <w:rFonts w:ascii="Calibri"/>
        </w:rPr>
      </w:pPr>
      <w:r w:rsidRPr="008A22DE">
        <w:rPr>
          <w:rFonts w:ascii="Calibri"/>
        </w:rPr>
        <w:lastRenderedPageBreak/>
        <w:t xml:space="preserve">Viechtbauer, W., 2010. Conducting Meta-Analyses in </w:t>
      </w:r>
      <w:r w:rsidRPr="008A22DE">
        <w:rPr>
          <w:rFonts w:ascii="Calibri"/>
          <w:i/>
          <w:iCs/>
        </w:rPr>
        <w:t>R</w:t>
      </w:r>
      <w:r w:rsidRPr="008A22DE">
        <w:rPr>
          <w:rFonts w:ascii="Calibri"/>
        </w:rPr>
        <w:t xml:space="preserve"> with the </w:t>
      </w:r>
      <w:r w:rsidRPr="008A22DE">
        <w:rPr>
          <w:rFonts w:ascii="Calibri"/>
          <w:b/>
          <w:bCs/>
        </w:rPr>
        <w:t>metafor</w:t>
      </w:r>
      <w:r w:rsidRPr="008A22DE">
        <w:rPr>
          <w:rFonts w:ascii="Calibri"/>
        </w:rPr>
        <w:t xml:space="preserve"> Package. J. Stat. Soft. 36. https://doi.org/10.18637/jss.v036.i03</w:t>
      </w:r>
    </w:p>
    <w:p w14:paraId="387205CC" w14:textId="77777777" w:rsidR="008A22DE" w:rsidRPr="008A22DE" w:rsidRDefault="008A22DE" w:rsidP="008A22DE">
      <w:pPr>
        <w:pStyle w:val="Bibliography"/>
        <w:rPr>
          <w:rFonts w:ascii="Calibri"/>
        </w:rPr>
      </w:pPr>
      <w:r w:rsidRPr="008A22DE">
        <w:rPr>
          <w:rFonts w:ascii="Calibri"/>
        </w:rPr>
        <w:t>Zalamea, P.-C., Turner, B.L., Winter, K., Jones, F.A., Sarmiento, C., Dalling, J.W., 2016. Seedling growth responses to phosphorus reflect adult distribution patterns of tropical trees. New Phytologist 212, 400–408. https://doi.org/10.1111/nph.14045</w:t>
      </w:r>
    </w:p>
    <w:p w14:paraId="3B4937E9" w14:textId="3B4F91BB" w:rsidR="00CE5E3D" w:rsidRPr="00C2024C" w:rsidRDefault="00220EF3" w:rsidP="00C2024C">
      <w:pPr>
        <w:spacing w:line="360" w:lineRule="auto"/>
        <w:rPr>
          <w:rFonts w:ascii="Times New Roman" w:hAnsi="Times New Roman" w:cs="Times New Roman"/>
          <w:lang w:val="en-CA"/>
        </w:rPr>
      </w:pPr>
      <w:r>
        <w:rPr>
          <w:rFonts w:ascii="Calibri" w:cs="Calibri"/>
        </w:rPr>
        <w:fldChar w:fldCharType="end"/>
      </w:r>
    </w:p>
    <w:p w14:paraId="4F49934C" w14:textId="3FD12F41" w:rsidR="00CE5E3D" w:rsidRPr="00B748E3" w:rsidRDefault="00CE5E3D" w:rsidP="000D389D">
      <w:pPr>
        <w:spacing w:line="360" w:lineRule="auto"/>
        <w:rPr>
          <w:rFonts w:ascii="Times New Roman" w:hAnsi="Times New Roman" w:cs="Times New Roman"/>
          <w:u w:val="single"/>
          <w:lang w:val="en-CA"/>
        </w:rPr>
      </w:pPr>
    </w:p>
    <w:sectPr w:rsidR="00CE5E3D" w:rsidRPr="00B748E3" w:rsidSect="00817E60">
      <w:pgSz w:w="12240" w:h="15840"/>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3" w:author="Isabelle Cote" w:date="2023-04-13T08:02:00Z" w:initials="IC">
    <w:p w14:paraId="7D6833BD" w14:textId="77777777" w:rsidR="00762B07" w:rsidRDefault="00762B07" w:rsidP="0097636D">
      <w:pPr>
        <w:pStyle w:val="CommentText"/>
      </w:pPr>
      <w:r>
        <w:rPr>
          <w:rStyle w:val="CommentReference"/>
        </w:rPr>
        <w:annotationRef/>
      </w:r>
      <w:r>
        <w:t>Why beyond NPP?</w:t>
      </w:r>
    </w:p>
  </w:comment>
  <w:comment w:id="8" w:author="Isabelle Cote" w:date="2023-02-23T13:32:00Z" w:initials="IC">
    <w:p w14:paraId="01190800" w14:textId="65FDDA75" w:rsidR="005B0F18" w:rsidRDefault="005B0F18" w:rsidP="00626266">
      <w:pPr>
        <w:pStyle w:val="CommentText"/>
      </w:pPr>
      <w:r>
        <w:rPr>
          <w:rStyle w:val="CommentReference"/>
        </w:rPr>
        <w:annotationRef/>
      </w:r>
      <w:r>
        <w:t xml:space="preserve">Terrestrial eg: Turner et al 2019 Nature </w:t>
      </w:r>
      <w:r>
        <w:rPr>
          <w:b/>
          <w:bCs/>
          <w:color w:val="424242"/>
          <w:highlight w:val="white"/>
        </w:rPr>
        <w:t>Pervasive phosphorus limitation of tree species but not communities in tropical forests</w:t>
      </w:r>
    </w:p>
  </w:comment>
  <w:comment w:id="24" w:author="Isabelle Cote" w:date="2023-04-24T11:24:00Z" w:initials="IC">
    <w:p w14:paraId="49547E54" w14:textId="77777777" w:rsidR="000F7B55" w:rsidRDefault="000F7B55" w:rsidP="00677655">
      <w:pPr>
        <w:pStyle w:val="CommentText"/>
      </w:pPr>
      <w:r>
        <w:rPr>
          <w:rStyle w:val="CommentReference"/>
        </w:rPr>
        <w:annotationRef/>
      </w:r>
      <w:r>
        <w:t>You had a comment here about N fixation by microbes. Do you know how important that is in terms of amount of ammonium relative to animals, especially in nearshore environments?</w:t>
      </w:r>
    </w:p>
  </w:comment>
  <w:comment w:id="26" w:author="Em Lim" w:date="2022-12-07T09:53:00Z" w:initials="EL">
    <w:p w14:paraId="5FBB00DD" w14:textId="08432F83" w:rsidR="005B0F18" w:rsidRDefault="005B0F18">
      <w:pPr>
        <w:pStyle w:val="CommentText"/>
      </w:pPr>
      <w:r>
        <w:rPr>
          <w:rStyle w:val="CommentReference"/>
        </w:rPr>
        <w:annotationRef/>
      </w:r>
      <w:r>
        <w:t>Mention nitrogen fixation too?</w:t>
      </w:r>
    </w:p>
  </w:comment>
  <w:comment w:id="38" w:author="Isabelle Cote" w:date="2023-02-23T14:11:00Z" w:initials="IC">
    <w:p w14:paraId="7AFEE86C" w14:textId="77777777" w:rsidR="005B0F18" w:rsidRDefault="005B0F18" w:rsidP="00626266">
      <w:pPr>
        <w:pStyle w:val="CommentText"/>
      </w:pPr>
      <w:r>
        <w:rPr>
          <w:rStyle w:val="CommentReference"/>
        </w:rPr>
        <w:annotationRef/>
      </w:r>
      <w:r>
        <w:t>Mirrors the same assumption in terrestrial ecosystems - tested by Turner et al in Nature</w:t>
      </w:r>
    </w:p>
  </w:comment>
  <w:comment w:id="68" w:author="Em Lim" w:date="2023-03-15T17:00:00Z" w:initials="EL">
    <w:p w14:paraId="49783A2B" w14:textId="237BECEB" w:rsidR="005B0F18" w:rsidRDefault="005B0F18">
      <w:pPr>
        <w:pStyle w:val="CommentText"/>
      </w:pPr>
      <w:r>
        <w:rPr>
          <w:rStyle w:val="CommentReference"/>
        </w:rPr>
        <w:annotationRef/>
      </w:r>
      <w:r>
        <w:t>The full list is growth, percent cover, photosynthesis, density, biomass, chl a, abundance, length, tissue protein, area, dry weight, and width.</w:t>
      </w:r>
    </w:p>
  </w:comment>
  <w:comment w:id="91" w:author="Isabelle Cote" w:date="2023-04-24T12:09:00Z" w:initials="IC">
    <w:p w14:paraId="1023A308" w14:textId="77777777" w:rsidR="00980ECC" w:rsidRDefault="003A4C3D">
      <w:pPr>
        <w:pStyle w:val="CommentText"/>
      </w:pPr>
      <w:r>
        <w:rPr>
          <w:rStyle w:val="CommentReference"/>
        </w:rPr>
        <w:annotationRef/>
      </w:r>
      <w:r w:rsidR="00980ECC">
        <w:t>It would be good to organise the metrics like this. Not sure I got it right. Please check.</w:t>
      </w:r>
    </w:p>
    <w:p w14:paraId="423225B3" w14:textId="77777777" w:rsidR="00980ECC" w:rsidRDefault="00980ECC">
      <w:pPr>
        <w:pStyle w:val="CommentText"/>
      </w:pPr>
      <w:r>
        <w:t xml:space="preserve"> </w:t>
      </w:r>
    </w:p>
    <w:p w14:paraId="7841972A" w14:textId="77777777" w:rsidR="00980ECC" w:rsidRDefault="00980ECC" w:rsidP="00E91821">
      <w:pPr>
        <w:pStyle w:val="CommentText"/>
      </w:pPr>
      <w:r>
        <w:t>Now that I've got to the Results, it's perhaps better to keep a sentence like this for the Results. Important to mention that you put all the metric types into a single analysis (although it could be interesting to see if individual vs population, or static vs dynamic metrics differ…)</w:t>
      </w:r>
    </w:p>
  </w:comment>
  <w:comment w:id="99" w:author="Isabelle Cote" w:date="2023-04-24T12:11:00Z" w:initials="IC">
    <w:p w14:paraId="29195526" w14:textId="7584E2AE" w:rsidR="003A4C3D" w:rsidRDefault="003A4C3D" w:rsidP="0018010A">
      <w:pPr>
        <w:pStyle w:val="CommentText"/>
      </w:pPr>
      <w:r>
        <w:rPr>
          <w:rStyle w:val="CommentReference"/>
        </w:rPr>
        <w:annotationRef/>
      </w:r>
      <w:r>
        <w:t>That's not mentioned in the list above (unless it's = photosynthesis)</w:t>
      </w:r>
    </w:p>
  </w:comment>
  <w:comment w:id="107" w:author="Isabelle Cote" w:date="2023-04-24T13:35:00Z" w:initials="IC">
    <w:p w14:paraId="3AE47F3C" w14:textId="77777777" w:rsidR="009B07DB" w:rsidRDefault="009B07DB" w:rsidP="00C114DE">
      <w:pPr>
        <w:pStyle w:val="CommentText"/>
      </w:pPr>
      <w:r>
        <w:rPr>
          <w:rStyle w:val="CommentReference"/>
        </w:rPr>
        <w:annotationRef/>
      </w:r>
      <w:r>
        <w:t>This might not be the perfect word for a line of data (but study isn't the word)</w:t>
      </w:r>
    </w:p>
  </w:comment>
  <w:comment w:id="118" w:author="Isabelle Cote" w:date="2023-04-24T12:16:00Z" w:initials="IC">
    <w:p w14:paraId="179972EB" w14:textId="77741C3E" w:rsidR="00DE5F92" w:rsidRDefault="00DE5F92" w:rsidP="009A1AE6">
      <w:pPr>
        <w:pStyle w:val="CommentText"/>
      </w:pPr>
      <w:r>
        <w:rPr>
          <w:rStyle w:val="CommentReference"/>
        </w:rPr>
        <w:annotationRef/>
      </w:r>
      <w:r>
        <w:t>Readers might wonder what proxy sites are? Sites near the study location as mentioned in the previous sentence?</w:t>
      </w:r>
    </w:p>
  </w:comment>
  <w:comment w:id="149" w:author="Isabelle Cote" w:date="2023-04-24T14:19:00Z" w:initials="IC">
    <w:p w14:paraId="49245C71" w14:textId="77777777" w:rsidR="00E82519" w:rsidRDefault="00E82519" w:rsidP="00CB039E">
      <w:pPr>
        <w:pStyle w:val="CommentText"/>
      </w:pPr>
      <w:r>
        <w:rPr>
          <w:rStyle w:val="CommentReference"/>
        </w:rPr>
        <w:annotationRef/>
      </w:r>
      <w:r>
        <w:t>?? Or always just one model vs intercept?</w:t>
      </w:r>
    </w:p>
  </w:comment>
  <w:comment w:id="177" w:author="Isabelle Cote" w:date="2023-04-24T13:50:00Z" w:initials="IC">
    <w:p w14:paraId="023B7EC8" w14:textId="45FB3EEE" w:rsidR="005D1F7B" w:rsidRDefault="005D1F7B" w:rsidP="00983CB6">
      <w:pPr>
        <w:pStyle w:val="CommentText"/>
      </w:pPr>
      <w:r>
        <w:rPr>
          <w:rStyle w:val="CommentReference"/>
        </w:rPr>
        <w:annotationRef/>
      </w:r>
      <w:r>
        <w:t>Moved to put all the publication bias stuff together</w:t>
      </w:r>
    </w:p>
  </w:comment>
  <w:comment w:id="214" w:author="Em Lim" w:date="2023-03-31T22:33:00Z" w:initials="EL">
    <w:p w14:paraId="32706354" w14:textId="69F3E7C0" w:rsidR="004D63AA" w:rsidRPr="004D63AA" w:rsidRDefault="004D63AA" w:rsidP="004D63AA">
      <w:pPr>
        <w:autoSpaceDE w:val="0"/>
        <w:autoSpaceDN w:val="0"/>
        <w:adjustRightInd w:val="0"/>
        <w:rPr>
          <w:rFonts w:ascii="AppleSystemUIFont" w:hAnsi="AppleSystemUIFont" w:cs="AppleSystemUIFont"/>
          <w:color w:val="353535"/>
        </w:rPr>
      </w:pPr>
      <w:r>
        <w:rPr>
          <w:rStyle w:val="CommentReference"/>
        </w:rPr>
        <w:annotationRef/>
      </w:r>
      <w:r>
        <w:rPr>
          <w:rFonts w:ascii="AppleSystemUIFont" w:hAnsi="AppleSystemUIFont" w:cs="AppleSystemUIFont"/>
          <w:color w:val="353535"/>
        </w:rPr>
        <w:t xml:space="preserve">Not really the pattern we expect if there’s bias, but also not the pattern we expect to see if everything is perfect. There’s a bit of a right skew in the points, and the whole thing is super top heavy. Very few studies with massive error. Maybe there’s a bias against highly variable studies? Most studies have a similar level of error. SO maybe they have similar-is sample sizes and variance??? At the end of the day what’s important is the symmetry around the 0 value at the top. THere’s a little bit of a right skew, but it’s mostly even. If we show this we need to have an explanation for why it’s not showing a typical shape but we still think it’s ok to proceed. </w:t>
      </w:r>
    </w:p>
  </w:comment>
  <w:comment w:id="237" w:author="Isabelle Cote" w:date="2023-04-24T13:59:00Z" w:initials="IC">
    <w:p w14:paraId="6012A64B" w14:textId="77777777" w:rsidR="00980ECC" w:rsidRDefault="00980ECC" w:rsidP="00F8293F">
      <w:pPr>
        <w:pStyle w:val="CommentText"/>
      </w:pPr>
      <w:r>
        <w:rPr>
          <w:rStyle w:val="CommentReference"/>
        </w:rPr>
        <w:annotationRef/>
      </w:r>
      <w:r>
        <w:t>Composed of OR comprised, NEVER comprised of</w:t>
      </w:r>
    </w:p>
  </w:comment>
  <w:comment w:id="274" w:author="Isabelle Cote" w:date="2023-04-24T14:11:00Z" w:initials="IC">
    <w:p w14:paraId="6CD74E8E" w14:textId="77777777" w:rsidR="005C0A3B" w:rsidRDefault="005C0A3B">
      <w:pPr>
        <w:pStyle w:val="CommentText"/>
      </w:pPr>
      <w:r>
        <w:rPr>
          <w:rStyle w:val="CommentReference"/>
        </w:rPr>
        <w:annotationRef/>
      </w:r>
      <w:r>
        <w:t xml:space="preserve">Better to write group instead of taxa in figure. Also, better to have either all common or all 'Latin' names for groups (Cnidaria vs jellies). </w:t>
      </w:r>
    </w:p>
    <w:p w14:paraId="69FD40EC" w14:textId="77777777" w:rsidR="005C0A3B" w:rsidRDefault="005C0A3B" w:rsidP="00D72570">
      <w:pPr>
        <w:pStyle w:val="CommentText"/>
      </w:pPr>
      <w:r>
        <w:t>Mollusc in fig but mollusk in text?</w:t>
      </w:r>
    </w:p>
  </w:comment>
  <w:comment w:id="282" w:author="Isabelle Cote" w:date="2023-04-24T14:14:00Z" w:initials="IC">
    <w:p w14:paraId="2B9691A9" w14:textId="77777777" w:rsidR="005C0A3B" w:rsidRDefault="005C0A3B" w:rsidP="00577E60">
      <w:pPr>
        <w:pStyle w:val="CommentText"/>
      </w:pPr>
      <w:r>
        <w:rPr>
          <w:rStyle w:val="CommentReference"/>
        </w:rPr>
        <w:annotationRef/>
      </w:r>
      <w:r>
        <w:t>Need to agree on what to call this</w:t>
      </w:r>
    </w:p>
  </w:comment>
  <w:comment w:id="290" w:author="Isabelle Cote" w:date="2023-04-24T14:13:00Z" w:initials="IC">
    <w:p w14:paraId="7FF4DC32" w14:textId="7C1B256E" w:rsidR="005C0A3B" w:rsidRDefault="005C0A3B" w:rsidP="00A87789">
      <w:pPr>
        <w:pStyle w:val="CommentText"/>
      </w:pPr>
      <w:r>
        <w:rPr>
          <w:rStyle w:val="CommentReference"/>
        </w:rPr>
        <w:annotationRef/>
      </w:r>
      <w:r>
        <w:t>This might need to go in the main text</w:t>
      </w:r>
    </w:p>
  </w:comment>
  <w:comment w:id="319" w:author="Isabelle Cote" w:date="2023-04-24T14:25:00Z" w:initials="IC">
    <w:p w14:paraId="11EA108D" w14:textId="77777777" w:rsidR="009D5DDC" w:rsidRDefault="009D5DDC" w:rsidP="00B56036">
      <w:pPr>
        <w:pStyle w:val="CommentText"/>
      </w:pPr>
      <w:r>
        <w:rPr>
          <w:rStyle w:val="CommentReference"/>
        </w:rPr>
        <w:annotationRef/>
      </w:r>
      <w:r>
        <w:t>Specify here whether the models are all compared to each other or just to the null</w:t>
      </w:r>
    </w:p>
  </w:comment>
  <w:comment w:id="323" w:author="Em Lim" w:date="2023-03-02T14:54:00Z" w:initials="EL">
    <w:p w14:paraId="03DE76E2" w14:textId="26BFEE97" w:rsidR="005B0F18" w:rsidRDefault="005B0F18">
      <w:pPr>
        <w:pStyle w:val="CommentText"/>
      </w:pPr>
      <w:r>
        <w:rPr>
          <w:rStyle w:val="CommentReference"/>
        </w:rPr>
        <w:annotationRef/>
      </w:r>
      <w:r>
        <w:t>State that this effect size is the effect at a mean background nutrients + algae + unmanipulated experiemnt</w:t>
      </w:r>
    </w:p>
  </w:comment>
  <w:comment w:id="342" w:author="Isabelle Cote" w:date="2023-04-24T14:39:00Z" w:initials="IC">
    <w:p w14:paraId="64178B5A" w14:textId="77777777" w:rsidR="0084329B" w:rsidRDefault="0084329B" w:rsidP="00855056">
      <w:pPr>
        <w:pStyle w:val="CommentText"/>
      </w:pPr>
      <w:r>
        <w:rPr>
          <w:rStyle w:val="CommentReference"/>
        </w:rPr>
        <w:annotationRef/>
      </w:r>
      <w:r>
        <w:t>In other words, the model was not significant (or did not explain a significant proportion of the variance in the data)?</w:t>
      </w:r>
    </w:p>
  </w:comment>
  <w:comment w:id="387" w:author="Isabelle Cote" w:date="2023-04-24T14:45:00Z" w:initials="IC">
    <w:p w14:paraId="46BD9CF0" w14:textId="77777777" w:rsidR="0084329B" w:rsidRDefault="0084329B" w:rsidP="008D6BAC">
      <w:pPr>
        <w:pStyle w:val="CommentText"/>
      </w:pPr>
      <w:r>
        <w:rPr>
          <w:rStyle w:val="CommentReference"/>
        </w:rPr>
        <w:annotationRef/>
      </w:r>
      <w:r>
        <w:t>Need to make the factor levels more explicit</w:t>
      </w:r>
    </w:p>
  </w:comment>
  <w:comment w:id="396" w:author="Isabelle Cote" w:date="2023-04-24T14:49:00Z" w:initials="IC">
    <w:p w14:paraId="12805511" w14:textId="77777777" w:rsidR="008978F8" w:rsidRDefault="008978F8" w:rsidP="00A16980">
      <w:pPr>
        <w:pStyle w:val="CommentText"/>
      </w:pPr>
      <w:r>
        <w:rPr>
          <w:rStyle w:val="CommentReference"/>
        </w:rPr>
        <w:annotationRef/>
      </w:r>
      <w:r>
        <w:t>Subgroups of what? Which factor?</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7D6833BD" w15:done="0"/>
  <w15:commentEx w15:paraId="01190800" w15:done="0"/>
  <w15:commentEx w15:paraId="49547E54" w15:done="0"/>
  <w15:commentEx w15:paraId="5FBB00DD" w15:done="0"/>
  <w15:commentEx w15:paraId="7AFEE86C" w15:done="0"/>
  <w15:commentEx w15:paraId="49783A2B" w15:done="0"/>
  <w15:commentEx w15:paraId="7841972A" w15:done="0"/>
  <w15:commentEx w15:paraId="29195526" w15:done="0"/>
  <w15:commentEx w15:paraId="3AE47F3C" w15:done="0"/>
  <w15:commentEx w15:paraId="179972EB" w15:done="0"/>
  <w15:commentEx w15:paraId="49245C71" w15:done="0"/>
  <w15:commentEx w15:paraId="023B7EC8" w15:done="0"/>
  <w15:commentEx w15:paraId="32706354" w15:done="0"/>
  <w15:commentEx w15:paraId="6012A64B" w15:done="0"/>
  <w15:commentEx w15:paraId="69FD40EC" w15:done="0"/>
  <w15:commentEx w15:paraId="2B9691A9" w15:done="0"/>
  <w15:commentEx w15:paraId="7FF4DC32" w15:done="0"/>
  <w15:commentEx w15:paraId="11EA108D" w15:done="0"/>
  <w15:commentEx w15:paraId="03DE76E2" w15:done="0"/>
  <w15:commentEx w15:paraId="64178B5A" w15:done="0"/>
  <w15:commentEx w15:paraId="46BD9CF0" w15:done="0"/>
  <w15:commentEx w15:paraId="12805511"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7E235A3" w16cex:dateUtc="2023-04-13T15:02:00Z"/>
  <w16cex:commentExtensible w16cex:durableId="27A1E965" w16cex:dateUtc="2023-02-23T21:32:00Z"/>
  <w16cex:commentExtensible w16cex:durableId="27F0E568" w16cex:dateUtc="2023-04-24T18:24:00Z"/>
  <w16cex:commentExtensible w16cex:durableId="27A1F27B" w16cex:dateUtc="2023-02-23T22:11:00Z"/>
  <w16cex:commentExtensible w16cex:durableId="27F0F016" w16cex:dateUtc="2023-04-24T19:09:00Z"/>
  <w16cex:commentExtensible w16cex:durableId="27F0F068" w16cex:dateUtc="2023-04-24T19:11:00Z"/>
  <w16cex:commentExtensible w16cex:durableId="27F10439" w16cex:dateUtc="2023-04-24T20:35:00Z"/>
  <w16cex:commentExtensible w16cex:durableId="27F0F1AD" w16cex:dateUtc="2023-04-24T19:16:00Z"/>
  <w16cex:commentExtensible w16cex:durableId="27F10E70" w16cex:dateUtc="2023-04-24T21:19:00Z"/>
  <w16cex:commentExtensible w16cex:durableId="27F107AC" w16cex:dateUtc="2023-04-24T20:50:00Z"/>
  <w16cex:commentExtensible w16cex:durableId="27F109D9" w16cex:dateUtc="2023-04-24T20:59:00Z"/>
  <w16cex:commentExtensible w16cex:durableId="27F10CA3" w16cex:dateUtc="2023-04-24T21:11:00Z"/>
  <w16cex:commentExtensible w16cex:durableId="27F10D50" w16cex:dateUtc="2023-04-24T21:14:00Z"/>
  <w16cex:commentExtensible w16cex:durableId="27F10D26" w16cex:dateUtc="2023-04-24T21:13:00Z"/>
  <w16cex:commentExtensible w16cex:durableId="27F10FF3" w16cex:dateUtc="2023-04-24T21:25:00Z"/>
  <w16cex:commentExtensible w16cex:durableId="27F1132F" w16cex:dateUtc="2023-04-24T21:39:00Z"/>
  <w16cex:commentExtensible w16cex:durableId="27F11470" w16cex:dateUtc="2023-04-24T21:45:00Z"/>
  <w16cex:commentExtensible w16cex:durableId="27F11577" w16cex:dateUtc="2023-04-24T21:4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7D6833BD" w16cid:durableId="27E235A3"/>
  <w16cid:commentId w16cid:paraId="01190800" w16cid:durableId="27A1E965"/>
  <w16cid:commentId w16cid:paraId="49547E54" w16cid:durableId="27F0E568"/>
  <w16cid:commentId w16cid:paraId="5FBB00DD" w16cid:durableId="273AE123"/>
  <w16cid:commentId w16cid:paraId="7AFEE86C" w16cid:durableId="27A1F27B"/>
  <w16cid:commentId w16cid:paraId="49783A2B" w16cid:durableId="27BC7836"/>
  <w16cid:commentId w16cid:paraId="7841972A" w16cid:durableId="27F0F016"/>
  <w16cid:commentId w16cid:paraId="29195526" w16cid:durableId="27F0F068"/>
  <w16cid:commentId w16cid:paraId="3AE47F3C" w16cid:durableId="27F10439"/>
  <w16cid:commentId w16cid:paraId="179972EB" w16cid:durableId="27F0F1AD"/>
  <w16cid:commentId w16cid:paraId="49245C71" w16cid:durableId="27F10E70"/>
  <w16cid:commentId w16cid:paraId="023B7EC8" w16cid:durableId="27F107AC"/>
  <w16cid:commentId w16cid:paraId="32706354" w16cid:durableId="27D1DE22"/>
  <w16cid:commentId w16cid:paraId="6012A64B" w16cid:durableId="27F109D9"/>
  <w16cid:commentId w16cid:paraId="69FD40EC" w16cid:durableId="27F10CA3"/>
  <w16cid:commentId w16cid:paraId="2B9691A9" w16cid:durableId="27F10D50"/>
  <w16cid:commentId w16cid:paraId="7FF4DC32" w16cid:durableId="27F10D26"/>
  <w16cid:commentId w16cid:paraId="11EA108D" w16cid:durableId="27F10FF3"/>
  <w16cid:commentId w16cid:paraId="03DE76E2" w16cid:durableId="27AB3743"/>
  <w16cid:commentId w16cid:paraId="64178B5A" w16cid:durableId="27F1132F"/>
  <w16cid:commentId w16cid:paraId="46BD9CF0" w16cid:durableId="27F11470"/>
  <w16cid:commentId w16cid:paraId="12805511" w16cid:durableId="27F11577"/>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F9C2B5C" w14:textId="77777777" w:rsidR="00197F68" w:rsidRDefault="00197F68" w:rsidP="00C5123B">
      <w:r>
        <w:separator/>
      </w:r>
    </w:p>
  </w:endnote>
  <w:endnote w:type="continuationSeparator" w:id="0">
    <w:p w14:paraId="01576530" w14:textId="77777777" w:rsidR="00197F68" w:rsidRDefault="00197F68" w:rsidP="00C5123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pleSystemUIFont">
    <w:altName w:val="Calibri"/>
    <w:panose1 w:val="00000000000000000000"/>
    <w:charset w:val="00"/>
    <w:family w:val="auto"/>
    <w:notTrueType/>
    <w:pitch w:val="default"/>
    <w:sig w:usb0="00000003" w:usb1="00000000" w:usb2="00000000" w:usb3="00000000" w:csb0="00000001" w:csb1="00000000"/>
  </w:font>
  <w:font w:name="Lucida Grande">
    <w:altName w:val="Segoe UI"/>
    <w:charset w:val="00"/>
    <w:family w:val="swiss"/>
    <w:pitch w:val="variable"/>
    <w:sig w:usb0="E1000AEF" w:usb1="5000A1FF" w:usb2="00000000" w:usb3="00000000" w:csb0="000001B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939D3EA" w14:textId="77777777" w:rsidR="00197F68" w:rsidRDefault="00197F68" w:rsidP="00C5123B">
      <w:r>
        <w:separator/>
      </w:r>
    </w:p>
  </w:footnote>
  <w:footnote w:type="continuationSeparator" w:id="0">
    <w:p w14:paraId="6E354BED" w14:textId="77777777" w:rsidR="00197F68" w:rsidRDefault="00197F68" w:rsidP="00C5123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65719CB"/>
    <w:multiLevelType w:val="hybridMultilevel"/>
    <w:tmpl w:val="06B0DF98"/>
    <w:lvl w:ilvl="0" w:tplc="8F94C010">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7A64280"/>
    <w:multiLevelType w:val="hybridMultilevel"/>
    <w:tmpl w:val="3E84BD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79730ED"/>
    <w:multiLevelType w:val="hybridMultilevel"/>
    <w:tmpl w:val="DB40BE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FD7159D"/>
    <w:multiLevelType w:val="hybridMultilevel"/>
    <w:tmpl w:val="E68063A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74DE3954"/>
    <w:multiLevelType w:val="hybridMultilevel"/>
    <w:tmpl w:val="BBAADCC2"/>
    <w:lvl w:ilvl="0" w:tplc="8F94C010">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76511344">
    <w:abstractNumId w:val="2"/>
  </w:num>
  <w:num w:numId="2" w16cid:durableId="923953779">
    <w:abstractNumId w:val="1"/>
  </w:num>
  <w:num w:numId="3" w16cid:durableId="1753164286">
    <w:abstractNumId w:val="4"/>
  </w:num>
  <w:num w:numId="4" w16cid:durableId="355469286">
    <w:abstractNumId w:val="0"/>
  </w:num>
  <w:num w:numId="5" w16cid:durableId="1736849865">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Isabelle Cote">
    <w15:presenceInfo w15:providerId="AD" w15:userId="S::imcote@sfuca0.onmicrosoft.com::21a460bd-e3fc-4d58-9196-46caf887a3b1"/>
  </w15:person>
  <w15:person w15:author="Em Lim">
    <w15:presenceInfo w15:providerId="AD" w15:userId="S::egl3@sfu.ca::66b8d41e-e852-422e-bfdc-03f068eb453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6A7B"/>
    <w:rsid w:val="00000AAD"/>
    <w:rsid w:val="00001ACE"/>
    <w:rsid w:val="000035C2"/>
    <w:rsid w:val="00004E70"/>
    <w:rsid w:val="00010BCC"/>
    <w:rsid w:val="00027CDE"/>
    <w:rsid w:val="000368E0"/>
    <w:rsid w:val="0003755D"/>
    <w:rsid w:val="00051670"/>
    <w:rsid w:val="000526B8"/>
    <w:rsid w:val="000547F8"/>
    <w:rsid w:val="0005645D"/>
    <w:rsid w:val="00057311"/>
    <w:rsid w:val="000655AA"/>
    <w:rsid w:val="00067124"/>
    <w:rsid w:val="000674DD"/>
    <w:rsid w:val="00067A90"/>
    <w:rsid w:val="00067FAF"/>
    <w:rsid w:val="00082172"/>
    <w:rsid w:val="00090008"/>
    <w:rsid w:val="00096CD0"/>
    <w:rsid w:val="000A592D"/>
    <w:rsid w:val="000B3D13"/>
    <w:rsid w:val="000B5543"/>
    <w:rsid w:val="000C04AF"/>
    <w:rsid w:val="000C25BF"/>
    <w:rsid w:val="000C383E"/>
    <w:rsid w:val="000C7DAD"/>
    <w:rsid w:val="000D2D91"/>
    <w:rsid w:val="000D389D"/>
    <w:rsid w:val="000D3F79"/>
    <w:rsid w:val="000F7B55"/>
    <w:rsid w:val="001003E5"/>
    <w:rsid w:val="001039E0"/>
    <w:rsid w:val="00116CE7"/>
    <w:rsid w:val="00122A2B"/>
    <w:rsid w:val="00140497"/>
    <w:rsid w:val="00140638"/>
    <w:rsid w:val="00140DEA"/>
    <w:rsid w:val="001430E3"/>
    <w:rsid w:val="001438DD"/>
    <w:rsid w:val="00145342"/>
    <w:rsid w:val="001509B4"/>
    <w:rsid w:val="00157593"/>
    <w:rsid w:val="001632AC"/>
    <w:rsid w:val="00163860"/>
    <w:rsid w:val="00173B11"/>
    <w:rsid w:val="00173C10"/>
    <w:rsid w:val="00173CF1"/>
    <w:rsid w:val="00183A8B"/>
    <w:rsid w:val="001868B3"/>
    <w:rsid w:val="00186F51"/>
    <w:rsid w:val="0019506B"/>
    <w:rsid w:val="0019580B"/>
    <w:rsid w:val="00197F68"/>
    <w:rsid w:val="001B7617"/>
    <w:rsid w:val="001B7C12"/>
    <w:rsid w:val="001C0E84"/>
    <w:rsid w:val="001C1331"/>
    <w:rsid w:val="001C473C"/>
    <w:rsid w:val="001C546F"/>
    <w:rsid w:val="001D5196"/>
    <w:rsid w:val="001E1945"/>
    <w:rsid w:val="001F3C92"/>
    <w:rsid w:val="001F514B"/>
    <w:rsid w:val="00200640"/>
    <w:rsid w:val="0020538A"/>
    <w:rsid w:val="002054EC"/>
    <w:rsid w:val="00212B39"/>
    <w:rsid w:val="00214C00"/>
    <w:rsid w:val="00215397"/>
    <w:rsid w:val="00216FF3"/>
    <w:rsid w:val="00220EF3"/>
    <w:rsid w:val="00244413"/>
    <w:rsid w:val="00250755"/>
    <w:rsid w:val="00262F87"/>
    <w:rsid w:val="00272EE3"/>
    <w:rsid w:val="002813C3"/>
    <w:rsid w:val="00284616"/>
    <w:rsid w:val="0028519A"/>
    <w:rsid w:val="002A0B74"/>
    <w:rsid w:val="002A1009"/>
    <w:rsid w:val="002A3568"/>
    <w:rsid w:val="002A3E77"/>
    <w:rsid w:val="002B3A1D"/>
    <w:rsid w:val="002C050C"/>
    <w:rsid w:val="002D012F"/>
    <w:rsid w:val="002D3816"/>
    <w:rsid w:val="002D7395"/>
    <w:rsid w:val="002E611A"/>
    <w:rsid w:val="002F2E53"/>
    <w:rsid w:val="002F6DFC"/>
    <w:rsid w:val="002F72F3"/>
    <w:rsid w:val="003008CD"/>
    <w:rsid w:val="00302D7A"/>
    <w:rsid w:val="00312ACB"/>
    <w:rsid w:val="00315ACC"/>
    <w:rsid w:val="003307B0"/>
    <w:rsid w:val="00364D60"/>
    <w:rsid w:val="0037264A"/>
    <w:rsid w:val="00394894"/>
    <w:rsid w:val="003A29CA"/>
    <w:rsid w:val="003A35E0"/>
    <w:rsid w:val="003A397E"/>
    <w:rsid w:val="003A4C3D"/>
    <w:rsid w:val="003C61F7"/>
    <w:rsid w:val="003D1388"/>
    <w:rsid w:val="003D7403"/>
    <w:rsid w:val="003F3EDB"/>
    <w:rsid w:val="003F5023"/>
    <w:rsid w:val="003F5B30"/>
    <w:rsid w:val="003F633B"/>
    <w:rsid w:val="00410282"/>
    <w:rsid w:val="00411B55"/>
    <w:rsid w:val="004306A8"/>
    <w:rsid w:val="00432A88"/>
    <w:rsid w:val="00447837"/>
    <w:rsid w:val="00457F19"/>
    <w:rsid w:val="00463148"/>
    <w:rsid w:val="00463839"/>
    <w:rsid w:val="00470685"/>
    <w:rsid w:val="00472977"/>
    <w:rsid w:val="00476697"/>
    <w:rsid w:val="004811EE"/>
    <w:rsid w:val="00494153"/>
    <w:rsid w:val="004A2CE2"/>
    <w:rsid w:val="004A7E98"/>
    <w:rsid w:val="004B3EA0"/>
    <w:rsid w:val="004C5E95"/>
    <w:rsid w:val="004D63AA"/>
    <w:rsid w:val="004D773F"/>
    <w:rsid w:val="004E55D0"/>
    <w:rsid w:val="004E5CEB"/>
    <w:rsid w:val="004E69C8"/>
    <w:rsid w:val="004F7961"/>
    <w:rsid w:val="00501D7F"/>
    <w:rsid w:val="00504E41"/>
    <w:rsid w:val="005151E5"/>
    <w:rsid w:val="0051546B"/>
    <w:rsid w:val="00523D2E"/>
    <w:rsid w:val="0052618F"/>
    <w:rsid w:val="005317EB"/>
    <w:rsid w:val="00531EA4"/>
    <w:rsid w:val="00533DDC"/>
    <w:rsid w:val="00536E93"/>
    <w:rsid w:val="005414FA"/>
    <w:rsid w:val="00546199"/>
    <w:rsid w:val="005577CF"/>
    <w:rsid w:val="00563494"/>
    <w:rsid w:val="00563F28"/>
    <w:rsid w:val="00571C21"/>
    <w:rsid w:val="005814BD"/>
    <w:rsid w:val="00583782"/>
    <w:rsid w:val="0058791B"/>
    <w:rsid w:val="005B0F18"/>
    <w:rsid w:val="005B6F9A"/>
    <w:rsid w:val="005C0A3B"/>
    <w:rsid w:val="005C2111"/>
    <w:rsid w:val="005C7A67"/>
    <w:rsid w:val="005D1F7B"/>
    <w:rsid w:val="005D2978"/>
    <w:rsid w:val="005D641B"/>
    <w:rsid w:val="005E10B0"/>
    <w:rsid w:val="005E4743"/>
    <w:rsid w:val="005F380A"/>
    <w:rsid w:val="00603D57"/>
    <w:rsid w:val="006052A2"/>
    <w:rsid w:val="0060588D"/>
    <w:rsid w:val="0061497D"/>
    <w:rsid w:val="006149A7"/>
    <w:rsid w:val="006252B2"/>
    <w:rsid w:val="00626266"/>
    <w:rsid w:val="00626F90"/>
    <w:rsid w:val="00647BC6"/>
    <w:rsid w:val="006534E2"/>
    <w:rsid w:val="00661C52"/>
    <w:rsid w:val="00663F94"/>
    <w:rsid w:val="0067606A"/>
    <w:rsid w:val="00677A02"/>
    <w:rsid w:val="006964FC"/>
    <w:rsid w:val="00696A7B"/>
    <w:rsid w:val="006A03DF"/>
    <w:rsid w:val="006A2C8D"/>
    <w:rsid w:val="006A2FB5"/>
    <w:rsid w:val="006A49FD"/>
    <w:rsid w:val="006B0E75"/>
    <w:rsid w:val="006B38ED"/>
    <w:rsid w:val="006C6357"/>
    <w:rsid w:val="006E0866"/>
    <w:rsid w:val="006E1049"/>
    <w:rsid w:val="006E1FC0"/>
    <w:rsid w:val="006E412C"/>
    <w:rsid w:val="006E51F1"/>
    <w:rsid w:val="006F56DA"/>
    <w:rsid w:val="00702830"/>
    <w:rsid w:val="00706957"/>
    <w:rsid w:val="00731DAD"/>
    <w:rsid w:val="007429C9"/>
    <w:rsid w:val="007508A3"/>
    <w:rsid w:val="00750A08"/>
    <w:rsid w:val="007516B1"/>
    <w:rsid w:val="007540E9"/>
    <w:rsid w:val="007611E1"/>
    <w:rsid w:val="007614B2"/>
    <w:rsid w:val="00762B07"/>
    <w:rsid w:val="00773128"/>
    <w:rsid w:val="00783960"/>
    <w:rsid w:val="00790CC8"/>
    <w:rsid w:val="00792989"/>
    <w:rsid w:val="00792DA2"/>
    <w:rsid w:val="00795714"/>
    <w:rsid w:val="007A0E67"/>
    <w:rsid w:val="007A4988"/>
    <w:rsid w:val="007B4D9D"/>
    <w:rsid w:val="007B5534"/>
    <w:rsid w:val="007B55F1"/>
    <w:rsid w:val="007C73CA"/>
    <w:rsid w:val="007D1CA4"/>
    <w:rsid w:val="007D588D"/>
    <w:rsid w:val="007E3038"/>
    <w:rsid w:val="007E5B7B"/>
    <w:rsid w:val="00806F12"/>
    <w:rsid w:val="00812293"/>
    <w:rsid w:val="00817E60"/>
    <w:rsid w:val="00833915"/>
    <w:rsid w:val="00834168"/>
    <w:rsid w:val="0084329B"/>
    <w:rsid w:val="0084590D"/>
    <w:rsid w:val="00856E67"/>
    <w:rsid w:val="00857597"/>
    <w:rsid w:val="00864B7E"/>
    <w:rsid w:val="00864D7D"/>
    <w:rsid w:val="00871EB5"/>
    <w:rsid w:val="008723FB"/>
    <w:rsid w:val="00873A9D"/>
    <w:rsid w:val="00874808"/>
    <w:rsid w:val="00883B94"/>
    <w:rsid w:val="008863BF"/>
    <w:rsid w:val="008978F8"/>
    <w:rsid w:val="008A0337"/>
    <w:rsid w:val="008A0FE8"/>
    <w:rsid w:val="008A22DE"/>
    <w:rsid w:val="008A4900"/>
    <w:rsid w:val="008A70CE"/>
    <w:rsid w:val="008B1FCB"/>
    <w:rsid w:val="008B3552"/>
    <w:rsid w:val="008B5AEA"/>
    <w:rsid w:val="008B6630"/>
    <w:rsid w:val="008D34A4"/>
    <w:rsid w:val="008E2DBF"/>
    <w:rsid w:val="008E2F1F"/>
    <w:rsid w:val="008F7310"/>
    <w:rsid w:val="00907A82"/>
    <w:rsid w:val="0091519E"/>
    <w:rsid w:val="00917464"/>
    <w:rsid w:val="00922C2B"/>
    <w:rsid w:val="00927A1D"/>
    <w:rsid w:val="00927DC1"/>
    <w:rsid w:val="00932DB1"/>
    <w:rsid w:val="009366CC"/>
    <w:rsid w:val="009438DB"/>
    <w:rsid w:val="00952447"/>
    <w:rsid w:val="00954E9C"/>
    <w:rsid w:val="00955049"/>
    <w:rsid w:val="009552C5"/>
    <w:rsid w:val="009562A3"/>
    <w:rsid w:val="00960579"/>
    <w:rsid w:val="00960C3D"/>
    <w:rsid w:val="009648FA"/>
    <w:rsid w:val="00977A10"/>
    <w:rsid w:val="00980ECC"/>
    <w:rsid w:val="0098152A"/>
    <w:rsid w:val="00982C03"/>
    <w:rsid w:val="00991DD5"/>
    <w:rsid w:val="009B07DB"/>
    <w:rsid w:val="009B12A9"/>
    <w:rsid w:val="009B23D7"/>
    <w:rsid w:val="009B3AE8"/>
    <w:rsid w:val="009B5BF5"/>
    <w:rsid w:val="009C2911"/>
    <w:rsid w:val="009C2971"/>
    <w:rsid w:val="009C2EB0"/>
    <w:rsid w:val="009C450B"/>
    <w:rsid w:val="009D5DDC"/>
    <w:rsid w:val="009E0E5E"/>
    <w:rsid w:val="009E7A0D"/>
    <w:rsid w:val="009F68C5"/>
    <w:rsid w:val="00A0260E"/>
    <w:rsid w:val="00A10494"/>
    <w:rsid w:val="00A12D61"/>
    <w:rsid w:val="00A16B51"/>
    <w:rsid w:val="00A4411C"/>
    <w:rsid w:val="00A51B2F"/>
    <w:rsid w:val="00A5281B"/>
    <w:rsid w:val="00A55D03"/>
    <w:rsid w:val="00A60B0D"/>
    <w:rsid w:val="00A6305A"/>
    <w:rsid w:val="00A669EA"/>
    <w:rsid w:val="00A717B2"/>
    <w:rsid w:val="00A87CDD"/>
    <w:rsid w:val="00A913E6"/>
    <w:rsid w:val="00A93E63"/>
    <w:rsid w:val="00A95724"/>
    <w:rsid w:val="00A96CF1"/>
    <w:rsid w:val="00AA0D89"/>
    <w:rsid w:val="00AA0FD9"/>
    <w:rsid w:val="00AC1CBE"/>
    <w:rsid w:val="00AC46C7"/>
    <w:rsid w:val="00AC6C89"/>
    <w:rsid w:val="00AC7FEA"/>
    <w:rsid w:val="00AD4BFC"/>
    <w:rsid w:val="00AD66D9"/>
    <w:rsid w:val="00AD76D4"/>
    <w:rsid w:val="00AE2CF0"/>
    <w:rsid w:val="00AE6659"/>
    <w:rsid w:val="00AF3F14"/>
    <w:rsid w:val="00AF5B20"/>
    <w:rsid w:val="00AF7CC4"/>
    <w:rsid w:val="00B00892"/>
    <w:rsid w:val="00B01179"/>
    <w:rsid w:val="00B118CB"/>
    <w:rsid w:val="00B13C80"/>
    <w:rsid w:val="00B14560"/>
    <w:rsid w:val="00B168CE"/>
    <w:rsid w:val="00B17C37"/>
    <w:rsid w:val="00B354F3"/>
    <w:rsid w:val="00B44ACC"/>
    <w:rsid w:val="00B47A3A"/>
    <w:rsid w:val="00B5118C"/>
    <w:rsid w:val="00B567C9"/>
    <w:rsid w:val="00B5690C"/>
    <w:rsid w:val="00B577BC"/>
    <w:rsid w:val="00B61F98"/>
    <w:rsid w:val="00B64ABC"/>
    <w:rsid w:val="00B64B39"/>
    <w:rsid w:val="00B67702"/>
    <w:rsid w:val="00B748E3"/>
    <w:rsid w:val="00B75D4E"/>
    <w:rsid w:val="00B7738A"/>
    <w:rsid w:val="00B864CF"/>
    <w:rsid w:val="00B877A7"/>
    <w:rsid w:val="00B87DAB"/>
    <w:rsid w:val="00B944A0"/>
    <w:rsid w:val="00B95320"/>
    <w:rsid w:val="00BA7305"/>
    <w:rsid w:val="00BB2433"/>
    <w:rsid w:val="00BC07DF"/>
    <w:rsid w:val="00BC0A04"/>
    <w:rsid w:val="00BC2A13"/>
    <w:rsid w:val="00BC7145"/>
    <w:rsid w:val="00BD0ABE"/>
    <w:rsid w:val="00BD3F95"/>
    <w:rsid w:val="00BE0C9E"/>
    <w:rsid w:val="00BE5778"/>
    <w:rsid w:val="00BF51E8"/>
    <w:rsid w:val="00BF5B35"/>
    <w:rsid w:val="00C2024C"/>
    <w:rsid w:val="00C23AF9"/>
    <w:rsid w:val="00C249B5"/>
    <w:rsid w:val="00C269E0"/>
    <w:rsid w:val="00C300D4"/>
    <w:rsid w:val="00C30C5E"/>
    <w:rsid w:val="00C36E88"/>
    <w:rsid w:val="00C42EAF"/>
    <w:rsid w:val="00C454BB"/>
    <w:rsid w:val="00C458ED"/>
    <w:rsid w:val="00C5123B"/>
    <w:rsid w:val="00C53934"/>
    <w:rsid w:val="00C63871"/>
    <w:rsid w:val="00C65166"/>
    <w:rsid w:val="00C753F0"/>
    <w:rsid w:val="00C8787E"/>
    <w:rsid w:val="00C91408"/>
    <w:rsid w:val="00C9234D"/>
    <w:rsid w:val="00C97FEF"/>
    <w:rsid w:val="00CA339B"/>
    <w:rsid w:val="00CB375F"/>
    <w:rsid w:val="00CB3826"/>
    <w:rsid w:val="00CB69EC"/>
    <w:rsid w:val="00CD60B3"/>
    <w:rsid w:val="00CE5E3D"/>
    <w:rsid w:val="00CF1968"/>
    <w:rsid w:val="00CF6976"/>
    <w:rsid w:val="00D00FFC"/>
    <w:rsid w:val="00D02B16"/>
    <w:rsid w:val="00D11F14"/>
    <w:rsid w:val="00D1627A"/>
    <w:rsid w:val="00D21C19"/>
    <w:rsid w:val="00D31EAA"/>
    <w:rsid w:val="00D3597D"/>
    <w:rsid w:val="00D35FDD"/>
    <w:rsid w:val="00D37B45"/>
    <w:rsid w:val="00D40225"/>
    <w:rsid w:val="00D47552"/>
    <w:rsid w:val="00D504C4"/>
    <w:rsid w:val="00D61619"/>
    <w:rsid w:val="00D622A8"/>
    <w:rsid w:val="00D6355E"/>
    <w:rsid w:val="00D71D35"/>
    <w:rsid w:val="00D7346A"/>
    <w:rsid w:val="00D81550"/>
    <w:rsid w:val="00D84524"/>
    <w:rsid w:val="00D941C0"/>
    <w:rsid w:val="00DA5219"/>
    <w:rsid w:val="00DB065D"/>
    <w:rsid w:val="00DB4B1C"/>
    <w:rsid w:val="00DD2086"/>
    <w:rsid w:val="00DE150E"/>
    <w:rsid w:val="00DE23FA"/>
    <w:rsid w:val="00DE5F92"/>
    <w:rsid w:val="00DE737E"/>
    <w:rsid w:val="00DF1A9E"/>
    <w:rsid w:val="00DF3C0B"/>
    <w:rsid w:val="00DF5CD8"/>
    <w:rsid w:val="00E00154"/>
    <w:rsid w:val="00E004CF"/>
    <w:rsid w:val="00E01152"/>
    <w:rsid w:val="00E0624E"/>
    <w:rsid w:val="00E2377D"/>
    <w:rsid w:val="00E340AB"/>
    <w:rsid w:val="00E34177"/>
    <w:rsid w:val="00E37943"/>
    <w:rsid w:val="00E42532"/>
    <w:rsid w:val="00E448D3"/>
    <w:rsid w:val="00E468C1"/>
    <w:rsid w:val="00E622C0"/>
    <w:rsid w:val="00E772EE"/>
    <w:rsid w:val="00E80FB1"/>
    <w:rsid w:val="00E82519"/>
    <w:rsid w:val="00E963B5"/>
    <w:rsid w:val="00EA5986"/>
    <w:rsid w:val="00EA792A"/>
    <w:rsid w:val="00EB30F5"/>
    <w:rsid w:val="00EC105C"/>
    <w:rsid w:val="00EC5AE2"/>
    <w:rsid w:val="00ED4745"/>
    <w:rsid w:val="00F00740"/>
    <w:rsid w:val="00F02A2B"/>
    <w:rsid w:val="00F041E7"/>
    <w:rsid w:val="00F20017"/>
    <w:rsid w:val="00F212DC"/>
    <w:rsid w:val="00F340C3"/>
    <w:rsid w:val="00F34B83"/>
    <w:rsid w:val="00F35F41"/>
    <w:rsid w:val="00F40344"/>
    <w:rsid w:val="00F43DC3"/>
    <w:rsid w:val="00F4780B"/>
    <w:rsid w:val="00F5124D"/>
    <w:rsid w:val="00F51928"/>
    <w:rsid w:val="00F616F5"/>
    <w:rsid w:val="00F71C05"/>
    <w:rsid w:val="00F76D46"/>
    <w:rsid w:val="00F83D2C"/>
    <w:rsid w:val="00F86E69"/>
    <w:rsid w:val="00F944A1"/>
    <w:rsid w:val="00FA2DCA"/>
    <w:rsid w:val="00FA60EA"/>
    <w:rsid w:val="00FA6ACC"/>
    <w:rsid w:val="00FB3754"/>
    <w:rsid w:val="00FB427C"/>
    <w:rsid w:val="00FB7F83"/>
    <w:rsid w:val="00FD3CA8"/>
    <w:rsid w:val="00FE57E7"/>
    <w:rsid w:val="00FF05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B44009"/>
  <w14:defaultImageDpi w14:val="32767"/>
  <w15:chartTrackingRefBased/>
  <w15:docId w15:val="{FE3E5766-F182-E944-8C75-3442A5ADD2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E1049"/>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qFormat/>
    <w:rsid w:val="00CE5E3D"/>
    <w:pPr>
      <w:jc w:val="center"/>
      <w:outlineLvl w:val="1"/>
    </w:pPr>
    <w:rPr>
      <w:rFonts w:ascii="Times New Roman" w:eastAsia="Times New Roman" w:hAnsi="Times New Roman" w:cs="Times New Roman"/>
      <w:b/>
      <w:bCs/>
      <w:color w:val="000000"/>
      <w:kern w:val="28"/>
      <w:lang w:val="en-CA" w:eastAsia="en-C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rsid w:val="00A60B0D"/>
    <w:rPr>
      <w:sz w:val="16"/>
      <w:szCs w:val="16"/>
    </w:rPr>
  </w:style>
  <w:style w:type="paragraph" w:styleId="CommentText">
    <w:name w:val="annotation text"/>
    <w:basedOn w:val="Normal"/>
    <w:link w:val="CommentTextChar"/>
    <w:uiPriority w:val="99"/>
    <w:unhideWhenUsed/>
    <w:rsid w:val="00A60B0D"/>
    <w:rPr>
      <w:sz w:val="20"/>
      <w:szCs w:val="20"/>
    </w:rPr>
  </w:style>
  <w:style w:type="character" w:customStyle="1" w:styleId="CommentTextChar">
    <w:name w:val="Comment Text Char"/>
    <w:basedOn w:val="DefaultParagraphFont"/>
    <w:link w:val="CommentText"/>
    <w:uiPriority w:val="99"/>
    <w:rsid w:val="00A60B0D"/>
    <w:rPr>
      <w:sz w:val="20"/>
      <w:szCs w:val="20"/>
    </w:rPr>
  </w:style>
  <w:style w:type="paragraph" w:styleId="CommentSubject">
    <w:name w:val="annotation subject"/>
    <w:basedOn w:val="CommentText"/>
    <w:next w:val="CommentText"/>
    <w:link w:val="CommentSubjectChar"/>
    <w:uiPriority w:val="99"/>
    <w:semiHidden/>
    <w:unhideWhenUsed/>
    <w:rsid w:val="00A60B0D"/>
    <w:rPr>
      <w:b/>
      <w:bCs/>
    </w:rPr>
  </w:style>
  <w:style w:type="character" w:customStyle="1" w:styleId="CommentSubjectChar">
    <w:name w:val="Comment Subject Char"/>
    <w:basedOn w:val="CommentTextChar"/>
    <w:link w:val="CommentSubject"/>
    <w:uiPriority w:val="99"/>
    <w:semiHidden/>
    <w:rsid w:val="00A60B0D"/>
    <w:rPr>
      <w:b/>
      <w:bCs/>
      <w:sz w:val="20"/>
      <w:szCs w:val="20"/>
    </w:rPr>
  </w:style>
  <w:style w:type="paragraph" w:styleId="BalloonText">
    <w:name w:val="Balloon Text"/>
    <w:basedOn w:val="Normal"/>
    <w:link w:val="BalloonTextChar"/>
    <w:uiPriority w:val="99"/>
    <w:semiHidden/>
    <w:unhideWhenUsed/>
    <w:rsid w:val="00A60B0D"/>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A60B0D"/>
    <w:rPr>
      <w:rFonts w:ascii="Times New Roman" w:hAnsi="Times New Roman" w:cs="Times New Roman"/>
      <w:sz w:val="18"/>
      <w:szCs w:val="18"/>
    </w:rPr>
  </w:style>
  <w:style w:type="paragraph" w:styleId="Revision">
    <w:name w:val="Revision"/>
    <w:hidden/>
    <w:uiPriority w:val="99"/>
    <w:semiHidden/>
    <w:rsid w:val="00090008"/>
  </w:style>
  <w:style w:type="paragraph" w:styleId="Header">
    <w:name w:val="header"/>
    <w:basedOn w:val="Normal"/>
    <w:link w:val="HeaderChar"/>
    <w:unhideWhenUsed/>
    <w:rsid w:val="00C5123B"/>
    <w:pPr>
      <w:tabs>
        <w:tab w:val="center" w:pos="4680"/>
        <w:tab w:val="right" w:pos="9360"/>
      </w:tabs>
    </w:pPr>
  </w:style>
  <w:style w:type="character" w:customStyle="1" w:styleId="HeaderChar">
    <w:name w:val="Header Char"/>
    <w:basedOn w:val="DefaultParagraphFont"/>
    <w:link w:val="Header"/>
    <w:uiPriority w:val="99"/>
    <w:rsid w:val="00C5123B"/>
  </w:style>
  <w:style w:type="paragraph" w:styleId="Footer">
    <w:name w:val="footer"/>
    <w:basedOn w:val="Normal"/>
    <w:link w:val="FooterChar"/>
    <w:uiPriority w:val="99"/>
    <w:unhideWhenUsed/>
    <w:rsid w:val="00C5123B"/>
    <w:pPr>
      <w:tabs>
        <w:tab w:val="center" w:pos="4680"/>
        <w:tab w:val="right" w:pos="9360"/>
      </w:tabs>
    </w:pPr>
  </w:style>
  <w:style w:type="character" w:customStyle="1" w:styleId="FooterChar">
    <w:name w:val="Footer Char"/>
    <w:basedOn w:val="DefaultParagraphFont"/>
    <w:link w:val="Footer"/>
    <w:uiPriority w:val="99"/>
    <w:rsid w:val="00C5123B"/>
  </w:style>
  <w:style w:type="character" w:customStyle="1" w:styleId="Heading2Char">
    <w:name w:val="Heading 2 Char"/>
    <w:basedOn w:val="DefaultParagraphFont"/>
    <w:link w:val="Heading2"/>
    <w:rsid w:val="00CE5E3D"/>
    <w:rPr>
      <w:rFonts w:ascii="Times New Roman" w:eastAsia="Times New Roman" w:hAnsi="Times New Roman" w:cs="Times New Roman"/>
      <w:b/>
      <w:bCs/>
      <w:color w:val="000000"/>
      <w:kern w:val="28"/>
      <w:lang w:val="en-CA" w:eastAsia="en-CA"/>
    </w:rPr>
  </w:style>
  <w:style w:type="paragraph" w:styleId="Bibliography">
    <w:name w:val="Bibliography"/>
    <w:basedOn w:val="Normal"/>
    <w:next w:val="Normal"/>
    <w:uiPriority w:val="37"/>
    <w:unhideWhenUsed/>
    <w:rsid w:val="00C2024C"/>
    <w:pPr>
      <w:ind w:left="720" w:hanging="720"/>
    </w:pPr>
  </w:style>
  <w:style w:type="character" w:styleId="Hyperlink">
    <w:name w:val="Hyperlink"/>
    <w:basedOn w:val="DefaultParagraphFont"/>
    <w:uiPriority w:val="99"/>
    <w:unhideWhenUsed/>
    <w:rsid w:val="002813C3"/>
    <w:rPr>
      <w:color w:val="0563C1" w:themeColor="hyperlink"/>
      <w:u w:val="single"/>
    </w:rPr>
  </w:style>
  <w:style w:type="character" w:styleId="UnresolvedMention">
    <w:name w:val="Unresolved Mention"/>
    <w:basedOn w:val="DefaultParagraphFont"/>
    <w:uiPriority w:val="99"/>
    <w:rsid w:val="002813C3"/>
    <w:rPr>
      <w:color w:val="605E5C"/>
      <w:shd w:val="clear" w:color="auto" w:fill="E1DFDD"/>
    </w:rPr>
  </w:style>
  <w:style w:type="character" w:customStyle="1" w:styleId="Heading1Char">
    <w:name w:val="Heading 1 Char"/>
    <w:basedOn w:val="DefaultParagraphFont"/>
    <w:link w:val="Heading1"/>
    <w:uiPriority w:val="9"/>
    <w:rsid w:val="006E1049"/>
    <w:rPr>
      <w:rFonts w:asciiTheme="majorHAnsi" w:eastAsiaTheme="majorEastAsia" w:hAnsiTheme="majorHAnsi" w:cstheme="majorBidi"/>
      <w:color w:val="2F5496" w:themeColor="accent1" w:themeShade="BF"/>
      <w:sz w:val="32"/>
      <w:szCs w:val="32"/>
    </w:rPr>
  </w:style>
  <w:style w:type="paragraph" w:styleId="ListParagraph">
    <w:name w:val="List Paragraph"/>
    <w:basedOn w:val="Normal"/>
    <w:uiPriority w:val="34"/>
    <w:qFormat/>
    <w:rsid w:val="00C36E88"/>
    <w:pPr>
      <w:ind w:left="720"/>
      <w:contextualSpacing/>
    </w:pPr>
  </w:style>
  <w:style w:type="table" w:styleId="TableGrid">
    <w:name w:val="Table Grid"/>
    <w:basedOn w:val="TableNormal"/>
    <w:uiPriority w:val="39"/>
    <w:rsid w:val="0095504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5546008">
      <w:bodyDiv w:val="1"/>
      <w:marLeft w:val="0"/>
      <w:marRight w:val="0"/>
      <w:marTop w:val="0"/>
      <w:marBottom w:val="0"/>
      <w:divBdr>
        <w:top w:val="none" w:sz="0" w:space="0" w:color="auto"/>
        <w:left w:val="none" w:sz="0" w:space="0" w:color="auto"/>
        <w:bottom w:val="none" w:sz="0" w:space="0" w:color="auto"/>
        <w:right w:val="none" w:sz="0" w:space="0" w:color="auto"/>
      </w:divBdr>
    </w:div>
    <w:div w:id="116065057">
      <w:bodyDiv w:val="1"/>
      <w:marLeft w:val="0"/>
      <w:marRight w:val="0"/>
      <w:marTop w:val="0"/>
      <w:marBottom w:val="0"/>
      <w:divBdr>
        <w:top w:val="none" w:sz="0" w:space="0" w:color="auto"/>
        <w:left w:val="none" w:sz="0" w:space="0" w:color="auto"/>
        <w:bottom w:val="none" w:sz="0" w:space="0" w:color="auto"/>
        <w:right w:val="none" w:sz="0" w:space="0" w:color="auto"/>
      </w:divBdr>
    </w:div>
    <w:div w:id="131097777">
      <w:bodyDiv w:val="1"/>
      <w:marLeft w:val="0"/>
      <w:marRight w:val="0"/>
      <w:marTop w:val="0"/>
      <w:marBottom w:val="0"/>
      <w:divBdr>
        <w:top w:val="none" w:sz="0" w:space="0" w:color="auto"/>
        <w:left w:val="none" w:sz="0" w:space="0" w:color="auto"/>
        <w:bottom w:val="none" w:sz="0" w:space="0" w:color="auto"/>
        <w:right w:val="none" w:sz="0" w:space="0" w:color="auto"/>
      </w:divBdr>
    </w:div>
    <w:div w:id="180508888">
      <w:bodyDiv w:val="1"/>
      <w:marLeft w:val="0"/>
      <w:marRight w:val="0"/>
      <w:marTop w:val="0"/>
      <w:marBottom w:val="0"/>
      <w:divBdr>
        <w:top w:val="none" w:sz="0" w:space="0" w:color="auto"/>
        <w:left w:val="none" w:sz="0" w:space="0" w:color="auto"/>
        <w:bottom w:val="none" w:sz="0" w:space="0" w:color="auto"/>
        <w:right w:val="none" w:sz="0" w:space="0" w:color="auto"/>
      </w:divBdr>
    </w:div>
    <w:div w:id="231232941">
      <w:bodyDiv w:val="1"/>
      <w:marLeft w:val="0"/>
      <w:marRight w:val="0"/>
      <w:marTop w:val="0"/>
      <w:marBottom w:val="0"/>
      <w:divBdr>
        <w:top w:val="none" w:sz="0" w:space="0" w:color="auto"/>
        <w:left w:val="none" w:sz="0" w:space="0" w:color="auto"/>
        <w:bottom w:val="none" w:sz="0" w:space="0" w:color="auto"/>
        <w:right w:val="none" w:sz="0" w:space="0" w:color="auto"/>
      </w:divBdr>
      <w:divsChild>
        <w:div w:id="1202472298">
          <w:marLeft w:val="0"/>
          <w:marRight w:val="0"/>
          <w:marTop w:val="0"/>
          <w:marBottom w:val="0"/>
          <w:divBdr>
            <w:top w:val="none" w:sz="0" w:space="0" w:color="auto"/>
            <w:left w:val="none" w:sz="0" w:space="0" w:color="auto"/>
            <w:bottom w:val="none" w:sz="0" w:space="0" w:color="auto"/>
            <w:right w:val="none" w:sz="0" w:space="0" w:color="auto"/>
          </w:divBdr>
        </w:div>
        <w:div w:id="347484794">
          <w:marLeft w:val="0"/>
          <w:marRight w:val="0"/>
          <w:marTop w:val="0"/>
          <w:marBottom w:val="0"/>
          <w:divBdr>
            <w:top w:val="none" w:sz="0" w:space="0" w:color="auto"/>
            <w:left w:val="none" w:sz="0" w:space="0" w:color="auto"/>
            <w:bottom w:val="none" w:sz="0" w:space="0" w:color="auto"/>
            <w:right w:val="none" w:sz="0" w:space="0" w:color="auto"/>
          </w:divBdr>
        </w:div>
        <w:div w:id="2095975294">
          <w:marLeft w:val="0"/>
          <w:marRight w:val="0"/>
          <w:marTop w:val="0"/>
          <w:marBottom w:val="0"/>
          <w:divBdr>
            <w:top w:val="none" w:sz="0" w:space="0" w:color="auto"/>
            <w:left w:val="none" w:sz="0" w:space="0" w:color="auto"/>
            <w:bottom w:val="none" w:sz="0" w:space="0" w:color="auto"/>
            <w:right w:val="none" w:sz="0" w:space="0" w:color="auto"/>
          </w:divBdr>
        </w:div>
        <w:div w:id="1735422830">
          <w:marLeft w:val="0"/>
          <w:marRight w:val="0"/>
          <w:marTop w:val="0"/>
          <w:marBottom w:val="0"/>
          <w:divBdr>
            <w:top w:val="none" w:sz="0" w:space="0" w:color="auto"/>
            <w:left w:val="none" w:sz="0" w:space="0" w:color="auto"/>
            <w:bottom w:val="none" w:sz="0" w:space="0" w:color="auto"/>
            <w:right w:val="none" w:sz="0" w:space="0" w:color="auto"/>
          </w:divBdr>
        </w:div>
        <w:div w:id="1854957391">
          <w:marLeft w:val="0"/>
          <w:marRight w:val="0"/>
          <w:marTop w:val="0"/>
          <w:marBottom w:val="0"/>
          <w:divBdr>
            <w:top w:val="none" w:sz="0" w:space="0" w:color="auto"/>
            <w:left w:val="none" w:sz="0" w:space="0" w:color="auto"/>
            <w:bottom w:val="none" w:sz="0" w:space="0" w:color="auto"/>
            <w:right w:val="none" w:sz="0" w:space="0" w:color="auto"/>
          </w:divBdr>
        </w:div>
        <w:div w:id="1462115356">
          <w:marLeft w:val="0"/>
          <w:marRight w:val="0"/>
          <w:marTop w:val="0"/>
          <w:marBottom w:val="0"/>
          <w:divBdr>
            <w:top w:val="none" w:sz="0" w:space="0" w:color="auto"/>
            <w:left w:val="none" w:sz="0" w:space="0" w:color="auto"/>
            <w:bottom w:val="none" w:sz="0" w:space="0" w:color="auto"/>
            <w:right w:val="none" w:sz="0" w:space="0" w:color="auto"/>
          </w:divBdr>
        </w:div>
        <w:div w:id="1769351850">
          <w:marLeft w:val="0"/>
          <w:marRight w:val="0"/>
          <w:marTop w:val="0"/>
          <w:marBottom w:val="0"/>
          <w:divBdr>
            <w:top w:val="none" w:sz="0" w:space="0" w:color="auto"/>
            <w:left w:val="none" w:sz="0" w:space="0" w:color="auto"/>
            <w:bottom w:val="none" w:sz="0" w:space="0" w:color="auto"/>
            <w:right w:val="none" w:sz="0" w:space="0" w:color="auto"/>
          </w:divBdr>
        </w:div>
        <w:div w:id="1659654130">
          <w:marLeft w:val="0"/>
          <w:marRight w:val="0"/>
          <w:marTop w:val="0"/>
          <w:marBottom w:val="0"/>
          <w:divBdr>
            <w:top w:val="none" w:sz="0" w:space="0" w:color="auto"/>
            <w:left w:val="none" w:sz="0" w:space="0" w:color="auto"/>
            <w:bottom w:val="none" w:sz="0" w:space="0" w:color="auto"/>
            <w:right w:val="none" w:sz="0" w:space="0" w:color="auto"/>
          </w:divBdr>
        </w:div>
        <w:div w:id="494299257">
          <w:marLeft w:val="0"/>
          <w:marRight w:val="0"/>
          <w:marTop w:val="0"/>
          <w:marBottom w:val="0"/>
          <w:divBdr>
            <w:top w:val="none" w:sz="0" w:space="0" w:color="auto"/>
            <w:left w:val="none" w:sz="0" w:space="0" w:color="auto"/>
            <w:bottom w:val="none" w:sz="0" w:space="0" w:color="auto"/>
            <w:right w:val="none" w:sz="0" w:space="0" w:color="auto"/>
          </w:divBdr>
        </w:div>
        <w:div w:id="430783046">
          <w:marLeft w:val="0"/>
          <w:marRight w:val="0"/>
          <w:marTop w:val="0"/>
          <w:marBottom w:val="0"/>
          <w:divBdr>
            <w:top w:val="none" w:sz="0" w:space="0" w:color="auto"/>
            <w:left w:val="none" w:sz="0" w:space="0" w:color="auto"/>
            <w:bottom w:val="none" w:sz="0" w:space="0" w:color="auto"/>
            <w:right w:val="none" w:sz="0" w:space="0" w:color="auto"/>
          </w:divBdr>
        </w:div>
        <w:div w:id="905795732">
          <w:marLeft w:val="0"/>
          <w:marRight w:val="0"/>
          <w:marTop w:val="0"/>
          <w:marBottom w:val="0"/>
          <w:divBdr>
            <w:top w:val="none" w:sz="0" w:space="0" w:color="auto"/>
            <w:left w:val="none" w:sz="0" w:space="0" w:color="auto"/>
            <w:bottom w:val="none" w:sz="0" w:space="0" w:color="auto"/>
            <w:right w:val="none" w:sz="0" w:space="0" w:color="auto"/>
          </w:divBdr>
        </w:div>
        <w:div w:id="1082917444">
          <w:marLeft w:val="0"/>
          <w:marRight w:val="0"/>
          <w:marTop w:val="0"/>
          <w:marBottom w:val="0"/>
          <w:divBdr>
            <w:top w:val="none" w:sz="0" w:space="0" w:color="auto"/>
            <w:left w:val="none" w:sz="0" w:space="0" w:color="auto"/>
            <w:bottom w:val="none" w:sz="0" w:space="0" w:color="auto"/>
            <w:right w:val="none" w:sz="0" w:space="0" w:color="auto"/>
          </w:divBdr>
        </w:div>
        <w:div w:id="1897083027">
          <w:marLeft w:val="0"/>
          <w:marRight w:val="0"/>
          <w:marTop w:val="0"/>
          <w:marBottom w:val="0"/>
          <w:divBdr>
            <w:top w:val="none" w:sz="0" w:space="0" w:color="auto"/>
            <w:left w:val="none" w:sz="0" w:space="0" w:color="auto"/>
            <w:bottom w:val="none" w:sz="0" w:space="0" w:color="auto"/>
            <w:right w:val="none" w:sz="0" w:space="0" w:color="auto"/>
          </w:divBdr>
        </w:div>
        <w:div w:id="2064208931">
          <w:marLeft w:val="0"/>
          <w:marRight w:val="0"/>
          <w:marTop w:val="0"/>
          <w:marBottom w:val="0"/>
          <w:divBdr>
            <w:top w:val="none" w:sz="0" w:space="0" w:color="auto"/>
            <w:left w:val="none" w:sz="0" w:space="0" w:color="auto"/>
            <w:bottom w:val="none" w:sz="0" w:space="0" w:color="auto"/>
            <w:right w:val="none" w:sz="0" w:space="0" w:color="auto"/>
          </w:divBdr>
        </w:div>
        <w:div w:id="1900285037">
          <w:marLeft w:val="0"/>
          <w:marRight w:val="0"/>
          <w:marTop w:val="0"/>
          <w:marBottom w:val="0"/>
          <w:divBdr>
            <w:top w:val="none" w:sz="0" w:space="0" w:color="auto"/>
            <w:left w:val="none" w:sz="0" w:space="0" w:color="auto"/>
            <w:bottom w:val="none" w:sz="0" w:space="0" w:color="auto"/>
            <w:right w:val="none" w:sz="0" w:space="0" w:color="auto"/>
          </w:divBdr>
        </w:div>
        <w:div w:id="1041053546">
          <w:marLeft w:val="0"/>
          <w:marRight w:val="0"/>
          <w:marTop w:val="0"/>
          <w:marBottom w:val="0"/>
          <w:divBdr>
            <w:top w:val="none" w:sz="0" w:space="0" w:color="auto"/>
            <w:left w:val="none" w:sz="0" w:space="0" w:color="auto"/>
            <w:bottom w:val="none" w:sz="0" w:space="0" w:color="auto"/>
            <w:right w:val="none" w:sz="0" w:space="0" w:color="auto"/>
          </w:divBdr>
        </w:div>
        <w:div w:id="2057268596">
          <w:marLeft w:val="0"/>
          <w:marRight w:val="0"/>
          <w:marTop w:val="0"/>
          <w:marBottom w:val="0"/>
          <w:divBdr>
            <w:top w:val="none" w:sz="0" w:space="0" w:color="auto"/>
            <w:left w:val="none" w:sz="0" w:space="0" w:color="auto"/>
            <w:bottom w:val="none" w:sz="0" w:space="0" w:color="auto"/>
            <w:right w:val="none" w:sz="0" w:space="0" w:color="auto"/>
          </w:divBdr>
        </w:div>
        <w:div w:id="390924834">
          <w:marLeft w:val="0"/>
          <w:marRight w:val="0"/>
          <w:marTop w:val="0"/>
          <w:marBottom w:val="0"/>
          <w:divBdr>
            <w:top w:val="none" w:sz="0" w:space="0" w:color="auto"/>
            <w:left w:val="none" w:sz="0" w:space="0" w:color="auto"/>
            <w:bottom w:val="none" w:sz="0" w:space="0" w:color="auto"/>
            <w:right w:val="none" w:sz="0" w:space="0" w:color="auto"/>
          </w:divBdr>
        </w:div>
        <w:div w:id="1095395214">
          <w:marLeft w:val="0"/>
          <w:marRight w:val="0"/>
          <w:marTop w:val="0"/>
          <w:marBottom w:val="0"/>
          <w:divBdr>
            <w:top w:val="none" w:sz="0" w:space="0" w:color="auto"/>
            <w:left w:val="none" w:sz="0" w:space="0" w:color="auto"/>
            <w:bottom w:val="none" w:sz="0" w:space="0" w:color="auto"/>
            <w:right w:val="none" w:sz="0" w:space="0" w:color="auto"/>
          </w:divBdr>
        </w:div>
        <w:div w:id="1482693030">
          <w:marLeft w:val="0"/>
          <w:marRight w:val="0"/>
          <w:marTop w:val="0"/>
          <w:marBottom w:val="0"/>
          <w:divBdr>
            <w:top w:val="none" w:sz="0" w:space="0" w:color="auto"/>
            <w:left w:val="none" w:sz="0" w:space="0" w:color="auto"/>
            <w:bottom w:val="none" w:sz="0" w:space="0" w:color="auto"/>
            <w:right w:val="none" w:sz="0" w:space="0" w:color="auto"/>
          </w:divBdr>
        </w:div>
        <w:div w:id="29574577">
          <w:marLeft w:val="0"/>
          <w:marRight w:val="0"/>
          <w:marTop w:val="0"/>
          <w:marBottom w:val="0"/>
          <w:divBdr>
            <w:top w:val="none" w:sz="0" w:space="0" w:color="auto"/>
            <w:left w:val="none" w:sz="0" w:space="0" w:color="auto"/>
            <w:bottom w:val="none" w:sz="0" w:space="0" w:color="auto"/>
            <w:right w:val="none" w:sz="0" w:space="0" w:color="auto"/>
          </w:divBdr>
        </w:div>
        <w:div w:id="922297730">
          <w:marLeft w:val="0"/>
          <w:marRight w:val="0"/>
          <w:marTop w:val="0"/>
          <w:marBottom w:val="0"/>
          <w:divBdr>
            <w:top w:val="none" w:sz="0" w:space="0" w:color="auto"/>
            <w:left w:val="none" w:sz="0" w:space="0" w:color="auto"/>
            <w:bottom w:val="none" w:sz="0" w:space="0" w:color="auto"/>
            <w:right w:val="none" w:sz="0" w:space="0" w:color="auto"/>
          </w:divBdr>
        </w:div>
        <w:div w:id="1925603329">
          <w:marLeft w:val="0"/>
          <w:marRight w:val="0"/>
          <w:marTop w:val="0"/>
          <w:marBottom w:val="0"/>
          <w:divBdr>
            <w:top w:val="none" w:sz="0" w:space="0" w:color="auto"/>
            <w:left w:val="none" w:sz="0" w:space="0" w:color="auto"/>
            <w:bottom w:val="none" w:sz="0" w:space="0" w:color="auto"/>
            <w:right w:val="none" w:sz="0" w:space="0" w:color="auto"/>
          </w:divBdr>
        </w:div>
        <w:div w:id="558438988">
          <w:marLeft w:val="0"/>
          <w:marRight w:val="0"/>
          <w:marTop w:val="0"/>
          <w:marBottom w:val="0"/>
          <w:divBdr>
            <w:top w:val="none" w:sz="0" w:space="0" w:color="auto"/>
            <w:left w:val="none" w:sz="0" w:space="0" w:color="auto"/>
            <w:bottom w:val="none" w:sz="0" w:space="0" w:color="auto"/>
            <w:right w:val="none" w:sz="0" w:space="0" w:color="auto"/>
          </w:divBdr>
        </w:div>
        <w:div w:id="1422338055">
          <w:marLeft w:val="0"/>
          <w:marRight w:val="0"/>
          <w:marTop w:val="0"/>
          <w:marBottom w:val="0"/>
          <w:divBdr>
            <w:top w:val="none" w:sz="0" w:space="0" w:color="auto"/>
            <w:left w:val="none" w:sz="0" w:space="0" w:color="auto"/>
            <w:bottom w:val="none" w:sz="0" w:space="0" w:color="auto"/>
            <w:right w:val="none" w:sz="0" w:space="0" w:color="auto"/>
          </w:divBdr>
        </w:div>
        <w:div w:id="513500005">
          <w:marLeft w:val="0"/>
          <w:marRight w:val="0"/>
          <w:marTop w:val="0"/>
          <w:marBottom w:val="0"/>
          <w:divBdr>
            <w:top w:val="none" w:sz="0" w:space="0" w:color="auto"/>
            <w:left w:val="none" w:sz="0" w:space="0" w:color="auto"/>
            <w:bottom w:val="none" w:sz="0" w:space="0" w:color="auto"/>
            <w:right w:val="none" w:sz="0" w:space="0" w:color="auto"/>
          </w:divBdr>
        </w:div>
        <w:div w:id="991180896">
          <w:marLeft w:val="0"/>
          <w:marRight w:val="0"/>
          <w:marTop w:val="0"/>
          <w:marBottom w:val="0"/>
          <w:divBdr>
            <w:top w:val="none" w:sz="0" w:space="0" w:color="auto"/>
            <w:left w:val="none" w:sz="0" w:space="0" w:color="auto"/>
            <w:bottom w:val="none" w:sz="0" w:space="0" w:color="auto"/>
            <w:right w:val="none" w:sz="0" w:space="0" w:color="auto"/>
          </w:divBdr>
        </w:div>
        <w:div w:id="1236403507">
          <w:marLeft w:val="0"/>
          <w:marRight w:val="0"/>
          <w:marTop w:val="0"/>
          <w:marBottom w:val="0"/>
          <w:divBdr>
            <w:top w:val="none" w:sz="0" w:space="0" w:color="auto"/>
            <w:left w:val="none" w:sz="0" w:space="0" w:color="auto"/>
            <w:bottom w:val="none" w:sz="0" w:space="0" w:color="auto"/>
            <w:right w:val="none" w:sz="0" w:space="0" w:color="auto"/>
          </w:divBdr>
        </w:div>
        <w:div w:id="61219519">
          <w:marLeft w:val="0"/>
          <w:marRight w:val="0"/>
          <w:marTop w:val="0"/>
          <w:marBottom w:val="0"/>
          <w:divBdr>
            <w:top w:val="none" w:sz="0" w:space="0" w:color="auto"/>
            <w:left w:val="none" w:sz="0" w:space="0" w:color="auto"/>
            <w:bottom w:val="none" w:sz="0" w:space="0" w:color="auto"/>
            <w:right w:val="none" w:sz="0" w:space="0" w:color="auto"/>
          </w:divBdr>
        </w:div>
        <w:div w:id="452215019">
          <w:marLeft w:val="0"/>
          <w:marRight w:val="0"/>
          <w:marTop w:val="0"/>
          <w:marBottom w:val="0"/>
          <w:divBdr>
            <w:top w:val="none" w:sz="0" w:space="0" w:color="auto"/>
            <w:left w:val="none" w:sz="0" w:space="0" w:color="auto"/>
            <w:bottom w:val="none" w:sz="0" w:space="0" w:color="auto"/>
            <w:right w:val="none" w:sz="0" w:space="0" w:color="auto"/>
          </w:divBdr>
        </w:div>
        <w:div w:id="352658913">
          <w:marLeft w:val="0"/>
          <w:marRight w:val="0"/>
          <w:marTop w:val="0"/>
          <w:marBottom w:val="0"/>
          <w:divBdr>
            <w:top w:val="none" w:sz="0" w:space="0" w:color="auto"/>
            <w:left w:val="none" w:sz="0" w:space="0" w:color="auto"/>
            <w:bottom w:val="none" w:sz="0" w:space="0" w:color="auto"/>
            <w:right w:val="none" w:sz="0" w:space="0" w:color="auto"/>
          </w:divBdr>
        </w:div>
        <w:div w:id="935164413">
          <w:marLeft w:val="0"/>
          <w:marRight w:val="0"/>
          <w:marTop w:val="0"/>
          <w:marBottom w:val="0"/>
          <w:divBdr>
            <w:top w:val="none" w:sz="0" w:space="0" w:color="auto"/>
            <w:left w:val="none" w:sz="0" w:space="0" w:color="auto"/>
            <w:bottom w:val="none" w:sz="0" w:space="0" w:color="auto"/>
            <w:right w:val="none" w:sz="0" w:space="0" w:color="auto"/>
          </w:divBdr>
        </w:div>
        <w:div w:id="2066102656">
          <w:marLeft w:val="0"/>
          <w:marRight w:val="0"/>
          <w:marTop w:val="0"/>
          <w:marBottom w:val="0"/>
          <w:divBdr>
            <w:top w:val="none" w:sz="0" w:space="0" w:color="auto"/>
            <w:left w:val="none" w:sz="0" w:space="0" w:color="auto"/>
            <w:bottom w:val="none" w:sz="0" w:space="0" w:color="auto"/>
            <w:right w:val="none" w:sz="0" w:space="0" w:color="auto"/>
          </w:divBdr>
        </w:div>
        <w:div w:id="224803424">
          <w:marLeft w:val="0"/>
          <w:marRight w:val="0"/>
          <w:marTop w:val="0"/>
          <w:marBottom w:val="0"/>
          <w:divBdr>
            <w:top w:val="none" w:sz="0" w:space="0" w:color="auto"/>
            <w:left w:val="none" w:sz="0" w:space="0" w:color="auto"/>
            <w:bottom w:val="none" w:sz="0" w:space="0" w:color="auto"/>
            <w:right w:val="none" w:sz="0" w:space="0" w:color="auto"/>
          </w:divBdr>
        </w:div>
        <w:div w:id="291520417">
          <w:marLeft w:val="0"/>
          <w:marRight w:val="0"/>
          <w:marTop w:val="0"/>
          <w:marBottom w:val="0"/>
          <w:divBdr>
            <w:top w:val="none" w:sz="0" w:space="0" w:color="auto"/>
            <w:left w:val="none" w:sz="0" w:space="0" w:color="auto"/>
            <w:bottom w:val="none" w:sz="0" w:space="0" w:color="auto"/>
            <w:right w:val="none" w:sz="0" w:space="0" w:color="auto"/>
          </w:divBdr>
        </w:div>
        <w:div w:id="729306992">
          <w:marLeft w:val="0"/>
          <w:marRight w:val="0"/>
          <w:marTop w:val="0"/>
          <w:marBottom w:val="0"/>
          <w:divBdr>
            <w:top w:val="none" w:sz="0" w:space="0" w:color="auto"/>
            <w:left w:val="none" w:sz="0" w:space="0" w:color="auto"/>
            <w:bottom w:val="none" w:sz="0" w:space="0" w:color="auto"/>
            <w:right w:val="none" w:sz="0" w:space="0" w:color="auto"/>
          </w:divBdr>
        </w:div>
        <w:div w:id="1996259269">
          <w:marLeft w:val="0"/>
          <w:marRight w:val="0"/>
          <w:marTop w:val="0"/>
          <w:marBottom w:val="0"/>
          <w:divBdr>
            <w:top w:val="none" w:sz="0" w:space="0" w:color="auto"/>
            <w:left w:val="none" w:sz="0" w:space="0" w:color="auto"/>
            <w:bottom w:val="none" w:sz="0" w:space="0" w:color="auto"/>
            <w:right w:val="none" w:sz="0" w:space="0" w:color="auto"/>
          </w:divBdr>
        </w:div>
        <w:div w:id="1257595342">
          <w:marLeft w:val="0"/>
          <w:marRight w:val="0"/>
          <w:marTop w:val="0"/>
          <w:marBottom w:val="0"/>
          <w:divBdr>
            <w:top w:val="none" w:sz="0" w:space="0" w:color="auto"/>
            <w:left w:val="none" w:sz="0" w:space="0" w:color="auto"/>
            <w:bottom w:val="none" w:sz="0" w:space="0" w:color="auto"/>
            <w:right w:val="none" w:sz="0" w:space="0" w:color="auto"/>
          </w:divBdr>
        </w:div>
        <w:div w:id="1184369584">
          <w:marLeft w:val="0"/>
          <w:marRight w:val="0"/>
          <w:marTop w:val="0"/>
          <w:marBottom w:val="0"/>
          <w:divBdr>
            <w:top w:val="none" w:sz="0" w:space="0" w:color="auto"/>
            <w:left w:val="none" w:sz="0" w:space="0" w:color="auto"/>
            <w:bottom w:val="none" w:sz="0" w:space="0" w:color="auto"/>
            <w:right w:val="none" w:sz="0" w:space="0" w:color="auto"/>
          </w:divBdr>
        </w:div>
        <w:div w:id="1941983043">
          <w:marLeft w:val="0"/>
          <w:marRight w:val="0"/>
          <w:marTop w:val="0"/>
          <w:marBottom w:val="0"/>
          <w:divBdr>
            <w:top w:val="none" w:sz="0" w:space="0" w:color="auto"/>
            <w:left w:val="none" w:sz="0" w:space="0" w:color="auto"/>
            <w:bottom w:val="none" w:sz="0" w:space="0" w:color="auto"/>
            <w:right w:val="none" w:sz="0" w:space="0" w:color="auto"/>
          </w:divBdr>
        </w:div>
        <w:div w:id="1564638547">
          <w:marLeft w:val="0"/>
          <w:marRight w:val="0"/>
          <w:marTop w:val="0"/>
          <w:marBottom w:val="0"/>
          <w:divBdr>
            <w:top w:val="none" w:sz="0" w:space="0" w:color="auto"/>
            <w:left w:val="none" w:sz="0" w:space="0" w:color="auto"/>
            <w:bottom w:val="none" w:sz="0" w:space="0" w:color="auto"/>
            <w:right w:val="none" w:sz="0" w:space="0" w:color="auto"/>
          </w:divBdr>
        </w:div>
        <w:div w:id="2029864179">
          <w:marLeft w:val="0"/>
          <w:marRight w:val="0"/>
          <w:marTop w:val="0"/>
          <w:marBottom w:val="0"/>
          <w:divBdr>
            <w:top w:val="none" w:sz="0" w:space="0" w:color="auto"/>
            <w:left w:val="none" w:sz="0" w:space="0" w:color="auto"/>
            <w:bottom w:val="none" w:sz="0" w:space="0" w:color="auto"/>
            <w:right w:val="none" w:sz="0" w:space="0" w:color="auto"/>
          </w:divBdr>
        </w:div>
        <w:div w:id="781459139">
          <w:marLeft w:val="0"/>
          <w:marRight w:val="0"/>
          <w:marTop w:val="0"/>
          <w:marBottom w:val="0"/>
          <w:divBdr>
            <w:top w:val="none" w:sz="0" w:space="0" w:color="auto"/>
            <w:left w:val="none" w:sz="0" w:space="0" w:color="auto"/>
            <w:bottom w:val="none" w:sz="0" w:space="0" w:color="auto"/>
            <w:right w:val="none" w:sz="0" w:space="0" w:color="auto"/>
          </w:divBdr>
        </w:div>
        <w:div w:id="562445277">
          <w:marLeft w:val="0"/>
          <w:marRight w:val="0"/>
          <w:marTop w:val="0"/>
          <w:marBottom w:val="0"/>
          <w:divBdr>
            <w:top w:val="none" w:sz="0" w:space="0" w:color="auto"/>
            <w:left w:val="none" w:sz="0" w:space="0" w:color="auto"/>
            <w:bottom w:val="none" w:sz="0" w:space="0" w:color="auto"/>
            <w:right w:val="none" w:sz="0" w:space="0" w:color="auto"/>
          </w:divBdr>
        </w:div>
        <w:div w:id="477763983">
          <w:marLeft w:val="0"/>
          <w:marRight w:val="0"/>
          <w:marTop w:val="0"/>
          <w:marBottom w:val="0"/>
          <w:divBdr>
            <w:top w:val="none" w:sz="0" w:space="0" w:color="auto"/>
            <w:left w:val="none" w:sz="0" w:space="0" w:color="auto"/>
            <w:bottom w:val="none" w:sz="0" w:space="0" w:color="auto"/>
            <w:right w:val="none" w:sz="0" w:space="0" w:color="auto"/>
          </w:divBdr>
        </w:div>
        <w:div w:id="520241088">
          <w:marLeft w:val="0"/>
          <w:marRight w:val="0"/>
          <w:marTop w:val="0"/>
          <w:marBottom w:val="0"/>
          <w:divBdr>
            <w:top w:val="none" w:sz="0" w:space="0" w:color="auto"/>
            <w:left w:val="none" w:sz="0" w:space="0" w:color="auto"/>
            <w:bottom w:val="none" w:sz="0" w:space="0" w:color="auto"/>
            <w:right w:val="none" w:sz="0" w:space="0" w:color="auto"/>
          </w:divBdr>
        </w:div>
        <w:div w:id="1048993836">
          <w:marLeft w:val="0"/>
          <w:marRight w:val="0"/>
          <w:marTop w:val="0"/>
          <w:marBottom w:val="0"/>
          <w:divBdr>
            <w:top w:val="none" w:sz="0" w:space="0" w:color="auto"/>
            <w:left w:val="none" w:sz="0" w:space="0" w:color="auto"/>
            <w:bottom w:val="none" w:sz="0" w:space="0" w:color="auto"/>
            <w:right w:val="none" w:sz="0" w:space="0" w:color="auto"/>
          </w:divBdr>
        </w:div>
        <w:div w:id="173307812">
          <w:marLeft w:val="0"/>
          <w:marRight w:val="0"/>
          <w:marTop w:val="0"/>
          <w:marBottom w:val="0"/>
          <w:divBdr>
            <w:top w:val="none" w:sz="0" w:space="0" w:color="auto"/>
            <w:left w:val="none" w:sz="0" w:space="0" w:color="auto"/>
            <w:bottom w:val="none" w:sz="0" w:space="0" w:color="auto"/>
            <w:right w:val="none" w:sz="0" w:space="0" w:color="auto"/>
          </w:divBdr>
        </w:div>
        <w:div w:id="1922327417">
          <w:marLeft w:val="0"/>
          <w:marRight w:val="0"/>
          <w:marTop w:val="0"/>
          <w:marBottom w:val="0"/>
          <w:divBdr>
            <w:top w:val="none" w:sz="0" w:space="0" w:color="auto"/>
            <w:left w:val="none" w:sz="0" w:space="0" w:color="auto"/>
            <w:bottom w:val="none" w:sz="0" w:space="0" w:color="auto"/>
            <w:right w:val="none" w:sz="0" w:space="0" w:color="auto"/>
          </w:divBdr>
        </w:div>
        <w:div w:id="820272245">
          <w:marLeft w:val="0"/>
          <w:marRight w:val="0"/>
          <w:marTop w:val="0"/>
          <w:marBottom w:val="0"/>
          <w:divBdr>
            <w:top w:val="none" w:sz="0" w:space="0" w:color="auto"/>
            <w:left w:val="none" w:sz="0" w:space="0" w:color="auto"/>
            <w:bottom w:val="none" w:sz="0" w:space="0" w:color="auto"/>
            <w:right w:val="none" w:sz="0" w:space="0" w:color="auto"/>
          </w:divBdr>
        </w:div>
        <w:div w:id="242574345">
          <w:marLeft w:val="0"/>
          <w:marRight w:val="0"/>
          <w:marTop w:val="0"/>
          <w:marBottom w:val="0"/>
          <w:divBdr>
            <w:top w:val="none" w:sz="0" w:space="0" w:color="auto"/>
            <w:left w:val="none" w:sz="0" w:space="0" w:color="auto"/>
            <w:bottom w:val="none" w:sz="0" w:space="0" w:color="auto"/>
            <w:right w:val="none" w:sz="0" w:space="0" w:color="auto"/>
          </w:divBdr>
        </w:div>
        <w:div w:id="1346056156">
          <w:marLeft w:val="0"/>
          <w:marRight w:val="0"/>
          <w:marTop w:val="0"/>
          <w:marBottom w:val="0"/>
          <w:divBdr>
            <w:top w:val="none" w:sz="0" w:space="0" w:color="auto"/>
            <w:left w:val="none" w:sz="0" w:space="0" w:color="auto"/>
            <w:bottom w:val="none" w:sz="0" w:space="0" w:color="auto"/>
            <w:right w:val="none" w:sz="0" w:space="0" w:color="auto"/>
          </w:divBdr>
        </w:div>
        <w:div w:id="431708064">
          <w:marLeft w:val="0"/>
          <w:marRight w:val="0"/>
          <w:marTop w:val="0"/>
          <w:marBottom w:val="0"/>
          <w:divBdr>
            <w:top w:val="none" w:sz="0" w:space="0" w:color="auto"/>
            <w:left w:val="none" w:sz="0" w:space="0" w:color="auto"/>
            <w:bottom w:val="none" w:sz="0" w:space="0" w:color="auto"/>
            <w:right w:val="none" w:sz="0" w:space="0" w:color="auto"/>
          </w:divBdr>
        </w:div>
        <w:div w:id="1045451043">
          <w:marLeft w:val="0"/>
          <w:marRight w:val="0"/>
          <w:marTop w:val="0"/>
          <w:marBottom w:val="0"/>
          <w:divBdr>
            <w:top w:val="none" w:sz="0" w:space="0" w:color="auto"/>
            <w:left w:val="none" w:sz="0" w:space="0" w:color="auto"/>
            <w:bottom w:val="none" w:sz="0" w:space="0" w:color="auto"/>
            <w:right w:val="none" w:sz="0" w:space="0" w:color="auto"/>
          </w:divBdr>
        </w:div>
        <w:div w:id="987898133">
          <w:marLeft w:val="0"/>
          <w:marRight w:val="0"/>
          <w:marTop w:val="0"/>
          <w:marBottom w:val="0"/>
          <w:divBdr>
            <w:top w:val="none" w:sz="0" w:space="0" w:color="auto"/>
            <w:left w:val="none" w:sz="0" w:space="0" w:color="auto"/>
            <w:bottom w:val="none" w:sz="0" w:space="0" w:color="auto"/>
            <w:right w:val="none" w:sz="0" w:space="0" w:color="auto"/>
          </w:divBdr>
        </w:div>
        <w:div w:id="779953839">
          <w:marLeft w:val="0"/>
          <w:marRight w:val="0"/>
          <w:marTop w:val="0"/>
          <w:marBottom w:val="0"/>
          <w:divBdr>
            <w:top w:val="none" w:sz="0" w:space="0" w:color="auto"/>
            <w:left w:val="none" w:sz="0" w:space="0" w:color="auto"/>
            <w:bottom w:val="none" w:sz="0" w:space="0" w:color="auto"/>
            <w:right w:val="none" w:sz="0" w:space="0" w:color="auto"/>
          </w:divBdr>
        </w:div>
        <w:div w:id="631638258">
          <w:marLeft w:val="0"/>
          <w:marRight w:val="0"/>
          <w:marTop w:val="0"/>
          <w:marBottom w:val="0"/>
          <w:divBdr>
            <w:top w:val="none" w:sz="0" w:space="0" w:color="auto"/>
            <w:left w:val="none" w:sz="0" w:space="0" w:color="auto"/>
            <w:bottom w:val="none" w:sz="0" w:space="0" w:color="auto"/>
            <w:right w:val="none" w:sz="0" w:space="0" w:color="auto"/>
          </w:divBdr>
        </w:div>
        <w:div w:id="808474483">
          <w:marLeft w:val="0"/>
          <w:marRight w:val="0"/>
          <w:marTop w:val="0"/>
          <w:marBottom w:val="0"/>
          <w:divBdr>
            <w:top w:val="none" w:sz="0" w:space="0" w:color="auto"/>
            <w:left w:val="none" w:sz="0" w:space="0" w:color="auto"/>
            <w:bottom w:val="none" w:sz="0" w:space="0" w:color="auto"/>
            <w:right w:val="none" w:sz="0" w:space="0" w:color="auto"/>
          </w:divBdr>
        </w:div>
        <w:div w:id="38016563">
          <w:marLeft w:val="0"/>
          <w:marRight w:val="0"/>
          <w:marTop w:val="0"/>
          <w:marBottom w:val="0"/>
          <w:divBdr>
            <w:top w:val="none" w:sz="0" w:space="0" w:color="auto"/>
            <w:left w:val="none" w:sz="0" w:space="0" w:color="auto"/>
            <w:bottom w:val="none" w:sz="0" w:space="0" w:color="auto"/>
            <w:right w:val="none" w:sz="0" w:space="0" w:color="auto"/>
          </w:divBdr>
        </w:div>
        <w:div w:id="637145257">
          <w:marLeft w:val="0"/>
          <w:marRight w:val="0"/>
          <w:marTop w:val="0"/>
          <w:marBottom w:val="0"/>
          <w:divBdr>
            <w:top w:val="none" w:sz="0" w:space="0" w:color="auto"/>
            <w:left w:val="none" w:sz="0" w:space="0" w:color="auto"/>
            <w:bottom w:val="none" w:sz="0" w:space="0" w:color="auto"/>
            <w:right w:val="none" w:sz="0" w:space="0" w:color="auto"/>
          </w:divBdr>
        </w:div>
        <w:div w:id="916400056">
          <w:marLeft w:val="0"/>
          <w:marRight w:val="0"/>
          <w:marTop w:val="0"/>
          <w:marBottom w:val="0"/>
          <w:divBdr>
            <w:top w:val="none" w:sz="0" w:space="0" w:color="auto"/>
            <w:left w:val="none" w:sz="0" w:space="0" w:color="auto"/>
            <w:bottom w:val="none" w:sz="0" w:space="0" w:color="auto"/>
            <w:right w:val="none" w:sz="0" w:space="0" w:color="auto"/>
          </w:divBdr>
        </w:div>
        <w:div w:id="1295714191">
          <w:marLeft w:val="0"/>
          <w:marRight w:val="0"/>
          <w:marTop w:val="0"/>
          <w:marBottom w:val="0"/>
          <w:divBdr>
            <w:top w:val="none" w:sz="0" w:space="0" w:color="auto"/>
            <w:left w:val="none" w:sz="0" w:space="0" w:color="auto"/>
            <w:bottom w:val="none" w:sz="0" w:space="0" w:color="auto"/>
            <w:right w:val="none" w:sz="0" w:space="0" w:color="auto"/>
          </w:divBdr>
        </w:div>
        <w:div w:id="365643426">
          <w:marLeft w:val="0"/>
          <w:marRight w:val="0"/>
          <w:marTop w:val="0"/>
          <w:marBottom w:val="0"/>
          <w:divBdr>
            <w:top w:val="none" w:sz="0" w:space="0" w:color="auto"/>
            <w:left w:val="none" w:sz="0" w:space="0" w:color="auto"/>
            <w:bottom w:val="none" w:sz="0" w:space="0" w:color="auto"/>
            <w:right w:val="none" w:sz="0" w:space="0" w:color="auto"/>
          </w:divBdr>
        </w:div>
        <w:div w:id="1095130208">
          <w:marLeft w:val="0"/>
          <w:marRight w:val="0"/>
          <w:marTop w:val="0"/>
          <w:marBottom w:val="0"/>
          <w:divBdr>
            <w:top w:val="none" w:sz="0" w:space="0" w:color="auto"/>
            <w:left w:val="none" w:sz="0" w:space="0" w:color="auto"/>
            <w:bottom w:val="none" w:sz="0" w:space="0" w:color="auto"/>
            <w:right w:val="none" w:sz="0" w:space="0" w:color="auto"/>
          </w:divBdr>
        </w:div>
        <w:div w:id="1835294524">
          <w:marLeft w:val="0"/>
          <w:marRight w:val="0"/>
          <w:marTop w:val="0"/>
          <w:marBottom w:val="0"/>
          <w:divBdr>
            <w:top w:val="none" w:sz="0" w:space="0" w:color="auto"/>
            <w:left w:val="none" w:sz="0" w:space="0" w:color="auto"/>
            <w:bottom w:val="none" w:sz="0" w:space="0" w:color="auto"/>
            <w:right w:val="none" w:sz="0" w:space="0" w:color="auto"/>
          </w:divBdr>
        </w:div>
        <w:div w:id="899563204">
          <w:marLeft w:val="0"/>
          <w:marRight w:val="0"/>
          <w:marTop w:val="0"/>
          <w:marBottom w:val="0"/>
          <w:divBdr>
            <w:top w:val="none" w:sz="0" w:space="0" w:color="auto"/>
            <w:left w:val="none" w:sz="0" w:space="0" w:color="auto"/>
            <w:bottom w:val="none" w:sz="0" w:space="0" w:color="auto"/>
            <w:right w:val="none" w:sz="0" w:space="0" w:color="auto"/>
          </w:divBdr>
        </w:div>
        <w:div w:id="1876891393">
          <w:marLeft w:val="0"/>
          <w:marRight w:val="0"/>
          <w:marTop w:val="0"/>
          <w:marBottom w:val="0"/>
          <w:divBdr>
            <w:top w:val="none" w:sz="0" w:space="0" w:color="auto"/>
            <w:left w:val="none" w:sz="0" w:space="0" w:color="auto"/>
            <w:bottom w:val="none" w:sz="0" w:space="0" w:color="auto"/>
            <w:right w:val="none" w:sz="0" w:space="0" w:color="auto"/>
          </w:divBdr>
        </w:div>
        <w:div w:id="573509213">
          <w:marLeft w:val="0"/>
          <w:marRight w:val="0"/>
          <w:marTop w:val="0"/>
          <w:marBottom w:val="0"/>
          <w:divBdr>
            <w:top w:val="none" w:sz="0" w:space="0" w:color="auto"/>
            <w:left w:val="none" w:sz="0" w:space="0" w:color="auto"/>
            <w:bottom w:val="none" w:sz="0" w:space="0" w:color="auto"/>
            <w:right w:val="none" w:sz="0" w:space="0" w:color="auto"/>
          </w:divBdr>
        </w:div>
        <w:div w:id="343168508">
          <w:marLeft w:val="0"/>
          <w:marRight w:val="0"/>
          <w:marTop w:val="0"/>
          <w:marBottom w:val="0"/>
          <w:divBdr>
            <w:top w:val="none" w:sz="0" w:space="0" w:color="auto"/>
            <w:left w:val="none" w:sz="0" w:space="0" w:color="auto"/>
            <w:bottom w:val="none" w:sz="0" w:space="0" w:color="auto"/>
            <w:right w:val="none" w:sz="0" w:space="0" w:color="auto"/>
          </w:divBdr>
        </w:div>
        <w:div w:id="959186655">
          <w:marLeft w:val="0"/>
          <w:marRight w:val="0"/>
          <w:marTop w:val="0"/>
          <w:marBottom w:val="0"/>
          <w:divBdr>
            <w:top w:val="none" w:sz="0" w:space="0" w:color="auto"/>
            <w:left w:val="none" w:sz="0" w:space="0" w:color="auto"/>
            <w:bottom w:val="none" w:sz="0" w:space="0" w:color="auto"/>
            <w:right w:val="none" w:sz="0" w:space="0" w:color="auto"/>
          </w:divBdr>
        </w:div>
        <w:div w:id="865601053">
          <w:marLeft w:val="0"/>
          <w:marRight w:val="0"/>
          <w:marTop w:val="0"/>
          <w:marBottom w:val="0"/>
          <w:divBdr>
            <w:top w:val="none" w:sz="0" w:space="0" w:color="auto"/>
            <w:left w:val="none" w:sz="0" w:space="0" w:color="auto"/>
            <w:bottom w:val="none" w:sz="0" w:space="0" w:color="auto"/>
            <w:right w:val="none" w:sz="0" w:space="0" w:color="auto"/>
          </w:divBdr>
        </w:div>
        <w:div w:id="360514127">
          <w:marLeft w:val="0"/>
          <w:marRight w:val="0"/>
          <w:marTop w:val="0"/>
          <w:marBottom w:val="0"/>
          <w:divBdr>
            <w:top w:val="none" w:sz="0" w:space="0" w:color="auto"/>
            <w:left w:val="none" w:sz="0" w:space="0" w:color="auto"/>
            <w:bottom w:val="none" w:sz="0" w:space="0" w:color="auto"/>
            <w:right w:val="none" w:sz="0" w:space="0" w:color="auto"/>
          </w:divBdr>
        </w:div>
        <w:div w:id="433019372">
          <w:marLeft w:val="0"/>
          <w:marRight w:val="0"/>
          <w:marTop w:val="0"/>
          <w:marBottom w:val="0"/>
          <w:divBdr>
            <w:top w:val="none" w:sz="0" w:space="0" w:color="auto"/>
            <w:left w:val="none" w:sz="0" w:space="0" w:color="auto"/>
            <w:bottom w:val="none" w:sz="0" w:space="0" w:color="auto"/>
            <w:right w:val="none" w:sz="0" w:space="0" w:color="auto"/>
          </w:divBdr>
        </w:div>
        <w:div w:id="1439790876">
          <w:marLeft w:val="0"/>
          <w:marRight w:val="0"/>
          <w:marTop w:val="0"/>
          <w:marBottom w:val="0"/>
          <w:divBdr>
            <w:top w:val="none" w:sz="0" w:space="0" w:color="auto"/>
            <w:left w:val="none" w:sz="0" w:space="0" w:color="auto"/>
            <w:bottom w:val="none" w:sz="0" w:space="0" w:color="auto"/>
            <w:right w:val="none" w:sz="0" w:space="0" w:color="auto"/>
          </w:divBdr>
        </w:div>
        <w:div w:id="292950632">
          <w:marLeft w:val="0"/>
          <w:marRight w:val="0"/>
          <w:marTop w:val="0"/>
          <w:marBottom w:val="0"/>
          <w:divBdr>
            <w:top w:val="none" w:sz="0" w:space="0" w:color="auto"/>
            <w:left w:val="none" w:sz="0" w:space="0" w:color="auto"/>
            <w:bottom w:val="none" w:sz="0" w:space="0" w:color="auto"/>
            <w:right w:val="none" w:sz="0" w:space="0" w:color="auto"/>
          </w:divBdr>
        </w:div>
        <w:div w:id="518666738">
          <w:marLeft w:val="0"/>
          <w:marRight w:val="0"/>
          <w:marTop w:val="0"/>
          <w:marBottom w:val="0"/>
          <w:divBdr>
            <w:top w:val="none" w:sz="0" w:space="0" w:color="auto"/>
            <w:left w:val="none" w:sz="0" w:space="0" w:color="auto"/>
            <w:bottom w:val="none" w:sz="0" w:space="0" w:color="auto"/>
            <w:right w:val="none" w:sz="0" w:space="0" w:color="auto"/>
          </w:divBdr>
        </w:div>
        <w:div w:id="419763743">
          <w:marLeft w:val="0"/>
          <w:marRight w:val="0"/>
          <w:marTop w:val="0"/>
          <w:marBottom w:val="0"/>
          <w:divBdr>
            <w:top w:val="none" w:sz="0" w:space="0" w:color="auto"/>
            <w:left w:val="none" w:sz="0" w:space="0" w:color="auto"/>
            <w:bottom w:val="none" w:sz="0" w:space="0" w:color="auto"/>
            <w:right w:val="none" w:sz="0" w:space="0" w:color="auto"/>
          </w:divBdr>
        </w:div>
        <w:div w:id="935285165">
          <w:marLeft w:val="0"/>
          <w:marRight w:val="0"/>
          <w:marTop w:val="0"/>
          <w:marBottom w:val="0"/>
          <w:divBdr>
            <w:top w:val="none" w:sz="0" w:space="0" w:color="auto"/>
            <w:left w:val="none" w:sz="0" w:space="0" w:color="auto"/>
            <w:bottom w:val="none" w:sz="0" w:space="0" w:color="auto"/>
            <w:right w:val="none" w:sz="0" w:space="0" w:color="auto"/>
          </w:divBdr>
        </w:div>
        <w:div w:id="1874682437">
          <w:marLeft w:val="0"/>
          <w:marRight w:val="0"/>
          <w:marTop w:val="0"/>
          <w:marBottom w:val="0"/>
          <w:divBdr>
            <w:top w:val="none" w:sz="0" w:space="0" w:color="auto"/>
            <w:left w:val="none" w:sz="0" w:space="0" w:color="auto"/>
            <w:bottom w:val="none" w:sz="0" w:space="0" w:color="auto"/>
            <w:right w:val="none" w:sz="0" w:space="0" w:color="auto"/>
          </w:divBdr>
        </w:div>
        <w:div w:id="214779104">
          <w:marLeft w:val="0"/>
          <w:marRight w:val="0"/>
          <w:marTop w:val="0"/>
          <w:marBottom w:val="0"/>
          <w:divBdr>
            <w:top w:val="none" w:sz="0" w:space="0" w:color="auto"/>
            <w:left w:val="none" w:sz="0" w:space="0" w:color="auto"/>
            <w:bottom w:val="none" w:sz="0" w:space="0" w:color="auto"/>
            <w:right w:val="none" w:sz="0" w:space="0" w:color="auto"/>
          </w:divBdr>
        </w:div>
        <w:div w:id="1684013730">
          <w:marLeft w:val="0"/>
          <w:marRight w:val="0"/>
          <w:marTop w:val="0"/>
          <w:marBottom w:val="0"/>
          <w:divBdr>
            <w:top w:val="none" w:sz="0" w:space="0" w:color="auto"/>
            <w:left w:val="none" w:sz="0" w:space="0" w:color="auto"/>
            <w:bottom w:val="none" w:sz="0" w:space="0" w:color="auto"/>
            <w:right w:val="none" w:sz="0" w:space="0" w:color="auto"/>
          </w:divBdr>
        </w:div>
        <w:div w:id="268779873">
          <w:marLeft w:val="0"/>
          <w:marRight w:val="0"/>
          <w:marTop w:val="0"/>
          <w:marBottom w:val="0"/>
          <w:divBdr>
            <w:top w:val="none" w:sz="0" w:space="0" w:color="auto"/>
            <w:left w:val="none" w:sz="0" w:space="0" w:color="auto"/>
            <w:bottom w:val="none" w:sz="0" w:space="0" w:color="auto"/>
            <w:right w:val="none" w:sz="0" w:space="0" w:color="auto"/>
          </w:divBdr>
        </w:div>
        <w:div w:id="1145395025">
          <w:marLeft w:val="0"/>
          <w:marRight w:val="0"/>
          <w:marTop w:val="0"/>
          <w:marBottom w:val="0"/>
          <w:divBdr>
            <w:top w:val="none" w:sz="0" w:space="0" w:color="auto"/>
            <w:left w:val="none" w:sz="0" w:space="0" w:color="auto"/>
            <w:bottom w:val="none" w:sz="0" w:space="0" w:color="auto"/>
            <w:right w:val="none" w:sz="0" w:space="0" w:color="auto"/>
          </w:divBdr>
        </w:div>
        <w:div w:id="1398093730">
          <w:marLeft w:val="0"/>
          <w:marRight w:val="0"/>
          <w:marTop w:val="0"/>
          <w:marBottom w:val="0"/>
          <w:divBdr>
            <w:top w:val="none" w:sz="0" w:space="0" w:color="auto"/>
            <w:left w:val="none" w:sz="0" w:space="0" w:color="auto"/>
            <w:bottom w:val="none" w:sz="0" w:space="0" w:color="auto"/>
            <w:right w:val="none" w:sz="0" w:space="0" w:color="auto"/>
          </w:divBdr>
        </w:div>
        <w:div w:id="1672753700">
          <w:marLeft w:val="0"/>
          <w:marRight w:val="0"/>
          <w:marTop w:val="0"/>
          <w:marBottom w:val="0"/>
          <w:divBdr>
            <w:top w:val="none" w:sz="0" w:space="0" w:color="auto"/>
            <w:left w:val="none" w:sz="0" w:space="0" w:color="auto"/>
            <w:bottom w:val="none" w:sz="0" w:space="0" w:color="auto"/>
            <w:right w:val="none" w:sz="0" w:space="0" w:color="auto"/>
          </w:divBdr>
        </w:div>
        <w:div w:id="570965179">
          <w:marLeft w:val="0"/>
          <w:marRight w:val="0"/>
          <w:marTop w:val="0"/>
          <w:marBottom w:val="0"/>
          <w:divBdr>
            <w:top w:val="none" w:sz="0" w:space="0" w:color="auto"/>
            <w:left w:val="none" w:sz="0" w:space="0" w:color="auto"/>
            <w:bottom w:val="none" w:sz="0" w:space="0" w:color="auto"/>
            <w:right w:val="none" w:sz="0" w:space="0" w:color="auto"/>
          </w:divBdr>
        </w:div>
        <w:div w:id="2016027984">
          <w:marLeft w:val="0"/>
          <w:marRight w:val="0"/>
          <w:marTop w:val="0"/>
          <w:marBottom w:val="0"/>
          <w:divBdr>
            <w:top w:val="none" w:sz="0" w:space="0" w:color="auto"/>
            <w:left w:val="none" w:sz="0" w:space="0" w:color="auto"/>
            <w:bottom w:val="none" w:sz="0" w:space="0" w:color="auto"/>
            <w:right w:val="none" w:sz="0" w:space="0" w:color="auto"/>
          </w:divBdr>
        </w:div>
        <w:div w:id="1936396871">
          <w:marLeft w:val="0"/>
          <w:marRight w:val="0"/>
          <w:marTop w:val="0"/>
          <w:marBottom w:val="0"/>
          <w:divBdr>
            <w:top w:val="none" w:sz="0" w:space="0" w:color="auto"/>
            <w:left w:val="none" w:sz="0" w:space="0" w:color="auto"/>
            <w:bottom w:val="none" w:sz="0" w:space="0" w:color="auto"/>
            <w:right w:val="none" w:sz="0" w:space="0" w:color="auto"/>
          </w:divBdr>
        </w:div>
        <w:div w:id="1235119147">
          <w:marLeft w:val="0"/>
          <w:marRight w:val="0"/>
          <w:marTop w:val="0"/>
          <w:marBottom w:val="0"/>
          <w:divBdr>
            <w:top w:val="none" w:sz="0" w:space="0" w:color="auto"/>
            <w:left w:val="none" w:sz="0" w:space="0" w:color="auto"/>
            <w:bottom w:val="none" w:sz="0" w:space="0" w:color="auto"/>
            <w:right w:val="none" w:sz="0" w:space="0" w:color="auto"/>
          </w:divBdr>
        </w:div>
        <w:div w:id="1208689684">
          <w:marLeft w:val="0"/>
          <w:marRight w:val="0"/>
          <w:marTop w:val="0"/>
          <w:marBottom w:val="0"/>
          <w:divBdr>
            <w:top w:val="none" w:sz="0" w:space="0" w:color="auto"/>
            <w:left w:val="none" w:sz="0" w:space="0" w:color="auto"/>
            <w:bottom w:val="none" w:sz="0" w:space="0" w:color="auto"/>
            <w:right w:val="none" w:sz="0" w:space="0" w:color="auto"/>
          </w:divBdr>
        </w:div>
        <w:div w:id="836578109">
          <w:marLeft w:val="0"/>
          <w:marRight w:val="0"/>
          <w:marTop w:val="0"/>
          <w:marBottom w:val="0"/>
          <w:divBdr>
            <w:top w:val="none" w:sz="0" w:space="0" w:color="auto"/>
            <w:left w:val="none" w:sz="0" w:space="0" w:color="auto"/>
            <w:bottom w:val="none" w:sz="0" w:space="0" w:color="auto"/>
            <w:right w:val="none" w:sz="0" w:space="0" w:color="auto"/>
          </w:divBdr>
        </w:div>
        <w:div w:id="1660232341">
          <w:marLeft w:val="0"/>
          <w:marRight w:val="0"/>
          <w:marTop w:val="0"/>
          <w:marBottom w:val="0"/>
          <w:divBdr>
            <w:top w:val="none" w:sz="0" w:space="0" w:color="auto"/>
            <w:left w:val="none" w:sz="0" w:space="0" w:color="auto"/>
            <w:bottom w:val="none" w:sz="0" w:space="0" w:color="auto"/>
            <w:right w:val="none" w:sz="0" w:space="0" w:color="auto"/>
          </w:divBdr>
        </w:div>
        <w:div w:id="1356617397">
          <w:marLeft w:val="0"/>
          <w:marRight w:val="0"/>
          <w:marTop w:val="0"/>
          <w:marBottom w:val="0"/>
          <w:divBdr>
            <w:top w:val="none" w:sz="0" w:space="0" w:color="auto"/>
            <w:left w:val="none" w:sz="0" w:space="0" w:color="auto"/>
            <w:bottom w:val="none" w:sz="0" w:space="0" w:color="auto"/>
            <w:right w:val="none" w:sz="0" w:space="0" w:color="auto"/>
          </w:divBdr>
        </w:div>
        <w:div w:id="1932397361">
          <w:marLeft w:val="0"/>
          <w:marRight w:val="0"/>
          <w:marTop w:val="0"/>
          <w:marBottom w:val="0"/>
          <w:divBdr>
            <w:top w:val="none" w:sz="0" w:space="0" w:color="auto"/>
            <w:left w:val="none" w:sz="0" w:space="0" w:color="auto"/>
            <w:bottom w:val="none" w:sz="0" w:space="0" w:color="auto"/>
            <w:right w:val="none" w:sz="0" w:space="0" w:color="auto"/>
          </w:divBdr>
        </w:div>
        <w:div w:id="1647778940">
          <w:marLeft w:val="0"/>
          <w:marRight w:val="0"/>
          <w:marTop w:val="0"/>
          <w:marBottom w:val="0"/>
          <w:divBdr>
            <w:top w:val="none" w:sz="0" w:space="0" w:color="auto"/>
            <w:left w:val="none" w:sz="0" w:space="0" w:color="auto"/>
            <w:bottom w:val="none" w:sz="0" w:space="0" w:color="auto"/>
            <w:right w:val="none" w:sz="0" w:space="0" w:color="auto"/>
          </w:divBdr>
        </w:div>
        <w:div w:id="1646231277">
          <w:marLeft w:val="0"/>
          <w:marRight w:val="0"/>
          <w:marTop w:val="0"/>
          <w:marBottom w:val="0"/>
          <w:divBdr>
            <w:top w:val="none" w:sz="0" w:space="0" w:color="auto"/>
            <w:left w:val="none" w:sz="0" w:space="0" w:color="auto"/>
            <w:bottom w:val="none" w:sz="0" w:space="0" w:color="auto"/>
            <w:right w:val="none" w:sz="0" w:space="0" w:color="auto"/>
          </w:divBdr>
        </w:div>
        <w:div w:id="2006323199">
          <w:marLeft w:val="0"/>
          <w:marRight w:val="0"/>
          <w:marTop w:val="0"/>
          <w:marBottom w:val="0"/>
          <w:divBdr>
            <w:top w:val="none" w:sz="0" w:space="0" w:color="auto"/>
            <w:left w:val="none" w:sz="0" w:space="0" w:color="auto"/>
            <w:bottom w:val="none" w:sz="0" w:space="0" w:color="auto"/>
            <w:right w:val="none" w:sz="0" w:space="0" w:color="auto"/>
          </w:divBdr>
        </w:div>
        <w:div w:id="1030377885">
          <w:marLeft w:val="0"/>
          <w:marRight w:val="0"/>
          <w:marTop w:val="0"/>
          <w:marBottom w:val="0"/>
          <w:divBdr>
            <w:top w:val="none" w:sz="0" w:space="0" w:color="auto"/>
            <w:left w:val="none" w:sz="0" w:space="0" w:color="auto"/>
            <w:bottom w:val="none" w:sz="0" w:space="0" w:color="auto"/>
            <w:right w:val="none" w:sz="0" w:space="0" w:color="auto"/>
          </w:divBdr>
        </w:div>
        <w:div w:id="400521945">
          <w:marLeft w:val="0"/>
          <w:marRight w:val="0"/>
          <w:marTop w:val="0"/>
          <w:marBottom w:val="0"/>
          <w:divBdr>
            <w:top w:val="none" w:sz="0" w:space="0" w:color="auto"/>
            <w:left w:val="none" w:sz="0" w:space="0" w:color="auto"/>
            <w:bottom w:val="none" w:sz="0" w:space="0" w:color="auto"/>
            <w:right w:val="none" w:sz="0" w:space="0" w:color="auto"/>
          </w:divBdr>
        </w:div>
        <w:div w:id="2032410610">
          <w:marLeft w:val="0"/>
          <w:marRight w:val="0"/>
          <w:marTop w:val="0"/>
          <w:marBottom w:val="0"/>
          <w:divBdr>
            <w:top w:val="none" w:sz="0" w:space="0" w:color="auto"/>
            <w:left w:val="none" w:sz="0" w:space="0" w:color="auto"/>
            <w:bottom w:val="none" w:sz="0" w:space="0" w:color="auto"/>
            <w:right w:val="none" w:sz="0" w:space="0" w:color="auto"/>
          </w:divBdr>
        </w:div>
        <w:div w:id="593976046">
          <w:marLeft w:val="0"/>
          <w:marRight w:val="0"/>
          <w:marTop w:val="0"/>
          <w:marBottom w:val="0"/>
          <w:divBdr>
            <w:top w:val="none" w:sz="0" w:space="0" w:color="auto"/>
            <w:left w:val="none" w:sz="0" w:space="0" w:color="auto"/>
            <w:bottom w:val="none" w:sz="0" w:space="0" w:color="auto"/>
            <w:right w:val="none" w:sz="0" w:space="0" w:color="auto"/>
          </w:divBdr>
        </w:div>
        <w:div w:id="212232835">
          <w:marLeft w:val="0"/>
          <w:marRight w:val="0"/>
          <w:marTop w:val="0"/>
          <w:marBottom w:val="0"/>
          <w:divBdr>
            <w:top w:val="none" w:sz="0" w:space="0" w:color="auto"/>
            <w:left w:val="none" w:sz="0" w:space="0" w:color="auto"/>
            <w:bottom w:val="none" w:sz="0" w:space="0" w:color="auto"/>
            <w:right w:val="none" w:sz="0" w:space="0" w:color="auto"/>
          </w:divBdr>
        </w:div>
        <w:div w:id="1302078963">
          <w:marLeft w:val="0"/>
          <w:marRight w:val="0"/>
          <w:marTop w:val="0"/>
          <w:marBottom w:val="0"/>
          <w:divBdr>
            <w:top w:val="none" w:sz="0" w:space="0" w:color="auto"/>
            <w:left w:val="none" w:sz="0" w:space="0" w:color="auto"/>
            <w:bottom w:val="none" w:sz="0" w:space="0" w:color="auto"/>
            <w:right w:val="none" w:sz="0" w:space="0" w:color="auto"/>
          </w:divBdr>
        </w:div>
        <w:div w:id="2071421679">
          <w:marLeft w:val="0"/>
          <w:marRight w:val="0"/>
          <w:marTop w:val="0"/>
          <w:marBottom w:val="0"/>
          <w:divBdr>
            <w:top w:val="none" w:sz="0" w:space="0" w:color="auto"/>
            <w:left w:val="none" w:sz="0" w:space="0" w:color="auto"/>
            <w:bottom w:val="none" w:sz="0" w:space="0" w:color="auto"/>
            <w:right w:val="none" w:sz="0" w:space="0" w:color="auto"/>
          </w:divBdr>
        </w:div>
        <w:div w:id="346520378">
          <w:marLeft w:val="0"/>
          <w:marRight w:val="0"/>
          <w:marTop w:val="0"/>
          <w:marBottom w:val="0"/>
          <w:divBdr>
            <w:top w:val="none" w:sz="0" w:space="0" w:color="auto"/>
            <w:left w:val="none" w:sz="0" w:space="0" w:color="auto"/>
            <w:bottom w:val="none" w:sz="0" w:space="0" w:color="auto"/>
            <w:right w:val="none" w:sz="0" w:space="0" w:color="auto"/>
          </w:divBdr>
        </w:div>
        <w:div w:id="50005885">
          <w:marLeft w:val="0"/>
          <w:marRight w:val="0"/>
          <w:marTop w:val="0"/>
          <w:marBottom w:val="0"/>
          <w:divBdr>
            <w:top w:val="none" w:sz="0" w:space="0" w:color="auto"/>
            <w:left w:val="none" w:sz="0" w:space="0" w:color="auto"/>
            <w:bottom w:val="none" w:sz="0" w:space="0" w:color="auto"/>
            <w:right w:val="none" w:sz="0" w:space="0" w:color="auto"/>
          </w:divBdr>
        </w:div>
        <w:div w:id="1444808508">
          <w:marLeft w:val="0"/>
          <w:marRight w:val="0"/>
          <w:marTop w:val="0"/>
          <w:marBottom w:val="0"/>
          <w:divBdr>
            <w:top w:val="none" w:sz="0" w:space="0" w:color="auto"/>
            <w:left w:val="none" w:sz="0" w:space="0" w:color="auto"/>
            <w:bottom w:val="none" w:sz="0" w:space="0" w:color="auto"/>
            <w:right w:val="none" w:sz="0" w:space="0" w:color="auto"/>
          </w:divBdr>
        </w:div>
        <w:div w:id="434525138">
          <w:marLeft w:val="0"/>
          <w:marRight w:val="0"/>
          <w:marTop w:val="0"/>
          <w:marBottom w:val="0"/>
          <w:divBdr>
            <w:top w:val="none" w:sz="0" w:space="0" w:color="auto"/>
            <w:left w:val="none" w:sz="0" w:space="0" w:color="auto"/>
            <w:bottom w:val="none" w:sz="0" w:space="0" w:color="auto"/>
            <w:right w:val="none" w:sz="0" w:space="0" w:color="auto"/>
          </w:divBdr>
        </w:div>
        <w:div w:id="968244115">
          <w:marLeft w:val="0"/>
          <w:marRight w:val="0"/>
          <w:marTop w:val="0"/>
          <w:marBottom w:val="0"/>
          <w:divBdr>
            <w:top w:val="none" w:sz="0" w:space="0" w:color="auto"/>
            <w:left w:val="none" w:sz="0" w:space="0" w:color="auto"/>
            <w:bottom w:val="none" w:sz="0" w:space="0" w:color="auto"/>
            <w:right w:val="none" w:sz="0" w:space="0" w:color="auto"/>
          </w:divBdr>
        </w:div>
        <w:div w:id="173882666">
          <w:marLeft w:val="0"/>
          <w:marRight w:val="0"/>
          <w:marTop w:val="0"/>
          <w:marBottom w:val="0"/>
          <w:divBdr>
            <w:top w:val="none" w:sz="0" w:space="0" w:color="auto"/>
            <w:left w:val="none" w:sz="0" w:space="0" w:color="auto"/>
            <w:bottom w:val="none" w:sz="0" w:space="0" w:color="auto"/>
            <w:right w:val="none" w:sz="0" w:space="0" w:color="auto"/>
          </w:divBdr>
        </w:div>
        <w:div w:id="456145384">
          <w:marLeft w:val="0"/>
          <w:marRight w:val="0"/>
          <w:marTop w:val="0"/>
          <w:marBottom w:val="0"/>
          <w:divBdr>
            <w:top w:val="none" w:sz="0" w:space="0" w:color="auto"/>
            <w:left w:val="none" w:sz="0" w:space="0" w:color="auto"/>
            <w:bottom w:val="none" w:sz="0" w:space="0" w:color="auto"/>
            <w:right w:val="none" w:sz="0" w:space="0" w:color="auto"/>
          </w:divBdr>
        </w:div>
        <w:div w:id="336346040">
          <w:marLeft w:val="0"/>
          <w:marRight w:val="0"/>
          <w:marTop w:val="0"/>
          <w:marBottom w:val="0"/>
          <w:divBdr>
            <w:top w:val="none" w:sz="0" w:space="0" w:color="auto"/>
            <w:left w:val="none" w:sz="0" w:space="0" w:color="auto"/>
            <w:bottom w:val="none" w:sz="0" w:space="0" w:color="auto"/>
            <w:right w:val="none" w:sz="0" w:space="0" w:color="auto"/>
          </w:divBdr>
        </w:div>
        <w:div w:id="566309806">
          <w:marLeft w:val="0"/>
          <w:marRight w:val="0"/>
          <w:marTop w:val="0"/>
          <w:marBottom w:val="0"/>
          <w:divBdr>
            <w:top w:val="none" w:sz="0" w:space="0" w:color="auto"/>
            <w:left w:val="none" w:sz="0" w:space="0" w:color="auto"/>
            <w:bottom w:val="none" w:sz="0" w:space="0" w:color="auto"/>
            <w:right w:val="none" w:sz="0" w:space="0" w:color="auto"/>
          </w:divBdr>
        </w:div>
        <w:div w:id="1110391050">
          <w:marLeft w:val="0"/>
          <w:marRight w:val="0"/>
          <w:marTop w:val="0"/>
          <w:marBottom w:val="0"/>
          <w:divBdr>
            <w:top w:val="none" w:sz="0" w:space="0" w:color="auto"/>
            <w:left w:val="none" w:sz="0" w:space="0" w:color="auto"/>
            <w:bottom w:val="none" w:sz="0" w:space="0" w:color="auto"/>
            <w:right w:val="none" w:sz="0" w:space="0" w:color="auto"/>
          </w:divBdr>
        </w:div>
        <w:div w:id="1111244974">
          <w:marLeft w:val="0"/>
          <w:marRight w:val="0"/>
          <w:marTop w:val="0"/>
          <w:marBottom w:val="0"/>
          <w:divBdr>
            <w:top w:val="none" w:sz="0" w:space="0" w:color="auto"/>
            <w:left w:val="none" w:sz="0" w:space="0" w:color="auto"/>
            <w:bottom w:val="none" w:sz="0" w:space="0" w:color="auto"/>
            <w:right w:val="none" w:sz="0" w:space="0" w:color="auto"/>
          </w:divBdr>
        </w:div>
        <w:div w:id="1626349973">
          <w:marLeft w:val="0"/>
          <w:marRight w:val="0"/>
          <w:marTop w:val="0"/>
          <w:marBottom w:val="0"/>
          <w:divBdr>
            <w:top w:val="none" w:sz="0" w:space="0" w:color="auto"/>
            <w:left w:val="none" w:sz="0" w:space="0" w:color="auto"/>
            <w:bottom w:val="none" w:sz="0" w:space="0" w:color="auto"/>
            <w:right w:val="none" w:sz="0" w:space="0" w:color="auto"/>
          </w:divBdr>
        </w:div>
        <w:div w:id="1881088040">
          <w:marLeft w:val="0"/>
          <w:marRight w:val="0"/>
          <w:marTop w:val="0"/>
          <w:marBottom w:val="0"/>
          <w:divBdr>
            <w:top w:val="none" w:sz="0" w:space="0" w:color="auto"/>
            <w:left w:val="none" w:sz="0" w:space="0" w:color="auto"/>
            <w:bottom w:val="none" w:sz="0" w:space="0" w:color="auto"/>
            <w:right w:val="none" w:sz="0" w:space="0" w:color="auto"/>
          </w:divBdr>
        </w:div>
        <w:div w:id="921648719">
          <w:marLeft w:val="0"/>
          <w:marRight w:val="0"/>
          <w:marTop w:val="0"/>
          <w:marBottom w:val="0"/>
          <w:divBdr>
            <w:top w:val="none" w:sz="0" w:space="0" w:color="auto"/>
            <w:left w:val="none" w:sz="0" w:space="0" w:color="auto"/>
            <w:bottom w:val="none" w:sz="0" w:space="0" w:color="auto"/>
            <w:right w:val="none" w:sz="0" w:space="0" w:color="auto"/>
          </w:divBdr>
        </w:div>
        <w:div w:id="1995259874">
          <w:marLeft w:val="0"/>
          <w:marRight w:val="0"/>
          <w:marTop w:val="0"/>
          <w:marBottom w:val="0"/>
          <w:divBdr>
            <w:top w:val="none" w:sz="0" w:space="0" w:color="auto"/>
            <w:left w:val="none" w:sz="0" w:space="0" w:color="auto"/>
            <w:bottom w:val="none" w:sz="0" w:space="0" w:color="auto"/>
            <w:right w:val="none" w:sz="0" w:space="0" w:color="auto"/>
          </w:divBdr>
        </w:div>
        <w:div w:id="1575241890">
          <w:marLeft w:val="0"/>
          <w:marRight w:val="0"/>
          <w:marTop w:val="0"/>
          <w:marBottom w:val="0"/>
          <w:divBdr>
            <w:top w:val="none" w:sz="0" w:space="0" w:color="auto"/>
            <w:left w:val="none" w:sz="0" w:space="0" w:color="auto"/>
            <w:bottom w:val="none" w:sz="0" w:space="0" w:color="auto"/>
            <w:right w:val="none" w:sz="0" w:space="0" w:color="auto"/>
          </w:divBdr>
        </w:div>
        <w:div w:id="131752964">
          <w:marLeft w:val="0"/>
          <w:marRight w:val="0"/>
          <w:marTop w:val="0"/>
          <w:marBottom w:val="0"/>
          <w:divBdr>
            <w:top w:val="none" w:sz="0" w:space="0" w:color="auto"/>
            <w:left w:val="none" w:sz="0" w:space="0" w:color="auto"/>
            <w:bottom w:val="none" w:sz="0" w:space="0" w:color="auto"/>
            <w:right w:val="none" w:sz="0" w:space="0" w:color="auto"/>
          </w:divBdr>
        </w:div>
        <w:div w:id="571232755">
          <w:marLeft w:val="0"/>
          <w:marRight w:val="0"/>
          <w:marTop w:val="0"/>
          <w:marBottom w:val="0"/>
          <w:divBdr>
            <w:top w:val="none" w:sz="0" w:space="0" w:color="auto"/>
            <w:left w:val="none" w:sz="0" w:space="0" w:color="auto"/>
            <w:bottom w:val="none" w:sz="0" w:space="0" w:color="auto"/>
            <w:right w:val="none" w:sz="0" w:space="0" w:color="auto"/>
          </w:divBdr>
        </w:div>
        <w:div w:id="1972980700">
          <w:marLeft w:val="0"/>
          <w:marRight w:val="0"/>
          <w:marTop w:val="0"/>
          <w:marBottom w:val="0"/>
          <w:divBdr>
            <w:top w:val="none" w:sz="0" w:space="0" w:color="auto"/>
            <w:left w:val="none" w:sz="0" w:space="0" w:color="auto"/>
            <w:bottom w:val="none" w:sz="0" w:space="0" w:color="auto"/>
            <w:right w:val="none" w:sz="0" w:space="0" w:color="auto"/>
          </w:divBdr>
        </w:div>
        <w:div w:id="1520124868">
          <w:marLeft w:val="0"/>
          <w:marRight w:val="0"/>
          <w:marTop w:val="0"/>
          <w:marBottom w:val="0"/>
          <w:divBdr>
            <w:top w:val="none" w:sz="0" w:space="0" w:color="auto"/>
            <w:left w:val="none" w:sz="0" w:space="0" w:color="auto"/>
            <w:bottom w:val="none" w:sz="0" w:space="0" w:color="auto"/>
            <w:right w:val="none" w:sz="0" w:space="0" w:color="auto"/>
          </w:divBdr>
        </w:div>
        <w:div w:id="1649825957">
          <w:marLeft w:val="0"/>
          <w:marRight w:val="0"/>
          <w:marTop w:val="0"/>
          <w:marBottom w:val="0"/>
          <w:divBdr>
            <w:top w:val="none" w:sz="0" w:space="0" w:color="auto"/>
            <w:left w:val="none" w:sz="0" w:space="0" w:color="auto"/>
            <w:bottom w:val="none" w:sz="0" w:space="0" w:color="auto"/>
            <w:right w:val="none" w:sz="0" w:space="0" w:color="auto"/>
          </w:divBdr>
        </w:div>
        <w:div w:id="1735741873">
          <w:marLeft w:val="0"/>
          <w:marRight w:val="0"/>
          <w:marTop w:val="0"/>
          <w:marBottom w:val="0"/>
          <w:divBdr>
            <w:top w:val="none" w:sz="0" w:space="0" w:color="auto"/>
            <w:left w:val="none" w:sz="0" w:space="0" w:color="auto"/>
            <w:bottom w:val="none" w:sz="0" w:space="0" w:color="auto"/>
            <w:right w:val="none" w:sz="0" w:space="0" w:color="auto"/>
          </w:divBdr>
        </w:div>
        <w:div w:id="545803254">
          <w:marLeft w:val="0"/>
          <w:marRight w:val="0"/>
          <w:marTop w:val="0"/>
          <w:marBottom w:val="0"/>
          <w:divBdr>
            <w:top w:val="none" w:sz="0" w:space="0" w:color="auto"/>
            <w:left w:val="none" w:sz="0" w:space="0" w:color="auto"/>
            <w:bottom w:val="none" w:sz="0" w:space="0" w:color="auto"/>
            <w:right w:val="none" w:sz="0" w:space="0" w:color="auto"/>
          </w:divBdr>
        </w:div>
        <w:div w:id="893348341">
          <w:marLeft w:val="0"/>
          <w:marRight w:val="0"/>
          <w:marTop w:val="0"/>
          <w:marBottom w:val="0"/>
          <w:divBdr>
            <w:top w:val="none" w:sz="0" w:space="0" w:color="auto"/>
            <w:left w:val="none" w:sz="0" w:space="0" w:color="auto"/>
            <w:bottom w:val="none" w:sz="0" w:space="0" w:color="auto"/>
            <w:right w:val="none" w:sz="0" w:space="0" w:color="auto"/>
          </w:divBdr>
        </w:div>
        <w:div w:id="1971982991">
          <w:marLeft w:val="0"/>
          <w:marRight w:val="0"/>
          <w:marTop w:val="0"/>
          <w:marBottom w:val="0"/>
          <w:divBdr>
            <w:top w:val="none" w:sz="0" w:space="0" w:color="auto"/>
            <w:left w:val="none" w:sz="0" w:space="0" w:color="auto"/>
            <w:bottom w:val="none" w:sz="0" w:space="0" w:color="auto"/>
            <w:right w:val="none" w:sz="0" w:space="0" w:color="auto"/>
          </w:divBdr>
        </w:div>
        <w:div w:id="185480994">
          <w:marLeft w:val="0"/>
          <w:marRight w:val="0"/>
          <w:marTop w:val="0"/>
          <w:marBottom w:val="0"/>
          <w:divBdr>
            <w:top w:val="none" w:sz="0" w:space="0" w:color="auto"/>
            <w:left w:val="none" w:sz="0" w:space="0" w:color="auto"/>
            <w:bottom w:val="none" w:sz="0" w:space="0" w:color="auto"/>
            <w:right w:val="none" w:sz="0" w:space="0" w:color="auto"/>
          </w:divBdr>
        </w:div>
      </w:divsChild>
    </w:div>
    <w:div w:id="262035011">
      <w:bodyDiv w:val="1"/>
      <w:marLeft w:val="0"/>
      <w:marRight w:val="0"/>
      <w:marTop w:val="0"/>
      <w:marBottom w:val="0"/>
      <w:divBdr>
        <w:top w:val="none" w:sz="0" w:space="0" w:color="auto"/>
        <w:left w:val="none" w:sz="0" w:space="0" w:color="auto"/>
        <w:bottom w:val="none" w:sz="0" w:space="0" w:color="auto"/>
        <w:right w:val="none" w:sz="0" w:space="0" w:color="auto"/>
      </w:divBdr>
      <w:divsChild>
        <w:div w:id="1631205550">
          <w:marLeft w:val="0"/>
          <w:marRight w:val="0"/>
          <w:marTop w:val="0"/>
          <w:marBottom w:val="0"/>
          <w:divBdr>
            <w:top w:val="none" w:sz="0" w:space="0" w:color="auto"/>
            <w:left w:val="none" w:sz="0" w:space="0" w:color="auto"/>
            <w:bottom w:val="none" w:sz="0" w:space="0" w:color="auto"/>
            <w:right w:val="none" w:sz="0" w:space="0" w:color="auto"/>
          </w:divBdr>
          <w:divsChild>
            <w:div w:id="995915924">
              <w:marLeft w:val="0"/>
              <w:marRight w:val="0"/>
              <w:marTop w:val="0"/>
              <w:marBottom w:val="0"/>
              <w:divBdr>
                <w:top w:val="none" w:sz="0" w:space="0" w:color="auto"/>
                <w:left w:val="none" w:sz="0" w:space="0" w:color="auto"/>
                <w:bottom w:val="none" w:sz="0" w:space="0" w:color="auto"/>
                <w:right w:val="none" w:sz="0" w:space="0" w:color="auto"/>
              </w:divBdr>
              <w:divsChild>
                <w:div w:id="1544710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2881895">
      <w:bodyDiv w:val="1"/>
      <w:marLeft w:val="0"/>
      <w:marRight w:val="0"/>
      <w:marTop w:val="0"/>
      <w:marBottom w:val="0"/>
      <w:divBdr>
        <w:top w:val="none" w:sz="0" w:space="0" w:color="auto"/>
        <w:left w:val="none" w:sz="0" w:space="0" w:color="auto"/>
        <w:bottom w:val="none" w:sz="0" w:space="0" w:color="auto"/>
        <w:right w:val="none" w:sz="0" w:space="0" w:color="auto"/>
      </w:divBdr>
    </w:div>
    <w:div w:id="280383885">
      <w:bodyDiv w:val="1"/>
      <w:marLeft w:val="0"/>
      <w:marRight w:val="0"/>
      <w:marTop w:val="0"/>
      <w:marBottom w:val="0"/>
      <w:divBdr>
        <w:top w:val="none" w:sz="0" w:space="0" w:color="auto"/>
        <w:left w:val="none" w:sz="0" w:space="0" w:color="auto"/>
        <w:bottom w:val="none" w:sz="0" w:space="0" w:color="auto"/>
        <w:right w:val="none" w:sz="0" w:space="0" w:color="auto"/>
      </w:divBdr>
      <w:divsChild>
        <w:div w:id="817963815">
          <w:marLeft w:val="0"/>
          <w:marRight w:val="0"/>
          <w:marTop w:val="0"/>
          <w:marBottom w:val="0"/>
          <w:divBdr>
            <w:top w:val="none" w:sz="0" w:space="0" w:color="auto"/>
            <w:left w:val="none" w:sz="0" w:space="0" w:color="auto"/>
            <w:bottom w:val="none" w:sz="0" w:space="0" w:color="auto"/>
            <w:right w:val="none" w:sz="0" w:space="0" w:color="auto"/>
          </w:divBdr>
        </w:div>
        <w:div w:id="712845434">
          <w:marLeft w:val="0"/>
          <w:marRight w:val="0"/>
          <w:marTop w:val="0"/>
          <w:marBottom w:val="0"/>
          <w:divBdr>
            <w:top w:val="none" w:sz="0" w:space="0" w:color="auto"/>
            <w:left w:val="none" w:sz="0" w:space="0" w:color="auto"/>
            <w:bottom w:val="none" w:sz="0" w:space="0" w:color="auto"/>
            <w:right w:val="none" w:sz="0" w:space="0" w:color="auto"/>
          </w:divBdr>
        </w:div>
        <w:div w:id="1591280406">
          <w:marLeft w:val="0"/>
          <w:marRight w:val="0"/>
          <w:marTop w:val="0"/>
          <w:marBottom w:val="0"/>
          <w:divBdr>
            <w:top w:val="none" w:sz="0" w:space="0" w:color="auto"/>
            <w:left w:val="none" w:sz="0" w:space="0" w:color="auto"/>
            <w:bottom w:val="none" w:sz="0" w:space="0" w:color="auto"/>
            <w:right w:val="none" w:sz="0" w:space="0" w:color="auto"/>
          </w:divBdr>
        </w:div>
        <w:div w:id="1487357401">
          <w:marLeft w:val="0"/>
          <w:marRight w:val="0"/>
          <w:marTop w:val="0"/>
          <w:marBottom w:val="0"/>
          <w:divBdr>
            <w:top w:val="none" w:sz="0" w:space="0" w:color="auto"/>
            <w:left w:val="none" w:sz="0" w:space="0" w:color="auto"/>
            <w:bottom w:val="none" w:sz="0" w:space="0" w:color="auto"/>
            <w:right w:val="none" w:sz="0" w:space="0" w:color="auto"/>
          </w:divBdr>
        </w:div>
        <w:div w:id="967860085">
          <w:marLeft w:val="0"/>
          <w:marRight w:val="0"/>
          <w:marTop w:val="0"/>
          <w:marBottom w:val="0"/>
          <w:divBdr>
            <w:top w:val="none" w:sz="0" w:space="0" w:color="auto"/>
            <w:left w:val="none" w:sz="0" w:space="0" w:color="auto"/>
            <w:bottom w:val="none" w:sz="0" w:space="0" w:color="auto"/>
            <w:right w:val="none" w:sz="0" w:space="0" w:color="auto"/>
          </w:divBdr>
        </w:div>
        <w:div w:id="539827963">
          <w:marLeft w:val="0"/>
          <w:marRight w:val="0"/>
          <w:marTop w:val="0"/>
          <w:marBottom w:val="0"/>
          <w:divBdr>
            <w:top w:val="none" w:sz="0" w:space="0" w:color="auto"/>
            <w:left w:val="none" w:sz="0" w:space="0" w:color="auto"/>
            <w:bottom w:val="none" w:sz="0" w:space="0" w:color="auto"/>
            <w:right w:val="none" w:sz="0" w:space="0" w:color="auto"/>
          </w:divBdr>
        </w:div>
        <w:div w:id="489447886">
          <w:marLeft w:val="0"/>
          <w:marRight w:val="0"/>
          <w:marTop w:val="0"/>
          <w:marBottom w:val="0"/>
          <w:divBdr>
            <w:top w:val="none" w:sz="0" w:space="0" w:color="auto"/>
            <w:left w:val="none" w:sz="0" w:space="0" w:color="auto"/>
            <w:bottom w:val="none" w:sz="0" w:space="0" w:color="auto"/>
            <w:right w:val="none" w:sz="0" w:space="0" w:color="auto"/>
          </w:divBdr>
        </w:div>
        <w:div w:id="1329014936">
          <w:marLeft w:val="0"/>
          <w:marRight w:val="0"/>
          <w:marTop w:val="0"/>
          <w:marBottom w:val="0"/>
          <w:divBdr>
            <w:top w:val="none" w:sz="0" w:space="0" w:color="auto"/>
            <w:left w:val="none" w:sz="0" w:space="0" w:color="auto"/>
            <w:bottom w:val="none" w:sz="0" w:space="0" w:color="auto"/>
            <w:right w:val="none" w:sz="0" w:space="0" w:color="auto"/>
          </w:divBdr>
        </w:div>
        <w:div w:id="1672829513">
          <w:marLeft w:val="0"/>
          <w:marRight w:val="0"/>
          <w:marTop w:val="0"/>
          <w:marBottom w:val="0"/>
          <w:divBdr>
            <w:top w:val="none" w:sz="0" w:space="0" w:color="auto"/>
            <w:left w:val="none" w:sz="0" w:space="0" w:color="auto"/>
            <w:bottom w:val="none" w:sz="0" w:space="0" w:color="auto"/>
            <w:right w:val="none" w:sz="0" w:space="0" w:color="auto"/>
          </w:divBdr>
        </w:div>
        <w:div w:id="1170486934">
          <w:marLeft w:val="0"/>
          <w:marRight w:val="0"/>
          <w:marTop w:val="0"/>
          <w:marBottom w:val="0"/>
          <w:divBdr>
            <w:top w:val="none" w:sz="0" w:space="0" w:color="auto"/>
            <w:left w:val="none" w:sz="0" w:space="0" w:color="auto"/>
            <w:bottom w:val="none" w:sz="0" w:space="0" w:color="auto"/>
            <w:right w:val="none" w:sz="0" w:space="0" w:color="auto"/>
          </w:divBdr>
        </w:div>
        <w:div w:id="880870155">
          <w:marLeft w:val="0"/>
          <w:marRight w:val="0"/>
          <w:marTop w:val="0"/>
          <w:marBottom w:val="0"/>
          <w:divBdr>
            <w:top w:val="none" w:sz="0" w:space="0" w:color="auto"/>
            <w:left w:val="none" w:sz="0" w:space="0" w:color="auto"/>
            <w:bottom w:val="none" w:sz="0" w:space="0" w:color="auto"/>
            <w:right w:val="none" w:sz="0" w:space="0" w:color="auto"/>
          </w:divBdr>
        </w:div>
        <w:div w:id="928658024">
          <w:marLeft w:val="0"/>
          <w:marRight w:val="0"/>
          <w:marTop w:val="0"/>
          <w:marBottom w:val="0"/>
          <w:divBdr>
            <w:top w:val="none" w:sz="0" w:space="0" w:color="auto"/>
            <w:left w:val="none" w:sz="0" w:space="0" w:color="auto"/>
            <w:bottom w:val="none" w:sz="0" w:space="0" w:color="auto"/>
            <w:right w:val="none" w:sz="0" w:space="0" w:color="auto"/>
          </w:divBdr>
        </w:div>
        <w:div w:id="1375353271">
          <w:marLeft w:val="0"/>
          <w:marRight w:val="0"/>
          <w:marTop w:val="0"/>
          <w:marBottom w:val="0"/>
          <w:divBdr>
            <w:top w:val="none" w:sz="0" w:space="0" w:color="auto"/>
            <w:left w:val="none" w:sz="0" w:space="0" w:color="auto"/>
            <w:bottom w:val="none" w:sz="0" w:space="0" w:color="auto"/>
            <w:right w:val="none" w:sz="0" w:space="0" w:color="auto"/>
          </w:divBdr>
        </w:div>
        <w:div w:id="1126049673">
          <w:marLeft w:val="0"/>
          <w:marRight w:val="0"/>
          <w:marTop w:val="0"/>
          <w:marBottom w:val="0"/>
          <w:divBdr>
            <w:top w:val="none" w:sz="0" w:space="0" w:color="auto"/>
            <w:left w:val="none" w:sz="0" w:space="0" w:color="auto"/>
            <w:bottom w:val="none" w:sz="0" w:space="0" w:color="auto"/>
            <w:right w:val="none" w:sz="0" w:space="0" w:color="auto"/>
          </w:divBdr>
        </w:div>
        <w:div w:id="1468936716">
          <w:marLeft w:val="0"/>
          <w:marRight w:val="0"/>
          <w:marTop w:val="0"/>
          <w:marBottom w:val="0"/>
          <w:divBdr>
            <w:top w:val="none" w:sz="0" w:space="0" w:color="auto"/>
            <w:left w:val="none" w:sz="0" w:space="0" w:color="auto"/>
            <w:bottom w:val="none" w:sz="0" w:space="0" w:color="auto"/>
            <w:right w:val="none" w:sz="0" w:space="0" w:color="auto"/>
          </w:divBdr>
        </w:div>
        <w:div w:id="259610410">
          <w:marLeft w:val="0"/>
          <w:marRight w:val="0"/>
          <w:marTop w:val="0"/>
          <w:marBottom w:val="0"/>
          <w:divBdr>
            <w:top w:val="none" w:sz="0" w:space="0" w:color="auto"/>
            <w:left w:val="none" w:sz="0" w:space="0" w:color="auto"/>
            <w:bottom w:val="none" w:sz="0" w:space="0" w:color="auto"/>
            <w:right w:val="none" w:sz="0" w:space="0" w:color="auto"/>
          </w:divBdr>
        </w:div>
        <w:div w:id="388655043">
          <w:marLeft w:val="0"/>
          <w:marRight w:val="0"/>
          <w:marTop w:val="0"/>
          <w:marBottom w:val="0"/>
          <w:divBdr>
            <w:top w:val="none" w:sz="0" w:space="0" w:color="auto"/>
            <w:left w:val="none" w:sz="0" w:space="0" w:color="auto"/>
            <w:bottom w:val="none" w:sz="0" w:space="0" w:color="auto"/>
            <w:right w:val="none" w:sz="0" w:space="0" w:color="auto"/>
          </w:divBdr>
        </w:div>
        <w:div w:id="1257205598">
          <w:marLeft w:val="0"/>
          <w:marRight w:val="0"/>
          <w:marTop w:val="0"/>
          <w:marBottom w:val="0"/>
          <w:divBdr>
            <w:top w:val="none" w:sz="0" w:space="0" w:color="auto"/>
            <w:left w:val="none" w:sz="0" w:space="0" w:color="auto"/>
            <w:bottom w:val="none" w:sz="0" w:space="0" w:color="auto"/>
            <w:right w:val="none" w:sz="0" w:space="0" w:color="auto"/>
          </w:divBdr>
        </w:div>
        <w:div w:id="62409879">
          <w:marLeft w:val="0"/>
          <w:marRight w:val="0"/>
          <w:marTop w:val="0"/>
          <w:marBottom w:val="0"/>
          <w:divBdr>
            <w:top w:val="none" w:sz="0" w:space="0" w:color="auto"/>
            <w:left w:val="none" w:sz="0" w:space="0" w:color="auto"/>
            <w:bottom w:val="none" w:sz="0" w:space="0" w:color="auto"/>
            <w:right w:val="none" w:sz="0" w:space="0" w:color="auto"/>
          </w:divBdr>
        </w:div>
        <w:div w:id="1757289257">
          <w:marLeft w:val="0"/>
          <w:marRight w:val="0"/>
          <w:marTop w:val="0"/>
          <w:marBottom w:val="0"/>
          <w:divBdr>
            <w:top w:val="none" w:sz="0" w:space="0" w:color="auto"/>
            <w:left w:val="none" w:sz="0" w:space="0" w:color="auto"/>
            <w:bottom w:val="none" w:sz="0" w:space="0" w:color="auto"/>
            <w:right w:val="none" w:sz="0" w:space="0" w:color="auto"/>
          </w:divBdr>
        </w:div>
        <w:div w:id="1986160562">
          <w:marLeft w:val="0"/>
          <w:marRight w:val="0"/>
          <w:marTop w:val="0"/>
          <w:marBottom w:val="0"/>
          <w:divBdr>
            <w:top w:val="none" w:sz="0" w:space="0" w:color="auto"/>
            <w:left w:val="none" w:sz="0" w:space="0" w:color="auto"/>
            <w:bottom w:val="none" w:sz="0" w:space="0" w:color="auto"/>
            <w:right w:val="none" w:sz="0" w:space="0" w:color="auto"/>
          </w:divBdr>
        </w:div>
        <w:div w:id="986011037">
          <w:marLeft w:val="0"/>
          <w:marRight w:val="0"/>
          <w:marTop w:val="0"/>
          <w:marBottom w:val="0"/>
          <w:divBdr>
            <w:top w:val="none" w:sz="0" w:space="0" w:color="auto"/>
            <w:left w:val="none" w:sz="0" w:space="0" w:color="auto"/>
            <w:bottom w:val="none" w:sz="0" w:space="0" w:color="auto"/>
            <w:right w:val="none" w:sz="0" w:space="0" w:color="auto"/>
          </w:divBdr>
        </w:div>
        <w:div w:id="74910213">
          <w:marLeft w:val="0"/>
          <w:marRight w:val="0"/>
          <w:marTop w:val="0"/>
          <w:marBottom w:val="0"/>
          <w:divBdr>
            <w:top w:val="none" w:sz="0" w:space="0" w:color="auto"/>
            <w:left w:val="none" w:sz="0" w:space="0" w:color="auto"/>
            <w:bottom w:val="none" w:sz="0" w:space="0" w:color="auto"/>
            <w:right w:val="none" w:sz="0" w:space="0" w:color="auto"/>
          </w:divBdr>
        </w:div>
        <w:div w:id="1701469357">
          <w:marLeft w:val="0"/>
          <w:marRight w:val="0"/>
          <w:marTop w:val="0"/>
          <w:marBottom w:val="0"/>
          <w:divBdr>
            <w:top w:val="none" w:sz="0" w:space="0" w:color="auto"/>
            <w:left w:val="none" w:sz="0" w:space="0" w:color="auto"/>
            <w:bottom w:val="none" w:sz="0" w:space="0" w:color="auto"/>
            <w:right w:val="none" w:sz="0" w:space="0" w:color="auto"/>
          </w:divBdr>
        </w:div>
        <w:div w:id="1888956522">
          <w:marLeft w:val="0"/>
          <w:marRight w:val="0"/>
          <w:marTop w:val="0"/>
          <w:marBottom w:val="0"/>
          <w:divBdr>
            <w:top w:val="none" w:sz="0" w:space="0" w:color="auto"/>
            <w:left w:val="none" w:sz="0" w:space="0" w:color="auto"/>
            <w:bottom w:val="none" w:sz="0" w:space="0" w:color="auto"/>
            <w:right w:val="none" w:sz="0" w:space="0" w:color="auto"/>
          </w:divBdr>
        </w:div>
        <w:div w:id="1644120143">
          <w:marLeft w:val="0"/>
          <w:marRight w:val="0"/>
          <w:marTop w:val="0"/>
          <w:marBottom w:val="0"/>
          <w:divBdr>
            <w:top w:val="none" w:sz="0" w:space="0" w:color="auto"/>
            <w:left w:val="none" w:sz="0" w:space="0" w:color="auto"/>
            <w:bottom w:val="none" w:sz="0" w:space="0" w:color="auto"/>
            <w:right w:val="none" w:sz="0" w:space="0" w:color="auto"/>
          </w:divBdr>
        </w:div>
        <w:div w:id="410473462">
          <w:marLeft w:val="0"/>
          <w:marRight w:val="0"/>
          <w:marTop w:val="0"/>
          <w:marBottom w:val="0"/>
          <w:divBdr>
            <w:top w:val="none" w:sz="0" w:space="0" w:color="auto"/>
            <w:left w:val="none" w:sz="0" w:space="0" w:color="auto"/>
            <w:bottom w:val="none" w:sz="0" w:space="0" w:color="auto"/>
            <w:right w:val="none" w:sz="0" w:space="0" w:color="auto"/>
          </w:divBdr>
        </w:div>
        <w:div w:id="688063853">
          <w:marLeft w:val="0"/>
          <w:marRight w:val="0"/>
          <w:marTop w:val="0"/>
          <w:marBottom w:val="0"/>
          <w:divBdr>
            <w:top w:val="none" w:sz="0" w:space="0" w:color="auto"/>
            <w:left w:val="none" w:sz="0" w:space="0" w:color="auto"/>
            <w:bottom w:val="none" w:sz="0" w:space="0" w:color="auto"/>
            <w:right w:val="none" w:sz="0" w:space="0" w:color="auto"/>
          </w:divBdr>
        </w:div>
        <w:div w:id="615986349">
          <w:marLeft w:val="0"/>
          <w:marRight w:val="0"/>
          <w:marTop w:val="0"/>
          <w:marBottom w:val="0"/>
          <w:divBdr>
            <w:top w:val="none" w:sz="0" w:space="0" w:color="auto"/>
            <w:left w:val="none" w:sz="0" w:space="0" w:color="auto"/>
            <w:bottom w:val="none" w:sz="0" w:space="0" w:color="auto"/>
            <w:right w:val="none" w:sz="0" w:space="0" w:color="auto"/>
          </w:divBdr>
        </w:div>
        <w:div w:id="1925331934">
          <w:marLeft w:val="0"/>
          <w:marRight w:val="0"/>
          <w:marTop w:val="0"/>
          <w:marBottom w:val="0"/>
          <w:divBdr>
            <w:top w:val="none" w:sz="0" w:space="0" w:color="auto"/>
            <w:left w:val="none" w:sz="0" w:space="0" w:color="auto"/>
            <w:bottom w:val="none" w:sz="0" w:space="0" w:color="auto"/>
            <w:right w:val="none" w:sz="0" w:space="0" w:color="auto"/>
          </w:divBdr>
        </w:div>
        <w:div w:id="1404062566">
          <w:marLeft w:val="0"/>
          <w:marRight w:val="0"/>
          <w:marTop w:val="0"/>
          <w:marBottom w:val="0"/>
          <w:divBdr>
            <w:top w:val="none" w:sz="0" w:space="0" w:color="auto"/>
            <w:left w:val="none" w:sz="0" w:space="0" w:color="auto"/>
            <w:bottom w:val="none" w:sz="0" w:space="0" w:color="auto"/>
            <w:right w:val="none" w:sz="0" w:space="0" w:color="auto"/>
          </w:divBdr>
        </w:div>
        <w:div w:id="687877616">
          <w:marLeft w:val="0"/>
          <w:marRight w:val="0"/>
          <w:marTop w:val="0"/>
          <w:marBottom w:val="0"/>
          <w:divBdr>
            <w:top w:val="none" w:sz="0" w:space="0" w:color="auto"/>
            <w:left w:val="none" w:sz="0" w:space="0" w:color="auto"/>
            <w:bottom w:val="none" w:sz="0" w:space="0" w:color="auto"/>
            <w:right w:val="none" w:sz="0" w:space="0" w:color="auto"/>
          </w:divBdr>
        </w:div>
        <w:div w:id="1973754169">
          <w:marLeft w:val="0"/>
          <w:marRight w:val="0"/>
          <w:marTop w:val="0"/>
          <w:marBottom w:val="0"/>
          <w:divBdr>
            <w:top w:val="none" w:sz="0" w:space="0" w:color="auto"/>
            <w:left w:val="none" w:sz="0" w:space="0" w:color="auto"/>
            <w:bottom w:val="none" w:sz="0" w:space="0" w:color="auto"/>
            <w:right w:val="none" w:sz="0" w:space="0" w:color="auto"/>
          </w:divBdr>
        </w:div>
        <w:div w:id="687563780">
          <w:marLeft w:val="0"/>
          <w:marRight w:val="0"/>
          <w:marTop w:val="0"/>
          <w:marBottom w:val="0"/>
          <w:divBdr>
            <w:top w:val="none" w:sz="0" w:space="0" w:color="auto"/>
            <w:left w:val="none" w:sz="0" w:space="0" w:color="auto"/>
            <w:bottom w:val="none" w:sz="0" w:space="0" w:color="auto"/>
            <w:right w:val="none" w:sz="0" w:space="0" w:color="auto"/>
          </w:divBdr>
        </w:div>
        <w:div w:id="469400943">
          <w:marLeft w:val="0"/>
          <w:marRight w:val="0"/>
          <w:marTop w:val="0"/>
          <w:marBottom w:val="0"/>
          <w:divBdr>
            <w:top w:val="none" w:sz="0" w:space="0" w:color="auto"/>
            <w:left w:val="none" w:sz="0" w:space="0" w:color="auto"/>
            <w:bottom w:val="none" w:sz="0" w:space="0" w:color="auto"/>
            <w:right w:val="none" w:sz="0" w:space="0" w:color="auto"/>
          </w:divBdr>
        </w:div>
        <w:div w:id="959845444">
          <w:marLeft w:val="0"/>
          <w:marRight w:val="0"/>
          <w:marTop w:val="0"/>
          <w:marBottom w:val="0"/>
          <w:divBdr>
            <w:top w:val="none" w:sz="0" w:space="0" w:color="auto"/>
            <w:left w:val="none" w:sz="0" w:space="0" w:color="auto"/>
            <w:bottom w:val="none" w:sz="0" w:space="0" w:color="auto"/>
            <w:right w:val="none" w:sz="0" w:space="0" w:color="auto"/>
          </w:divBdr>
        </w:div>
        <w:div w:id="172456594">
          <w:marLeft w:val="0"/>
          <w:marRight w:val="0"/>
          <w:marTop w:val="0"/>
          <w:marBottom w:val="0"/>
          <w:divBdr>
            <w:top w:val="none" w:sz="0" w:space="0" w:color="auto"/>
            <w:left w:val="none" w:sz="0" w:space="0" w:color="auto"/>
            <w:bottom w:val="none" w:sz="0" w:space="0" w:color="auto"/>
            <w:right w:val="none" w:sz="0" w:space="0" w:color="auto"/>
          </w:divBdr>
        </w:div>
        <w:div w:id="1584073732">
          <w:marLeft w:val="0"/>
          <w:marRight w:val="0"/>
          <w:marTop w:val="0"/>
          <w:marBottom w:val="0"/>
          <w:divBdr>
            <w:top w:val="none" w:sz="0" w:space="0" w:color="auto"/>
            <w:left w:val="none" w:sz="0" w:space="0" w:color="auto"/>
            <w:bottom w:val="none" w:sz="0" w:space="0" w:color="auto"/>
            <w:right w:val="none" w:sz="0" w:space="0" w:color="auto"/>
          </w:divBdr>
        </w:div>
        <w:div w:id="182793610">
          <w:marLeft w:val="0"/>
          <w:marRight w:val="0"/>
          <w:marTop w:val="0"/>
          <w:marBottom w:val="0"/>
          <w:divBdr>
            <w:top w:val="none" w:sz="0" w:space="0" w:color="auto"/>
            <w:left w:val="none" w:sz="0" w:space="0" w:color="auto"/>
            <w:bottom w:val="none" w:sz="0" w:space="0" w:color="auto"/>
            <w:right w:val="none" w:sz="0" w:space="0" w:color="auto"/>
          </w:divBdr>
        </w:div>
        <w:div w:id="170266501">
          <w:marLeft w:val="0"/>
          <w:marRight w:val="0"/>
          <w:marTop w:val="0"/>
          <w:marBottom w:val="0"/>
          <w:divBdr>
            <w:top w:val="none" w:sz="0" w:space="0" w:color="auto"/>
            <w:left w:val="none" w:sz="0" w:space="0" w:color="auto"/>
            <w:bottom w:val="none" w:sz="0" w:space="0" w:color="auto"/>
            <w:right w:val="none" w:sz="0" w:space="0" w:color="auto"/>
          </w:divBdr>
        </w:div>
        <w:div w:id="2120099622">
          <w:marLeft w:val="0"/>
          <w:marRight w:val="0"/>
          <w:marTop w:val="0"/>
          <w:marBottom w:val="0"/>
          <w:divBdr>
            <w:top w:val="none" w:sz="0" w:space="0" w:color="auto"/>
            <w:left w:val="none" w:sz="0" w:space="0" w:color="auto"/>
            <w:bottom w:val="none" w:sz="0" w:space="0" w:color="auto"/>
            <w:right w:val="none" w:sz="0" w:space="0" w:color="auto"/>
          </w:divBdr>
        </w:div>
        <w:div w:id="1927765057">
          <w:marLeft w:val="0"/>
          <w:marRight w:val="0"/>
          <w:marTop w:val="0"/>
          <w:marBottom w:val="0"/>
          <w:divBdr>
            <w:top w:val="none" w:sz="0" w:space="0" w:color="auto"/>
            <w:left w:val="none" w:sz="0" w:space="0" w:color="auto"/>
            <w:bottom w:val="none" w:sz="0" w:space="0" w:color="auto"/>
            <w:right w:val="none" w:sz="0" w:space="0" w:color="auto"/>
          </w:divBdr>
        </w:div>
        <w:div w:id="1375688771">
          <w:marLeft w:val="0"/>
          <w:marRight w:val="0"/>
          <w:marTop w:val="0"/>
          <w:marBottom w:val="0"/>
          <w:divBdr>
            <w:top w:val="none" w:sz="0" w:space="0" w:color="auto"/>
            <w:left w:val="none" w:sz="0" w:space="0" w:color="auto"/>
            <w:bottom w:val="none" w:sz="0" w:space="0" w:color="auto"/>
            <w:right w:val="none" w:sz="0" w:space="0" w:color="auto"/>
          </w:divBdr>
        </w:div>
        <w:div w:id="583338531">
          <w:marLeft w:val="0"/>
          <w:marRight w:val="0"/>
          <w:marTop w:val="0"/>
          <w:marBottom w:val="0"/>
          <w:divBdr>
            <w:top w:val="none" w:sz="0" w:space="0" w:color="auto"/>
            <w:left w:val="none" w:sz="0" w:space="0" w:color="auto"/>
            <w:bottom w:val="none" w:sz="0" w:space="0" w:color="auto"/>
            <w:right w:val="none" w:sz="0" w:space="0" w:color="auto"/>
          </w:divBdr>
        </w:div>
        <w:div w:id="1734768234">
          <w:marLeft w:val="0"/>
          <w:marRight w:val="0"/>
          <w:marTop w:val="0"/>
          <w:marBottom w:val="0"/>
          <w:divBdr>
            <w:top w:val="none" w:sz="0" w:space="0" w:color="auto"/>
            <w:left w:val="none" w:sz="0" w:space="0" w:color="auto"/>
            <w:bottom w:val="none" w:sz="0" w:space="0" w:color="auto"/>
            <w:right w:val="none" w:sz="0" w:space="0" w:color="auto"/>
          </w:divBdr>
        </w:div>
        <w:div w:id="1654408421">
          <w:marLeft w:val="0"/>
          <w:marRight w:val="0"/>
          <w:marTop w:val="0"/>
          <w:marBottom w:val="0"/>
          <w:divBdr>
            <w:top w:val="none" w:sz="0" w:space="0" w:color="auto"/>
            <w:left w:val="none" w:sz="0" w:space="0" w:color="auto"/>
            <w:bottom w:val="none" w:sz="0" w:space="0" w:color="auto"/>
            <w:right w:val="none" w:sz="0" w:space="0" w:color="auto"/>
          </w:divBdr>
        </w:div>
        <w:div w:id="424619835">
          <w:marLeft w:val="0"/>
          <w:marRight w:val="0"/>
          <w:marTop w:val="0"/>
          <w:marBottom w:val="0"/>
          <w:divBdr>
            <w:top w:val="none" w:sz="0" w:space="0" w:color="auto"/>
            <w:left w:val="none" w:sz="0" w:space="0" w:color="auto"/>
            <w:bottom w:val="none" w:sz="0" w:space="0" w:color="auto"/>
            <w:right w:val="none" w:sz="0" w:space="0" w:color="auto"/>
          </w:divBdr>
        </w:div>
        <w:div w:id="290403696">
          <w:marLeft w:val="0"/>
          <w:marRight w:val="0"/>
          <w:marTop w:val="0"/>
          <w:marBottom w:val="0"/>
          <w:divBdr>
            <w:top w:val="none" w:sz="0" w:space="0" w:color="auto"/>
            <w:left w:val="none" w:sz="0" w:space="0" w:color="auto"/>
            <w:bottom w:val="none" w:sz="0" w:space="0" w:color="auto"/>
            <w:right w:val="none" w:sz="0" w:space="0" w:color="auto"/>
          </w:divBdr>
        </w:div>
        <w:div w:id="377821068">
          <w:marLeft w:val="0"/>
          <w:marRight w:val="0"/>
          <w:marTop w:val="0"/>
          <w:marBottom w:val="0"/>
          <w:divBdr>
            <w:top w:val="none" w:sz="0" w:space="0" w:color="auto"/>
            <w:left w:val="none" w:sz="0" w:space="0" w:color="auto"/>
            <w:bottom w:val="none" w:sz="0" w:space="0" w:color="auto"/>
            <w:right w:val="none" w:sz="0" w:space="0" w:color="auto"/>
          </w:divBdr>
        </w:div>
        <w:div w:id="1818913080">
          <w:marLeft w:val="0"/>
          <w:marRight w:val="0"/>
          <w:marTop w:val="0"/>
          <w:marBottom w:val="0"/>
          <w:divBdr>
            <w:top w:val="none" w:sz="0" w:space="0" w:color="auto"/>
            <w:left w:val="none" w:sz="0" w:space="0" w:color="auto"/>
            <w:bottom w:val="none" w:sz="0" w:space="0" w:color="auto"/>
            <w:right w:val="none" w:sz="0" w:space="0" w:color="auto"/>
          </w:divBdr>
        </w:div>
        <w:div w:id="748425136">
          <w:marLeft w:val="0"/>
          <w:marRight w:val="0"/>
          <w:marTop w:val="0"/>
          <w:marBottom w:val="0"/>
          <w:divBdr>
            <w:top w:val="none" w:sz="0" w:space="0" w:color="auto"/>
            <w:left w:val="none" w:sz="0" w:space="0" w:color="auto"/>
            <w:bottom w:val="none" w:sz="0" w:space="0" w:color="auto"/>
            <w:right w:val="none" w:sz="0" w:space="0" w:color="auto"/>
          </w:divBdr>
        </w:div>
        <w:div w:id="1534146909">
          <w:marLeft w:val="0"/>
          <w:marRight w:val="0"/>
          <w:marTop w:val="0"/>
          <w:marBottom w:val="0"/>
          <w:divBdr>
            <w:top w:val="none" w:sz="0" w:space="0" w:color="auto"/>
            <w:left w:val="none" w:sz="0" w:space="0" w:color="auto"/>
            <w:bottom w:val="none" w:sz="0" w:space="0" w:color="auto"/>
            <w:right w:val="none" w:sz="0" w:space="0" w:color="auto"/>
          </w:divBdr>
        </w:div>
        <w:div w:id="869613217">
          <w:marLeft w:val="0"/>
          <w:marRight w:val="0"/>
          <w:marTop w:val="0"/>
          <w:marBottom w:val="0"/>
          <w:divBdr>
            <w:top w:val="none" w:sz="0" w:space="0" w:color="auto"/>
            <w:left w:val="none" w:sz="0" w:space="0" w:color="auto"/>
            <w:bottom w:val="none" w:sz="0" w:space="0" w:color="auto"/>
            <w:right w:val="none" w:sz="0" w:space="0" w:color="auto"/>
          </w:divBdr>
        </w:div>
        <w:div w:id="863328508">
          <w:marLeft w:val="0"/>
          <w:marRight w:val="0"/>
          <w:marTop w:val="0"/>
          <w:marBottom w:val="0"/>
          <w:divBdr>
            <w:top w:val="none" w:sz="0" w:space="0" w:color="auto"/>
            <w:left w:val="none" w:sz="0" w:space="0" w:color="auto"/>
            <w:bottom w:val="none" w:sz="0" w:space="0" w:color="auto"/>
            <w:right w:val="none" w:sz="0" w:space="0" w:color="auto"/>
          </w:divBdr>
        </w:div>
        <w:div w:id="1283615809">
          <w:marLeft w:val="0"/>
          <w:marRight w:val="0"/>
          <w:marTop w:val="0"/>
          <w:marBottom w:val="0"/>
          <w:divBdr>
            <w:top w:val="none" w:sz="0" w:space="0" w:color="auto"/>
            <w:left w:val="none" w:sz="0" w:space="0" w:color="auto"/>
            <w:bottom w:val="none" w:sz="0" w:space="0" w:color="auto"/>
            <w:right w:val="none" w:sz="0" w:space="0" w:color="auto"/>
          </w:divBdr>
        </w:div>
        <w:div w:id="346908988">
          <w:marLeft w:val="0"/>
          <w:marRight w:val="0"/>
          <w:marTop w:val="0"/>
          <w:marBottom w:val="0"/>
          <w:divBdr>
            <w:top w:val="none" w:sz="0" w:space="0" w:color="auto"/>
            <w:left w:val="none" w:sz="0" w:space="0" w:color="auto"/>
            <w:bottom w:val="none" w:sz="0" w:space="0" w:color="auto"/>
            <w:right w:val="none" w:sz="0" w:space="0" w:color="auto"/>
          </w:divBdr>
        </w:div>
        <w:div w:id="1433551959">
          <w:marLeft w:val="0"/>
          <w:marRight w:val="0"/>
          <w:marTop w:val="0"/>
          <w:marBottom w:val="0"/>
          <w:divBdr>
            <w:top w:val="none" w:sz="0" w:space="0" w:color="auto"/>
            <w:left w:val="none" w:sz="0" w:space="0" w:color="auto"/>
            <w:bottom w:val="none" w:sz="0" w:space="0" w:color="auto"/>
            <w:right w:val="none" w:sz="0" w:space="0" w:color="auto"/>
          </w:divBdr>
        </w:div>
        <w:div w:id="1623270886">
          <w:marLeft w:val="0"/>
          <w:marRight w:val="0"/>
          <w:marTop w:val="0"/>
          <w:marBottom w:val="0"/>
          <w:divBdr>
            <w:top w:val="none" w:sz="0" w:space="0" w:color="auto"/>
            <w:left w:val="none" w:sz="0" w:space="0" w:color="auto"/>
            <w:bottom w:val="none" w:sz="0" w:space="0" w:color="auto"/>
            <w:right w:val="none" w:sz="0" w:space="0" w:color="auto"/>
          </w:divBdr>
        </w:div>
        <w:div w:id="174461562">
          <w:marLeft w:val="0"/>
          <w:marRight w:val="0"/>
          <w:marTop w:val="0"/>
          <w:marBottom w:val="0"/>
          <w:divBdr>
            <w:top w:val="none" w:sz="0" w:space="0" w:color="auto"/>
            <w:left w:val="none" w:sz="0" w:space="0" w:color="auto"/>
            <w:bottom w:val="none" w:sz="0" w:space="0" w:color="auto"/>
            <w:right w:val="none" w:sz="0" w:space="0" w:color="auto"/>
          </w:divBdr>
        </w:div>
        <w:div w:id="1626038348">
          <w:marLeft w:val="0"/>
          <w:marRight w:val="0"/>
          <w:marTop w:val="0"/>
          <w:marBottom w:val="0"/>
          <w:divBdr>
            <w:top w:val="none" w:sz="0" w:space="0" w:color="auto"/>
            <w:left w:val="none" w:sz="0" w:space="0" w:color="auto"/>
            <w:bottom w:val="none" w:sz="0" w:space="0" w:color="auto"/>
            <w:right w:val="none" w:sz="0" w:space="0" w:color="auto"/>
          </w:divBdr>
        </w:div>
        <w:div w:id="1521747897">
          <w:marLeft w:val="0"/>
          <w:marRight w:val="0"/>
          <w:marTop w:val="0"/>
          <w:marBottom w:val="0"/>
          <w:divBdr>
            <w:top w:val="none" w:sz="0" w:space="0" w:color="auto"/>
            <w:left w:val="none" w:sz="0" w:space="0" w:color="auto"/>
            <w:bottom w:val="none" w:sz="0" w:space="0" w:color="auto"/>
            <w:right w:val="none" w:sz="0" w:space="0" w:color="auto"/>
          </w:divBdr>
        </w:div>
        <w:div w:id="1426995979">
          <w:marLeft w:val="0"/>
          <w:marRight w:val="0"/>
          <w:marTop w:val="0"/>
          <w:marBottom w:val="0"/>
          <w:divBdr>
            <w:top w:val="none" w:sz="0" w:space="0" w:color="auto"/>
            <w:left w:val="none" w:sz="0" w:space="0" w:color="auto"/>
            <w:bottom w:val="none" w:sz="0" w:space="0" w:color="auto"/>
            <w:right w:val="none" w:sz="0" w:space="0" w:color="auto"/>
          </w:divBdr>
        </w:div>
        <w:div w:id="537204892">
          <w:marLeft w:val="0"/>
          <w:marRight w:val="0"/>
          <w:marTop w:val="0"/>
          <w:marBottom w:val="0"/>
          <w:divBdr>
            <w:top w:val="none" w:sz="0" w:space="0" w:color="auto"/>
            <w:left w:val="none" w:sz="0" w:space="0" w:color="auto"/>
            <w:bottom w:val="none" w:sz="0" w:space="0" w:color="auto"/>
            <w:right w:val="none" w:sz="0" w:space="0" w:color="auto"/>
          </w:divBdr>
        </w:div>
        <w:div w:id="969746830">
          <w:marLeft w:val="0"/>
          <w:marRight w:val="0"/>
          <w:marTop w:val="0"/>
          <w:marBottom w:val="0"/>
          <w:divBdr>
            <w:top w:val="none" w:sz="0" w:space="0" w:color="auto"/>
            <w:left w:val="none" w:sz="0" w:space="0" w:color="auto"/>
            <w:bottom w:val="none" w:sz="0" w:space="0" w:color="auto"/>
            <w:right w:val="none" w:sz="0" w:space="0" w:color="auto"/>
          </w:divBdr>
        </w:div>
        <w:div w:id="785540272">
          <w:marLeft w:val="0"/>
          <w:marRight w:val="0"/>
          <w:marTop w:val="0"/>
          <w:marBottom w:val="0"/>
          <w:divBdr>
            <w:top w:val="none" w:sz="0" w:space="0" w:color="auto"/>
            <w:left w:val="none" w:sz="0" w:space="0" w:color="auto"/>
            <w:bottom w:val="none" w:sz="0" w:space="0" w:color="auto"/>
            <w:right w:val="none" w:sz="0" w:space="0" w:color="auto"/>
          </w:divBdr>
        </w:div>
        <w:div w:id="1489710572">
          <w:marLeft w:val="0"/>
          <w:marRight w:val="0"/>
          <w:marTop w:val="0"/>
          <w:marBottom w:val="0"/>
          <w:divBdr>
            <w:top w:val="none" w:sz="0" w:space="0" w:color="auto"/>
            <w:left w:val="none" w:sz="0" w:space="0" w:color="auto"/>
            <w:bottom w:val="none" w:sz="0" w:space="0" w:color="auto"/>
            <w:right w:val="none" w:sz="0" w:space="0" w:color="auto"/>
          </w:divBdr>
        </w:div>
        <w:div w:id="1127166305">
          <w:marLeft w:val="0"/>
          <w:marRight w:val="0"/>
          <w:marTop w:val="0"/>
          <w:marBottom w:val="0"/>
          <w:divBdr>
            <w:top w:val="none" w:sz="0" w:space="0" w:color="auto"/>
            <w:left w:val="none" w:sz="0" w:space="0" w:color="auto"/>
            <w:bottom w:val="none" w:sz="0" w:space="0" w:color="auto"/>
            <w:right w:val="none" w:sz="0" w:space="0" w:color="auto"/>
          </w:divBdr>
        </w:div>
        <w:div w:id="2001955512">
          <w:marLeft w:val="0"/>
          <w:marRight w:val="0"/>
          <w:marTop w:val="0"/>
          <w:marBottom w:val="0"/>
          <w:divBdr>
            <w:top w:val="none" w:sz="0" w:space="0" w:color="auto"/>
            <w:left w:val="none" w:sz="0" w:space="0" w:color="auto"/>
            <w:bottom w:val="none" w:sz="0" w:space="0" w:color="auto"/>
            <w:right w:val="none" w:sz="0" w:space="0" w:color="auto"/>
          </w:divBdr>
        </w:div>
        <w:div w:id="920793547">
          <w:marLeft w:val="0"/>
          <w:marRight w:val="0"/>
          <w:marTop w:val="0"/>
          <w:marBottom w:val="0"/>
          <w:divBdr>
            <w:top w:val="none" w:sz="0" w:space="0" w:color="auto"/>
            <w:left w:val="none" w:sz="0" w:space="0" w:color="auto"/>
            <w:bottom w:val="none" w:sz="0" w:space="0" w:color="auto"/>
            <w:right w:val="none" w:sz="0" w:space="0" w:color="auto"/>
          </w:divBdr>
        </w:div>
        <w:div w:id="1475757016">
          <w:marLeft w:val="0"/>
          <w:marRight w:val="0"/>
          <w:marTop w:val="0"/>
          <w:marBottom w:val="0"/>
          <w:divBdr>
            <w:top w:val="none" w:sz="0" w:space="0" w:color="auto"/>
            <w:left w:val="none" w:sz="0" w:space="0" w:color="auto"/>
            <w:bottom w:val="none" w:sz="0" w:space="0" w:color="auto"/>
            <w:right w:val="none" w:sz="0" w:space="0" w:color="auto"/>
          </w:divBdr>
        </w:div>
        <w:div w:id="1204900716">
          <w:marLeft w:val="0"/>
          <w:marRight w:val="0"/>
          <w:marTop w:val="0"/>
          <w:marBottom w:val="0"/>
          <w:divBdr>
            <w:top w:val="none" w:sz="0" w:space="0" w:color="auto"/>
            <w:left w:val="none" w:sz="0" w:space="0" w:color="auto"/>
            <w:bottom w:val="none" w:sz="0" w:space="0" w:color="auto"/>
            <w:right w:val="none" w:sz="0" w:space="0" w:color="auto"/>
          </w:divBdr>
        </w:div>
        <w:div w:id="1833374787">
          <w:marLeft w:val="0"/>
          <w:marRight w:val="0"/>
          <w:marTop w:val="0"/>
          <w:marBottom w:val="0"/>
          <w:divBdr>
            <w:top w:val="none" w:sz="0" w:space="0" w:color="auto"/>
            <w:left w:val="none" w:sz="0" w:space="0" w:color="auto"/>
            <w:bottom w:val="none" w:sz="0" w:space="0" w:color="auto"/>
            <w:right w:val="none" w:sz="0" w:space="0" w:color="auto"/>
          </w:divBdr>
        </w:div>
        <w:div w:id="1456556988">
          <w:marLeft w:val="0"/>
          <w:marRight w:val="0"/>
          <w:marTop w:val="0"/>
          <w:marBottom w:val="0"/>
          <w:divBdr>
            <w:top w:val="none" w:sz="0" w:space="0" w:color="auto"/>
            <w:left w:val="none" w:sz="0" w:space="0" w:color="auto"/>
            <w:bottom w:val="none" w:sz="0" w:space="0" w:color="auto"/>
            <w:right w:val="none" w:sz="0" w:space="0" w:color="auto"/>
          </w:divBdr>
        </w:div>
        <w:div w:id="2090996589">
          <w:marLeft w:val="0"/>
          <w:marRight w:val="0"/>
          <w:marTop w:val="0"/>
          <w:marBottom w:val="0"/>
          <w:divBdr>
            <w:top w:val="none" w:sz="0" w:space="0" w:color="auto"/>
            <w:left w:val="none" w:sz="0" w:space="0" w:color="auto"/>
            <w:bottom w:val="none" w:sz="0" w:space="0" w:color="auto"/>
            <w:right w:val="none" w:sz="0" w:space="0" w:color="auto"/>
          </w:divBdr>
        </w:div>
        <w:div w:id="1293515639">
          <w:marLeft w:val="0"/>
          <w:marRight w:val="0"/>
          <w:marTop w:val="0"/>
          <w:marBottom w:val="0"/>
          <w:divBdr>
            <w:top w:val="none" w:sz="0" w:space="0" w:color="auto"/>
            <w:left w:val="none" w:sz="0" w:space="0" w:color="auto"/>
            <w:bottom w:val="none" w:sz="0" w:space="0" w:color="auto"/>
            <w:right w:val="none" w:sz="0" w:space="0" w:color="auto"/>
          </w:divBdr>
        </w:div>
        <w:div w:id="982736631">
          <w:marLeft w:val="0"/>
          <w:marRight w:val="0"/>
          <w:marTop w:val="0"/>
          <w:marBottom w:val="0"/>
          <w:divBdr>
            <w:top w:val="none" w:sz="0" w:space="0" w:color="auto"/>
            <w:left w:val="none" w:sz="0" w:space="0" w:color="auto"/>
            <w:bottom w:val="none" w:sz="0" w:space="0" w:color="auto"/>
            <w:right w:val="none" w:sz="0" w:space="0" w:color="auto"/>
          </w:divBdr>
        </w:div>
        <w:div w:id="1103261842">
          <w:marLeft w:val="0"/>
          <w:marRight w:val="0"/>
          <w:marTop w:val="0"/>
          <w:marBottom w:val="0"/>
          <w:divBdr>
            <w:top w:val="none" w:sz="0" w:space="0" w:color="auto"/>
            <w:left w:val="none" w:sz="0" w:space="0" w:color="auto"/>
            <w:bottom w:val="none" w:sz="0" w:space="0" w:color="auto"/>
            <w:right w:val="none" w:sz="0" w:space="0" w:color="auto"/>
          </w:divBdr>
        </w:div>
        <w:div w:id="1187983974">
          <w:marLeft w:val="0"/>
          <w:marRight w:val="0"/>
          <w:marTop w:val="0"/>
          <w:marBottom w:val="0"/>
          <w:divBdr>
            <w:top w:val="none" w:sz="0" w:space="0" w:color="auto"/>
            <w:left w:val="none" w:sz="0" w:space="0" w:color="auto"/>
            <w:bottom w:val="none" w:sz="0" w:space="0" w:color="auto"/>
            <w:right w:val="none" w:sz="0" w:space="0" w:color="auto"/>
          </w:divBdr>
        </w:div>
        <w:div w:id="110629819">
          <w:marLeft w:val="0"/>
          <w:marRight w:val="0"/>
          <w:marTop w:val="0"/>
          <w:marBottom w:val="0"/>
          <w:divBdr>
            <w:top w:val="none" w:sz="0" w:space="0" w:color="auto"/>
            <w:left w:val="none" w:sz="0" w:space="0" w:color="auto"/>
            <w:bottom w:val="none" w:sz="0" w:space="0" w:color="auto"/>
            <w:right w:val="none" w:sz="0" w:space="0" w:color="auto"/>
          </w:divBdr>
        </w:div>
        <w:div w:id="2069761582">
          <w:marLeft w:val="0"/>
          <w:marRight w:val="0"/>
          <w:marTop w:val="0"/>
          <w:marBottom w:val="0"/>
          <w:divBdr>
            <w:top w:val="none" w:sz="0" w:space="0" w:color="auto"/>
            <w:left w:val="none" w:sz="0" w:space="0" w:color="auto"/>
            <w:bottom w:val="none" w:sz="0" w:space="0" w:color="auto"/>
            <w:right w:val="none" w:sz="0" w:space="0" w:color="auto"/>
          </w:divBdr>
        </w:div>
        <w:div w:id="2116099891">
          <w:marLeft w:val="0"/>
          <w:marRight w:val="0"/>
          <w:marTop w:val="0"/>
          <w:marBottom w:val="0"/>
          <w:divBdr>
            <w:top w:val="none" w:sz="0" w:space="0" w:color="auto"/>
            <w:left w:val="none" w:sz="0" w:space="0" w:color="auto"/>
            <w:bottom w:val="none" w:sz="0" w:space="0" w:color="auto"/>
            <w:right w:val="none" w:sz="0" w:space="0" w:color="auto"/>
          </w:divBdr>
        </w:div>
        <w:div w:id="16271417">
          <w:marLeft w:val="0"/>
          <w:marRight w:val="0"/>
          <w:marTop w:val="0"/>
          <w:marBottom w:val="0"/>
          <w:divBdr>
            <w:top w:val="none" w:sz="0" w:space="0" w:color="auto"/>
            <w:left w:val="none" w:sz="0" w:space="0" w:color="auto"/>
            <w:bottom w:val="none" w:sz="0" w:space="0" w:color="auto"/>
            <w:right w:val="none" w:sz="0" w:space="0" w:color="auto"/>
          </w:divBdr>
        </w:div>
        <w:div w:id="1037121377">
          <w:marLeft w:val="0"/>
          <w:marRight w:val="0"/>
          <w:marTop w:val="0"/>
          <w:marBottom w:val="0"/>
          <w:divBdr>
            <w:top w:val="none" w:sz="0" w:space="0" w:color="auto"/>
            <w:left w:val="none" w:sz="0" w:space="0" w:color="auto"/>
            <w:bottom w:val="none" w:sz="0" w:space="0" w:color="auto"/>
            <w:right w:val="none" w:sz="0" w:space="0" w:color="auto"/>
          </w:divBdr>
        </w:div>
        <w:div w:id="326592247">
          <w:marLeft w:val="0"/>
          <w:marRight w:val="0"/>
          <w:marTop w:val="0"/>
          <w:marBottom w:val="0"/>
          <w:divBdr>
            <w:top w:val="none" w:sz="0" w:space="0" w:color="auto"/>
            <w:left w:val="none" w:sz="0" w:space="0" w:color="auto"/>
            <w:bottom w:val="none" w:sz="0" w:space="0" w:color="auto"/>
            <w:right w:val="none" w:sz="0" w:space="0" w:color="auto"/>
          </w:divBdr>
        </w:div>
        <w:div w:id="989407187">
          <w:marLeft w:val="0"/>
          <w:marRight w:val="0"/>
          <w:marTop w:val="0"/>
          <w:marBottom w:val="0"/>
          <w:divBdr>
            <w:top w:val="none" w:sz="0" w:space="0" w:color="auto"/>
            <w:left w:val="none" w:sz="0" w:space="0" w:color="auto"/>
            <w:bottom w:val="none" w:sz="0" w:space="0" w:color="auto"/>
            <w:right w:val="none" w:sz="0" w:space="0" w:color="auto"/>
          </w:divBdr>
        </w:div>
        <w:div w:id="1556309694">
          <w:marLeft w:val="0"/>
          <w:marRight w:val="0"/>
          <w:marTop w:val="0"/>
          <w:marBottom w:val="0"/>
          <w:divBdr>
            <w:top w:val="none" w:sz="0" w:space="0" w:color="auto"/>
            <w:left w:val="none" w:sz="0" w:space="0" w:color="auto"/>
            <w:bottom w:val="none" w:sz="0" w:space="0" w:color="auto"/>
            <w:right w:val="none" w:sz="0" w:space="0" w:color="auto"/>
          </w:divBdr>
        </w:div>
        <w:div w:id="692849535">
          <w:marLeft w:val="0"/>
          <w:marRight w:val="0"/>
          <w:marTop w:val="0"/>
          <w:marBottom w:val="0"/>
          <w:divBdr>
            <w:top w:val="none" w:sz="0" w:space="0" w:color="auto"/>
            <w:left w:val="none" w:sz="0" w:space="0" w:color="auto"/>
            <w:bottom w:val="none" w:sz="0" w:space="0" w:color="auto"/>
            <w:right w:val="none" w:sz="0" w:space="0" w:color="auto"/>
          </w:divBdr>
        </w:div>
        <w:div w:id="303436562">
          <w:marLeft w:val="0"/>
          <w:marRight w:val="0"/>
          <w:marTop w:val="0"/>
          <w:marBottom w:val="0"/>
          <w:divBdr>
            <w:top w:val="none" w:sz="0" w:space="0" w:color="auto"/>
            <w:left w:val="none" w:sz="0" w:space="0" w:color="auto"/>
            <w:bottom w:val="none" w:sz="0" w:space="0" w:color="auto"/>
            <w:right w:val="none" w:sz="0" w:space="0" w:color="auto"/>
          </w:divBdr>
        </w:div>
        <w:div w:id="566762688">
          <w:marLeft w:val="0"/>
          <w:marRight w:val="0"/>
          <w:marTop w:val="0"/>
          <w:marBottom w:val="0"/>
          <w:divBdr>
            <w:top w:val="none" w:sz="0" w:space="0" w:color="auto"/>
            <w:left w:val="none" w:sz="0" w:space="0" w:color="auto"/>
            <w:bottom w:val="none" w:sz="0" w:space="0" w:color="auto"/>
            <w:right w:val="none" w:sz="0" w:space="0" w:color="auto"/>
          </w:divBdr>
        </w:div>
        <w:div w:id="1952587102">
          <w:marLeft w:val="0"/>
          <w:marRight w:val="0"/>
          <w:marTop w:val="0"/>
          <w:marBottom w:val="0"/>
          <w:divBdr>
            <w:top w:val="none" w:sz="0" w:space="0" w:color="auto"/>
            <w:left w:val="none" w:sz="0" w:space="0" w:color="auto"/>
            <w:bottom w:val="none" w:sz="0" w:space="0" w:color="auto"/>
            <w:right w:val="none" w:sz="0" w:space="0" w:color="auto"/>
          </w:divBdr>
        </w:div>
        <w:div w:id="1029719377">
          <w:marLeft w:val="0"/>
          <w:marRight w:val="0"/>
          <w:marTop w:val="0"/>
          <w:marBottom w:val="0"/>
          <w:divBdr>
            <w:top w:val="none" w:sz="0" w:space="0" w:color="auto"/>
            <w:left w:val="none" w:sz="0" w:space="0" w:color="auto"/>
            <w:bottom w:val="none" w:sz="0" w:space="0" w:color="auto"/>
            <w:right w:val="none" w:sz="0" w:space="0" w:color="auto"/>
          </w:divBdr>
        </w:div>
        <w:div w:id="1340694038">
          <w:marLeft w:val="0"/>
          <w:marRight w:val="0"/>
          <w:marTop w:val="0"/>
          <w:marBottom w:val="0"/>
          <w:divBdr>
            <w:top w:val="none" w:sz="0" w:space="0" w:color="auto"/>
            <w:left w:val="none" w:sz="0" w:space="0" w:color="auto"/>
            <w:bottom w:val="none" w:sz="0" w:space="0" w:color="auto"/>
            <w:right w:val="none" w:sz="0" w:space="0" w:color="auto"/>
          </w:divBdr>
        </w:div>
        <w:div w:id="280037436">
          <w:marLeft w:val="0"/>
          <w:marRight w:val="0"/>
          <w:marTop w:val="0"/>
          <w:marBottom w:val="0"/>
          <w:divBdr>
            <w:top w:val="none" w:sz="0" w:space="0" w:color="auto"/>
            <w:left w:val="none" w:sz="0" w:space="0" w:color="auto"/>
            <w:bottom w:val="none" w:sz="0" w:space="0" w:color="auto"/>
            <w:right w:val="none" w:sz="0" w:space="0" w:color="auto"/>
          </w:divBdr>
        </w:div>
        <w:div w:id="16590234">
          <w:marLeft w:val="0"/>
          <w:marRight w:val="0"/>
          <w:marTop w:val="0"/>
          <w:marBottom w:val="0"/>
          <w:divBdr>
            <w:top w:val="none" w:sz="0" w:space="0" w:color="auto"/>
            <w:left w:val="none" w:sz="0" w:space="0" w:color="auto"/>
            <w:bottom w:val="none" w:sz="0" w:space="0" w:color="auto"/>
            <w:right w:val="none" w:sz="0" w:space="0" w:color="auto"/>
          </w:divBdr>
        </w:div>
        <w:div w:id="703136427">
          <w:marLeft w:val="0"/>
          <w:marRight w:val="0"/>
          <w:marTop w:val="0"/>
          <w:marBottom w:val="0"/>
          <w:divBdr>
            <w:top w:val="none" w:sz="0" w:space="0" w:color="auto"/>
            <w:left w:val="none" w:sz="0" w:space="0" w:color="auto"/>
            <w:bottom w:val="none" w:sz="0" w:space="0" w:color="auto"/>
            <w:right w:val="none" w:sz="0" w:space="0" w:color="auto"/>
          </w:divBdr>
        </w:div>
        <w:div w:id="1967807892">
          <w:marLeft w:val="0"/>
          <w:marRight w:val="0"/>
          <w:marTop w:val="0"/>
          <w:marBottom w:val="0"/>
          <w:divBdr>
            <w:top w:val="none" w:sz="0" w:space="0" w:color="auto"/>
            <w:left w:val="none" w:sz="0" w:space="0" w:color="auto"/>
            <w:bottom w:val="none" w:sz="0" w:space="0" w:color="auto"/>
            <w:right w:val="none" w:sz="0" w:space="0" w:color="auto"/>
          </w:divBdr>
        </w:div>
        <w:div w:id="766657788">
          <w:marLeft w:val="0"/>
          <w:marRight w:val="0"/>
          <w:marTop w:val="0"/>
          <w:marBottom w:val="0"/>
          <w:divBdr>
            <w:top w:val="none" w:sz="0" w:space="0" w:color="auto"/>
            <w:left w:val="none" w:sz="0" w:space="0" w:color="auto"/>
            <w:bottom w:val="none" w:sz="0" w:space="0" w:color="auto"/>
            <w:right w:val="none" w:sz="0" w:space="0" w:color="auto"/>
          </w:divBdr>
        </w:div>
        <w:div w:id="24059874">
          <w:marLeft w:val="0"/>
          <w:marRight w:val="0"/>
          <w:marTop w:val="0"/>
          <w:marBottom w:val="0"/>
          <w:divBdr>
            <w:top w:val="none" w:sz="0" w:space="0" w:color="auto"/>
            <w:left w:val="none" w:sz="0" w:space="0" w:color="auto"/>
            <w:bottom w:val="none" w:sz="0" w:space="0" w:color="auto"/>
            <w:right w:val="none" w:sz="0" w:space="0" w:color="auto"/>
          </w:divBdr>
        </w:div>
        <w:div w:id="1098256626">
          <w:marLeft w:val="0"/>
          <w:marRight w:val="0"/>
          <w:marTop w:val="0"/>
          <w:marBottom w:val="0"/>
          <w:divBdr>
            <w:top w:val="none" w:sz="0" w:space="0" w:color="auto"/>
            <w:left w:val="none" w:sz="0" w:space="0" w:color="auto"/>
            <w:bottom w:val="none" w:sz="0" w:space="0" w:color="auto"/>
            <w:right w:val="none" w:sz="0" w:space="0" w:color="auto"/>
          </w:divBdr>
        </w:div>
        <w:div w:id="555820153">
          <w:marLeft w:val="0"/>
          <w:marRight w:val="0"/>
          <w:marTop w:val="0"/>
          <w:marBottom w:val="0"/>
          <w:divBdr>
            <w:top w:val="none" w:sz="0" w:space="0" w:color="auto"/>
            <w:left w:val="none" w:sz="0" w:space="0" w:color="auto"/>
            <w:bottom w:val="none" w:sz="0" w:space="0" w:color="auto"/>
            <w:right w:val="none" w:sz="0" w:space="0" w:color="auto"/>
          </w:divBdr>
        </w:div>
        <w:div w:id="1213617163">
          <w:marLeft w:val="0"/>
          <w:marRight w:val="0"/>
          <w:marTop w:val="0"/>
          <w:marBottom w:val="0"/>
          <w:divBdr>
            <w:top w:val="none" w:sz="0" w:space="0" w:color="auto"/>
            <w:left w:val="none" w:sz="0" w:space="0" w:color="auto"/>
            <w:bottom w:val="none" w:sz="0" w:space="0" w:color="auto"/>
            <w:right w:val="none" w:sz="0" w:space="0" w:color="auto"/>
          </w:divBdr>
        </w:div>
        <w:div w:id="1087070601">
          <w:marLeft w:val="0"/>
          <w:marRight w:val="0"/>
          <w:marTop w:val="0"/>
          <w:marBottom w:val="0"/>
          <w:divBdr>
            <w:top w:val="none" w:sz="0" w:space="0" w:color="auto"/>
            <w:left w:val="none" w:sz="0" w:space="0" w:color="auto"/>
            <w:bottom w:val="none" w:sz="0" w:space="0" w:color="auto"/>
            <w:right w:val="none" w:sz="0" w:space="0" w:color="auto"/>
          </w:divBdr>
        </w:div>
        <w:div w:id="1860965625">
          <w:marLeft w:val="0"/>
          <w:marRight w:val="0"/>
          <w:marTop w:val="0"/>
          <w:marBottom w:val="0"/>
          <w:divBdr>
            <w:top w:val="none" w:sz="0" w:space="0" w:color="auto"/>
            <w:left w:val="none" w:sz="0" w:space="0" w:color="auto"/>
            <w:bottom w:val="none" w:sz="0" w:space="0" w:color="auto"/>
            <w:right w:val="none" w:sz="0" w:space="0" w:color="auto"/>
          </w:divBdr>
        </w:div>
        <w:div w:id="360668969">
          <w:marLeft w:val="0"/>
          <w:marRight w:val="0"/>
          <w:marTop w:val="0"/>
          <w:marBottom w:val="0"/>
          <w:divBdr>
            <w:top w:val="none" w:sz="0" w:space="0" w:color="auto"/>
            <w:left w:val="none" w:sz="0" w:space="0" w:color="auto"/>
            <w:bottom w:val="none" w:sz="0" w:space="0" w:color="auto"/>
            <w:right w:val="none" w:sz="0" w:space="0" w:color="auto"/>
          </w:divBdr>
        </w:div>
        <w:div w:id="1478451227">
          <w:marLeft w:val="0"/>
          <w:marRight w:val="0"/>
          <w:marTop w:val="0"/>
          <w:marBottom w:val="0"/>
          <w:divBdr>
            <w:top w:val="none" w:sz="0" w:space="0" w:color="auto"/>
            <w:left w:val="none" w:sz="0" w:space="0" w:color="auto"/>
            <w:bottom w:val="none" w:sz="0" w:space="0" w:color="auto"/>
            <w:right w:val="none" w:sz="0" w:space="0" w:color="auto"/>
          </w:divBdr>
        </w:div>
        <w:div w:id="566767582">
          <w:marLeft w:val="0"/>
          <w:marRight w:val="0"/>
          <w:marTop w:val="0"/>
          <w:marBottom w:val="0"/>
          <w:divBdr>
            <w:top w:val="none" w:sz="0" w:space="0" w:color="auto"/>
            <w:left w:val="none" w:sz="0" w:space="0" w:color="auto"/>
            <w:bottom w:val="none" w:sz="0" w:space="0" w:color="auto"/>
            <w:right w:val="none" w:sz="0" w:space="0" w:color="auto"/>
          </w:divBdr>
        </w:div>
        <w:div w:id="1860700877">
          <w:marLeft w:val="0"/>
          <w:marRight w:val="0"/>
          <w:marTop w:val="0"/>
          <w:marBottom w:val="0"/>
          <w:divBdr>
            <w:top w:val="none" w:sz="0" w:space="0" w:color="auto"/>
            <w:left w:val="none" w:sz="0" w:space="0" w:color="auto"/>
            <w:bottom w:val="none" w:sz="0" w:space="0" w:color="auto"/>
            <w:right w:val="none" w:sz="0" w:space="0" w:color="auto"/>
          </w:divBdr>
        </w:div>
        <w:div w:id="1423840498">
          <w:marLeft w:val="0"/>
          <w:marRight w:val="0"/>
          <w:marTop w:val="0"/>
          <w:marBottom w:val="0"/>
          <w:divBdr>
            <w:top w:val="none" w:sz="0" w:space="0" w:color="auto"/>
            <w:left w:val="none" w:sz="0" w:space="0" w:color="auto"/>
            <w:bottom w:val="none" w:sz="0" w:space="0" w:color="auto"/>
            <w:right w:val="none" w:sz="0" w:space="0" w:color="auto"/>
          </w:divBdr>
        </w:div>
        <w:div w:id="83456337">
          <w:marLeft w:val="0"/>
          <w:marRight w:val="0"/>
          <w:marTop w:val="0"/>
          <w:marBottom w:val="0"/>
          <w:divBdr>
            <w:top w:val="none" w:sz="0" w:space="0" w:color="auto"/>
            <w:left w:val="none" w:sz="0" w:space="0" w:color="auto"/>
            <w:bottom w:val="none" w:sz="0" w:space="0" w:color="auto"/>
            <w:right w:val="none" w:sz="0" w:space="0" w:color="auto"/>
          </w:divBdr>
        </w:div>
        <w:div w:id="1429501545">
          <w:marLeft w:val="0"/>
          <w:marRight w:val="0"/>
          <w:marTop w:val="0"/>
          <w:marBottom w:val="0"/>
          <w:divBdr>
            <w:top w:val="none" w:sz="0" w:space="0" w:color="auto"/>
            <w:left w:val="none" w:sz="0" w:space="0" w:color="auto"/>
            <w:bottom w:val="none" w:sz="0" w:space="0" w:color="auto"/>
            <w:right w:val="none" w:sz="0" w:space="0" w:color="auto"/>
          </w:divBdr>
        </w:div>
        <w:div w:id="1374504614">
          <w:marLeft w:val="0"/>
          <w:marRight w:val="0"/>
          <w:marTop w:val="0"/>
          <w:marBottom w:val="0"/>
          <w:divBdr>
            <w:top w:val="none" w:sz="0" w:space="0" w:color="auto"/>
            <w:left w:val="none" w:sz="0" w:space="0" w:color="auto"/>
            <w:bottom w:val="none" w:sz="0" w:space="0" w:color="auto"/>
            <w:right w:val="none" w:sz="0" w:space="0" w:color="auto"/>
          </w:divBdr>
        </w:div>
        <w:div w:id="2031951414">
          <w:marLeft w:val="0"/>
          <w:marRight w:val="0"/>
          <w:marTop w:val="0"/>
          <w:marBottom w:val="0"/>
          <w:divBdr>
            <w:top w:val="none" w:sz="0" w:space="0" w:color="auto"/>
            <w:left w:val="none" w:sz="0" w:space="0" w:color="auto"/>
            <w:bottom w:val="none" w:sz="0" w:space="0" w:color="auto"/>
            <w:right w:val="none" w:sz="0" w:space="0" w:color="auto"/>
          </w:divBdr>
        </w:div>
        <w:div w:id="516890152">
          <w:marLeft w:val="0"/>
          <w:marRight w:val="0"/>
          <w:marTop w:val="0"/>
          <w:marBottom w:val="0"/>
          <w:divBdr>
            <w:top w:val="none" w:sz="0" w:space="0" w:color="auto"/>
            <w:left w:val="none" w:sz="0" w:space="0" w:color="auto"/>
            <w:bottom w:val="none" w:sz="0" w:space="0" w:color="auto"/>
            <w:right w:val="none" w:sz="0" w:space="0" w:color="auto"/>
          </w:divBdr>
        </w:div>
        <w:div w:id="1833253358">
          <w:marLeft w:val="0"/>
          <w:marRight w:val="0"/>
          <w:marTop w:val="0"/>
          <w:marBottom w:val="0"/>
          <w:divBdr>
            <w:top w:val="none" w:sz="0" w:space="0" w:color="auto"/>
            <w:left w:val="none" w:sz="0" w:space="0" w:color="auto"/>
            <w:bottom w:val="none" w:sz="0" w:space="0" w:color="auto"/>
            <w:right w:val="none" w:sz="0" w:space="0" w:color="auto"/>
          </w:divBdr>
        </w:div>
        <w:div w:id="2037844484">
          <w:marLeft w:val="0"/>
          <w:marRight w:val="0"/>
          <w:marTop w:val="0"/>
          <w:marBottom w:val="0"/>
          <w:divBdr>
            <w:top w:val="none" w:sz="0" w:space="0" w:color="auto"/>
            <w:left w:val="none" w:sz="0" w:space="0" w:color="auto"/>
            <w:bottom w:val="none" w:sz="0" w:space="0" w:color="auto"/>
            <w:right w:val="none" w:sz="0" w:space="0" w:color="auto"/>
          </w:divBdr>
        </w:div>
        <w:div w:id="1468550757">
          <w:marLeft w:val="0"/>
          <w:marRight w:val="0"/>
          <w:marTop w:val="0"/>
          <w:marBottom w:val="0"/>
          <w:divBdr>
            <w:top w:val="none" w:sz="0" w:space="0" w:color="auto"/>
            <w:left w:val="none" w:sz="0" w:space="0" w:color="auto"/>
            <w:bottom w:val="none" w:sz="0" w:space="0" w:color="auto"/>
            <w:right w:val="none" w:sz="0" w:space="0" w:color="auto"/>
          </w:divBdr>
        </w:div>
        <w:div w:id="462770396">
          <w:marLeft w:val="0"/>
          <w:marRight w:val="0"/>
          <w:marTop w:val="0"/>
          <w:marBottom w:val="0"/>
          <w:divBdr>
            <w:top w:val="none" w:sz="0" w:space="0" w:color="auto"/>
            <w:left w:val="none" w:sz="0" w:space="0" w:color="auto"/>
            <w:bottom w:val="none" w:sz="0" w:space="0" w:color="auto"/>
            <w:right w:val="none" w:sz="0" w:space="0" w:color="auto"/>
          </w:divBdr>
        </w:div>
        <w:div w:id="876233568">
          <w:marLeft w:val="0"/>
          <w:marRight w:val="0"/>
          <w:marTop w:val="0"/>
          <w:marBottom w:val="0"/>
          <w:divBdr>
            <w:top w:val="none" w:sz="0" w:space="0" w:color="auto"/>
            <w:left w:val="none" w:sz="0" w:space="0" w:color="auto"/>
            <w:bottom w:val="none" w:sz="0" w:space="0" w:color="auto"/>
            <w:right w:val="none" w:sz="0" w:space="0" w:color="auto"/>
          </w:divBdr>
        </w:div>
        <w:div w:id="1762797649">
          <w:marLeft w:val="0"/>
          <w:marRight w:val="0"/>
          <w:marTop w:val="0"/>
          <w:marBottom w:val="0"/>
          <w:divBdr>
            <w:top w:val="none" w:sz="0" w:space="0" w:color="auto"/>
            <w:left w:val="none" w:sz="0" w:space="0" w:color="auto"/>
            <w:bottom w:val="none" w:sz="0" w:space="0" w:color="auto"/>
            <w:right w:val="none" w:sz="0" w:space="0" w:color="auto"/>
          </w:divBdr>
        </w:div>
        <w:div w:id="852767146">
          <w:marLeft w:val="0"/>
          <w:marRight w:val="0"/>
          <w:marTop w:val="0"/>
          <w:marBottom w:val="0"/>
          <w:divBdr>
            <w:top w:val="none" w:sz="0" w:space="0" w:color="auto"/>
            <w:left w:val="none" w:sz="0" w:space="0" w:color="auto"/>
            <w:bottom w:val="none" w:sz="0" w:space="0" w:color="auto"/>
            <w:right w:val="none" w:sz="0" w:space="0" w:color="auto"/>
          </w:divBdr>
        </w:div>
        <w:div w:id="1375621939">
          <w:marLeft w:val="0"/>
          <w:marRight w:val="0"/>
          <w:marTop w:val="0"/>
          <w:marBottom w:val="0"/>
          <w:divBdr>
            <w:top w:val="none" w:sz="0" w:space="0" w:color="auto"/>
            <w:left w:val="none" w:sz="0" w:space="0" w:color="auto"/>
            <w:bottom w:val="none" w:sz="0" w:space="0" w:color="auto"/>
            <w:right w:val="none" w:sz="0" w:space="0" w:color="auto"/>
          </w:divBdr>
        </w:div>
        <w:div w:id="1894076150">
          <w:marLeft w:val="0"/>
          <w:marRight w:val="0"/>
          <w:marTop w:val="0"/>
          <w:marBottom w:val="0"/>
          <w:divBdr>
            <w:top w:val="none" w:sz="0" w:space="0" w:color="auto"/>
            <w:left w:val="none" w:sz="0" w:space="0" w:color="auto"/>
            <w:bottom w:val="none" w:sz="0" w:space="0" w:color="auto"/>
            <w:right w:val="none" w:sz="0" w:space="0" w:color="auto"/>
          </w:divBdr>
        </w:div>
        <w:div w:id="1622765903">
          <w:marLeft w:val="0"/>
          <w:marRight w:val="0"/>
          <w:marTop w:val="0"/>
          <w:marBottom w:val="0"/>
          <w:divBdr>
            <w:top w:val="none" w:sz="0" w:space="0" w:color="auto"/>
            <w:left w:val="none" w:sz="0" w:space="0" w:color="auto"/>
            <w:bottom w:val="none" w:sz="0" w:space="0" w:color="auto"/>
            <w:right w:val="none" w:sz="0" w:space="0" w:color="auto"/>
          </w:divBdr>
        </w:div>
        <w:div w:id="527304585">
          <w:marLeft w:val="0"/>
          <w:marRight w:val="0"/>
          <w:marTop w:val="0"/>
          <w:marBottom w:val="0"/>
          <w:divBdr>
            <w:top w:val="none" w:sz="0" w:space="0" w:color="auto"/>
            <w:left w:val="none" w:sz="0" w:space="0" w:color="auto"/>
            <w:bottom w:val="none" w:sz="0" w:space="0" w:color="auto"/>
            <w:right w:val="none" w:sz="0" w:space="0" w:color="auto"/>
          </w:divBdr>
        </w:div>
        <w:div w:id="535893992">
          <w:marLeft w:val="0"/>
          <w:marRight w:val="0"/>
          <w:marTop w:val="0"/>
          <w:marBottom w:val="0"/>
          <w:divBdr>
            <w:top w:val="none" w:sz="0" w:space="0" w:color="auto"/>
            <w:left w:val="none" w:sz="0" w:space="0" w:color="auto"/>
            <w:bottom w:val="none" w:sz="0" w:space="0" w:color="auto"/>
            <w:right w:val="none" w:sz="0" w:space="0" w:color="auto"/>
          </w:divBdr>
        </w:div>
        <w:div w:id="770006184">
          <w:marLeft w:val="0"/>
          <w:marRight w:val="0"/>
          <w:marTop w:val="0"/>
          <w:marBottom w:val="0"/>
          <w:divBdr>
            <w:top w:val="none" w:sz="0" w:space="0" w:color="auto"/>
            <w:left w:val="none" w:sz="0" w:space="0" w:color="auto"/>
            <w:bottom w:val="none" w:sz="0" w:space="0" w:color="auto"/>
            <w:right w:val="none" w:sz="0" w:space="0" w:color="auto"/>
          </w:divBdr>
        </w:div>
        <w:div w:id="715129894">
          <w:marLeft w:val="0"/>
          <w:marRight w:val="0"/>
          <w:marTop w:val="0"/>
          <w:marBottom w:val="0"/>
          <w:divBdr>
            <w:top w:val="none" w:sz="0" w:space="0" w:color="auto"/>
            <w:left w:val="none" w:sz="0" w:space="0" w:color="auto"/>
            <w:bottom w:val="none" w:sz="0" w:space="0" w:color="auto"/>
            <w:right w:val="none" w:sz="0" w:space="0" w:color="auto"/>
          </w:divBdr>
        </w:div>
        <w:div w:id="830170845">
          <w:marLeft w:val="0"/>
          <w:marRight w:val="0"/>
          <w:marTop w:val="0"/>
          <w:marBottom w:val="0"/>
          <w:divBdr>
            <w:top w:val="none" w:sz="0" w:space="0" w:color="auto"/>
            <w:left w:val="none" w:sz="0" w:space="0" w:color="auto"/>
            <w:bottom w:val="none" w:sz="0" w:space="0" w:color="auto"/>
            <w:right w:val="none" w:sz="0" w:space="0" w:color="auto"/>
          </w:divBdr>
        </w:div>
        <w:div w:id="1537696544">
          <w:marLeft w:val="0"/>
          <w:marRight w:val="0"/>
          <w:marTop w:val="0"/>
          <w:marBottom w:val="0"/>
          <w:divBdr>
            <w:top w:val="none" w:sz="0" w:space="0" w:color="auto"/>
            <w:left w:val="none" w:sz="0" w:space="0" w:color="auto"/>
            <w:bottom w:val="none" w:sz="0" w:space="0" w:color="auto"/>
            <w:right w:val="none" w:sz="0" w:space="0" w:color="auto"/>
          </w:divBdr>
        </w:div>
        <w:div w:id="1776444407">
          <w:marLeft w:val="0"/>
          <w:marRight w:val="0"/>
          <w:marTop w:val="0"/>
          <w:marBottom w:val="0"/>
          <w:divBdr>
            <w:top w:val="none" w:sz="0" w:space="0" w:color="auto"/>
            <w:left w:val="none" w:sz="0" w:space="0" w:color="auto"/>
            <w:bottom w:val="none" w:sz="0" w:space="0" w:color="auto"/>
            <w:right w:val="none" w:sz="0" w:space="0" w:color="auto"/>
          </w:divBdr>
        </w:div>
        <w:div w:id="598101798">
          <w:marLeft w:val="0"/>
          <w:marRight w:val="0"/>
          <w:marTop w:val="0"/>
          <w:marBottom w:val="0"/>
          <w:divBdr>
            <w:top w:val="none" w:sz="0" w:space="0" w:color="auto"/>
            <w:left w:val="none" w:sz="0" w:space="0" w:color="auto"/>
            <w:bottom w:val="none" w:sz="0" w:space="0" w:color="auto"/>
            <w:right w:val="none" w:sz="0" w:space="0" w:color="auto"/>
          </w:divBdr>
        </w:div>
        <w:div w:id="260770963">
          <w:marLeft w:val="0"/>
          <w:marRight w:val="0"/>
          <w:marTop w:val="0"/>
          <w:marBottom w:val="0"/>
          <w:divBdr>
            <w:top w:val="none" w:sz="0" w:space="0" w:color="auto"/>
            <w:left w:val="none" w:sz="0" w:space="0" w:color="auto"/>
            <w:bottom w:val="none" w:sz="0" w:space="0" w:color="auto"/>
            <w:right w:val="none" w:sz="0" w:space="0" w:color="auto"/>
          </w:divBdr>
        </w:div>
        <w:div w:id="1638756845">
          <w:marLeft w:val="0"/>
          <w:marRight w:val="0"/>
          <w:marTop w:val="0"/>
          <w:marBottom w:val="0"/>
          <w:divBdr>
            <w:top w:val="none" w:sz="0" w:space="0" w:color="auto"/>
            <w:left w:val="none" w:sz="0" w:space="0" w:color="auto"/>
            <w:bottom w:val="none" w:sz="0" w:space="0" w:color="auto"/>
            <w:right w:val="none" w:sz="0" w:space="0" w:color="auto"/>
          </w:divBdr>
        </w:div>
        <w:div w:id="1300191283">
          <w:marLeft w:val="0"/>
          <w:marRight w:val="0"/>
          <w:marTop w:val="0"/>
          <w:marBottom w:val="0"/>
          <w:divBdr>
            <w:top w:val="none" w:sz="0" w:space="0" w:color="auto"/>
            <w:left w:val="none" w:sz="0" w:space="0" w:color="auto"/>
            <w:bottom w:val="none" w:sz="0" w:space="0" w:color="auto"/>
            <w:right w:val="none" w:sz="0" w:space="0" w:color="auto"/>
          </w:divBdr>
        </w:div>
        <w:div w:id="749933994">
          <w:marLeft w:val="0"/>
          <w:marRight w:val="0"/>
          <w:marTop w:val="0"/>
          <w:marBottom w:val="0"/>
          <w:divBdr>
            <w:top w:val="none" w:sz="0" w:space="0" w:color="auto"/>
            <w:left w:val="none" w:sz="0" w:space="0" w:color="auto"/>
            <w:bottom w:val="none" w:sz="0" w:space="0" w:color="auto"/>
            <w:right w:val="none" w:sz="0" w:space="0" w:color="auto"/>
          </w:divBdr>
        </w:div>
        <w:div w:id="692846899">
          <w:marLeft w:val="0"/>
          <w:marRight w:val="0"/>
          <w:marTop w:val="0"/>
          <w:marBottom w:val="0"/>
          <w:divBdr>
            <w:top w:val="none" w:sz="0" w:space="0" w:color="auto"/>
            <w:left w:val="none" w:sz="0" w:space="0" w:color="auto"/>
            <w:bottom w:val="none" w:sz="0" w:space="0" w:color="auto"/>
            <w:right w:val="none" w:sz="0" w:space="0" w:color="auto"/>
          </w:divBdr>
        </w:div>
        <w:div w:id="171799273">
          <w:marLeft w:val="0"/>
          <w:marRight w:val="0"/>
          <w:marTop w:val="0"/>
          <w:marBottom w:val="0"/>
          <w:divBdr>
            <w:top w:val="none" w:sz="0" w:space="0" w:color="auto"/>
            <w:left w:val="none" w:sz="0" w:space="0" w:color="auto"/>
            <w:bottom w:val="none" w:sz="0" w:space="0" w:color="auto"/>
            <w:right w:val="none" w:sz="0" w:space="0" w:color="auto"/>
          </w:divBdr>
        </w:div>
        <w:div w:id="1867206501">
          <w:marLeft w:val="0"/>
          <w:marRight w:val="0"/>
          <w:marTop w:val="0"/>
          <w:marBottom w:val="0"/>
          <w:divBdr>
            <w:top w:val="none" w:sz="0" w:space="0" w:color="auto"/>
            <w:left w:val="none" w:sz="0" w:space="0" w:color="auto"/>
            <w:bottom w:val="none" w:sz="0" w:space="0" w:color="auto"/>
            <w:right w:val="none" w:sz="0" w:space="0" w:color="auto"/>
          </w:divBdr>
        </w:div>
        <w:div w:id="36130820">
          <w:marLeft w:val="0"/>
          <w:marRight w:val="0"/>
          <w:marTop w:val="0"/>
          <w:marBottom w:val="0"/>
          <w:divBdr>
            <w:top w:val="none" w:sz="0" w:space="0" w:color="auto"/>
            <w:left w:val="none" w:sz="0" w:space="0" w:color="auto"/>
            <w:bottom w:val="none" w:sz="0" w:space="0" w:color="auto"/>
            <w:right w:val="none" w:sz="0" w:space="0" w:color="auto"/>
          </w:divBdr>
        </w:div>
        <w:div w:id="1011684635">
          <w:marLeft w:val="0"/>
          <w:marRight w:val="0"/>
          <w:marTop w:val="0"/>
          <w:marBottom w:val="0"/>
          <w:divBdr>
            <w:top w:val="none" w:sz="0" w:space="0" w:color="auto"/>
            <w:left w:val="none" w:sz="0" w:space="0" w:color="auto"/>
            <w:bottom w:val="none" w:sz="0" w:space="0" w:color="auto"/>
            <w:right w:val="none" w:sz="0" w:space="0" w:color="auto"/>
          </w:divBdr>
        </w:div>
        <w:div w:id="1153762283">
          <w:marLeft w:val="0"/>
          <w:marRight w:val="0"/>
          <w:marTop w:val="0"/>
          <w:marBottom w:val="0"/>
          <w:divBdr>
            <w:top w:val="none" w:sz="0" w:space="0" w:color="auto"/>
            <w:left w:val="none" w:sz="0" w:space="0" w:color="auto"/>
            <w:bottom w:val="none" w:sz="0" w:space="0" w:color="auto"/>
            <w:right w:val="none" w:sz="0" w:space="0" w:color="auto"/>
          </w:divBdr>
        </w:div>
        <w:div w:id="1686320959">
          <w:marLeft w:val="0"/>
          <w:marRight w:val="0"/>
          <w:marTop w:val="0"/>
          <w:marBottom w:val="0"/>
          <w:divBdr>
            <w:top w:val="none" w:sz="0" w:space="0" w:color="auto"/>
            <w:left w:val="none" w:sz="0" w:space="0" w:color="auto"/>
            <w:bottom w:val="none" w:sz="0" w:space="0" w:color="auto"/>
            <w:right w:val="none" w:sz="0" w:space="0" w:color="auto"/>
          </w:divBdr>
        </w:div>
        <w:div w:id="326834306">
          <w:marLeft w:val="0"/>
          <w:marRight w:val="0"/>
          <w:marTop w:val="0"/>
          <w:marBottom w:val="0"/>
          <w:divBdr>
            <w:top w:val="none" w:sz="0" w:space="0" w:color="auto"/>
            <w:left w:val="none" w:sz="0" w:space="0" w:color="auto"/>
            <w:bottom w:val="none" w:sz="0" w:space="0" w:color="auto"/>
            <w:right w:val="none" w:sz="0" w:space="0" w:color="auto"/>
          </w:divBdr>
        </w:div>
        <w:div w:id="848326021">
          <w:marLeft w:val="0"/>
          <w:marRight w:val="0"/>
          <w:marTop w:val="0"/>
          <w:marBottom w:val="0"/>
          <w:divBdr>
            <w:top w:val="none" w:sz="0" w:space="0" w:color="auto"/>
            <w:left w:val="none" w:sz="0" w:space="0" w:color="auto"/>
            <w:bottom w:val="none" w:sz="0" w:space="0" w:color="auto"/>
            <w:right w:val="none" w:sz="0" w:space="0" w:color="auto"/>
          </w:divBdr>
        </w:div>
        <w:div w:id="588006071">
          <w:marLeft w:val="0"/>
          <w:marRight w:val="0"/>
          <w:marTop w:val="0"/>
          <w:marBottom w:val="0"/>
          <w:divBdr>
            <w:top w:val="none" w:sz="0" w:space="0" w:color="auto"/>
            <w:left w:val="none" w:sz="0" w:space="0" w:color="auto"/>
            <w:bottom w:val="none" w:sz="0" w:space="0" w:color="auto"/>
            <w:right w:val="none" w:sz="0" w:space="0" w:color="auto"/>
          </w:divBdr>
        </w:div>
        <w:div w:id="2032759269">
          <w:marLeft w:val="0"/>
          <w:marRight w:val="0"/>
          <w:marTop w:val="0"/>
          <w:marBottom w:val="0"/>
          <w:divBdr>
            <w:top w:val="none" w:sz="0" w:space="0" w:color="auto"/>
            <w:left w:val="none" w:sz="0" w:space="0" w:color="auto"/>
            <w:bottom w:val="none" w:sz="0" w:space="0" w:color="auto"/>
            <w:right w:val="none" w:sz="0" w:space="0" w:color="auto"/>
          </w:divBdr>
        </w:div>
        <w:div w:id="82067207">
          <w:marLeft w:val="0"/>
          <w:marRight w:val="0"/>
          <w:marTop w:val="0"/>
          <w:marBottom w:val="0"/>
          <w:divBdr>
            <w:top w:val="none" w:sz="0" w:space="0" w:color="auto"/>
            <w:left w:val="none" w:sz="0" w:space="0" w:color="auto"/>
            <w:bottom w:val="none" w:sz="0" w:space="0" w:color="auto"/>
            <w:right w:val="none" w:sz="0" w:space="0" w:color="auto"/>
          </w:divBdr>
        </w:div>
        <w:div w:id="2140764207">
          <w:marLeft w:val="0"/>
          <w:marRight w:val="0"/>
          <w:marTop w:val="0"/>
          <w:marBottom w:val="0"/>
          <w:divBdr>
            <w:top w:val="none" w:sz="0" w:space="0" w:color="auto"/>
            <w:left w:val="none" w:sz="0" w:space="0" w:color="auto"/>
            <w:bottom w:val="none" w:sz="0" w:space="0" w:color="auto"/>
            <w:right w:val="none" w:sz="0" w:space="0" w:color="auto"/>
          </w:divBdr>
        </w:div>
        <w:div w:id="1184174842">
          <w:marLeft w:val="0"/>
          <w:marRight w:val="0"/>
          <w:marTop w:val="0"/>
          <w:marBottom w:val="0"/>
          <w:divBdr>
            <w:top w:val="none" w:sz="0" w:space="0" w:color="auto"/>
            <w:left w:val="none" w:sz="0" w:space="0" w:color="auto"/>
            <w:bottom w:val="none" w:sz="0" w:space="0" w:color="auto"/>
            <w:right w:val="none" w:sz="0" w:space="0" w:color="auto"/>
          </w:divBdr>
        </w:div>
        <w:div w:id="89785423">
          <w:marLeft w:val="0"/>
          <w:marRight w:val="0"/>
          <w:marTop w:val="0"/>
          <w:marBottom w:val="0"/>
          <w:divBdr>
            <w:top w:val="none" w:sz="0" w:space="0" w:color="auto"/>
            <w:left w:val="none" w:sz="0" w:space="0" w:color="auto"/>
            <w:bottom w:val="none" w:sz="0" w:space="0" w:color="auto"/>
            <w:right w:val="none" w:sz="0" w:space="0" w:color="auto"/>
          </w:divBdr>
        </w:div>
        <w:div w:id="1617447325">
          <w:marLeft w:val="0"/>
          <w:marRight w:val="0"/>
          <w:marTop w:val="0"/>
          <w:marBottom w:val="0"/>
          <w:divBdr>
            <w:top w:val="none" w:sz="0" w:space="0" w:color="auto"/>
            <w:left w:val="none" w:sz="0" w:space="0" w:color="auto"/>
            <w:bottom w:val="none" w:sz="0" w:space="0" w:color="auto"/>
            <w:right w:val="none" w:sz="0" w:space="0" w:color="auto"/>
          </w:divBdr>
        </w:div>
        <w:div w:id="716776675">
          <w:marLeft w:val="0"/>
          <w:marRight w:val="0"/>
          <w:marTop w:val="0"/>
          <w:marBottom w:val="0"/>
          <w:divBdr>
            <w:top w:val="none" w:sz="0" w:space="0" w:color="auto"/>
            <w:left w:val="none" w:sz="0" w:space="0" w:color="auto"/>
            <w:bottom w:val="none" w:sz="0" w:space="0" w:color="auto"/>
            <w:right w:val="none" w:sz="0" w:space="0" w:color="auto"/>
          </w:divBdr>
        </w:div>
        <w:div w:id="657078836">
          <w:marLeft w:val="0"/>
          <w:marRight w:val="0"/>
          <w:marTop w:val="0"/>
          <w:marBottom w:val="0"/>
          <w:divBdr>
            <w:top w:val="none" w:sz="0" w:space="0" w:color="auto"/>
            <w:left w:val="none" w:sz="0" w:space="0" w:color="auto"/>
            <w:bottom w:val="none" w:sz="0" w:space="0" w:color="auto"/>
            <w:right w:val="none" w:sz="0" w:space="0" w:color="auto"/>
          </w:divBdr>
        </w:div>
        <w:div w:id="1848248013">
          <w:marLeft w:val="0"/>
          <w:marRight w:val="0"/>
          <w:marTop w:val="0"/>
          <w:marBottom w:val="0"/>
          <w:divBdr>
            <w:top w:val="none" w:sz="0" w:space="0" w:color="auto"/>
            <w:left w:val="none" w:sz="0" w:space="0" w:color="auto"/>
            <w:bottom w:val="none" w:sz="0" w:space="0" w:color="auto"/>
            <w:right w:val="none" w:sz="0" w:space="0" w:color="auto"/>
          </w:divBdr>
        </w:div>
        <w:div w:id="20669091">
          <w:marLeft w:val="0"/>
          <w:marRight w:val="0"/>
          <w:marTop w:val="0"/>
          <w:marBottom w:val="0"/>
          <w:divBdr>
            <w:top w:val="none" w:sz="0" w:space="0" w:color="auto"/>
            <w:left w:val="none" w:sz="0" w:space="0" w:color="auto"/>
            <w:bottom w:val="none" w:sz="0" w:space="0" w:color="auto"/>
            <w:right w:val="none" w:sz="0" w:space="0" w:color="auto"/>
          </w:divBdr>
        </w:div>
        <w:div w:id="543250470">
          <w:marLeft w:val="0"/>
          <w:marRight w:val="0"/>
          <w:marTop w:val="0"/>
          <w:marBottom w:val="0"/>
          <w:divBdr>
            <w:top w:val="none" w:sz="0" w:space="0" w:color="auto"/>
            <w:left w:val="none" w:sz="0" w:space="0" w:color="auto"/>
            <w:bottom w:val="none" w:sz="0" w:space="0" w:color="auto"/>
            <w:right w:val="none" w:sz="0" w:space="0" w:color="auto"/>
          </w:divBdr>
        </w:div>
        <w:div w:id="1103646476">
          <w:marLeft w:val="0"/>
          <w:marRight w:val="0"/>
          <w:marTop w:val="0"/>
          <w:marBottom w:val="0"/>
          <w:divBdr>
            <w:top w:val="none" w:sz="0" w:space="0" w:color="auto"/>
            <w:left w:val="none" w:sz="0" w:space="0" w:color="auto"/>
            <w:bottom w:val="none" w:sz="0" w:space="0" w:color="auto"/>
            <w:right w:val="none" w:sz="0" w:space="0" w:color="auto"/>
          </w:divBdr>
        </w:div>
        <w:div w:id="591821802">
          <w:marLeft w:val="0"/>
          <w:marRight w:val="0"/>
          <w:marTop w:val="0"/>
          <w:marBottom w:val="0"/>
          <w:divBdr>
            <w:top w:val="none" w:sz="0" w:space="0" w:color="auto"/>
            <w:left w:val="none" w:sz="0" w:space="0" w:color="auto"/>
            <w:bottom w:val="none" w:sz="0" w:space="0" w:color="auto"/>
            <w:right w:val="none" w:sz="0" w:space="0" w:color="auto"/>
          </w:divBdr>
        </w:div>
        <w:div w:id="1981574245">
          <w:marLeft w:val="0"/>
          <w:marRight w:val="0"/>
          <w:marTop w:val="0"/>
          <w:marBottom w:val="0"/>
          <w:divBdr>
            <w:top w:val="none" w:sz="0" w:space="0" w:color="auto"/>
            <w:left w:val="none" w:sz="0" w:space="0" w:color="auto"/>
            <w:bottom w:val="none" w:sz="0" w:space="0" w:color="auto"/>
            <w:right w:val="none" w:sz="0" w:space="0" w:color="auto"/>
          </w:divBdr>
        </w:div>
        <w:div w:id="80836694">
          <w:marLeft w:val="0"/>
          <w:marRight w:val="0"/>
          <w:marTop w:val="0"/>
          <w:marBottom w:val="0"/>
          <w:divBdr>
            <w:top w:val="none" w:sz="0" w:space="0" w:color="auto"/>
            <w:left w:val="none" w:sz="0" w:space="0" w:color="auto"/>
            <w:bottom w:val="none" w:sz="0" w:space="0" w:color="auto"/>
            <w:right w:val="none" w:sz="0" w:space="0" w:color="auto"/>
          </w:divBdr>
        </w:div>
        <w:div w:id="930966287">
          <w:marLeft w:val="0"/>
          <w:marRight w:val="0"/>
          <w:marTop w:val="0"/>
          <w:marBottom w:val="0"/>
          <w:divBdr>
            <w:top w:val="none" w:sz="0" w:space="0" w:color="auto"/>
            <w:left w:val="none" w:sz="0" w:space="0" w:color="auto"/>
            <w:bottom w:val="none" w:sz="0" w:space="0" w:color="auto"/>
            <w:right w:val="none" w:sz="0" w:space="0" w:color="auto"/>
          </w:divBdr>
        </w:div>
        <w:div w:id="1337028081">
          <w:marLeft w:val="0"/>
          <w:marRight w:val="0"/>
          <w:marTop w:val="0"/>
          <w:marBottom w:val="0"/>
          <w:divBdr>
            <w:top w:val="none" w:sz="0" w:space="0" w:color="auto"/>
            <w:left w:val="none" w:sz="0" w:space="0" w:color="auto"/>
            <w:bottom w:val="none" w:sz="0" w:space="0" w:color="auto"/>
            <w:right w:val="none" w:sz="0" w:space="0" w:color="auto"/>
          </w:divBdr>
        </w:div>
        <w:div w:id="1502698247">
          <w:marLeft w:val="0"/>
          <w:marRight w:val="0"/>
          <w:marTop w:val="0"/>
          <w:marBottom w:val="0"/>
          <w:divBdr>
            <w:top w:val="none" w:sz="0" w:space="0" w:color="auto"/>
            <w:left w:val="none" w:sz="0" w:space="0" w:color="auto"/>
            <w:bottom w:val="none" w:sz="0" w:space="0" w:color="auto"/>
            <w:right w:val="none" w:sz="0" w:space="0" w:color="auto"/>
          </w:divBdr>
        </w:div>
        <w:div w:id="762067468">
          <w:marLeft w:val="0"/>
          <w:marRight w:val="0"/>
          <w:marTop w:val="0"/>
          <w:marBottom w:val="0"/>
          <w:divBdr>
            <w:top w:val="none" w:sz="0" w:space="0" w:color="auto"/>
            <w:left w:val="none" w:sz="0" w:space="0" w:color="auto"/>
            <w:bottom w:val="none" w:sz="0" w:space="0" w:color="auto"/>
            <w:right w:val="none" w:sz="0" w:space="0" w:color="auto"/>
          </w:divBdr>
        </w:div>
        <w:div w:id="115149108">
          <w:marLeft w:val="0"/>
          <w:marRight w:val="0"/>
          <w:marTop w:val="0"/>
          <w:marBottom w:val="0"/>
          <w:divBdr>
            <w:top w:val="none" w:sz="0" w:space="0" w:color="auto"/>
            <w:left w:val="none" w:sz="0" w:space="0" w:color="auto"/>
            <w:bottom w:val="none" w:sz="0" w:space="0" w:color="auto"/>
            <w:right w:val="none" w:sz="0" w:space="0" w:color="auto"/>
          </w:divBdr>
        </w:div>
        <w:div w:id="486363647">
          <w:marLeft w:val="0"/>
          <w:marRight w:val="0"/>
          <w:marTop w:val="0"/>
          <w:marBottom w:val="0"/>
          <w:divBdr>
            <w:top w:val="none" w:sz="0" w:space="0" w:color="auto"/>
            <w:left w:val="none" w:sz="0" w:space="0" w:color="auto"/>
            <w:bottom w:val="none" w:sz="0" w:space="0" w:color="auto"/>
            <w:right w:val="none" w:sz="0" w:space="0" w:color="auto"/>
          </w:divBdr>
        </w:div>
        <w:div w:id="1056121518">
          <w:marLeft w:val="0"/>
          <w:marRight w:val="0"/>
          <w:marTop w:val="0"/>
          <w:marBottom w:val="0"/>
          <w:divBdr>
            <w:top w:val="none" w:sz="0" w:space="0" w:color="auto"/>
            <w:left w:val="none" w:sz="0" w:space="0" w:color="auto"/>
            <w:bottom w:val="none" w:sz="0" w:space="0" w:color="auto"/>
            <w:right w:val="none" w:sz="0" w:space="0" w:color="auto"/>
          </w:divBdr>
        </w:div>
        <w:div w:id="1832717101">
          <w:marLeft w:val="0"/>
          <w:marRight w:val="0"/>
          <w:marTop w:val="0"/>
          <w:marBottom w:val="0"/>
          <w:divBdr>
            <w:top w:val="none" w:sz="0" w:space="0" w:color="auto"/>
            <w:left w:val="none" w:sz="0" w:space="0" w:color="auto"/>
            <w:bottom w:val="none" w:sz="0" w:space="0" w:color="auto"/>
            <w:right w:val="none" w:sz="0" w:space="0" w:color="auto"/>
          </w:divBdr>
        </w:div>
        <w:div w:id="1406145613">
          <w:marLeft w:val="0"/>
          <w:marRight w:val="0"/>
          <w:marTop w:val="0"/>
          <w:marBottom w:val="0"/>
          <w:divBdr>
            <w:top w:val="none" w:sz="0" w:space="0" w:color="auto"/>
            <w:left w:val="none" w:sz="0" w:space="0" w:color="auto"/>
            <w:bottom w:val="none" w:sz="0" w:space="0" w:color="auto"/>
            <w:right w:val="none" w:sz="0" w:space="0" w:color="auto"/>
          </w:divBdr>
        </w:div>
        <w:div w:id="1723862717">
          <w:marLeft w:val="0"/>
          <w:marRight w:val="0"/>
          <w:marTop w:val="0"/>
          <w:marBottom w:val="0"/>
          <w:divBdr>
            <w:top w:val="none" w:sz="0" w:space="0" w:color="auto"/>
            <w:left w:val="none" w:sz="0" w:space="0" w:color="auto"/>
            <w:bottom w:val="none" w:sz="0" w:space="0" w:color="auto"/>
            <w:right w:val="none" w:sz="0" w:space="0" w:color="auto"/>
          </w:divBdr>
        </w:div>
        <w:div w:id="1698237281">
          <w:marLeft w:val="0"/>
          <w:marRight w:val="0"/>
          <w:marTop w:val="0"/>
          <w:marBottom w:val="0"/>
          <w:divBdr>
            <w:top w:val="none" w:sz="0" w:space="0" w:color="auto"/>
            <w:left w:val="none" w:sz="0" w:space="0" w:color="auto"/>
            <w:bottom w:val="none" w:sz="0" w:space="0" w:color="auto"/>
            <w:right w:val="none" w:sz="0" w:space="0" w:color="auto"/>
          </w:divBdr>
        </w:div>
        <w:div w:id="520512204">
          <w:marLeft w:val="0"/>
          <w:marRight w:val="0"/>
          <w:marTop w:val="0"/>
          <w:marBottom w:val="0"/>
          <w:divBdr>
            <w:top w:val="none" w:sz="0" w:space="0" w:color="auto"/>
            <w:left w:val="none" w:sz="0" w:space="0" w:color="auto"/>
            <w:bottom w:val="none" w:sz="0" w:space="0" w:color="auto"/>
            <w:right w:val="none" w:sz="0" w:space="0" w:color="auto"/>
          </w:divBdr>
        </w:div>
        <w:div w:id="1209611090">
          <w:marLeft w:val="0"/>
          <w:marRight w:val="0"/>
          <w:marTop w:val="0"/>
          <w:marBottom w:val="0"/>
          <w:divBdr>
            <w:top w:val="none" w:sz="0" w:space="0" w:color="auto"/>
            <w:left w:val="none" w:sz="0" w:space="0" w:color="auto"/>
            <w:bottom w:val="none" w:sz="0" w:space="0" w:color="auto"/>
            <w:right w:val="none" w:sz="0" w:space="0" w:color="auto"/>
          </w:divBdr>
        </w:div>
        <w:div w:id="1751926865">
          <w:marLeft w:val="0"/>
          <w:marRight w:val="0"/>
          <w:marTop w:val="0"/>
          <w:marBottom w:val="0"/>
          <w:divBdr>
            <w:top w:val="none" w:sz="0" w:space="0" w:color="auto"/>
            <w:left w:val="none" w:sz="0" w:space="0" w:color="auto"/>
            <w:bottom w:val="none" w:sz="0" w:space="0" w:color="auto"/>
            <w:right w:val="none" w:sz="0" w:space="0" w:color="auto"/>
          </w:divBdr>
        </w:div>
        <w:div w:id="1672827941">
          <w:marLeft w:val="0"/>
          <w:marRight w:val="0"/>
          <w:marTop w:val="0"/>
          <w:marBottom w:val="0"/>
          <w:divBdr>
            <w:top w:val="none" w:sz="0" w:space="0" w:color="auto"/>
            <w:left w:val="none" w:sz="0" w:space="0" w:color="auto"/>
            <w:bottom w:val="none" w:sz="0" w:space="0" w:color="auto"/>
            <w:right w:val="none" w:sz="0" w:space="0" w:color="auto"/>
          </w:divBdr>
        </w:div>
        <w:div w:id="744112380">
          <w:marLeft w:val="0"/>
          <w:marRight w:val="0"/>
          <w:marTop w:val="0"/>
          <w:marBottom w:val="0"/>
          <w:divBdr>
            <w:top w:val="none" w:sz="0" w:space="0" w:color="auto"/>
            <w:left w:val="none" w:sz="0" w:space="0" w:color="auto"/>
            <w:bottom w:val="none" w:sz="0" w:space="0" w:color="auto"/>
            <w:right w:val="none" w:sz="0" w:space="0" w:color="auto"/>
          </w:divBdr>
        </w:div>
        <w:div w:id="515771513">
          <w:marLeft w:val="0"/>
          <w:marRight w:val="0"/>
          <w:marTop w:val="0"/>
          <w:marBottom w:val="0"/>
          <w:divBdr>
            <w:top w:val="none" w:sz="0" w:space="0" w:color="auto"/>
            <w:left w:val="none" w:sz="0" w:space="0" w:color="auto"/>
            <w:bottom w:val="none" w:sz="0" w:space="0" w:color="auto"/>
            <w:right w:val="none" w:sz="0" w:space="0" w:color="auto"/>
          </w:divBdr>
        </w:div>
        <w:div w:id="209339324">
          <w:marLeft w:val="0"/>
          <w:marRight w:val="0"/>
          <w:marTop w:val="0"/>
          <w:marBottom w:val="0"/>
          <w:divBdr>
            <w:top w:val="none" w:sz="0" w:space="0" w:color="auto"/>
            <w:left w:val="none" w:sz="0" w:space="0" w:color="auto"/>
            <w:bottom w:val="none" w:sz="0" w:space="0" w:color="auto"/>
            <w:right w:val="none" w:sz="0" w:space="0" w:color="auto"/>
          </w:divBdr>
        </w:div>
        <w:div w:id="450904870">
          <w:marLeft w:val="0"/>
          <w:marRight w:val="0"/>
          <w:marTop w:val="0"/>
          <w:marBottom w:val="0"/>
          <w:divBdr>
            <w:top w:val="none" w:sz="0" w:space="0" w:color="auto"/>
            <w:left w:val="none" w:sz="0" w:space="0" w:color="auto"/>
            <w:bottom w:val="none" w:sz="0" w:space="0" w:color="auto"/>
            <w:right w:val="none" w:sz="0" w:space="0" w:color="auto"/>
          </w:divBdr>
        </w:div>
        <w:div w:id="357320795">
          <w:marLeft w:val="0"/>
          <w:marRight w:val="0"/>
          <w:marTop w:val="0"/>
          <w:marBottom w:val="0"/>
          <w:divBdr>
            <w:top w:val="none" w:sz="0" w:space="0" w:color="auto"/>
            <w:left w:val="none" w:sz="0" w:space="0" w:color="auto"/>
            <w:bottom w:val="none" w:sz="0" w:space="0" w:color="auto"/>
            <w:right w:val="none" w:sz="0" w:space="0" w:color="auto"/>
          </w:divBdr>
        </w:div>
        <w:div w:id="1434058874">
          <w:marLeft w:val="0"/>
          <w:marRight w:val="0"/>
          <w:marTop w:val="0"/>
          <w:marBottom w:val="0"/>
          <w:divBdr>
            <w:top w:val="none" w:sz="0" w:space="0" w:color="auto"/>
            <w:left w:val="none" w:sz="0" w:space="0" w:color="auto"/>
            <w:bottom w:val="none" w:sz="0" w:space="0" w:color="auto"/>
            <w:right w:val="none" w:sz="0" w:space="0" w:color="auto"/>
          </w:divBdr>
        </w:div>
        <w:div w:id="1632859609">
          <w:marLeft w:val="0"/>
          <w:marRight w:val="0"/>
          <w:marTop w:val="0"/>
          <w:marBottom w:val="0"/>
          <w:divBdr>
            <w:top w:val="none" w:sz="0" w:space="0" w:color="auto"/>
            <w:left w:val="none" w:sz="0" w:space="0" w:color="auto"/>
            <w:bottom w:val="none" w:sz="0" w:space="0" w:color="auto"/>
            <w:right w:val="none" w:sz="0" w:space="0" w:color="auto"/>
          </w:divBdr>
        </w:div>
        <w:div w:id="861089015">
          <w:marLeft w:val="0"/>
          <w:marRight w:val="0"/>
          <w:marTop w:val="0"/>
          <w:marBottom w:val="0"/>
          <w:divBdr>
            <w:top w:val="none" w:sz="0" w:space="0" w:color="auto"/>
            <w:left w:val="none" w:sz="0" w:space="0" w:color="auto"/>
            <w:bottom w:val="none" w:sz="0" w:space="0" w:color="auto"/>
            <w:right w:val="none" w:sz="0" w:space="0" w:color="auto"/>
          </w:divBdr>
        </w:div>
        <w:div w:id="520435192">
          <w:marLeft w:val="0"/>
          <w:marRight w:val="0"/>
          <w:marTop w:val="0"/>
          <w:marBottom w:val="0"/>
          <w:divBdr>
            <w:top w:val="none" w:sz="0" w:space="0" w:color="auto"/>
            <w:left w:val="none" w:sz="0" w:space="0" w:color="auto"/>
            <w:bottom w:val="none" w:sz="0" w:space="0" w:color="auto"/>
            <w:right w:val="none" w:sz="0" w:space="0" w:color="auto"/>
          </w:divBdr>
        </w:div>
        <w:div w:id="1895726782">
          <w:marLeft w:val="0"/>
          <w:marRight w:val="0"/>
          <w:marTop w:val="0"/>
          <w:marBottom w:val="0"/>
          <w:divBdr>
            <w:top w:val="none" w:sz="0" w:space="0" w:color="auto"/>
            <w:left w:val="none" w:sz="0" w:space="0" w:color="auto"/>
            <w:bottom w:val="none" w:sz="0" w:space="0" w:color="auto"/>
            <w:right w:val="none" w:sz="0" w:space="0" w:color="auto"/>
          </w:divBdr>
        </w:div>
        <w:div w:id="1935240495">
          <w:marLeft w:val="0"/>
          <w:marRight w:val="0"/>
          <w:marTop w:val="0"/>
          <w:marBottom w:val="0"/>
          <w:divBdr>
            <w:top w:val="none" w:sz="0" w:space="0" w:color="auto"/>
            <w:left w:val="none" w:sz="0" w:space="0" w:color="auto"/>
            <w:bottom w:val="none" w:sz="0" w:space="0" w:color="auto"/>
            <w:right w:val="none" w:sz="0" w:space="0" w:color="auto"/>
          </w:divBdr>
        </w:div>
        <w:div w:id="1089885506">
          <w:marLeft w:val="0"/>
          <w:marRight w:val="0"/>
          <w:marTop w:val="0"/>
          <w:marBottom w:val="0"/>
          <w:divBdr>
            <w:top w:val="none" w:sz="0" w:space="0" w:color="auto"/>
            <w:left w:val="none" w:sz="0" w:space="0" w:color="auto"/>
            <w:bottom w:val="none" w:sz="0" w:space="0" w:color="auto"/>
            <w:right w:val="none" w:sz="0" w:space="0" w:color="auto"/>
          </w:divBdr>
        </w:div>
        <w:div w:id="1673988010">
          <w:marLeft w:val="0"/>
          <w:marRight w:val="0"/>
          <w:marTop w:val="0"/>
          <w:marBottom w:val="0"/>
          <w:divBdr>
            <w:top w:val="none" w:sz="0" w:space="0" w:color="auto"/>
            <w:left w:val="none" w:sz="0" w:space="0" w:color="auto"/>
            <w:bottom w:val="none" w:sz="0" w:space="0" w:color="auto"/>
            <w:right w:val="none" w:sz="0" w:space="0" w:color="auto"/>
          </w:divBdr>
        </w:div>
        <w:div w:id="14506043">
          <w:marLeft w:val="0"/>
          <w:marRight w:val="0"/>
          <w:marTop w:val="0"/>
          <w:marBottom w:val="0"/>
          <w:divBdr>
            <w:top w:val="none" w:sz="0" w:space="0" w:color="auto"/>
            <w:left w:val="none" w:sz="0" w:space="0" w:color="auto"/>
            <w:bottom w:val="none" w:sz="0" w:space="0" w:color="auto"/>
            <w:right w:val="none" w:sz="0" w:space="0" w:color="auto"/>
          </w:divBdr>
        </w:div>
        <w:div w:id="2064979163">
          <w:marLeft w:val="0"/>
          <w:marRight w:val="0"/>
          <w:marTop w:val="0"/>
          <w:marBottom w:val="0"/>
          <w:divBdr>
            <w:top w:val="none" w:sz="0" w:space="0" w:color="auto"/>
            <w:left w:val="none" w:sz="0" w:space="0" w:color="auto"/>
            <w:bottom w:val="none" w:sz="0" w:space="0" w:color="auto"/>
            <w:right w:val="none" w:sz="0" w:space="0" w:color="auto"/>
          </w:divBdr>
        </w:div>
        <w:div w:id="722799953">
          <w:marLeft w:val="0"/>
          <w:marRight w:val="0"/>
          <w:marTop w:val="0"/>
          <w:marBottom w:val="0"/>
          <w:divBdr>
            <w:top w:val="none" w:sz="0" w:space="0" w:color="auto"/>
            <w:left w:val="none" w:sz="0" w:space="0" w:color="auto"/>
            <w:bottom w:val="none" w:sz="0" w:space="0" w:color="auto"/>
            <w:right w:val="none" w:sz="0" w:space="0" w:color="auto"/>
          </w:divBdr>
        </w:div>
        <w:div w:id="1581672311">
          <w:marLeft w:val="0"/>
          <w:marRight w:val="0"/>
          <w:marTop w:val="0"/>
          <w:marBottom w:val="0"/>
          <w:divBdr>
            <w:top w:val="none" w:sz="0" w:space="0" w:color="auto"/>
            <w:left w:val="none" w:sz="0" w:space="0" w:color="auto"/>
            <w:bottom w:val="none" w:sz="0" w:space="0" w:color="auto"/>
            <w:right w:val="none" w:sz="0" w:space="0" w:color="auto"/>
          </w:divBdr>
        </w:div>
        <w:div w:id="1621955118">
          <w:marLeft w:val="0"/>
          <w:marRight w:val="0"/>
          <w:marTop w:val="0"/>
          <w:marBottom w:val="0"/>
          <w:divBdr>
            <w:top w:val="none" w:sz="0" w:space="0" w:color="auto"/>
            <w:left w:val="none" w:sz="0" w:space="0" w:color="auto"/>
            <w:bottom w:val="none" w:sz="0" w:space="0" w:color="auto"/>
            <w:right w:val="none" w:sz="0" w:space="0" w:color="auto"/>
          </w:divBdr>
        </w:div>
        <w:div w:id="235213403">
          <w:marLeft w:val="0"/>
          <w:marRight w:val="0"/>
          <w:marTop w:val="0"/>
          <w:marBottom w:val="0"/>
          <w:divBdr>
            <w:top w:val="none" w:sz="0" w:space="0" w:color="auto"/>
            <w:left w:val="none" w:sz="0" w:space="0" w:color="auto"/>
            <w:bottom w:val="none" w:sz="0" w:space="0" w:color="auto"/>
            <w:right w:val="none" w:sz="0" w:space="0" w:color="auto"/>
          </w:divBdr>
        </w:div>
        <w:div w:id="901717064">
          <w:marLeft w:val="0"/>
          <w:marRight w:val="0"/>
          <w:marTop w:val="0"/>
          <w:marBottom w:val="0"/>
          <w:divBdr>
            <w:top w:val="none" w:sz="0" w:space="0" w:color="auto"/>
            <w:left w:val="none" w:sz="0" w:space="0" w:color="auto"/>
            <w:bottom w:val="none" w:sz="0" w:space="0" w:color="auto"/>
            <w:right w:val="none" w:sz="0" w:space="0" w:color="auto"/>
          </w:divBdr>
        </w:div>
        <w:div w:id="2139565425">
          <w:marLeft w:val="0"/>
          <w:marRight w:val="0"/>
          <w:marTop w:val="0"/>
          <w:marBottom w:val="0"/>
          <w:divBdr>
            <w:top w:val="none" w:sz="0" w:space="0" w:color="auto"/>
            <w:left w:val="none" w:sz="0" w:space="0" w:color="auto"/>
            <w:bottom w:val="none" w:sz="0" w:space="0" w:color="auto"/>
            <w:right w:val="none" w:sz="0" w:space="0" w:color="auto"/>
          </w:divBdr>
        </w:div>
        <w:div w:id="1252356476">
          <w:marLeft w:val="0"/>
          <w:marRight w:val="0"/>
          <w:marTop w:val="0"/>
          <w:marBottom w:val="0"/>
          <w:divBdr>
            <w:top w:val="none" w:sz="0" w:space="0" w:color="auto"/>
            <w:left w:val="none" w:sz="0" w:space="0" w:color="auto"/>
            <w:bottom w:val="none" w:sz="0" w:space="0" w:color="auto"/>
            <w:right w:val="none" w:sz="0" w:space="0" w:color="auto"/>
          </w:divBdr>
        </w:div>
        <w:div w:id="1306817963">
          <w:marLeft w:val="0"/>
          <w:marRight w:val="0"/>
          <w:marTop w:val="0"/>
          <w:marBottom w:val="0"/>
          <w:divBdr>
            <w:top w:val="none" w:sz="0" w:space="0" w:color="auto"/>
            <w:left w:val="none" w:sz="0" w:space="0" w:color="auto"/>
            <w:bottom w:val="none" w:sz="0" w:space="0" w:color="auto"/>
            <w:right w:val="none" w:sz="0" w:space="0" w:color="auto"/>
          </w:divBdr>
        </w:div>
        <w:div w:id="1552770428">
          <w:marLeft w:val="0"/>
          <w:marRight w:val="0"/>
          <w:marTop w:val="0"/>
          <w:marBottom w:val="0"/>
          <w:divBdr>
            <w:top w:val="none" w:sz="0" w:space="0" w:color="auto"/>
            <w:left w:val="none" w:sz="0" w:space="0" w:color="auto"/>
            <w:bottom w:val="none" w:sz="0" w:space="0" w:color="auto"/>
            <w:right w:val="none" w:sz="0" w:space="0" w:color="auto"/>
          </w:divBdr>
        </w:div>
        <w:div w:id="1602450162">
          <w:marLeft w:val="0"/>
          <w:marRight w:val="0"/>
          <w:marTop w:val="0"/>
          <w:marBottom w:val="0"/>
          <w:divBdr>
            <w:top w:val="none" w:sz="0" w:space="0" w:color="auto"/>
            <w:left w:val="none" w:sz="0" w:space="0" w:color="auto"/>
            <w:bottom w:val="none" w:sz="0" w:space="0" w:color="auto"/>
            <w:right w:val="none" w:sz="0" w:space="0" w:color="auto"/>
          </w:divBdr>
        </w:div>
        <w:div w:id="1664116821">
          <w:marLeft w:val="0"/>
          <w:marRight w:val="0"/>
          <w:marTop w:val="0"/>
          <w:marBottom w:val="0"/>
          <w:divBdr>
            <w:top w:val="none" w:sz="0" w:space="0" w:color="auto"/>
            <w:left w:val="none" w:sz="0" w:space="0" w:color="auto"/>
            <w:bottom w:val="none" w:sz="0" w:space="0" w:color="auto"/>
            <w:right w:val="none" w:sz="0" w:space="0" w:color="auto"/>
          </w:divBdr>
        </w:div>
        <w:div w:id="1001354389">
          <w:marLeft w:val="0"/>
          <w:marRight w:val="0"/>
          <w:marTop w:val="0"/>
          <w:marBottom w:val="0"/>
          <w:divBdr>
            <w:top w:val="none" w:sz="0" w:space="0" w:color="auto"/>
            <w:left w:val="none" w:sz="0" w:space="0" w:color="auto"/>
            <w:bottom w:val="none" w:sz="0" w:space="0" w:color="auto"/>
            <w:right w:val="none" w:sz="0" w:space="0" w:color="auto"/>
          </w:divBdr>
        </w:div>
        <w:div w:id="539628765">
          <w:marLeft w:val="0"/>
          <w:marRight w:val="0"/>
          <w:marTop w:val="0"/>
          <w:marBottom w:val="0"/>
          <w:divBdr>
            <w:top w:val="none" w:sz="0" w:space="0" w:color="auto"/>
            <w:left w:val="none" w:sz="0" w:space="0" w:color="auto"/>
            <w:bottom w:val="none" w:sz="0" w:space="0" w:color="auto"/>
            <w:right w:val="none" w:sz="0" w:space="0" w:color="auto"/>
          </w:divBdr>
        </w:div>
        <w:div w:id="1861160958">
          <w:marLeft w:val="0"/>
          <w:marRight w:val="0"/>
          <w:marTop w:val="0"/>
          <w:marBottom w:val="0"/>
          <w:divBdr>
            <w:top w:val="none" w:sz="0" w:space="0" w:color="auto"/>
            <w:left w:val="none" w:sz="0" w:space="0" w:color="auto"/>
            <w:bottom w:val="none" w:sz="0" w:space="0" w:color="auto"/>
            <w:right w:val="none" w:sz="0" w:space="0" w:color="auto"/>
          </w:divBdr>
        </w:div>
        <w:div w:id="449395775">
          <w:marLeft w:val="0"/>
          <w:marRight w:val="0"/>
          <w:marTop w:val="0"/>
          <w:marBottom w:val="0"/>
          <w:divBdr>
            <w:top w:val="none" w:sz="0" w:space="0" w:color="auto"/>
            <w:left w:val="none" w:sz="0" w:space="0" w:color="auto"/>
            <w:bottom w:val="none" w:sz="0" w:space="0" w:color="auto"/>
            <w:right w:val="none" w:sz="0" w:space="0" w:color="auto"/>
          </w:divBdr>
        </w:div>
        <w:div w:id="1402485899">
          <w:marLeft w:val="0"/>
          <w:marRight w:val="0"/>
          <w:marTop w:val="0"/>
          <w:marBottom w:val="0"/>
          <w:divBdr>
            <w:top w:val="none" w:sz="0" w:space="0" w:color="auto"/>
            <w:left w:val="none" w:sz="0" w:space="0" w:color="auto"/>
            <w:bottom w:val="none" w:sz="0" w:space="0" w:color="auto"/>
            <w:right w:val="none" w:sz="0" w:space="0" w:color="auto"/>
          </w:divBdr>
        </w:div>
        <w:div w:id="749885074">
          <w:marLeft w:val="0"/>
          <w:marRight w:val="0"/>
          <w:marTop w:val="0"/>
          <w:marBottom w:val="0"/>
          <w:divBdr>
            <w:top w:val="none" w:sz="0" w:space="0" w:color="auto"/>
            <w:left w:val="none" w:sz="0" w:space="0" w:color="auto"/>
            <w:bottom w:val="none" w:sz="0" w:space="0" w:color="auto"/>
            <w:right w:val="none" w:sz="0" w:space="0" w:color="auto"/>
          </w:divBdr>
        </w:div>
        <w:div w:id="812871374">
          <w:marLeft w:val="0"/>
          <w:marRight w:val="0"/>
          <w:marTop w:val="0"/>
          <w:marBottom w:val="0"/>
          <w:divBdr>
            <w:top w:val="none" w:sz="0" w:space="0" w:color="auto"/>
            <w:left w:val="none" w:sz="0" w:space="0" w:color="auto"/>
            <w:bottom w:val="none" w:sz="0" w:space="0" w:color="auto"/>
            <w:right w:val="none" w:sz="0" w:space="0" w:color="auto"/>
          </w:divBdr>
        </w:div>
        <w:div w:id="1922568332">
          <w:marLeft w:val="0"/>
          <w:marRight w:val="0"/>
          <w:marTop w:val="0"/>
          <w:marBottom w:val="0"/>
          <w:divBdr>
            <w:top w:val="none" w:sz="0" w:space="0" w:color="auto"/>
            <w:left w:val="none" w:sz="0" w:space="0" w:color="auto"/>
            <w:bottom w:val="none" w:sz="0" w:space="0" w:color="auto"/>
            <w:right w:val="none" w:sz="0" w:space="0" w:color="auto"/>
          </w:divBdr>
        </w:div>
        <w:div w:id="1501580921">
          <w:marLeft w:val="0"/>
          <w:marRight w:val="0"/>
          <w:marTop w:val="0"/>
          <w:marBottom w:val="0"/>
          <w:divBdr>
            <w:top w:val="none" w:sz="0" w:space="0" w:color="auto"/>
            <w:left w:val="none" w:sz="0" w:space="0" w:color="auto"/>
            <w:bottom w:val="none" w:sz="0" w:space="0" w:color="auto"/>
            <w:right w:val="none" w:sz="0" w:space="0" w:color="auto"/>
          </w:divBdr>
        </w:div>
        <w:div w:id="443693854">
          <w:marLeft w:val="0"/>
          <w:marRight w:val="0"/>
          <w:marTop w:val="0"/>
          <w:marBottom w:val="0"/>
          <w:divBdr>
            <w:top w:val="none" w:sz="0" w:space="0" w:color="auto"/>
            <w:left w:val="none" w:sz="0" w:space="0" w:color="auto"/>
            <w:bottom w:val="none" w:sz="0" w:space="0" w:color="auto"/>
            <w:right w:val="none" w:sz="0" w:space="0" w:color="auto"/>
          </w:divBdr>
        </w:div>
        <w:div w:id="284360793">
          <w:marLeft w:val="0"/>
          <w:marRight w:val="0"/>
          <w:marTop w:val="0"/>
          <w:marBottom w:val="0"/>
          <w:divBdr>
            <w:top w:val="none" w:sz="0" w:space="0" w:color="auto"/>
            <w:left w:val="none" w:sz="0" w:space="0" w:color="auto"/>
            <w:bottom w:val="none" w:sz="0" w:space="0" w:color="auto"/>
            <w:right w:val="none" w:sz="0" w:space="0" w:color="auto"/>
          </w:divBdr>
        </w:div>
        <w:div w:id="1637683551">
          <w:marLeft w:val="0"/>
          <w:marRight w:val="0"/>
          <w:marTop w:val="0"/>
          <w:marBottom w:val="0"/>
          <w:divBdr>
            <w:top w:val="none" w:sz="0" w:space="0" w:color="auto"/>
            <w:left w:val="none" w:sz="0" w:space="0" w:color="auto"/>
            <w:bottom w:val="none" w:sz="0" w:space="0" w:color="auto"/>
            <w:right w:val="none" w:sz="0" w:space="0" w:color="auto"/>
          </w:divBdr>
        </w:div>
        <w:div w:id="2026786482">
          <w:marLeft w:val="0"/>
          <w:marRight w:val="0"/>
          <w:marTop w:val="0"/>
          <w:marBottom w:val="0"/>
          <w:divBdr>
            <w:top w:val="none" w:sz="0" w:space="0" w:color="auto"/>
            <w:left w:val="none" w:sz="0" w:space="0" w:color="auto"/>
            <w:bottom w:val="none" w:sz="0" w:space="0" w:color="auto"/>
            <w:right w:val="none" w:sz="0" w:space="0" w:color="auto"/>
          </w:divBdr>
        </w:div>
        <w:div w:id="738484588">
          <w:marLeft w:val="0"/>
          <w:marRight w:val="0"/>
          <w:marTop w:val="0"/>
          <w:marBottom w:val="0"/>
          <w:divBdr>
            <w:top w:val="none" w:sz="0" w:space="0" w:color="auto"/>
            <w:left w:val="none" w:sz="0" w:space="0" w:color="auto"/>
            <w:bottom w:val="none" w:sz="0" w:space="0" w:color="auto"/>
            <w:right w:val="none" w:sz="0" w:space="0" w:color="auto"/>
          </w:divBdr>
        </w:div>
        <w:div w:id="471752528">
          <w:marLeft w:val="0"/>
          <w:marRight w:val="0"/>
          <w:marTop w:val="0"/>
          <w:marBottom w:val="0"/>
          <w:divBdr>
            <w:top w:val="none" w:sz="0" w:space="0" w:color="auto"/>
            <w:left w:val="none" w:sz="0" w:space="0" w:color="auto"/>
            <w:bottom w:val="none" w:sz="0" w:space="0" w:color="auto"/>
            <w:right w:val="none" w:sz="0" w:space="0" w:color="auto"/>
          </w:divBdr>
        </w:div>
        <w:div w:id="769357267">
          <w:marLeft w:val="0"/>
          <w:marRight w:val="0"/>
          <w:marTop w:val="0"/>
          <w:marBottom w:val="0"/>
          <w:divBdr>
            <w:top w:val="none" w:sz="0" w:space="0" w:color="auto"/>
            <w:left w:val="none" w:sz="0" w:space="0" w:color="auto"/>
            <w:bottom w:val="none" w:sz="0" w:space="0" w:color="auto"/>
            <w:right w:val="none" w:sz="0" w:space="0" w:color="auto"/>
          </w:divBdr>
        </w:div>
        <w:div w:id="1382628473">
          <w:marLeft w:val="0"/>
          <w:marRight w:val="0"/>
          <w:marTop w:val="0"/>
          <w:marBottom w:val="0"/>
          <w:divBdr>
            <w:top w:val="none" w:sz="0" w:space="0" w:color="auto"/>
            <w:left w:val="none" w:sz="0" w:space="0" w:color="auto"/>
            <w:bottom w:val="none" w:sz="0" w:space="0" w:color="auto"/>
            <w:right w:val="none" w:sz="0" w:space="0" w:color="auto"/>
          </w:divBdr>
        </w:div>
        <w:div w:id="2022047865">
          <w:marLeft w:val="0"/>
          <w:marRight w:val="0"/>
          <w:marTop w:val="0"/>
          <w:marBottom w:val="0"/>
          <w:divBdr>
            <w:top w:val="none" w:sz="0" w:space="0" w:color="auto"/>
            <w:left w:val="none" w:sz="0" w:space="0" w:color="auto"/>
            <w:bottom w:val="none" w:sz="0" w:space="0" w:color="auto"/>
            <w:right w:val="none" w:sz="0" w:space="0" w:color="auto"/>
          </w:divBdr>
        </w:div>
        <w:div w:id="467016292">
          <w:marLeft w:val="0"/>
          <w:marRight w:val="0"/>
          <w:marTop w:val="0"/>
          <w:marBottom w:val="0"/>
          <w:divBdr>
            <w:top w:val="none" w:sz="0" w:space="0" w:color="auto"/>
            <w:left w:val="none" w:sz="0" w:space="0" w:color="auto"/>
            <w:bottom w:val="none" w:sz="0" w:space="0" w:color="auto"/>
            <w:right w:val="none" w:sz="0" w:space="0" w:color="auto"/>
          </w:divBdr>
        </w:div>
      </w:divsChild>
    </w:div>
    <w:div w:id="424111585">
      <w:bodyDiv w:val="1"/>
      <w:marLeft w:val="0"/>
      <w:marRight w:val="0"/>
      <w:marTop w:val="0"/>
      <w:marBottom w:val="0"/>
      <w:divBdr>
        <w:top w:val="none" w:sz="0" w:space="0" w:color="auto"/>
        <w:left w:val="none" w:sz="0" w:space="0" w:color="auto"/>
        <w:bottom w:val="none" w:sz="0" w:space="0" w:color="auto"/>
        <w:right w:val="none" w:sz="0" w:space="0" w:color="auto"/>
      </w:divBdr>
    </w:div>
    <w:div w:id="458499845">
      <w:bodyDiv w:val="1"/>
      <w:marLeft w:val="0"/>
      <w:marRight w:val="0"/>
      <w:marTop w:val="0"/>
      <w:marBottom w:val="0"/>
      <w:divBdr>
        <w:top w:val="none" w:sz="0" w:space="0" w:color="auto"/>
        <w:left w:val="none" w:sz="0" w:space="0" w:color="auto"/>
        <w:bottom w:val="none" w:sz="0" w:space="0" w:color="auto"/>
        <w:right w:val="none" w:sz="0" w:space="0" w:color="auto"/>
      </w:divBdr>
    </w:div>
    <w:div w:id="466626308">
      <w:bodyDiv w:val="1"/>
      <w:marLeft w:val="0"/>
      <w:marRight w:val="0"/>
      <w:marTop w:val="0"/>
      <w:marBottom w:val="0"/>
      <w:divBdr>
        <w:top w:val="none" w:sz="0" w:space="0" w:color="auto"/>
        <w:left w:val="none" w:sz="0" w:space="0" w:color="auto"/>
        <w:bottom w:val="none" w:sz="0" w:space="0" w:color="auto"/>
        <w:right w:val="none" w:sz="0" w:space="0" w:color="auto"/>
      </w:divBdr>
      <w:divsChild>
        <w:div w:id="398483083">
          <w:marLeft w:val="0"/>
          <w:marRight w:val="0"/>
          <w:marTop w:val="0"/>
          <w:marBottom w:val="0"/>
          <w:divBdr>
            <w:top w:val="none" w:sz="0" w:space="0" w:color="auto"/>
            <w:left w:val="none" w:sz="0" w:space="0" w:color="auto"/>
            <w:bottom w:val="none" w:sz="0" w:space="0" w:color="auto"/>
            <w:right w:val="none" w:sz="0" w:space="0" w:color="auto"/>
          </w:divBdr>
          <w:divsChild>
            <w:div w:id="2092193382">
              <w:marLeft w:val="0"/>
              <w:marRight w:val="0"/>
              <w:marTop w:val="0"/>
              <w:marBottom w:val="0"/>
              <w:divBdr>
                <w:top w:val="none" w:sz="0" w:space="0" w:color="auto"/>
                <w:left w:val="none" w:sz="0" w:space="0" w:color="auto"/>
                <w:bottom w:val="none" w:sz="0" w:space="0" w:color="auto"/>
                <w:right w:val="none" w:sz="0" w:space="0" w:color="auto"/>
              </w:divBdr>
              <w:divsChild>
                <w:div w:id="1115782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1652795">
      <w:bodyDiv w:val="1"/>
      <w:marLeft w:val="0"/>
      <w:marRight w:val="0"/>
      <w:marTop w:val="0"/>
      <w:marBottom w:val="0"/>
      <w:divBdr>
        <w:top w:val="none" w:sz="0" w:space="0" w:color="auto"/>
        <w:left w:val="none" w:sz="0" w:space="0" w:color="auto"/>
        <w:bottom w:val="none" w:sz="0" w:space="0" w:color="auto"/>
        <w:right w:val="none" w:sz="0" w:space="0" w:color="auto"/>
      </w:divBdr>
    </w:div>
    <w:div w:id="534318082">
      <w:bodyDiv w:val="1"/>
      <w:marLeft w:val="0"/>
      <w:marRight w:val="0"/>
      <w:marTop w:val="0"/>
      <w:marBottom w:val="0"/>
      <w:divBdr>
        <w:top w:val="none" w:sz="0" w:space="0" w:color="auto"/>
        <w:left w:val="none" w:sz="0" w:space="0" w:color="auto"/>
        <w:bottom w:val="none" w:sz="0" w:space="0" w:color="auto"/>
        <w:right w:val="none" w:sz="0" w:space="0" w:color="auto"/>
      </w:divBdr>
    </w:div>
    <w:div w:id="553858554">
      <w:bodyDiv w:val="1"/>
      <w:marLeft w:val="0"/>
      <w:marRight w:val="0"/>
      <w:marTop w:val="0"/>
      <w:marBottom w:val="0"/>
      <w:divBdr>
        <w:top w:val="none" w:sz="0" w:space="0" w:color="auto"/>
        <w:left w:val="none" w:sz="0" w:space="0" w:color="auto"/>
        <w:bottom w:val="none" w:sz="0" w:space="0" w:color="auto"/>
        <w:right w:val="none" w:sz="0" w:space="0" w:color="auto"/>
      </w:divBdr>
    </w:div>
    <w:div w:id="605308001">
      <w:bodyDiv w:val="1"/>
      <w:marLeft w:val="0"/>
      <w:marRight w:val="0"/>
      <w:marTop w:val="0"/>
      <w:marBottom w:val="0"/>
      <w:divBdr>
        <w:top w:val="none" w:sz="0" w:space="0" w:color="auto"/>
        <w:left w:val="none" w:sz="0" w:space="0" w:color="auto"/>
        <w:bottom w:val="none" w:sz="0" w:space="0" w:color="auto"/>
        <w:right w:val="none" w:sz="0" w:space="0" w:color="auto"/>
      </w:divBdr>
    </w:div>
    <w:div w:id="677346468">
      <w:bodyDiv w:val="1"/>
      <w:marLeft w:val="0"/>
      <w:marRight w:val="0"/>
      <w:marTop w:val="0"/>
      <w:marBottom w:val="0"/>
      <w:divBdr>
        <w:top w:val="none" w:sz="0" w:space="0" w:color="auto"/>
        <w:left w:val="none" w:sz="0" w:space="0" w:color="auto"/>
        <w:bottom w:val="none" w:sz="0" w:space="0" w:color="auto"/>
        <w:right w:val="none" w:sz="0" w:space="0" w:color="auto"/>
      </w:divBdr>
    </w:div>
    <w:div w:id="863441909">
      <w:bodyDiv w:val="1"/>
      <w:marLeft w:val="0"/>
      <w:marRight w:val="0"/>
      <w:marTop w:val="0"/>
      <w:marBottom w:val="0"/>
      <w:divBdr>
        <w:top w:val="none" w:sz="0" w:space="0" w:color="auto"/>
        <w:left w:val="none" w:sz="0" w:space="0" w:color="auto"/>
        <w:bottom w:val="none" w:sz="0" w:space="0" w:color="auto"/>
        <w:right w:val="none" w:sz="0" w:space="0" w:color="auto"/>
      </w:divBdr>
    </w:div>
    <w:div w:id="908467393">
      <w:bodyDiv w:val="1"/>
      <w:marLeft w:val="0"/>
      <w:marRight w:val="0"/>
      <w:marTop w:val="0"/>
      <w:marBottom w:val="0"/>
      <w:divBdr>
        <w:top w:val="none" w:sz="0" w:space="0" w:color="auto"/>
        <w:left w:val="none" w:sz="0" w:space="0" w:color="auto"/>
        <w:bottom w:val="none" w:sz="0" w:space="0" w:color="auto"/>
        <w:right w:val="none" w:sz="0" w:space="0" w:color="auto"/>
      </w:divBdr>
    </w:div>
    <w:div w:id="1027370719">
      <w:bodyDiv w:val="1"/>
      <w:marLeft w:val="0"/>
      <w:marRight w:val="0"/>
      <w:marTop w:val="0"/>
      <w:marBottom w:val="0"/>
      <w:divBdr>
        <w:top w:val="none" w:sz="0" w:space="0" w:color="auto"/>
        <w:left w:val="none" w:sz="0" w:space="0" w:color="auto"/>
        <w:bottom w:val="none" w:sz="0" w:space="0" w:color="auto"/>
        <w:right w:val="none" w:sz="0" w:space="0" w:color="auto"/>
      </w:divBdr>
    </w:div>
    <w:div w:id="1118985599">
      <w:bodyDiv w:val="1"/>
      <w:marLeft w:val="0"/>
      <w:marRight w:val="0"/>
      <w:marTop w:val="0"/>
      <w:marBottom w:val="0"/>
      <w:divBdr>
        <w:top w:val="none" w:sz="0" w:space="0" w:color="auto"/>
        <w:left w:val="none" w:sz="0" w:space="0" w:color="auto"/>
        <w:bottom w:val="none" w:sz="0" w:space="0" w:color="auto"/>
        <w:right w:val="none" w:sz="0" w:space="0" w:color="auto"/>
      </w:divBdr>
      <w:divsChild>
        <w:div w:id="1364012970">
          <w:marLeft w:val="0"/>
          <w:marRight w:val="0"/>
          <w:marTop w:val="0"/>
          <w:marBottom w:val="0"/>
          <w:divBdr>
            <w:top w:val="none" w:sz="0" w:space="0" w:color="auto"/>
            <w:left w:val="none" w:sz="0" w:space="0" w:color="auto"/>
            <w:bottom w:val="none" w:sz="0" w:space="0" w:color="auto"/>
            <w:right w:val="none" w:sz="0" w:space="0" w:color="auto"/>
          </w:divBdr>
        </w:div>
        <w:div w:id="271519978">
          <w:marLeft w:val="0"/>
          <w:marRight w:val="0"/>
          <w:marTop w:val="0"/>
          <w:marBottom w:val="0"/>
          <w:divBdr>
            <w:top w:val="none" w:sz="0" w:space="0" w:color="auto"/>
            <w:left w:val="none" w:sz="0" w:space="0" w:color="auto"/>
            <w:bottom w:val="none" w:sz="0" w:space="0" w:color="auto"/>
            <w:right w:val="none" w:sz="0" w:space="0" w:color="auto"/>
          </w:divBdr>
        </w:div>
        <w:div w:id="1584030874">
          <w:marLeft w:val="0"/>
          <w:marRight w:val="0"/>
          <w:marTop w:val="0"/>
          <w:marBottom w:val="0"/>
          <w:divBdr>
            <w:top w:val="none" w:sz="0" w:space="0" w:color="auto"/>
            <w:left w:val="none" w:sz="0" w:space="0" w:color="auto"/>
            <w:bottom w:val="none" w:sz="0" w:space="0" w:color="auto"/>
            <w:right w:val="none" w:sz="0" w:space="0" w:color="auto"/>
          </w:divBdr>
        </w:div>
        <w:div w:id="59908857">
          <w:marLeft w:val="0"/>
          <w:marRight w:val="0"/>
          <w:marTop w:val="0"/>
          <w:marBottom w:val="0"/>
          <w:divBdr>
            <w:top w:val="none" w:sz="0" w:space="0" w:color="auto"/>
            <w:left w:val="none" w:sz="0" w:space="0" w:color="auto"/>
            <w:bottom w:val="none" w:sz="0" w:space="0" w:color="auto"/>
            <w:right w:val="none" w:sz="0" w:space="0" w:color="auto"/>
          </w:divBdr>
        </w:div>
        <w:div w:id="958225979">
          <w:marLeft w:val="0"/>
          <w:marRight w:val="0"/>
          <w:marTop w:val="0"/>
          <w:marBottom w:val="0"/>
          <w:divBdr>
            <w:top w:val="none" w:sz="0" w:space="0" w:color="auto"/>
            <w:left w:val="none" w:sz="0" w:space="0" w:color="auto"/>
            <w:bottom w:val="none" w:sz="0" w:space="0" w:color="auto"/>
            <w:right w:val="none" w:sz="0" w:space="0" w:color="auto"/>
          </w:divBdr>
        </w:div>
        <w:div w:id="431702772">
          <w:marLeft w:val="0"/>
          <w:marRight w:val="0"/>
          <w:marTop w:val="0"/>
          <w:marBottom w:val="0"/>
          <w:divBdr>
            <w:top w:val="none" w:sz="0" w:space="0" w:color="auto"/>
            <w:left w:val="none" w:sz="0" w:space="0" w:color="auto"/>
            <w:bottom w:val="none" w:sz="0" w:space="0" w:color="auto"/>
            <w:right w:val="none" w:sz="0" w:space="0" w:color="auto"/>
          </w:divBdr>
        </w:div>
        <w:div w:id="913472438">
          <w:marLeft w:val="0"/>
          <w:marRight w:val="0"/>
          <w:marTop w:val="0"/>
          <w:marBottom w:val="0"/>
          <w:divBdr>
            <w:top w:val="none" w:sz="0" w:space="0" w:color="auto"/>
            <w:left w:val="none" w:sz="0" w:space="0" w:color="auto"/>
            <w:bottom w:val="none" w:sz="0" w:space="0" w:color="auto"/>
            <w:right w:val="none" w:sz="0" w:space="0" w:color="auto"/>
          </w:divBdr>
        </w:div>
        <w:div w:id="614409204">
          <w:marLeft w:val="0"/>
          <w:marRight w:val="0"/>
          <w:marTop w:val="0"/>
          <w:marBottom w:val="0"/>
          <w:divBdr>
            <w:top w:val="none" w:sz="0" w:space="0" w:color="auto"/>
            <w:left w:val="none" w:sz="0" w:space="0" w:color="auto"/>
            <w:bottom w:val="none" w:sz="0" w:space="0" w:color="auto"/>
            <w:right w:val="none" w:sz="0" w:space="0" w:color="auto"/>
          </w:divBdr>
        </w:div>
        <w:div w:id="1212115936">
          <w:marLeft w:val="0"/>
          <w:marRight w:val="0"/>
          <w:marTop w:val="0"/>
          <w:marBottom w:val="0"/>
          <w:divBdr>
            <w:top w:val="none" w:sz="0" w:space="0" w:color="auto"/>
            <w:left w:val="none" w:sz="0" w:space="0" w:color="auto"/>
            <w:bottom w:val="none" w:sz="0" w:space="0" w:color="auto"/>
            <w:right w:val="none" w:sz="0" w:space="0" w:color="auto"/>
          </w:divBdr>
        </w:div>
        <w:div w:id="648247357">
          <w:marLeft w:val="0"/>
          <w:marRight w:val="0"/>
          <w:marTop w:val="0"/>
          <w:marBottom w:val="0"/>
          <w:divBdr>
            <w:top w:val="none" w:sz="0" w:space="0" w:color="auto"/>
            <w:left w:val="none" w:sz="0" w:space="0" w:color="auto"/>
            <w:bottom w:val="none" w:sz="0" w:space="0" w:color="auto"/>
            <w:right w:val="none" w:sz="0" w:space="0" w:color="auto"/>
          </w:divBdr>
        </w:div>
        <w:div w:id="1576427821">
          <w:marLeft w:val="0"/>
          <w:marRight w:val="0"/>
          <w:marTop w:val="0"/>
          <w:marBottom w:val="0"/>
          <w:divBdr>
            <w:top w:val="none" w:sz="0" w:space="0" w:color="auto"/>
            <w:left w:val="none" w:sz="0" w:space="0" w:color="auto"/>
            <w:bottom w:val="none" w:sz="0" w:space="0" w:color="auto"/>
            <w:right w:val="none" w:sz="0" w:space="0" w:color="auto"/>
          </w:divBdr>
        </w:div>
        <w:div w:id="240453183">
          <w:marLeft w:val="0"/>
          <w:marRight w:val="0"/>
          <w:marTop w:val="0"/>
          <w:marBottom w:val="0"/>
          <w:divBdr>
            <w:top w:val="none" w:sz="0" w:space="0" w:color="auto"/>
            <w:left w:val="none" w:sz="0" w:space="0" w:color="auto"/>
            <w:bottom w:val="none" w:sz="0" w:space="0" w:color="auto"/>
            <w:right w:val="none" w:sz="0" w:space="0" w:color="auto"/>
          </w:divBdr>
        </w:div>
        <w:div w:id="537091198">
          <w:marLeft w:val="0"/>
          <w:marRight w:val="0"/>
          <w:marTop w:val="0"/>
          <w:marBottom w:val="0"/>
          <w:divBdr>
            <w:top w:val="none" w:sz="0" w:space="0" w:color="auto"/>
            <w:left w:val="none" w:sz="0" w:space="0" w:color="auto"/>
            <w:bottom w:val="none" w:sz="0" w:space="0" w:color="auto"/>
            <w:right w:val="none" w:sz="0" w:space="0" w:color="auto"/>
          </w:divBdr>
        </w:div>
        <w:div w:id="1973100127">
          <w:marLeft w:val="0"/>
          <w:marRight w:val="0"/>
          <w:marTop w:val="0"/>
          <w:marBottom w:val="0"/>
          <w:divBdr>
            <w:top w:val="none" w:sz="0" w:space="0" w:color="auto"/>
            <w:left w:val="none" w:sz="0" w:space="0" w:color="auto"/>
            <w:bottom w:val="none" w:sz="0" w:space="0" w:color="auto"/>
            <w:right w:val="none" w:sz="0" w:space="0" w:color="auto"/>
          </w:divBdr>
        </w:div>
        <w:div w:id="1059402361">
          <w:marLeft w:val="0"/>
          <w:marRight w:val="0"/>
          <w:marTop w:val="0"/>
          <w:marBottom w:val="0"/>
          <w:divBdr>
            <w:top w:val="none" w:sz="0" w:space="0" w:color="auto"/>
            <w:left w:val="none" w:sz="0" w:space="0" w:color="auto"/>
            <w:bottom w:val="none" w:sz="0" w:space="0" w:color="auto"/>
            <w:right w:val="none" w:sz="0" w:space="0" w:color="auto"/>
          </w:divBdr>
        </w:div>
        <w:div w:id="1400596566">
          <w:marLeft w:val="0"/>
          <w:marRight w:val="0"/>
          <w:marTop w:val="0"/>
          <w:marBottom w:val="0"/>
          <w:divBdr>
            <w:top w:val="none" w:sz="0" w:space="0" w:color="auto"/>
            <w:left w:val="none" w:sz="0" w:space="0" w:color="auto"/>
            <w:bottom w:val="none" w:sz="0" w:space="0" w:color="auto"/>
            <w:right w:val="none" w:sz="0" w:space="0" w:color="auto"/>
          </w:divBdr>
        </w:div>
        <w:div w:id="1090394056">
          <w:marLeft w:val="0"/>
          <w:marRight w:val="0"/>
          <w:marTop w:val="0"/>
          <w:marBottom w:val="0"/>
          <w:divBdr>
            <w:top w:val="none" w:sz="0" w:space="0" w:color="auto"/>
            <w:left w:val="none" w:sz="0" w:space="0" w:color="auto"/>
            <w:bottom w:val="none" w:sz="0" w:space="0" w:color="auto"/>
            <w:right w:val="none" w:sz="0" w:space="0" w:color="auto"/>
          </w:divBdr>
        </w:div>
        <w:div w:id="1881942716">
          <w:marLeft w:val="0"/>
          <w:marRight w:val="0"/>
          <w:marTop w:val="0"/>
          <w:marBottom w:val="0"/>
          <w:divBdr>
            <w:top w:val="none" w:sz="0" w:space="0" w:color="auto"/>
            <w:left w:val="none" w:sz="0" w:space="0" w:color="auto"/>
            <w:bottom w:val="none" w:sz="0" w:space="0" w:color="auto"/>
            <w:right w:val="none" w:sz="0" w:space="0" w:color="auto"/>
          </w:divBdr>
        </w:div>
        <w:div w:id="246154534">
          <w:marLeft w:val="0"/>
          <w:marRight w:val="0"/>
          <w:marTop w:val="0"/>
          <w:marBottom w:val="0"/>
          <w:divBdr>
            <w:top w:val="none" w:sz="0" w:space="0" w:color="auto"/>
            <w:left w:val="none" w:sz="0" w:space="0" w:color="auto"/>
            <w:bottom w:val="none" w:sz="0" w:space="0" w:color="auto"/>
            <w:right w:val="none" w:sz="0" w:space="0" w:color="auto"/>
          </w:divBdr>
        </w:div>
        <w:div w:id="480775901">
          <w:marLeft w:val="0"/>
          <w:marRight w:val="0"/>
          <w:marTop w:val="0"/>
          <w:marBottom w:val="0"/>
          <w:divBdr>
            <w:top w:val="none" w:sz="0" w:space="0" w:color="auto"/>
            <w:left w:val="none" w:sz="0" w:space="0" w:color="auto"/>
            <w:bottom w:val="none" w:sz="0" w:space="0" w:color="auto"/>
            <w:right w:val="none" w:sz="0" w:space="0" w:color="auto"/>
          </w:divBdr>
        </w:div>
        <w:div w:id="1034038248">
          <w:marLeft w:val="0"/>
          <w:marRight w:val="0"/>
          <w:marTop w:val="0"/>
          <w:marBottom w:val="0"/>
          <w:divBdr>
            <w:top w:val="none" w:sz="0" w:space="0" w:color="auto"/>
            <w:left w:val="none" w:sz="0" w:space="0" w:color="auto"/>
            <w:bottom w:val="none" w:sz="0" w:space="0" w:color="auto"/>
            <w:right w:val="none" w:sz="0" w:space="0" w:color="auto"/>
          </w:divBdr>
        </w:div>
        <w:div w:id="189998536">
          <w:marLeft w:val="0"/>
          <w:marRight w:val="0"/>
          <w:marTop w:val="0"/>
          <w:marBottom w:val="0"/>
          <w:divBdr>
            <w:top w:val="none" w:sz="0" w:space="0" w:color="auto"/>
            <w:left w:val="none" w:sz="0" w:space="0" w:color="auto"/>
            <w:bottom w:val="none" w:sz="0" w:space="0" w:color="auto"/>
            <w:right w:val="none" w:sz="0" w:space="0" w:color="auto"/>
          </w:divBdr>
        </w:div>
        <w:div w:id="1879972213">
          <w:marLeft w:val="0"/>
          <w:marRight w:val="0"/>
          <w:marTop w:val="0"/>
          <w:marBottom w:val="0"/>
          <w:divBdr>
            <w:top w:val="none" w:sz="0" w:space="0" w:color="auto"/>
            <w:left w:val="none" w:sz="0" w:space="0" w:color="auto"/>
            <w:bottom w:val="none" w:sz="0" w:space="0" w:color="auto"/>
            <w:right w:val="none" w:sz="0" w:space="0" w:color="auto"/>
          </w:divBdr>
        </w:div>
        <w:div w:id="981734460">
          <w:marLeft w:val="0"/>
          <w:marRight w:val="0"/>
          <w:marTop w:val="0"/>
          <w:marBottom w:val="0"/>
          <w:divBdr>
            <w:top w:val="none" w:sz="0" w:space="0" w:color="auto"/>
            <w:left w:val="none" w:sz="0" w:space="0" w:color="auto"/>
            <w:bottom w:val="none" w:sz="0" w:space="0" w:color="auto"/>
            <w:right w:val="none" w:sz="0" w:space="0" w:color="auto"/>
          </w:divBdr>
        </w:div>
        <w:div w:id="1402023800">
          <w:marLeft w:val="0"/>
          <w:marRight w:val="0"/>
          <w:marTop w:val="0"/>
          <w:marBottom w:val="0"/>
          <w:divBdr>
            <w:top w:val="none" w:sz="0" w:space="0" w:color="auto"/>
            <w:left w:val="none" w:sz="0" w:space="0" w:color="auto"/>
            <w:bottom w:val="none" w:sz="0" w:space="0" w:color="auto"/>
            <w:right w:val="none" w:sz="0" w:space="0" w:color="auto"/>
          </w:divBdr>
        </w:div>
        <w:div w:id="727462582">
          <w:marLeft w:val="0"/>
          <w:marRight w:val="0"/>
          <w:marTop w:val="0"/>
          <w:marBottom w:val="0"/>
          <w:divBdr>
            <w:top w:val="none" w:sz="0" w:space="0" w:color="auto"/>
            <w:left w:val="none" w:sz="0" w:space="0" w:color="auto"/>
            <w:bottom w:val="none" w:sz="0" w:space="0" w:color="auto"/>
            <w:right w:val="none" w:sz="0" w:space="0" w:color="auto"/>
          </w:divBdr>
        </w:div>
        <w:div w:id="364719471">
          <w:marLeft w:val="0"/>
          <w:marRight w:val="0"/>
          <w:marTop w:val="0"/>
          <w:marBottom w:val="0"/>
          <w:divBdr>
            <w:top w:val="none" w:sz="0" w:space="0" w:color="auto"/>
            <w:left w:val="none" w:sz="0" w:space="0" w:color="auto"/>
            <w:bottom w:val="none" w:sz="0" w:space="0" w:color="auto"/>
            <w:right w:val="none" w:sz="0" w:space="0" w:color="auto"/>
          </w:divBdr>
        </w:div>
        <w:div w:id="335037647">
          <w:marLeft w:val="0"/>
          <w:marRight w:val="0"/>
          <w:marTop w:val="0"/>
          <w:marBottom w:val="0"/>
          <w:divBdr>
            <w:top w:val="none" w:sz="0" w:space="0" w:color="auto"/>
            <w:left w:val="none" w:sz="0" w:space="0" w:color="auto"/>
            <w:bottom w:val="none" w:sz="0" w:space="0" w:color="auto"/>
            <w:right w:val="none" w:sz="0" w:space="0" w:color="auto"/>
          </w:divBdr>
        </w:div>
        <w:div w:id="1230918814">
          <w:marLeft w:val="0"/>
          <w:marRight w:val="0"/>
          <w:marTop w:val="0"/>
          <w:marBottom w:val="0"/>
          <w:divBdr>
            <w:top w:val="none" w:sz="0" w:space="0" w:color="auto"/>
            <w:left w:val="none" w:sz="0" w:space="0" w:color="auto"/>
            <w:bottom w:val="none" w:sz="0" w:space="0" w:color="auto"/>
            <w:right w:val="none" w:sz="0" w:space="0" w:color="auto"/>
          </w:divBdr>
        </w:div>
        <w:div w:id="1679774101">
          <w:marLeft w:val="0"/>
          <w:marRight w:val="0"/>
          <w:marTop w:val="0"/>
          <w:marBottom w:val="0"/>
          <w:divBdr>
            <w:top w:val="none" w:sz="0" w:space="0" w:color="auto"/>
            <w:left w:val="none" w:sz="0" w:space="0" w:color="auto"/>
            <w:bottom w:val="none" w:sz="0" w:space="0" w:color="auto"/>
            <w:right w:val="none" w:sz="0" w:space="0" w:color="auto"/>
          </w:divBdr>
        </w:div>
        <w:div w:id="1433697543">
          <w:marLeft w:val="0"/>
          <w:marRight w:val="0"/>
          <w:marTop w:val="0"/>
          <w:marBottom w:val="0"/>
          <w:divBdr>
            <w:top w:val="none" w:sz="0" w:space="0" w:color="auto"/>
            <w:left w:val="none" w:sz="0" w:space="0" w:color="auto"/>
            <w:bottom w:val="none" w:sz="0" w:space="0" w:color="auto"/>
            <w:right w:val="none" w:sz="0" w:space="0" w:color="auto"/>
          </w:divBdr>
        </w:div>
        <w:div w:id="689910730">
          <w:marLeft w:val="0"/>
          <w:marRight w:val="0"/>
          <w:marTop w:val="0"/>
          <w:marBottom w:val="0"/>
          <w:divBdr>
            <w:top w:val="none" w:sz="0" w:space="0" w:color="auto"/>
            <w:left w:val="none" w:sz="0" w:space="0" w:color="auto"/>
            <w:bottom w:val="none" w:sz="0" w:space="0" w:color="auto"/>
            <w:right w:val="none" w:sz="0" w:space="0" w:color="auto"/>
          </w:divBdr>
        </w:div>
        <w:div w:id="1373118926">
          <w:marLeft w:val="0"/>
          <w:marRight w:val="0"/>
          <w:marTop w:val="0"/>
          <w:marBottom w:val="0"/>
          <w:divBdr>
            <w:top w:val="none" w:sz="0" w:space="0" w:color="auto"/>
            <w:left w:val="none" w:sz="0" w:space="0" w:color="auto"/>
            <w:bottom w:val="none" w:sz="0" w:space="0" w:color="auto"/>
            <w:right w:val="none" w:sz="0" w:space="0" w:color="auto"/>
          </w:divBdr>
        </w:div>
        <w:div w:id="1767187684">
          <w:marLeft w:val="0"/>
          <w:marRight w:val="0"/>
          <w:marTop w:val="0"/>
          <w:marBottom w:val="0"/>
          <w:divBdr>
            <w:top w:val="none" w:sz="0" w:space="0" w:color="auto"/>
            <w:left w:val="none" w:sz="0" w:space="0" w:color="auto"/>
            <w:bottom w:val="none" w:sz="0" w:space="0" w:color="auto"/>
            <w:right w:val="none" w:sz="0" w:space="0" w:color="auto"/>
          </w:divBdr>
        </w:div>
        <w:div w:id="1439520173">
          <w:marLeft w:val="0"/>
          <w:marRight w:val="0"/>
          <w:marTop w:val="0"/>
          <w:marBottom w:val="0"/>
          <w:divBdr>
            <w:top w:val="none" w:sz="0" w:space="0" w:color="auto"/>
            <w:left w:val="none" w:sz="0" w:space="0" w:color="auto"/>
            <w:bottom w:val="none" w:sz="0" w:space="0" w:color="auto"/>
            <w:right w:val="none" w:sz="0" w:space="0" w:color="auto"/>
          </w:divBdr>
        </w:div>
        <w:div w:id="1557397796">
          <w:marLeft w:val="0"/>
          <w:marRight w:val="0"/>
          <w:marTop w:val="0"/>
          <w:marBottom w:val="0"/>
          <w:divBdr>
            <w:top w:val="none" w:sz="0" w:space="0" w:color="auto"/>
            <w:left w:val="none" w:sz="0" w:space="0" w:color="auto"/>
            <w:bottom w:val="none" w:sz="0" w:space="0" w:color="auto"/>
            <w:right w:val="none" w:sz="0" w:space="0" w:color="auto"/>
          </w:divBdr>
        </w:div>
        <w:div w:id="1514491895">
          <w:marLeft w:val="0"/>
          <w:marRight w:val="0"/>
          <w:marTop w:val="0"/>
          <w:marBottom w:val="0"/>
          <w:divBdr>
            <w:top w:val="none" w:sz="0" w:space="0" w:color="auto"/>
            <w:left w:val="none" w:sz="0" w:space="0" w:color="auto"/>
            <w:bottom w:val="none" w:sz="0" w:space="0" w:color="auto"/>
            <w:right w:val="none" w:sz="0" w:space="0" w:color="auto"/>
          </w:divBdr>
        </w:div>
        <w:div w:id="1496650305">
          <w:marLeft w:val="0"/>
          <w:marRight w:val="0"/>
          <w:marTop w:val="0"/>
          <w:marBottom w:val="0"/>
          <w:divBdr>
            <w:top w:val="none" w:sz="0" w:space="0" w:color="auto"/>
            <w:left w:val="none" w:sz="0" w:space="0" w:color="auto"/>
            <w:bottom w:val="none" w:sz="0" w:space="0" w:color="auto"/>
            <w:right w:val="none" w:sz="0" w:space="0" w:color="auto"/>
          </w:divBdr>
        </w:div>
        <w:div w:id="1683242441">
          <w:marLeft w:val="0"/>
          <w:marRight w:val="0"/>
          <w:marTop w:val="0"/>
          <w:marBottom w:val="0"/>
          <w:divBdr>
            <w:top w:val="none" w:sz="0" w:space="0" w:color="auto"/>
            <w:left w:val="none" w:sz="0" w:space="0" w:color="auto"/>
            <w:bottom w:val="none" w:sz="0" w:space="0" w:color="auto"/>
            <w:right w:val="none" w:sz="0" w:space="0" w:color="auto"/>
          </w:divBdr>
        </w:div>
        <w:div w:id="1861240999">
          <w:marLeft w:val="0"/>
          <w:marRight w:val="0"/>
          <w:marTop w:val="0"/>
          <w:marBottom w:val="0"/>
          <w:divBdr>
            <w:top w:val="none" w:sz="0" w:space="0" w:color="auto"/>
            <w:left w:val="none" w:sz="0" w:space="0" w:color="auto"/>
            <w:bottom w:val="none" w:sz="0" w:space="0" w:color="auto"/>
            <w:right w:val="none" w:sz="0" w:space="0" w:color="auto"/>
          </w:divBdr>
        </w:div>
        <w:div w:id="1488399273">
          <w:marLeft w:val="0"/>
          <w:marRight w:val="0"/>
          <w:marTop w:val="0"/>
          <w:marBottom w:val="0"/>
          <w:divBdr>
            <w:top w:val="none" w:sz="0" w:space="0" w:color="auto"/>
            <w:left w:val="none" w:sz="0" w:space="0" w:color="auto"/>
            <w:bottom w:val="none" w:sz="0" w:space="0" w:color="auto"/>
            <w:right w:val="none" w:sz="0" w:space="0" w:color="auto"/>
          </w:divBdr>
        </w:div>
        <w:div w:id="2071494225">
          <w:marLeft w:val="0"/>
          <w:marRight w:val="0"/>
          <w:marTop w:val="0"/>
          <w:marBottom w:val="0"/>
          <w:divBdr>
            <w:top w:val="none" w:sz="0" w:space="0" w:color="auto"/>
            <w:left w:val="none" w:sz="0" w:space="0" w:color="auto"/>
            <w:bottom w:val="none" w:sz="0" w:space="0" w:color="auto"/>
            <w:right w:val="none" w:sz="0" w:space="0" w:color="auto"/>
          </w:divBdr>
        </w:div>
        <w:div w:id="617953488">
          <w:marLeft w:val="0"/>
          <w:marRight w:val="0"/>
          <w:marTop w:val="0"/>
          <w:marBottom w:val="0"/>
          <w:divBdr>
            <w:top w:val="none" w:sz="0" w:space="0" w:color="auto"/>
            <w:left w:val="none" w:sz="0" w:space="0" w:color="auto"/>
            <w:bottom w:val="none" w:sz="0" w:space="0" w:color="auto"/>
            <w:right w:val="none" w:sz="0" w:space="0" w:color="auto"/>
          </w:divBdr>
        </w:div>
        <w:div w:id="723993201">
          <w:marLeft w:val="0"/>
          <w:marRight w:val="0"/>
          <w:marTop w:val="0"/>
          <w:marBottom w:val="0"/>
          <w:divBdr>
            <w:top w:val="none" w:sz="0" w:space="0" w:color="auto"/>
            <w:left w:val="none" w:sz="0" w:space="0" w:color="auto"/>
            <w:bottom w:val="none" w:sz="0" w:space="0" w:color="auto"/>
            <w:right w:val="none" w:sz="0" w:space="0" w:color="auto"/>
          </w:divBdr>
        </w:div>
        <w:div w:id="1973828035">
          <w:marLeft w:val="0"/>
          <w:marRight w:val="0"/>
          <w:marTop w:val="0"/>
          <w:marBottom w:val="0"/>
          <w:divBdr>
            <w:top w:val="none" w:sz="0" w:space="0" w:color="auto"/>
            <w:left w:val="none" w:sz="0" w:space="0" w:color="auto"/>
            <w:bottom w:val="none" w:sz="0" w:space="0" w:color="auto"/>
            <w:right w:val="none" w:sz="0" w:space="0" w:color="auto"/>
          </w:divBdr>
        </w:div>
        <w:div w:id="411587002">
          <w:marLeft w:val="0"/>
          <w:marRight w:val="0"/>
          <w:marTop w:val="0"/>
          <w:marBottom w:val="0"/>
          <w:divBdr>
            <w:top w:val="none" w:sz="0" w:space="0" w:color="auto"/>
            <w:left w:val="none" w:sz="0" w:space="0" w:color="auto"/>
            <w:bottom w:val="none" w:sz="0" w:space="0" w:color="auto"/>
            <w:right w:val="none" w:sz="0" w:space="0" w:color="auto"/>
          </w:divBdr>
        </w:div>
        <w:div w:id="2002735542">
          <w:marLeft w:val="0"/>
          <w:marRight w:val="0"/>
          <w:marTop w:val="0"/>
          <w:marBottom w:val="0"/>
          <w:divBdr>
            <w:top w:val="none" w:sz="0" w:space="0" w:color="auto"/>
            <w:left w:val="none" w:sz="0" w:space="0" w:color="auto"/>
            <w:bottom w:val="none" w:sz="0" w:space="0" w:color="auto"/>
            <w:right w:val="none" w:sz="0" w:space="0" w:color="auto"/>
          </w:divBdr>
        </w:div>
        <w:div w:id="1510021722">
          <w:marLeft w:val="0"/>
          <w:marRight w:val="0"/>
          <w:marTop w:val="0"/>
          <w:marBottom w:val="0"/>
          <w:divBdr>
            <w:top w:val="none" w:sz="0" w:space="0" w:color="auto"/>
            <w:left w:val="none" w:sz="0" w:space="0" w:color="auto"/>
            <w:bottom w:val="none" w:sz="0" w:space="0" w:color="auto"/>
            <w:right w:val="none" w:sz="0" w:space="0" w:color="auto"/>
          </w:divBdr>
        </w:div>
        <w:div w:id="2050452691">
          <w:marLeft w:val="0"/>
          <w:marRight w:val="0"/>
          <w:marTop w:val="0"/>
          <w:marBottom w:val="0"/>
          <w:divBdr>
            <w:top w:val="none" w:sz="0" w:space="0" w:color="auto"/>
            <w:left w:val="none" w:sz="0" w:space="0" w:color="auto"/>
            <w:bottom w:val="none" w:sz="0" w:space="0" w:color="auto"/>
            <w:right w:val="none" w:sz="0" w:space="0" w:color="auto"/>
          </w:divBdr>
        </w:div>
        <w:div w:id="123355058">
          <w:marLeft w:val="0"/>
          <w:marRight w:val="0"/>
          <w:marTop w:val="0"/>
          <w:marBottom w:val="0"/>
          <w:divBdr>
            <w:top w:val="none" w:sz="0" w:space="0" w:color="auto"/>
            <w:left w:val="none" w:sz="0" w:space="0" w:color="auto"/>
            <w:bottom w:val="none" w:sz="0" w:space="0" w:color="auto"/>
            <w:right w:val="none" w:sz="0" w:space="0" w:color="auto"/>
          </w:divBdr>
        </w:div>
        <w:div w:id="886381706">
          <w:marLeft w:val="0"/>
          <w:marRight w:val="0"/>
          <w:marTop w:val="0"/>
          <w:marBottom w:val="0"/>
          <w:divBdr>
            <w:top w:val="none" w:sz="0" w:space="0" w:color="auto"/>
            <w:left w:val="none" w:sz="0" w:space="0" w:color="auto"/>
            <w:bottom w:val="none" w:sz="0" w:space="0" w:color="auto"/>
            <w:right w:val="none" w:sz="0" w:space="0" w:color="auto"/>
          </w:divBdr>
        </w:div>
        <w:div w:id="2066026510">
          <w:marLeft w:val="0"/>
          <w:marRight w:val="0"/>
          <w:marTop w:val="0"/>
          <w:marBottom w:val="0"/>
          <w:divBdr>
            <w:top w:val="none" w:sz="0" w:space="0" w:color="auto"/>
            <w:left w:val="none" w:sz="0" w:space="0" w:color="auto"/>
            <w:bottom w:val="none" w:sz="0" w:space="0" w:color="auto"/>
            <w:right w:val="none" w:sz="0" w:space="0" w:color="auto"/>
          </w:divBdr>
        </w:div>
        <w:div w:id="59254618">
          <w:marLeft w:val="0"/>
          <w:marRight w:val="0"/>
          <w:marTop w:val="0"/>
          <w:marBottom w:val="0"/>
          <w:divBdr>
            <w:top w:val="none" w:sz="0" w:space="0" w:color="auto"/>
            <w:left w:val="none" w:sz="0" w:space="0" w:color="auto"/>
            <w:bottom w:val="none" w:sz="0" w:space="0" w:color="auto"/>
            <w:right w:val="none" w:sz="0" w:space="0" w:color="auto"/>
          </w:divBdr>
        </w:div>
        <w:div w:id="957026340">
          <w:marLeft w:val="0"/>
          <w:marRight w:val="0"/>
          <w:marTop w:val="0"/>
          <w:marBottom w:val="0"/>
          <w:divBdr>
            <w:top w:val="none" w:sz="0" w:space="0" w:color="auto"/>
            <w:left w:val="none" w:sz="0" w:space="0" w:color="auto"/>
            <w:bottom w:val="none" w:sz="0" w:space="0" w:color="auto"/>
            <w:right w:val="none" w:sz="0" w:space="0" w:color="auto"/>
          </w:divBdr>
        </w:div>
        <w:div w:id="1383745922">
          <w:marLeft w:val="0"/>
          <w:marRight w:val="0"/>
          <w:marTop w:val="0"/>
          <w:marBottom w:val="0"/>
          <w:divBdr>
            <w:top w:val="none" w:sz="0" w:space="0" w:color="auto"/>
            <w:left w:val="none" w:sz="0" w:space="0" w:color="auto"/>
            <w:bottom w:val="none" w:sz="0" w:space="0" w:color="auto"/>
            <w:right w:val="none" w:sz="0" w:space="0" w:color="auto"/>
          </w:divBdr>
        </w:div>
        <w:div w:id="472914226">
          <w:marLeft w:val="0"/>
          <w:marRight w:val="0"/>
          <w:marTop w:val="0"/>
          <w:marBottom w:val="0"/>
          <w:divBdr>
            <w:top w:val="none" w:sz="0" w:space="0" w:color="auto"/>
            <w:left w:val="none" w:sz="0" w:space="0" w:color="auto"/>
            <w:bottom w:val="none" w:sz="0" w:space="0" w:color="auto"/>
            <w:right w:val="none" w:sz="0" w:space="0" w:color="auto"/>
          </w:divBdr>
        </w:div>
        <w:div w:id="604460534">
          <w:marLeft w:val="0"/>
          <w:marRight w:val="0"/>
          <w:marTop w:val="0"/>
          <w:marBottom w:val="0"/>
          <w:divBdr>
            <w:top w:val="none" w:sz="0" w:space="0" w:color="auto"/>
            <w:left w:val="none" w:sz="0" w:space="0" w:color="auto"/>
            <w:bottom w:val="none" w:sz="0" w:space="0" w:color="auto"/>
            <w:right w:val="none" w:sz="0" w:space="0" w:color="auto"/>
          </w:divBdr>
        </w:div>
        <w:div w:id="1707565073">
          <w:marLeft w:val="0"/>
          <w:marRight w:val="0"/>
          <w:marTop w:val="0"/>
          <w:marBottom w:val="0"/>
          <w:divBdr>
            <w:top w:val="none" w:sz="0" w:space="0" w:color="auto"/>
            <w:left w:val="none" w:sz="0" w:space="0" w:color="auto"/>
            <w:bottom w:val="none" w:sz="0" w:space="0" w:color="auto"/>
            <w:right w:val="none" w:sz="0" w:space="0" w:color="auto"/>
          </w:divBdr>
        </w:div>
        <w:div w:id="29040416">
          <w:marLeft w:val="0"/>
          <w:marRight w:val="0"/>
          <w:marTop w:val="0"/>
          <w:marBottom w:val="0"/>
          <w:divBdr>
            <w:top w:val="none" w:sz="0" w:space="0" w:color="auto"/>
            <w:left w:val="none" w:sz="0" w:space="0" w:color="auto"/>
            <w:bottom w:val="none" w:sz="0" w:space="0" w:color="auto"/>
            <w:right w:val="none" w:sz="0" w:space="0" w:color="auto"/>
          </w:divBdr>
        </w:div>
        <w:div w:id="440030388">
          <w:marLeft w:val="0"/>
          <w:marRight w:val="0"/>
          <w:marTop w:val="0"/>
          <w:marBottom w:val="0"/>
          <w:divBdr>
            <w:top w:val="none" w:sz="0" w:space="0" w:color="auto"/>
            <w:left w:val="none" w:sz="0" w:space="0" w:color="auto"/>
            <w:bottom w:val="none" w:sz="0" w:space="0" w:color="auto"/>
            <w:right w:val="none" w:sz="0" w:space="0" w:color="auto"/>
          </w:divBdr>
        </w:div>
        <w:div w:id="248009394">
          <w:marLeft w:val="0"/>
          <w:marRight w:val="0"/>
          <w:marTop w:val="0"/>
          <w:marBottom w:val="0"/>
          <w:divBdr>
            <w:top w:val="none" w:sz="0" w:space="0" w:color="auto"/>
            <w:left w:val="none" w:sz="0" w:space="0" w:color="auto"/>
            <w:bottom w:val="none" w:sz="0" w:space="0" w:color="auto"/>
            <w:right w:val="none" w:sz="0" w:space="0" w:color="auto"/>
          </w:divBdr>
        </w:div>
        <w:div w:id="155732918">
          <w:marLeft w:val="0"/>
          <w:marRight w:val="0"/>
          <w:marTop w:val="0"/>
          <w:marBottom w:val="0"/>
          <w:divBdr>
            <w:top w:val="none" w:sz="0" w:space="0" w:color="auto"/>
            <w:left w:val="none" w:sz="0" w:space="0" w:color="auto"/>
            <w:bottom w:val="none" w:sz="0" w:space="0" w:color="auto"/>
            <w:right w:val="none" w:sz="0" w:space="0" w:color="auto"/>
          </w:divBdr>
        </w:div>
        <w:div w:id="478152067">
          <w:marLeft w:val="0"/>
          <w:marRight w:val="0"/>
          <w:marTop w:val="0"/>
          <w:marBottom w:val="0"/>
          <w:divBdr>
            <w:top w:val="none" w:sz="0" w:space="0" w:color="auto"/>
            <w:left w:val="none" w:sz="0" w:space="0" w:color="auto"/>
            <w:bottom w:val="none" w:sz="0" w:space="0" w:color="auto"/>
            <w:right w:val="none" w:sz="0" w:space="0" w:color="auto"/>
          </w:divBdr>
        </w:div>
        <w:div w:id="54671630">
          <w:marLeft w:val="0"/>
          <w:marRight w:val="0"/>
          <w:marTop w:val="0"/>
          <w:marBottom w:val="0"/>
          <w:divBdr>
            <w:top w:val="none" w:sz="0" w:space="0" w:color="auto"/>
            <w:left w:val="none" w:sz="0" w:space="0" w:color="auto"/>
            <w:bottom w:val="none" w:sz="0" w:space="0" w:color="auto"/>
            <w:right w:val="none" w:sz="0" w:space="0" w:color="auto"/>
          </w:divBdr>
        </w:div>
        <w:div w:id="1511292367">
          <w:marLeft w:val="0"/>
          <w:marRight w:val="0"/>
          <w:marTop w:val="0"/>
          <w:marBottom w:val="0"/>
          <w:divBdr>
            <w:top w:val="none" w:sz="0" w:space="0" w:color="auto"/>
            <w:left w:val="none" w:sz="0" w:space="0" w:color="auto"/>
            <w:bottom w:val="none" w:sz="0" w:space="0" w:color="auto"/>
            <w:right w:val="none" w:sz="0" w:space="0" w:color="auto"/>
          </w:divBdr>
        </w:div>
        <w:div w:id="678317562">
          <w:marLeft w:val="0"/>
          <w:marRight w:val="0"/>
          <w:marTop w:val="0"/>
          <w:marBottom w:val="0"/>
          <w:divBdr>
            <w:top w:val="none" w:sz="0" w:space="0" w:color="auto"/>
            <w:left w:val="none" w:sz="0" w:space="0" w:color="auto"/>
            <w:bottom w:val="none" w:sz="0" w:space="0" w:color="auto"/>
            <w:right w:val="none" w:sz="0" w:space="0" w:color="auto"/>
          </w:divBdr>
        </w:div>
        <w:div w:id="250283697">
          <w:marLeft w:val="0"/>
          <w:marRight w:val="0"/>
          <w:marTop w:val="0"/>
          <w:marBottom w:val="0"/>
          <w:divBdr>
            <w:top w:val="none" w:sz="0" w:space="0" w:color="auto"/>
            <w:left w:val="none" w:sz="0" w:space="0" w:color="auto"/>
            <w:bottom w:val="none" w:sz="0" w:space="0" w:color="auto"/>
            <w:right w:val="none" w:sz="0" w:space="0" w:color="auto"/>
          </w:divBdr>
        </w:div>
        <w:div w:id="1167092028">
          <w:marLeft w:val="0"/>
          <w:marRight w:val="0"/>
          <w:marTop w:val="0"/>
          <w:marBottom w:val="0"/>
          <w:divBdr>
            <w:top w:val="none" w:sz="0" w:space="0" w:color="auto"/>
            <w:left w:val="none" w:sz="0" w:space="0" w:color="auto"/>
            <w:bottom w:val="none" w:sz="0" w:space="0" w:color="auto"/>
            <w:right w:val="none" w:sz="0" w:space="0" w:color="auto"/>
          </w:divBdr>
        </w:div>
        <w:div w:id="1355036477">
          <w:marLeft w:val="0"/>
          <w:marRight w:val="0"/>
          <w:marTop w:val="0"/>
          <w:marBottom w:val="0"/>
          <w:divBdr>
            <w:top w:val="none" w:sz="0" w:space="0" w:color="auto"/>
            <w:left w:val="none" w:sz="0" w:space="0" w:color="auto"/>
            <w:bottom w:val="none" w:sz="0" w:space="0" w:color="auto"/>
            <w:right w:val="none" w:sz="0" w:space="0" w:color="auto"/>
          </w:divBdr>
        </w:div>
        <w:div w:id="795563286">
          <w:marLeft w:val="0"/>
          <w:marRight w:val="0"/>
          <w:marTop w:val="0"/>
          <w:marBottom w:val="0"/>
          <w:divBdr>
            <w:top w:val="none" w:sz="0" w:space="0" w:color="auto"/>
            <w:left w:val="none" w:sz="0" w:space="0" w:color="auto"/>
            <w:bottom w:val="none" w:sz="0" w:space="0" w:color="auto"/>
            <w:right w:val="none" w:sz="0" w:space="0" w:color="auto"/>
          </w:divBdr>
        </w:div>
        <w:div w:id="1244534459">
          <w:marLeft w:val="0"/>
          <w:marRight w:val="0"/>
          <w:marTop w:val="0"/>
          <w:marBottom w:val="0"/>
          <w:divBdr>
            <w:top w:val="none" w:sz="0" w:space="0" w:color="auto"/>
            <w:left w:val="none" w:sz="0" w:space="0" w:color="auto"/>
            <w:bottom w:val="none" w:sz="0" w:space="0" w:color="auto"/>
            <w:right w:val="none" w:sz="0" w:space="0" w:color="auto"/>
          </w:divBdr>
        </w:div>
        <w:div w:id="349525715">
          <w:marLeft w:val="0"/>
          <w:marRight w:val="0"/>
          <w:marTop w:val="0"/>
          <w:marBottom w:val="0"/>
          <w:divBdr>
            <w:top w:val="none" w:sz="0" w:space="0" w:color="auto"/>
            <w:left w:val="none" w:sz="0" w:space="0" w:color="auto"/>
            <w:bottom w:val="none" w:sz="0" w:space="0" w:color="auto"/>
            <w:right w:val="none" w:sz="0" w:space="0" w:color="auto"/>
          </w:divBdr>
        </w:div>
      </w:divsChild>
    </w:div>
    <w:div w:id="1127357578">
      <w:bodyDiv w:val="1"/>
      <w:marLeft w:val="0"/>
      <w:marRight w:val="0"/>
      <w:marTop w:val="0"/>
      <w:marBottom w:val="0"/>
      <w:divBdr>
        <w:top w:val="none" w:sz="0" w:space="0" w:color="auto"/>
        <w:left w:val="none" w:sz="0" w:space="0" w:color="auto"/>
        <w:bottom w:val="none" w:sz="0" w:space="0" w:color="auto"/>
        <w:right w:val="none" w:sz="0" w:space="0" w:color="auto"/>
      </w:divBdr>
    </w:div>
    <w:div w:id="1253591964">
      <w:bodyDiv w:val="1"/>
      <w:marLeft w:val="0"/>
      <w:marRight w:val="0"/>
      <w:marTop w:val="0"/>
      <w:marBottom w:val="0"/>
      <w:divBdr>
        <w:top w:val="none" w:sz="0" w:space="0" w:color="auto"/>
        <w:left w:val="none" w:sz="0" w:space="0" w:color="auto"/>
        <w:bottom w:val="none" w:sz="0" w:space="0" w:color="auto"/>
        <w:right w:val="none" w:sz="0" w:space="0" w:color="auto"/>
      </w:divBdr>
    </w:div>
    <w:div w:id="1317295646">
      <w:bodyDiv w:val="1"/>
      <w:marLeft w:val="0"/>
      <w:marRight w:val="0"/>
      <w:marTop w:val="0"/>
      <w:marBottom w:val="0"/>
      <w:divBdr>
        <w:top w:val="none" w:sz="0" w:space="0" w:color="auto"/>
        <w:left w:val="none" w:sz="0" w:space="0" w:color="auto"/>
        <w:bottom w:val="none" w:sz="0" w:space="0" w:color="auto"/>
        <w:right w:val="none" w:sz="0" w:space="0" w:color="auto"/>
      </w:divBdr>
    </w:div>
    <w:div w:id="1361394294">
      <w:bodyDiv w:val="1"/>
      <w:marLeft w:val="0"/>
      <w:marRight w:val="0"/>
      <w:marTop w:val="0"/>
      <w:marBottom w:val="0"/>
      <w:divBdr>
        <w:top w:val="none" w:sz="0" w:space="0" w:color="auto"/>
        <w:left w:val="none" w:sz="0" w:space="0" w:color="auto"/>
        <w:bottom w:val="none" w:sz="0" w:space="0" w:color="auto"/>
        <w:right w:val="none" w:sz="0" w:space="0" w:color="auto"/>
      </w:divBdr>
    </w:div>
    <w:div w:id="1399665297">
      <w:bodyDiv w:val="1"/>
      <w:marLeft w:val="0"/>
      <w:marRight w:val="0"/>
      <w:marTop w:val="0"/>
      <w:marBottom w:val="0"/>
      <w:divBdr>
        <w:top w:val="none" w:sz="0" w:space="0" w:color="auto"/>
        <w:left w:val="none" w:sz="0" w:space="0" w:color="auto"/>
        <w:bottom w:val="none" w:sz="0" w:space="0" w:color="auto"/>
        <w:right w:val="none" w:sz="0" w:space="0" w:color="auto"/>
      </w:divBdr>
    </w:div>
    <w:div w:id="1406344381">
      <w:bodyDiv w:val="1"/>
      <w:marLeft w:val="0"/>
      <w:marRight w:val="0"/>
      <w:marTop w:val="0"/>
      <w:marBottom w:val="0"/>
      <w:divBdr>
        <w:top w:val="none" w:sz="0" w:space="0" w:color="auto"/>
        <w:left w:val="none" w:sz="0" w:space="0" w:color="auto"/>
        <w:bottom w:val="none" w:sz="0" w:space="0" w:color="auto"/>
        <w:right w:val="none" w:sz="0" w:space="0" w:color="auto"/>
      </w:divBdr>
      <w:divsChild>
        <w:div w:id="254750602">
          <w:marLeft w:val="0"/>
          <w:marRight w:val="0"/>
          <w:marTop w:val="0"/>
          <w:marBottom w:val="0"/>
          <w:divBdr>
            <w:top w:val="none" w:sz="0" w:space="0" w:color="auto"/>
            <w:left w:val="none" w:sz="0" w:space="0" w:color="auto"/>
            <w:bottom w:val="none" w:sz="0" w:space="0" w:color="auto"/>
            <w:right w:val="none" w:sz="0" w:space="0" w:color="auto"/>
          </w:divBdr>
        </w:div>
        <w:div w:id="1310091176">
          <w:marLeft w:val="0"/>
          <w:marRight w:val="0"/>
          <w:marTop w:val="0"/>
          <w:marBottom w:val="0"/>
          <w:divBdr>
            <w:top w:val="none" w:sz="0" w:space="0" w:color="auto"/>
            <w:left w:val="none" w:sz="0" w:space="0" w:color="auto"/>
            <w:bottom w:val="none" w:sz="0" w:space="0" w:color="auto"/>
            <w:right w:val="none" w:sz="0" w:space="0" w:color="auto"/>
          </w:divBdr>
        </w:div>
        <w:div w:id="1219127374">
          <w:marLeft w:val="0"/>
          <w:marRight w:val="0"/>
          <w:marTop w:val="0"/>
          <w:marBottom w:val="0"/>
          <w:divBdr>
            <w:top w:val="none" w:sz="0" w:space="0" w:color="auto"/>
            <w:left w:val="none" w:sz="0" w:space="0" w:color="auto"/>
            <w:bottom w:val="none" w:sz="0" w:space="0" w:color="auto"/>
            <w:right w:val="none" w:sz="0" w:space="0" w:color="auto"/>
          </w:divBdr>
        </w:div>
        <w:div w:id="345716013">
          <w:marLeft w:val="0"/>
          <w:marRight w:val="0"/>
          <w:marTop w:val="0"/>
          <w:marBottom w:val="0"/>
          <w:divBdr>
            <w:top w:val="none" w:sz="0" w:space="0" w:color="auto"/>
            <w:left w:val="none" w:sz="0" w:space="0" w:color="auto"/>
            <w:bottom w:val="none" w:sz="0" w:space="0" w:color="auto"/>
            <w:right w:val="none" w:sz="0" w:space="0" w:color="auto"/>
          </w:divBdr>
        </w:div>
        <w:div w:id="507790587">
          <w:marLeft w:val="0"/>
          <w:marRight w:val="0"/>
          <w:marTop w:val="0"/>
          <w:marBottom w:val="0"/>
          <w:divBdr>
            <w:top w:val="none" w:sz="0" w:space="0" w:color="auto"/>
            <w:left w:val="none" w:sz="0" w:space="0" w:color="auto"/>
            <w:bottom w:val="none" w:sz="0" w:space="0" w:color="auto"/>
            <w:right w:val="none" w:sz="0" w:space="0" w:color="auto"/>
          </w:divBdr>
        </w:div>
        <w:div w:id="1823882865">
          <w:marLeft w:val="0"/>
          <w:marRight w:val="0"/>
          <w:marTop w:val="0"/>
          <w:marBottom w:val="0"/>
          <w:divBdr>
            <w:top w:val="none" w:sz="0" w:space="0" w:color="auto"/>
            <w:left w:val="none" w:sz="0" w:space="0" w:color="auto"/>
            <w:bottom w:val="none" w:sz="0" w:space="0" w:color="auto"/>
            <w:right w:val="none" w:sz="0" w:space="0" w:color="auto"/>
          </w:divBdr>
        </w:div>
        <w:div w:id="459611666">
          <w:marLeft w:val="0"/>
          <w:marRight w:val="0"/>
          <w:marTop w:val="0"/>
          <w:marBottom w:val="0"/>
          <w:divBdr>
            <w:top w:val="none" w:sz="0" w:space="0" w:color="auto"/>
            <w:left w:val="none" w:sz="0" w:space="0" w:color="auto"/>
            <w:bottom w:val="none" w:sz="0" w:space="0" w:color="auto"/>
            <w:right w:val="none" w:sz="0" w:space="0" w:color="auto"/>
          </w:divBdr>
        </w:div>
        <w:div w:id="531386227">
          <w:marLeft w:val="0"/>
          <w:marRight w:val="0"/>
          <w:marTop w:val="0"/>
          <w:marBottom w:val="0"/>
          <w:divBdr>
            <w:top w:val="none" w:sz="0" w:space="0" w:color="auto"/>
            <w:left w:val="none" w:sz="0" w:space="0" w:color="auto"/>
            <w:bottom w:val="none" w:sz="0" w:space="0" w:color="auto"/>
            <w:right w:val="none" w:sz="0" w:space="0" w:color="auto"/>
          </w:divBdr>
        </w:div>
        <w:div w:id="24789864">
          <w:marLeft w:val="0"/>
          <w:marRight w:val="0"/>
          <w:marTop w:val="0"/>
          <w:marBottom w:val="0"/>
          <w:divBdr>
            <w:top w:val="none" w:sz="0" w:space="0" w:color="auto"/>
            <w:left w:val="none" w:sz="0" w:space="0" w:color="auto"/>
            <w:bottom w:val="none" w:sz="0" w:space="0" w:color="auto"/>
            <w:right w:val="none" w:sz="0" w:space="0" w:color="auto"/>
          </w:divBdr>
        </w:div>
        <w:div w:id="2056350292">
          <w:marLeft w:val="0"/>
          <w:marRight w:val="0"/>
          <w:marTop w:val="0"/>
          <w:marBottom w:val="0"/>
          <w:divBdr>
            <w:top w:val="none" w:sz="0" w:space="0" w:color="auto"/>
            <w:left w:val="none" w:sz="0" w:space="0" w:color="auto"/>
            <w:bottom w:val="none" w:sz="0" w:space="0" w:color="auto"/>
            <w:right w:val="none" w:sz="0" w:space="0" w:color="auto"/>
          </w:divBdr>
        </w:div>
        <w:div w:id="795177115">
          <w:marLeft w:val="0"/>
          <w:marRight w:val="0"/>
          <w:marTop w:val="0"/>
          <w:marBottom w:val="0"/>
          <w:divBdr>
            <w:top w:val="none" w:sz="0" w:space="0" w:color="auto"/>
            <w:left w:val="none" w:sz="0" w:space="0" w:color="auto"/>
            <w:bottom w:val="none" w:sz="0" w:space="0" w:color="auto"/>
            <w:right w:val="none" w:sz="0" w:space="0" w:color="auto"/>
          </w:divBdr>
        </w:div>
        <w:div w:id="278028490">
          <w:marLeft w:val="0"/>
          <w:marRight w:val="0"/>
          <w:marTop w:val="0"/>
          <w:marBottom w:val="0"/>
          <w:divBdr>
            <w:top w:val="none" w:sz="0" w:space="0" w:color="auto"/>
            <w:left w:val="none" w:sz="0" w:space="0" w:color="auto"/>
            <w:bottom w:val="none" w:sz="0" w:space="0" w:color="auto"/>
            <w:right w:val="none" w:sz="0" w:space="0" w:color="auto"/>
          </w:divBdr>
        </w:div>
        <w:div w:id="1451171187">
          <w:marLeft w:val="0"/>
          <w:marRight w:val="0"/>
          <w:marTop w:val="0"/>
          <w:marBottom w:val="0"/>
          <w:divBdr>
            <w:top w:val="none" w:sz="0" w:space="0" w:color="auto"/>
            <w:left w:val="none" w:sz="0" w:space="0" w:color="auto"/>
            <w:bottom w:val="none" w:sz="0" w:space="0" w:color="auto"/>
            <w:right w:val="none" w:sz="0" w:space="0" w:color="auto"/>
          </w:divBdr>
        </w:div>
        <w:div w:id="1675301794">
          <w:marLeft w:val="0"/>
          <w:marRight w:val="0"/>
          <w:marTop w:val="0"/>
          <w:marBottom w:val="0"/>
          <w:divBdr>
            <w:top w:val="none" w:sz="0" w:space="0" w:color="auto"/>
            <w:left w:val="none" w:sz="0" w:space="0" w:color="auto"/>
            <w:bottom w:val="none" w:sz="0" w:space="0" w:color="auto"/>
            <w:right w:val="none" w:sz="0" w:space="0" w:color="auto"/>
          </w:divBdr>
        </w:div>
        <w:div w:id="789398245">
          <w:marLeft w:val="0"/>
          <w:marRight w:val="0"/>
          <w:marTop w:val="0"/>
          <w:marBottom w:val="0"/>
          <w:divBdr>
            <w:top w:val="none" w:sz="0" w:space="0" w:color="auto"/>
            <w:left w:val="none" w:sz="0" w:space="0" w:color="auto"/>
            <w:bottom w:val="none" w:sz="0" w:space="0" w:color="auto"/>
            <w:right w:val="none" w:sz="0" w:space="0" w:color="auto"/>
          </w:divBdr>
        </w:div>
        <w:div w:id="1612130726">
          <w:marLeft w:val="0"/>
          <w:marRight w:val="0"/>
          <w:marTop w:val="0"/>
          <w:marBottom w:val="0"/>
          <w:divBdr>
            <w:top w:val="none" w:sz="0" w:space="0" w:color="auto"/>
            <w:left w:val="none" w:sz="0" w:space="0" w:color="auto"/>
            <w:bottom w:val="none" w:sz="0" w:space="0" w:color="auto"/>
            <w:right w:val="none" w:sz="0" w:space="0" w:color="auto"/>
          </w:divBdr>
        </w:div>
        <w:div w:id="1758206198">
          <w:marLeft w:val="0"/>
          <w:marRight w:val="0"/>
          <w:marTop w:val="0"/>
          <w:marBottom w:val="0"/>
          <w:divBdr>
            <w:top w:val="none" w:sz="0" w:space="0" w:color="auto"/>
            <w:left w:val="none" w:sz="0" w:space="0" w:color="auto"/>
            <w:bottom w:val="none" w:sz="0" w:space="0" w:color="auto"/>
            <w:right w:val="none" w:sz="0" w:space="0" w:color="auto"/>
          </w:divBdr>
        </w:div>
        <w:div w:id="652223108">
          <w:marLeft w:val="0"/>
          <w:marRight w:val="0"/>
          <w:marTop w:val="0"/>
          <w:marBottom w:val="0"/>
          <w:divBdr>
            <w:top w:val="none" w:sz="0" w:space="0" w:color="auto"/>
            <w:left w:val="none" w:sz="0" w:space="0" w:color="auto"/>
            <w:bottom w:val="none" w:sz="0" w:space="0" w:color="auto"/>
            <w:right w:val="none" w:sz="0" w:space="0" w:color="auto"/>
          </w:divBdr>
        </w:div>
        <w:div w:id="888802375">
          <w:marLeft w:val="0"/>
          <w:marRight w:val="0"/>
          <w:marTop w:val="0"/>
          <w:marBottom w:val="0"/>
          <w:divBdr>
            <w:top w:val="none" w:sz="0" w:space="0" w:color="auto"/>
            <w:left w:val="none" w:sz="0" w:space="0" w:color="auto"/>
            <w:bottom w:val="none" w:sz="0" w:space="0" w:color="auto"/>
            <w:right w:val="none" w:sz="0" w:space="0" w:color="auto"/>
          </w:divBdr>
        </w:div>
        <w:div w:id="225259440">
          <w:marLeft w:val="0"/>
          <w:marRight w:val="0"/>
          <w:marTop w:val="0"/>
          <w:marBottom w:val="0"/>
          <w:divBdr>
            <w:top w:val="none" w:sz="0" w:space="0" w:color="auto"/>
            <w:left w:val="none" w:sz="0" w:space="0" w:color="auto"/>
            <w:bottom w:val="none" w:sz="0" w:space="0" w:color="auto"/>
            <w:right w:val="none" w:sz="0" w:space="0" w:color="auto"/>
          </w:divBdr>
        </w:div>
        <w:div w:id="241179611">
          <w:marLeft w:val="0"/>
          <w:marRight w:val="0"/>
          <w:marTop w:val="0"/>
          <w:marBottom w:val="0"/>
          <w:divBdr>
            <w:top w:val="none" w:sz="0" w:space="0" w:color="auto"/>
            <w:left w:val="none" w:sz="0" w:space="0" w:color="auto"/>
            <w:bottom w:val="none" w:sz="0" w:space="0" w:color="auto"/>
            <w:right w:val="none" w:sz="0" w:space="0" w:color="auto"/>
          </w:divBdr>
        </w:div>
        <w:div w:id="1004935125">
          <w:marLeft w:val="0"/>
          <w:marRight w:val="0"/>
          <w:marTop w:val="0"/>
          <w:marBottom w:val="0"/>
          <w:divBdr>
            <w:top w:val="none" w:sz="0" w:space="0" w:color="auto"/>
            <w:left w:val="none" w:sz="0" w:space="0" w:color="auto"/>
            <w:bottom w:val="none" w:sz="0" w:space="0" w:color="auto"/>
            <w:right w:val="none" w:sz="0" w:space="0" w:color="auto"/>
          </w:divBdr>
        </w:div>
        <w:div w:id="1161047886">
          <w:marLeft w:val="0"/>
          <w:marRight w:val="0"/>
          <w:marTop w:val="0"/>
          <w:marBottom w:val="0"/>
          <w:divBdr>
            <w:top w:val="none" w:sz="0" w:space="0" w:color="auto"/>
            <w:left w:val="none" w:sz="0" w:space="0" w:color="auto"/>
            <w:bottom w:val="none" w:sz="0" w:space="0" w:color="auto"/>
            <w:right w:val="none" w:sz="0" w:space="0" w:color="auto"/>
          </w:divBdr>
        </w:div>
        <w:div w:id="1740665926">
          <w:marLeft w:val="0"/>
          <w:marRight w:val="0"/>
          <w:marTop w:val="0"/>
          <w:marBottom w:val="0"/>
          <w:divBdr>
            <w:top w:val="none" w:sz="0" w:space="0" w:color="auto"/>
            <w:left w:val="none" w:sz="0" w:space="0" w:color="auto"/>
            <w:bottom w:val="none" w:sz="0" w:space="0" w:color="auto"/>
            <w:right w:val="none" w:sz="0" w:space="0" w:color="auto"/>
          </w:divBdr>
        </w:div>
        <w:div w:id="1308240155">
          <w:marLeft w:val="0"/>
          <w:marRight w:val="0"/>
          <w:marTop w:val="0"/>
          <w:marBottom w:val="0"/>
          <w:divBdr>
            <w:top w:val="none" w:sz="0" w:space="0" w:color="auto"/>
            <w:left w:val="none" w:sz="0" w:space="0" w:color="auto"/>
            <w:bottom w:val="none" w:sz="0" w:space="0" w:color="auto"/>
            <w:right w:val="none" w:sz="0" w:space="0" w:color="auto"/>
          </w:divBdr>
        </w:div>
        <w:div w:id="292370154">
          <w:marLeft w:val="0"/>
          <w:marRight w:val="0"/>
          <w:marTop w:val="0"/>
          <w:marBottom w:val="0"/>
          <w:divBdr>
            <w:top w:val="none" w:sz="0" w:space="0" w:color="auto"/>
            <w:left w:val="none" w:sz="0" w:space="0" w:color="auto"/>
            <w:bottom w:val="none" w:sz="0" w:space="0" w:color="auto"/>
            <w:right w:val="none" w:sz="0" w:space="0" w:color="auto"/>
          </w:divBdr>
        </w:div>
        <w:div w:id="1279679441">
          <w:marLeft w:val="0"/>
          <w:marRight w:val="0"/>
          <w:marTop w:val="0"/>
          <w:marBottom w:val="0"/>
          <w:divBdr>
            <w:top w:val="none" w:sz="0" w:space="0" w:color="auto"/>
            <w:left w:val="none" w:sz="0" w:space="0" w:color="auto"/>
            <w:bottom w:val="none" w:sz="0" w:space="0" w:color="auto"/>
            <w:right w:val="none" w:sz="0" w:space="0" w:color="auto"/>
          </w:divBdr>
        </w:div>
        <w:div w:id="2130588339">
          <w:marLeft w:val="0"/>
          <w:marRight w:val="0"/>
          <w:marTop w:val="0"/>
          <w:marBottom w:val="0"/>
          <w:divBdr>
            <w:top w:val="none" w:sz="0" w:space="0" w:color="auto"/>
            <w:left w:val="none" w:sz="0" w:space="0" w:color="auto"/>
            <w:bottom w:val="none" w:sz="0" w:space="0" w:color="auto"/>
            <w:right w:val="none" w:sz="0" w:space="0" w:color="auto"/>
          </w:divBdr>
        </w:div>
        <w:div w:id="293409506">
          <w:marLeft w:val="0"/>
          <w:marRight w:val="0"/>
          <w:marTop w:val="0"/>
          <w:marBottom w:val="0"/>
          <w:divBdr>
            <w:top w:val="none" w:sz="0" w:space="0" w:color="auto"/>
            <w:left w:val="none" w:sz="0" w:space="0" w:color="auto"/>
            <w:bottom w:val="none" w:sz="0" w:space="0" w:color="auto"/>
            <w:right w:val="none" w:sz="0" w:space="0" w:color="auto"/>
          </w:divBdr>
        </w:div>
        <w:div w:id="3437809">
          <w:marLeft w:val="0"/>
          <w:marRight w:val="0"/>
          <w:marTop w:val="0"/>
          <w:marBottom w:val="0"/>
          <w:divBdr>
            <w:top w:val="none" w:sz="0" w:space="0" w:color="auto"/>
            <w:left w:val="none" w:sz="0" w:space="0" w:color="auto"/>
            <w:bottom w:val="none" w:sz="0" w:space="0" w:color="auto"/>
            <w:right w:val="none" w:sz="0" w:space="0" w:color="auto"/>
          </w:divBdr>
        </w:div>
        <w:div w:id="1595015844">
          <w:marLeft w:val="0"/>
          <w:marRight w:val="0"/>
          <w:marTop w:val="0"/>
          <w:marBottom w:val="0"/>
          <w:divBdr>
            <w:top w:val="none" w:sz="0" w:space="0" w:color="auto"/>
            <w:left w:val="none" w:sz="0" w:space="0" w:color="auto"/>
            <w:bottom w:val="none" w:sz="0" w:space="0" w:color="auto"/>
            <w:right w:val="none" w:sz="0" w:space="0" w:color="auto"/>
          </w:divBdr>
        </w:div>
        <w:div w:id="1329671006">
          <w:marLeft w:val="0"/>
          <w:marRight w:val="0"/>
          <w:marTop w:val="0"/>
          <w:marBottom w:val="0"/>
          <w:divBdr>
            <w:top w:val="none" w:sz="0" w:space="0" w:color="auto"/>
            <w:left w:val="none" w:sz="0" w:space="0" w:color="auto"/>
            <w:bottom w:val="none" w:sz="0" w:space="0" w:color="auto"/>
            <w:right w:val="none" w:sz="0" w:space="0" w:color="auto"/>
          </w:divBdr>
        </w:div>
        <w:div w:id="1427267755">
          <w:marLeft w:val="0"/>
          <w:marRight w:val="0"/>
          <w:marTop w:val="0"/>
          <w:marBottom w:val="0"/>
          <w:divBdr>
            <w:top w:val="none" w:sz="0" w:space="0" w:color="auto"/>
            <w:left w:val="none" w:sz="0" w:space="0" w:color="auto"/>
            <w:bottom w:val="none" w:sz="0" w:space="0" w:color="auto"/>
            <w:right w:val="none" w:sz="0" w:space="0" w:color="auto"/>
          </w:divBdr>
        </w:div>
        <w:div w:id="644818699">
          <w:marLeft w:val="0"/>
          <w:marRight w:val="0"/>
          <w:marTop w:val="0"/>
          <w:marBottom w:val="0"/>
          <w:divBdr>
            <w:top w:val="none" w:sz="0" w:space="0" w:color="auto"/>
            <w:left w:val="none" w:sz="0" w:space="0" w:color="auto"/>
            <w:bottom w:val="none" w:sz="0" w:space="0" w:color="auto"/>
            <w:right w:val="none" w:sz="0" w:space="0" w:color="auto"/>
          </w:divBdr>
        </w:div>
        <w:div w:id="1377390954">
          <w:marLeft w:val="0"/>
          <w:marRight w:val="0"/>
          <w:marTop w:val="0"/>
          <w:marBottom w:val="0"/>
          <w:divBdr>
            <w:top w:val="none" w:sz="0" w:space="0" w:color="auto"/>
            <w:left w:val="none" w:sz="0" w:space="0" w:color="auto"/>
            <w:bottom w:val="none" w:sz="0" w:space="0" w:color="auto"/>
            <w:right w:val="none" w:sz="0" w:space="0" w:color="auto"/>
          </w:divBdr>
        </w:div>
        <w:div w:id="1860117651">
          <w:marLeft w:val="0"/>
          <w:marRight w:val="0"/>
          <w:marTop w:val="0"/>
          <w:marBottom w:val="0"/>
          <w:divBdr>
            <w:top w:val="none" w:sz="0" w:space="0" w:color="auto"/>
            <w:left w:val="none" w:sz="0" w:space="0" w:color="auto"/>
            <w:bottom w:val="none" w:sz="0" w:space="0" w:color="auto"/>
            <w:right w:val="none" w:sz="0" w:space="0" w:color="auto"/>
          </w:divBdr>
        </w:div>
        <w:div w:id="779299727">
          <w:marLeft w:val="0"/>
          <w:marRight w:val="0"/>
          <w:marTop w:val="0"/>
          <w:marBottom w:val="0"/>
          <w:divBdr>
            <w:top w:val="none" w:sz="0" w:space="0" w:color="auto"/>
            <w:left w:val="none" w:sz="0" w:space="0" w:color="auto"/>
            <w:bottom w:val="none" w:sz="0" w:space="0" w:color="auto"/>
            <w:right w:val="none" w:sz="0" w:space="0" w:color="auto"/>
          </w:divBdr>
        </w:div>
        <w:div w:id="538906074">
          <w:marLeft w:val="0"/>
          <w:marRight w:val="0"/>
          <w:marTop w:val="0"/>
          <w:marBottom w:val="0"/>
          <w:divBdr>
            <w:top w:val="none" w:sz="0" w:space="0" w:color="auto"/>
            <w:left w:val="none" w:sz="0" w:space="0" w:color="auto"/>
            <w:bottom w:val="none" w:sz="0" w:space="0" w:color="auto"/>
            <w:right w:val="none" w:sz="0" w:space="0" w:color="auto"/>
          </w:divBdr>
        </w:div>
        <w:div w:id="1907371064">
          <w:marLeft w:val="0"/>
          <w:marRight w:val="0"/>
          <w:marTop w:val="0"/>
          <w:marBottom w:val="0"/>
          <w:divBdr>
            <w:top w:val="none" w:sz="0" w:space="0" w:color="auto"/>
            <w:left w:val="none" w:sz="0" w:space="0" w:color="auto"/>
            <w:bottom w:val="none" w:sz="0" w:space="0" w:color="auto"/>
            <w:right w:val="none" w:sz="0" w:space="0" w:color="auto"/>
          </w:divBdr>
        </w:div>
        <w:div w:id="1692144364">
          <w:marLeft w:val="0"/>
          <w:marRight w:val="0"/>
          <w:marTop w:val="0"/>
          <w:marBottom w:val="0"/>
          <w:divBdr>
            <w:top w:val="none" w:sz="0" w:space="0" w:color="auto"/>
            <w:left w:val="none" w:sz="0" w:space="0" w:color="auto"/>
            <w:bottom w:val="none" w:sz="0" w:space="0" w:color="auto"/>
            <w:right w:val="none" w:sz="0" w:space="0" w:color="auto"/>
          </w:divBdr>
        </w:div>
        <w:div w:id="2131432279">
          <w:marLeft w:val="0"/>
          <w:marRight w:val="0"/>
          <w:marTop w:val="0"/>
          <w:marBottom w:val="0"/>
          <w:divBdr>
            <w:top w:val="none" w:sz="0" w:space="0" w:color="auto"/>
            <w:left w:val="none" w:sz="0" w:space="0" w:color="auto"/>
            <w:bottom w:val="none" w:sz="0" w:space="0" w:color="auto"/>
            <w:right w:val="none" w:sz="0" w:space="0" w:color="auto"/>
          </w:divBdr>
        </w:div>
        <w:div w:id="27342784">
          <w:marLeft w:val="0"/>
          <w:marRight w:val="0"/>
          <w:marTop w:val="0"/>
          <w:marBottom w:val="0"/>
          <w:divBdr>
            <w:top w:val="none" w:sz="0" w:space="0" w:color="auto"/>
            <w:left w:val="none" w:sz="0" w:space="0" w:color="auto"/>
            <w:bottom w:val="none" w:sz="0" w:space="0" w:color="auto"/>
            <w:right w:val="none" w:sz="0" w:space="0" w:color="auto"/>
          </w:divBdr>
        </w:div>
        <w:div w:id="1758017979">
          <w:marLeft w:val="0"/>
          <w:marRight w:val="0"/>
          <w:marTop w:val="0"/>
          <w:marBottom w:val="0"/>
          <w:divBdr>
            <w:top w:val="none" w:sz="0" w:space="0" w:color="auto"/>
            <w:left w:val="none" w:sz="0" w:space="0" w:color="auto"/>
            <w:bottom w:val="none" w:sz="0" w:space="0" w:color="auto"/>
            <w:right w:val="none" w:sz="0" w:space="0" w:color="auto"/>
          </w:divBdr>
        </w:div>
        <w:div w:id="1568032133">
          <w:marLeft w:val="0"/>
          <w:marRight w:val="0"/>
          <w:marTop w:val="0"/>
          <w:marBottom w:val="0"/>
          <w:divBdr>
            <w:top w:val="none" w:sz="0" w:space="0" w:color="auto"/>
            <w:left w:val="none" w:sz="0" w:space="0" w:color="auto"/>
            <w:bottom w:val="none" w:sz="0" w:space="0" w:color="auto"/>
            <w:right w:val="none" w:sz="0" w:space="0" w:color="auto"/>
          </w:divBdr>
        </w:div>
        <w:div w:id="542904315">
          <w:marLeft w:val="0"/>
          <w:marRight w:val="0"/>
          <w:marTop w:val="0"/>
          <w:marBottom w:val="0"/>
          <w:divBdr>
            <w:top w:val="none" w:sz="0" w:space="0" w:color="auto"/>
            <w:left w:val="none" w:sz="0" w:space="0" w:color="auto"/>
            <w:bottom w:val="none" w:sz="0" w:space="0" w:color="auto"/>
            <w:right w:val="none" w:sz="0" w:space="0" w:color="auto"/>
          </w:divBdr>
        </w:div>
        <w:div w:id="431439324">
          <w:marLeft w:val="0"/>
          <w:marRight w:val="0"/>
          <w:marTop w:val="0"/>
          <w:marBottom w:val="0"/>
          <w:divBdr>
            <w:top w:val="none" w:sz="0" w:space="0" w:color="auto"/>
            <w:left w:val="none" w:sz="0" w:space="0" w:color="auto"/>
            <w:bottom w:val="none" w:sz="0" w:space="0" w:color="auto"/>
            <w:right w:val="none" w:sz="0" w:space="0" w:color="auto"/>
          </w:divBdr>
        </w:div>
        <w:div w:id="1055934879">
          <w:marLeft w:val="0"/>
          <w:marRight w:val="0"/>
          <w:marTop w:val="0"/>
          <w:marBottom w:val="0"/>
          <w:divBdr>
            <w:top w:val="none" w:sz="0" w:space="0" w:color="auto"/>
            <w:left w:val="none" w:sz="0" w:space="0" w:color="auto"/>
            <w:bottom w:val="none" w:sz="0" w:space="0" w:color="auto"/>
            <w:right w:val="none" w:sz="0" w:space="0" w:color="auto"/>
          </w:divBdr>
        </w:div>
        <w:div w:id="1933736448">
          <w:marLeft w:val="0"/>
          <w:marRight w:val="0"/>
          <w:marTop w:val="0"/>
          <w:marBottom w:val="0"/>
          <w:divBdr>
            <w:top w:val="none" w:sz="0" w:space="0" w:color="auto"/>
            <w:left w:val="none" w:sz="0" w:space="0" w:color="auto"/>
            <w:bottom w:val="none" w:sz="0" w:space="0" w:color="auto"/>
            <w:right w:val="none" w:sz="0" w:space="0" w:color="auto"/>
          </w:divBdr>
        </w:div>
        <w:div w:id="158887310">
          <w:marLeft w:val="0"/>
          <w:marRight w:val="0"/>
          <w:marTop w:val="0"/>
          <w:marBottom w:val="0"/>
          <w:divBdr>
            <w:top w:val="none" w:sz="0" w:space="0" w:color="auto"/>
            <w:left w:val="none" w:sz="0" w:space="0" w:color="auto"/>
            <w:bottom w:val="none" w:sz="0" w:space="0" w:color="auto"/>
            <w:right w:val="none" w:sz="0" w:space="0" w:color="auto"/>
          </w:divBdr>
        </w:div>
        <w:div w:id="50034134">
          <w:marLeft w:val="0"/>
          <w:marRight w:val="0"/>
          <w:marTop w:val="0"/>
          <w:marBottom w:val="0"/>
          <w:divBdr>
            <w:top w:val="none" w:sz="0" w:space="0" w:color="auto"/>
            <w:left w:val="none" w:sz="0" w:space="0" w:color="auto"/>
            <w:bottom w:val="none" w:sz="0" w:space="0" w:color="auto"/>
            <w:right w:val="none" w:sz="0" w:space="0" w:color="auto"/>
          </w:divBdr>
        </w:div>
        <w:div w:id="1222058650">
          <w:marLeft w:val="0"/>
          <w:marRight w:val="0"/>
          <w:marTop w:val="0"/>
          <w:marBottom w:val="0"/>
          <w:divBdr>
            <w:top w:val="none" w:sz="0" w:space="0" w:color="auto"/>
            <w:left w:val="none" w:sz="0" w:space="0" w:color="auto"/>
            <w:bottom w:val="none" w:sz="0" w:space="0" w:color="auto"/>
            <w:right w:val="none" w:sz="0" w:space="0" w:color="auto"/>
          </w:divBdr>
        </w:div>
        <w:div w:id="2145074334">
          <w:marLeft w:val="0"/>
          <w:marRight w:val="0"/>
          <w:marTop w:val="0"/>
          <w:marBottom w:val="0"/>
          <w:divBdr>
            <w:top w:val="none" w:sz="0" w:space="0" w:color="auto"/>
            <w:left w:val="none" w:sz="0" w:space="0" w:color="auto"/>
            <w:bottom w:val="none" w:sz="0" w:space="0" w:color="auto"/>
            <w:right w:val="none" w:sz="0" w:space="0" w:color="auto"/>
          </w:divBdr>
        </w:div>
        <w:div w:id="530924977">
          <w:marLeft w:val="0"/>
          <w:marRight w:val="0"/>
          <w:marTop w:val="0"/>
          <w:marBottom w:val="0"/>
          <w:divBdr>
            <w:top w:val="none" w:sz="0" w:space="0" w:color="auto"/>
            <w:left w:val="none" w:sz="0" w:space="0" w:color="auto"/>
            <w:bottom w:val="none" w:sz="0" w:space="0" w:color="auto"/>
            <w:right w:val="none" w:sz="0" w:space="0" w:color="auto"/>
          </w:divBdr>
        </w:div>
        <w:div w:id="1072697440">
          <w:marLeft w:val="0"/>
          <w:marRight w:val="0"/>
          <w:marTop w:val="0"/>
          <w:marBottom w:val="0"/>
          <w:divBdr>
            <w:top w:val="none" w:sz="0" w:space="0" w:color="auto"/>
            <w:left w:val="none" w:sz="0" w:space="0" w:color="auto"/>
            <w:bottom w:val="none" w:sz="0" w:space="0" w:color="auto"/>
            <w:right w:val="none" w:sz="0" w:space="0" w:color="auto"/>
          </w:divBdr>
        </w:div>
        <w:div w:id="1069420414">
          <w:marLeft w:val="0"/>
          <w:marRight w:val="0"/>
          <w:marTop w:val="0"/>
          <w:marBottom w:val="0"/>
          <w:divBdr>
            <w:top w:val="none" w:sz="0" w:space="0" w:color="auto"/>
            <w:left w:val="none" w:sz="0" w:space="0" w:color="auto"/>
            <w:bottom w:val="none" w:sz="0" w:space="0" w:color="auto"/>
            <w:right w:val="none" w:sz="0" w:space="0" w:color="auto"/>
          </w:divBdr>
        </w:div>
        <w:div w:id="1620726067">
          <w:marLeft w:val="0"/>
          <w:marRight w:val="0"/>
          <w:marTop w:val="0"/>
          <w:marBottom w:val="0"/>
          <w:divBdr>
            <w:top w:val="none" w:sz="0" w:space="0" w:color="auto"/>
            <w:left w:val="none" w:sz="0" w:space="0" w:color="auto"/>
            <w:bottom w:val="none" w:sz="0" w:space="0" w:color="auto"/>
            <w:right w:val="none" w:sz="0" w:space="0" w:color="auto"/>
          </w:divBdr>
        </w:div>
        <w:div w:id="1126312259">
          <w:marLeft w:val="0"/>
          <w:marRight w:val="0"/>
          <w:marTop w:val="0"/>
          <w:marBottom w:val="0"/>
          <w:divBdr>
            <w:top w:val="none" w:sz="0" w:space="0" w:color="auto"/>
            <w:left w:val="none" w:sz="0" w:space="0" w:color="auto"/>
            <w:bottom w:val="none" w:sz="0" w:space="0" w:color="auto"/>
            <w:right w:val="none" w:sz="0" w:space="0" w:color="auto"/>
          </w:divBdr>
        </w:div>
        <w:div w:id="63338439">
          <w:marLeft w:val="0"/>
          <w:marRight w:val="0"/>
          <w:marTop w:val="0"/>
          <w:marBottom w:val="0"/>
          <w:divBdr>
            <w:top w:val="none" w:sz="0" w:space="0" w:color="auto"/>
            <w:left w:val="none" w:sz="0" w:space="0" w:color="auto"/>
            <w:bottom w:val="none" w:sz="0" w:space="0" w:color="auto"/>
            <w:right w:val="none" w:sz="0" w:space="0" w:color="auto"/>
          </w:divBdr>
        </w:div>
        <w:div w:id="1023244957">
          <w:marLeft w:val="0"/>
          <w:marRight w:val="0"/>
          <w:marTop w:val="0"/>
          <w:marBottom w:val="0"/>
          <w:divBdr>
            <w:top w:val="none" w:sz="0" w:space="0" w:color="auto"/>
            <w:left w:val="none" w:sz="0" w:space="0" w:color="auto"/>
            <w:bottom w:val="none" w:sz="0" w:space="0" w:color="auto"/>
            <w:right w:val="none" w:sz="0" w:space="0" w:color="auto"/>
          </w:divBdr>
        </w:div>
        <w:div w:id="349643937">
          <w:marLeft w:val="0"/>
          <w:marRight w:val="0"/>
          <w:marTop w:val="0"/>
          <w:marBottom w:val="0"/>
          <w:divBdr>
            <w:top w:val="none" w:sz="0" w:space="0" w:color="auto"/>
            <w:left w:val="none" w:sz="0" w:space="0" w:color="auto"/>
            <w:bottom w:val="none" w:sz="0" w:space="0" w:color="auto"/>
            <w:right w:val="none" w:sz="0" w:space="0" w:color="auto"/>
          </w:divBdr>
        </w:div>
        <w:div w:id="1116605484">
          <w:marLeft w:val="0"/>
          <w:marRight w:val="0"/>
          <w:marTop w:val="0"/>
          <w:marBottom w:val="0"/>
          <w:divBdr>
            <w:top w:val="none" w:sz="0" w:space="0" w:color="auto"/>
            <w:left w:val="none" w:sz="0" w:space="0" w:color="auto"/>
            <w:bottom w:val="none" w:sz="0" w:space="0" w:color="auto"/>
            <w:right w:val="none" w:sz="0" w:space="0" w:color="auto"/>
          </w:divBdr>
        </w:div>
        <w:div w:id="1954163377">
          <w:marLeft w:val="0"/>
          <w:marRight w:val="0"/>
          <w:marTop w:val="0"/>
          <w:marBottom w:val="0"/>
          <w:divBdr>
            <w:top w:val="none" w:sz="0" w:space="0" w:color="auto"/>
            <w:left w:val="none" w:sz="0" w:space="0" w:color="auto"/>
            <w:bottom w:val="none" w:sz="0" w:space="0" w:color="auto"/>
            <w:right w:val="none" w:sz="0" w:space="0" w:color="auto"/>
          </w:divBdr>
        </w:div>
        <w:div w:id="1307078767">
          <w:marLeft w:val="0"/>
          <w:marRight w:val="0"/>
          <w:marTop w:val="0"/>
          <w:marBottom w:val="0"/>
          <w:divBdr>
            <w:top w:val="none" w:sz="0" w:space="0" w:color="auto"/>
            <w:left w:val="none" w:sz="0" w:space="0" w:color="auto"/>
            <w:bottom w:val="none" w:sz="0" w:space="0" w:color="auto"/>
            <w:right w:val="none" w:sz="0" w:space="0" w:color="auto"/>
          </w:divBdr>
        </w:div>
        <w:div w:id="1991207270">
          <w:marLeft w:val="0"/>
          <w:marRight w:val="0"/>
          <w:marTop w:val="0"/>
          <w:marBottom w:val="0"/>
          <w:divBdr>
            <w:top w:val="none" w:sz="0" w:space="0" w:color="auto"/>
            <w:left w:val="none" w:sz="0" w:space="0" w:color="auto"/>
            <w:bottom w:val="none" w:sz="0" w:space="0" w:color="auto"/>
            <w:right w:val="none" w:sz="0" w:space="0" w:color="auto"/>
          </w:divBdr>
        </w:div>
        <w:div w:id="57554471">
          <w:marLeft w:val="0"/>
          <w:marRight w:val="0"/>
          <w:marTop w:val="0"/>
          <w:marBottom w:val="0"/>
          <w:divBdr>
            <w:top w:val="none" w:sz="0" w:space="0" w:color="auto"/>
            <w:left w:val="none" w:sz="0" w:space="0" w:color="auto"/>
            <w:bottom w:val="none" w:sz="0" w:space="0" w:color="auto"/>
            <w:right w:val="none" w:sz="0" w:space="0" w:color="auto"/>
          </w:divBdr>
        </w:div>
        <w:div w:id="203829793">
          <w:marLeft w:val="0"/>
          <w:marRight w:val="0"/>
          <w:marTop w:val="0"/>
          <w:marBottom w:val="0"/>
          <w:divBdr>
            <w:top w:val="none" w:sz="0" w:space="0" w:color="auto"/>
            <w:left w:val="none" w:sz="0" w:space="0" w:color="auto"/>
            <w:bottom w:val="none" w:sz="0" w:space="0" w:color="auto"/>
            <w:right w:val="none" w:sz="0" w:space="0" w:color="auto"/>
          </w:divBdr>
        </w:div>
        <w:div w:id="947546080">
          <w:marLeft w:val="0"/>
          <w:marRight w:val="0"/>
          <w:marTop w:val="0"/>
          <w:marBottom w:val="0"/>
          <w:divBdr>
            <w:top w:val="none" w:sz="0" w:space="0" w:color="auto"/>
            <w:left w:val="none" w:sz="0" w:space="0" w:color="auto"/>
            <w:bottom w:val="none" w:sz="0" w:space="0" w:color="auto"/>
            <w:right w:val="none" w:sz="0" w:space="0" w:color="auto"/>
          </w:divBdr>
        </w:div>
        <w:div w:id="839779702">
          <w:marLeft w:val="0"/>
          <w:marRight w:val="0"/>
          <w:marTop w:val="0"/>
          <w:marBottom w:val="0"/>
          <w:divBdr>
            <w:top w:val="none" w:sz="0" w:space="0" w:color="auto"/>
            <w:left w:val="none" w:sz="0" w:space="0" w:color="auto"/>
            <w:bottom w:val="none" w:sz="0" w:space="0" w:color="auto"/>
            <w:right w:val="none" w:sz="0" w:space="0" w:color="auto"/>
          </w:divBdr>
        </w:div>
        <w:div w:id="280117765">
          <w:marLeft w:val="0"/>
          <w:marRight w:val="0"/>
          <w:marTop w:val="0"/>
          <w:marBottom w:val="0"/>
          <w:divBdr>
            <w:top w:val="none" w:sz="0" w:space="0" w:color="auto"/>
            <w:left w:val="none" w:sz="0" w:space="0" w:color="auto"/>
            <w:bottom w:val="none" w:sz="0" w:space="0" w:color="auto"/>
            <w:right w:val="none" w:sz="0" w:space="0" w:color="auto"/>
          </w:divBdr>
        </w:div>
        <w:div w:id="1674330712">
          <w:marLeft w:val="0"/>
          <w:marRight w:val="0"/>
          <w:marTop w:val="0"/>
          <w:marBottom w:val="0"/>
          <w:divBdr>
            <w:top w:val="none" w:sz="0" w:space="0" w:color="auto"/>
            <w:left w:val="none" w:sz="0" w:space="0" w:color="auto"/>
            <w:bottom w:val="none" w:sz="0" w:space="0" w:color="auto"/>
            <w:right w:val="none" w:sz="0" w:space="0" w:color="auto"/>
          </w:divBdr>
        </w:div>
        <w:div w:id="1158421926">
          <w:marLeft w:val="0"/>
          <w:marRight w:val="0"/>
          <w:marTop w:val="0"/>
          <w:marBottom w:val="0"/>
          <w:divBdr>
            <w:top w:val="none" w:sz="0" w:space="0" w:color="auto"/>
            <w:left w:val="none" w:sz="0" w:space="0" w:color="auto"/>
            <w:bottom w:val="none" w:sz="0" w:space="0" w:color="auto"/>
            <w:right w:val="none" w:sz="0" w:space="0" w:color="auto"/>
          </w:divBdr>
        </w:div>
        <w:div w:id="140968326">
          <w:marLeft w:val="0"/>
          <w:marRight w:val="0"/>
          <w:marTop w:val="0"/>
          <w:marBottom w:val="0"/>
          <w:divBdr>
            <w:top w:val="none" w:sz="0" w:space="0" w:color="auto"/>
            <w:left w:val="none" w:sz="0" w:space="0" w:color="auto"/>
            <w:bottom w:val="none" w:sz="0" w:space="0" w:color="auto"/>
            <w:right w:val="none" w:sz="0" w:space="0" w:color="auto"/>
          </w:divBdr>
        </w:div>
        <w:div w:id="87700412">
          <w:marLeft w:val="0"/>
          <w:marRight w:val="0"/>
          <w:marTop w:val="0"/>
          <w:marBottom w:val="0"/>
          <w:divBdr>
            <w:top w:val="none" w:sz="0" w:space="0" w:color="auto"/>
            <w:left w:val="none" w:sz="0" w:space="0" w:color="auto"/>
            <w:bottom w:val="none" w:sz="0" w:space="0" w:color="auto"/>
            <w:right w:val="none" w:sz="0" w:space="0" w:color="auto"/>
          </w:divBdr>
        </w:div>
        <w:div w:id="1303120766">
          <w:marLeft w:val="0"/>
          <w:marRight w:val="0"/>
          <w:marTop w:val="0"/>
          <w:marBottom w:val="0"/>
          <w:divBdr>
            <w:top w:val="none" w:sz="0" w:space="0" w:color="auto"/>
            <w:left w:val="none" w:sz="0" w:space="0" w:color="auto"/>
            <w:bottom w:val="none" w:sz="0" w:space="0" w:color="auto"/>
            <w:right w:val="none" w:sz="0" w:space="0" w:color="auto"/>
          </w:divBdr>
        </w:div>
        <w:div w:id="1845821865">
          <w:marLeft w:val="0"/>
          <w:marRight w:val="0"/>
          <w:marTop w:val="0"/>
          <w:marBottom w:val="0"/>
          <w:divBdr>
            <w:top w:val="none" w:sz="0" w:space="0" w:color="auto"/>
            <w:left w:val="none" w:sz="0" w:space="0" w:color="auto"/>
            <w:bottom w:val="none" w:sz="0" w:space="0" w:color="auto"/>
            <w:right w:val="none" w:sz="0" w:space="0" w:color="auto"/>
          </w:divBdr>
        </w:div>
        <w:div w:id="918322636">
          <w:marLeft w:val="0"/>
          <w:marRight w:val="0"/>
          <w:marTop w:val="0"/>
          <w:marBottom w:val="0"/>
          <w:divBdr>
            <w:top w:val="none" w:sz="0" w:space="0" w:color="auto"/>
            <w:left w:val="none" w:sz="0" w:space="0" w:color="auto"/>
            <w:bottom w:val="none" w:sz="0" w:space="0" w:color="auto"/>
            <w:right w:val="none" w:sz="0" w:space="0" w:color="auto"/>
          </w:divBdr>
        </w:div>
        <w:div w:id="847986673">
          <w:marLeft w:val="0"/>
          <w:marRight w:val="0"/>
          <w:marTop w:val="0"/>
          <w:marBottom w:val="0"/>
          <w:divBdr>
            <w:top w:val="none" w:sz="0" w:space="0" w:color="auto"/>
            <w:left w:val="none" w:sz="0" w:space="0" w:color="auto"/>
            <w:bottom w:val="none" w:sz="0" w:space="0" w:color="auto"/>
            <w:right w:val="none" w:sz="0" w:space="0" w:color="auto"/>
          </w:divBdr>
        </w:div>
        <w:div w:id="739208231">
          <w:marLeft w:val="0"/>
          <w:marRight w:val="0"/>
          <w:marTop w:val="0"/>
          <w:marBottom w:val="0"/>
          <w:divBdr>
            <w:top w:val="none" w:sz="0" w:space="0" w:color="auto"/>
            <w:left w:val="none" w:sz="0" w:space="0" w:color="auto"/>
            <w:bottom w:val="none" w:sz="0" w:space="0" w:color="auto"/>
            <w:right w:val="none" w:sz="0" w:space="0" w:color="auto"/>
          </w:divBdr>
        </w:div>
        <w:div w:id="885793092">
          <w:marLeft w:val="0"/>
          <w:marRight w:val="0"/>
          <w:marTop w:val="0"/>
          <w:marBottom w:val="0"/>
          <w:divBdr>
            <w:top w:val="none" w:sz="0" w:space="0" w:color="auto"/>
            <w:left w:val="none" w:sz="0" w:space="0" w:color="auto"/>
            <w:bottom w:val="none" w:sz="0" w:space="0" w:color="auto"/>
            <w:right w:val="none" w:sz="0" w:space="0" w:color="auto"/>
          </w:divBdr>
        </w:div>
        <w:div w:id="1247573728">
          <w:marLeft w:val="0"/>
          <w:marRight w:val="0"/>
          <w:marTop w:val="0"/>
          <w:marBottom w:val="0"/>
          <w:divBdr>
            <w:top w:val="none" w:sz="0" w:space="0" w:color="auto"/>
            <w:left w:val="none" w:sz="0" w:space="0" w:color="auto"/>
            <w:bottom w:val="none" w:sz="0" w:space="0" w:color="auto"/>
            <w:right w:val="none" w:sz="0" w:space="0" w:color="auto"/>
          </w:divBdr>
        </w:div>
        <w:div w:id="610010973">
          <w:marLeft w:val="0"/>
          <w:marRight w:val="0"/>
          <w:marTop w:val="0"/>
          <w:marBottom w:val="0"/>
          <w:divBdr>
            <w:top w:val="none" w:sz="0" w:space="0" w:color="auto"/>
            <w:left w:val="none" w:sz="0" w:space="0" w:color="auto"/>
            <w:bottom w:val="none" w:sz="0" w:space="0" w:color="auto"/>
            <w:right w:val="none" w:sz="0" w:space="0" w:color="auto"/>
          </w:divBdr>
        </w:div>
        <w:div w:id="2784533">
          <w:marLeft w:val="0"/>
          <w:marRight w:val="0"/>
          <w:marTop w:val="0"/>
          <w:marBottom w:val="0"/>
          <w:divBdr>
            <w:top w:val="none" w:sz="0" w:space="0" w:color="auto"/>
            <w:left w:val="none" w:sz="0" w:space="0" w:color="auto"/>
            <w:bottom w:val="none" w:sz="0" w:space="0" w:color="auto"/>
            <w:right w:val="none" w:sz="0" w:space="0" w:color="auto"/>
          </w:divBdr>
        </w:div>
        <w:div w:id="1043679102">
          <w:marLeft w:val="0"/>
          <w:marRight w:val="0"/>
          <w:marTop w:val="0"/>
          <w:marBottom w:val="0"/>
          <w:divBdr>
            <w:top w:val="none" w:sz="0" w:space="0" w:color="auto"/>
            <w:left w:val="none" w:sz="0" w:space="0" w:color="auto"/>
            <w:bottom w:val="none" w:sz="0" w:space="0" w:color="auto"/>
            <w:right w:val="none" w:sz="0" w:space="0" w:color="auto"/>
          </w:divBdr>
        </w:div>
        <w:div w:id="1234394229">
          <w:marLeft w:val="0"/>
          <w:marRight w:val="0"/>
          <w:marTop w:val="0"/>
          <w:marBottom w:val="0"/>
          <w:divBdr>
            <w:top w:val="none" w:sz="0" w:space="0" w:color="auto"/>
            <w:left w:val="none" w:sz="0" w:space="0" w:color="auto"/>
            <w:bottom w:val="none" w:sz="0" w:space="0" w:color="auto"/>
            <w:right w:val="none" w:sz="0" w:space="0" w:color="auto"/>
          </w:divBdr>
        </w:div>
        <w:div w:id="651720907">
          <w:marLeft w:val="0"/>
          <w:marRight w:val="0"/>
          <w:marTop w:val="0"/>
          <w:marBottom w:val="0"/>
          <w:divBdr>
            <w:top w:val="none" w:sz="0" w:space="0" w:color="auto"/>
            <w:left w:val="none" w:sz="0" w:space="0" w:color="auto"/>
            <w:bottom w:val="none" w:sz="0" w:space="0" w:color="auto"/>
            <w:right w:val="none" w:sz="0" w:space="0" w:color="auto"/>
          </w:divBdr>
        </w:div>
        <w:div w:id="765689257">
          <w:marLeft w:val="0"/>
          <w:marRight w:val="0"/>
          <w:marTop w:val="0"/>
          <w:marBottom w:val="0"/>
          <w:divBdr>
            <w:top w:val="none" w:sz="0" w:space="0" w:color="auto"/>
            <w:left w:val="none" w:sz="0" w:space="0" w:color="auto"/>
            <w:bottom w:val="none" w:sz="0" w:space="0" w:color="auto"/>
            <w:right w:val="none" w:sz="0" w:space="0" w:color="auto"/>
          </w:divBdr>
        </w:div>
        <w:div w:id="1727491136">
          <w:marLeft w:val="0"/>
          <w:marRight w:val="0"/>
          <w:marTop w:val="0"/>
          <w:marBottom w:val="0"/>
          <w:divBdr>
            <w:top w:val="none" w:sz="0" w:space="0" w:color="auto"/>
            <w:left w:val="none" w:sz="0" w:space="0" w:color="auto"/>
            <w:bottom w:val="none" w:sz="0" w:space="0" w:color="auto"/>
            <w:right w:val="none" w:sz="0" w:space="0" w:color="auto"/>
          </w:divBdr>
        </w:div>
        <w:div w:id="1852792553">
          <w:marLeft w:val="0"/>
          <w:marRight w:val="0"/>
          <w:marTop w:val="0"/>
          <w:marBottom w:val="0"/>
          <w:divBdr>
            <w:top w:val="none" w:sz="0" w:space="0" w:color="auto"/>
            <w:left w:val="none" w:sz="0" w:space="0" w:color="auto"/>
            <w:bottom w:val="none" w:sz="0" w:space="0" w:color="auto"/>
            <w:right w:val="none" w:sz="0" w:space="0" w:color="auto"/>
          </w:divBdr>
        </w:div>
        <w:div w:id="794761662">
          <w:marLeft w:val="0"/>
          <w:marRight w:val="0"/>
          <w:marTop w:val="0"/>
          <w:marBottom w:val="0"/>
          <w:divBdr>
            <w:top w:val="none" w:sz="0" w:space="0" w:color="auto"/>
            <w:left w:val="none" w:sz="0" w:space="0" w:color="auto"/>
            <w:bottom w:val="none" w:sz="0" w:space="0" w:color="auto"/>
            <w:right w:val="none" w:sz="0" w:space="0" w:color="auto"/>
          </w:divBdr>
        </w:div>
        <w:div w:id="578827592">
          <w:marLeft w:val="0"/>
          <w:marRight w:val="0"/>
          <w:marTop w:val="0"/>
          <w:marBottom w:val="0"/>
          <w:divBdr>
            <w:top w:val="none" w:sz="0" w:space="0" w:color="auto"/>
            <w:left w:val="none" w:sz="0" w:space="0" w:color="auto"/>
            <w:bottom w:val="none" w:sz="0" w:space="0" w:color="auto"/>
            <w:right w:val="none" w:sz="0" w:space="0" w:color="auto"/>
          </w:divBdr>
        </w:div>
        <w:div w:id="586496294">
          <w:marLeft w:val="0"/>
          <w:marRight w:val="0"/>
          <w:marTop w:val="0"/>
          <w:marBottom w:val="0"/>
          <w:divBdr>
            <w:top w:val="none" w:sz="0" w:space="0" w:color="auto"/>
            <w:left w:val="none" w:sz="0" w:space="0" w:color="auto"/>
            <w:bottom w:val="none" w:sz="0" w:space="0" w:color="auto"/>
            <w:right w:val="none" w:sz="0" w:space="0" w:color="auto"/>
          </w:divBdr>
        </w:div>
        <w:div w:id="64497664">
          <w:marLeft w:val="0"/>
          <w:marRight w:val="0"/>
          <w:marTop w:val="0"/>
          <w:marBottom w:val="0"/>
          <w:divBdr>
            <w:top w:val="none" w:sz="0" w:space="0" w:color="auto"/>
            <w:left w:val="none" w:sz="0" w:space="0" w:color="auto"/>
            <w:bottom w:val="none" w:sz="0" w:space="0" w:color="auto"/>
            <w:right w:val="none" w:sz="0" w:space="0" w:color="auto"/>
          </w:divBdr>
        </w:div>
        <w:div w:id="443187101">
          <w:marLeft w:val="0"/>
          <w:marRight w:val="0"/>
          <w:marTop w:val="0"/>
          <w:marBottom w:val="0"/>
          <w:divBdr>
            <w:top w:val="none" w:sz="0" w:space="0" w:color="auto"/>
            <w:left w:val="none" w:sz="0" w:space="0" w:color="auto"/>
            <w:bottom w:val="none" w:sz="0" w:space="0" w:color="auto"/>
            <w:right w:val="none" w:sz="0" w:space="0" w:color="auto"/>
          </w:divBdr>
        </w:div>
        <w:div w:id="1523394770">
          <w:marLeft w:val="0"/>
          <w:marRight w:val="0"/>
          <w:marTop w:val="0"/>
          <w:marBottom w:val="0"/>
          <w:divBdr>
            <w:top w:val="none" w:sz="0" w:space="0" w:color="auto"/>
            <w:left w:val="none" w:sz="0" w:space="0" w:color="auto"/>
            <w:bottom w:val="none" w:sz="0" w:space="0" w:color="auto"/>
            <w:right w:val="none" w:sz="0" w:space="0" w:color="auto"/>
          </w:divBdr>
        </w:div>
        <w:div w:id="115830325">
          <w:marLeft w:val="0"/>
          <w:marRight w:val="0"/>
          <w:marTop w:val="0"/>
          <w:marBottom w:val="0"/>
          <w:divBdr>
            <w:top w:val="none" w:sz="0" w:space="0" w:color="auto"/>
            <w:left w:val="none" w:sz="0" w:space="0" w:color="auto"/>
            <w:bottom w:val="none" w:sz="0" w:space="0" w:color="auto"/>
            <w:right w:val="none" w:sz="0" w:space="0" w:color="auto"/>
          </w:divBdr>
        </w:div>
        <w:div w:id="83501470">
          <w:marLeft w:val="0"/>
          <w:marRight w:val="0"/>
          <w:marTop w:val="0"/>
          <w:marBottom w:val="0"/>
          <w:divBdr>
            <w:top w:val="none" w:sz="0" w:space="0" w:color="auto"/>
            <w:left w:val="none" w:sz="0" w:space="0" w:color="auto"/>
            <w:bottom w:val="none" w:sz="0" w:space="0" w:color="auto"/>
            <w:right w:val="none" w:sz="0" w:space="0" w:color="auto"/>
          </w:divBdr>
        </w:div>
        <w:div w:id="1106774388">
          <w:marLeft w:val="0"/>
          <w:marRight w:val="0"/>
          <w:marTop w:val="0"/>
          <w:marBottom w:val="0"/>
          <w:divBdr>
            <w:top w:val="none" w:sz="0" w:space="0" w:color="auto"/>
            <w:left w:val="none" w:sz="0" w:space="0" w:color="auto"/>
            <w:bottom w:val="none" w:sz="0" w:space="0" w:color="auto"/>
            <w:right w:val="none" w:sz="0" w:space="0" w:color="auto"/>
          </w:divBdr>
        </w:div>
        <w:div w:id="680086148">
          <w:marLeft w:val="0"/>
          <w:marRight w:val="0"/>
          <w:marTop w:val="0"/>
          <w:marBottom w:val="0"/>
          <w:divBdr>
            <w:top w:val="none" w:sz="0" w:space="0" w:color="auto"/>
            <w:left w:val="none" w:sz="0" w:space="0" w:color="auto"/>
            <w:bottom w:val="none" w:sz="0" w:space="0" w:color="auto"/>
            <w:right w:val="none" w:sz="0" w:space="0" w:color="auto"/>
          </w:divBdr>
        </w:div>
        <w:div w:id="1092773356">
          <w:marLeft w:val="0"/>
          <w:marRight w:val="0"/>
          <w:marTop w:val="0"/>
          <w:marBottom w:val="0"/>
          <w:divBdr>
            <w:top w:val="none" w:sz="0" w:space="0" w:color="auto"/>
            <w:left w:val="none" w:sz="0" w:space="0" w:color="auto"/>
            <w:bottom w:val="none" w:sz="0" w:space="0" w:color="auto"/>
            <w:right w:val="none" w:sz="0" w:space="0" w:color="auto"/>
          </w:divBdr>
        </w:div>
        <w:div w:id="849683371">
          <w:marLeft w:val="0"/>
          <w:marRight w:val="0"/>
          <w:marTop w:val="0"/>
          <w:marBottom w:val="0"/>
          <w:divBdr>
            <w:top w:val="none" w:sz="0" w:space="0" w:color="auto"/>
            <w:left w:val="none" w:sz="0" w:space="0" w:color="auto"/>
            <w:bottom w:val="none" w:sz="0" w:space="0" w:color="auto"/>
            <w:right w:val="none" w:sz="0" w:space="0" w:color="auto"/>
          </w:divBdr>
        </w:div>
        <w:div w:id="1452362926">
          <w:marLeft w:val="0"/>
          <w:marRight w:val="0"/>
          <w:marTop w:val="0"/>
          <w:marBottom w:val="0"/>
          <w:divBdr>
            <w:top w:val="none" w:sz="0" w:space="0" w:color="auto"/>
            <w:left w:val="none" w:sz="0" w:space="0" w:color="auto"/>
            <w:bottom w:val="none" w:sz="0" w:space="0" w:color="auto"/>
            <w:right w:val="none" w:sz="0" w:space="0" w:color="auto"/>
          </w:divBdr>
        </w:div>
        <w:div w:id="1428885166">
          <w:marLeft w:val="0"/>
          <w:marRight w:val="0"/>
          <w:marTop w:val="0"/>
          <w:marBottom w:val="0"/>
          <w:divBdr>
            <w:top w:val="none" w:sz="0" w:space="0" w:color="auto"/>
            <w:left w:val="none" w:sz="0" w:space="0" w:color="auto"/>
            <w:bottom w:val="none" w:sz="0" w:space="0" w:color="auto"/>
            <w:right w:val="none" w:sz="0" w:space="0" w:color="auto"/>
          </w:divBdr>
        </w:div>
        <w:div w:id="838815632">
          <w:marLeft w:val="0"/>
          <w:marRight w:val="0"/>
          <w:marTop w:val="0"/>
          <w:marBottom w:val="0"/>
          <w:divBdr>
            <w:top w:val="none" w:sz="0" w:space="0" w:color="auto"/>
            <w:left w:val="none" w:sz="0" w:space="0" w:color="auto"/>
            <w:bottom w:val="none" w:sz="0" w:space="0" w:color="auto"/>
            <w:right w:val="none" w:sz="0" w:space="0" w:color="auto"/>
          </w:divBdr>
        </w:div>
        <w:div w:id="1838768894">
          <w:marLeft w:val="0"/>
          <w:marRight w:val="0"/>
          <w:marTop w:val="0"/>
          <w:marBottom w:val="0"/>
          <w:divBdr>
            <w:top w:val="none" w:sz="0" w:space="0" w:color="auto"/>
            <w:left w:val="none" w:sz="0" w:space="0" w:color="auto"/>
            <w:bottom w:val="none" w:sz="0" w:space="0" w:color="auto"/>
            <w:right w:val="none" w:sz="0" w:space="0" w:color="auto"/>
          </w:divBdr>
        </w:div>
        <w:div w:id="1539317701">
          <w:marLeft w:val="0"/>
          <w:marRight w:val="0"/>
          <w:marTop w:val="0"/>
          <w:marBottom w:val="0"/>
          <w:divBdr>
            <w:top w:val="none" w:sz="0" w:space="0" w:color="auto"/>
            <w:left w:val="none" w:sz="0" w:space="0" w:color="auto"/>
            <w:bottom w:val="none" w:sz="0" w:space="0" w:color="auto"/>
            <w:right w:val="none" w:sz="0" w:space="0" w:color="auto"/>
          </w:divBdr>
        </w:div>
        <w:div w:id="1681276869">
          <w:marLeft w:val="0"/>
          <w:marRight w:val="0"/>
          <w:marTop w:val="0"/>
          <w:marBottom w:val="0"/>
          <w:divBdr>
            <w:top w:val="none" w:sz="0" w:space="0" w:color="auto"/>
            <w:left w:val="none" w:sz="0" w:space="0" w:color="auto"/>
            <w:bottom w:val="none" w:sz="0" w:space="0" w:color="auto"/>
            <w:right w:val="none" w:sz="0" w:space="0" w:color="auto"/>
          </w:divBdr>
        </w:div>
        <w:div w:id="23681556">
          <w:marLeft w:val="0"/>
          <w:marRight w:val="0"/>
          <w:marTop w:val="0"/>
          <w:marBottom w:val="0"/>
          <w:divBdr>
            <w:top w:val="none" w:sz="0" w:space="0" w:color="auto"/>
            <w:left w:val="none" w:sz="0" w:space="0" w:color="auto"/>
            <w:bottom w:val="none" w:sz="0" w:space="0" w:color="auto"/>
            <w:right w:val="none" w:sz="0" w:space="0" w:color="auto"/>
          </w:divBdr>
        </w:div>
        <w:div w:id="1342008451">
          <w:marLeft w:val="0"/>
          <w:marRight w:val="0"/>
          <w:marTop w:val="0"/>
          <w:marBottom w:val="0"/>
          <w:divBdr>
            <w:top w:val="none" w:sz="0" w:space="0" w:color="auto"/>
            <w:left w:val="none" w:sz="0" w:space="0" w:color="auto"/>
            <w:bottom w:val="none" w:sz="0" w:space="0" w:color="auto"/>
            <w:right w:val="none" w:sz="0" w:space="0" w:color="auto"/>
          </w:divBdr>
        </w:div>
        <w:div w:id="267591336">
          <w:marLeft w:val="0"/>
          <w:marRight w:val="0"/>
          <w:marTop w:val="0"/>
          <w:marBottom w:val="0"/>
          <w:divBdr>
            <w:top w:val="none" w:sz="0" w:space="0" w:color="auto"/>
            <w:left w:val="none" w:sz="0" w:space="0" w:color="auto"/>
            <w:bottom w:val="none" w:sz="0" w:space="0" w:color="auto"/>
            <w:right w:val="none" w:sz="0" w:space="0" w:color="auto"/>
          </w:divBdr>
        </w:div>
        <w:div w:id="611860702">
          <w:marLeft w:val="0"/>
          <w:marRight w:val="0"/>
          <w:marTop w:val="0"/>
          <w:marBottom w:val="0"/>
          <w:divBdr>
            <w:top w:val="none" w:sz="0" w:space="0" w:color="auto"/>
            <w:left w:val="none" w:sz="0" w:space="0" w:color="auto"/>
            <w:bottom w:val="none" w:sz="0" w:space="0" w:color="auto"/>
            <w:right w:val="none" w:sz="0" w:space="0" w:color="auto"/>
          </w:divBdr>
        </w:div>
        <w:div w:id="475530124">
          <w:marLeft w:val="0"/>
          <w:marRight w:val="0"/>
          <w:marTop w:val="0"/>
          <w:marBottom w:val="0"/>
          <w:divBdr>
            <w:top w:val="none" w:sz="0" w:space="0" w:color="auto"/>
            <w:left w:val="none" w:sz="0" w:space="0" w:color="auto"/>
            <w:bottom w:val="none" w:sz="0" w:space="0" w:color="auto"/>
            <w:right w:val="none" w:sz="0" w:space="0" w:color="auto"/>
          </w:divBdr>
        </w:div>
        <w:div w:id="144858173">
          <w:marLeft w:val="0"/>
          <w:marRight w:val="0"/>
          <w:marTop w:val="0"/>
          <w:marBottom w:val="0"/>
          <w:divBdr>
            <w:top w:val="none" w:sz="0" w:space="0" w:color="auto"/>
            <w:left w:val="none" w:sz="0" w:space="0" w:color="auto"/>
            <w:bottom w:val="none" w:sz="0" w:space="0" w:color="auto"/>
            <w:right w:val="none" w:sz="0" w:space="0" w:color="auto"/>
          </w:divBdr>
        </w:div>
        <w:div w:id="873882535">
          <w:marLeft w:val="0"/>
          <w:marRight w:val="0"/>
          <w:marTop w:val="0"/>
          <w:marBottom w:val="0"/>
          <w:divBdr>
            <w:top w:val="none" w:sz="0" w:space="0" w:color="auto"/>
            <w:left w:val="none" w:sz="0" w:space="0" w:color="auto"/>
            <w:bottom w:val="none" w:sz="0" w:space="0" w:color="auto"/>
            <w:right w:val="none" w:sz="0" w:space="0" w:color="auto"/>
          </w:divBdr>
        </w:div>
        <w:div w:id="362755448">
          <w:marLeft w:val="0"/>
          <w:marRight w:val="0"/>
          <w:marTop w:val="0"/>
          <w:marBottom w:val="0"/>
          <w:divBdr>
            <w:top w:val="none" w:sz="0" w:space="0" w:color="auto"/>
            <w:left w:val="none" w:sz="0" w:space="0" w:color="auto"/>
            <w:bottom w:val="none" w:sz="0" w:space="0" w:color="auto"/>
            <w:right w:val="none" w:sz="0" w:space="0" w:color="auto"/>
          </w:divBdr>
        </w:div>
        <w:div w:id="1636373138">
          <w:marLeft w:val="0"/>
          <w:marRight w:val="0"/>
          <w:marTop w:val="0"/>
          <w:marBottom w:val="0"/>
          <w:divBdr>
            <w:top w:val="none" w:sz="0" w:space="0" w:color="auto"/>
            <w:left w:val="none" w:sz="0" w:space="0" w:color="auto"/>
            <w:bottom w:val="none" w:sz="0" w:space="0" w:color="auto"/>
            <w:right w:val="none" w:sz="0" w:space="0" w:color="auto"/>
          </w:divBdr>
        </w:div>
        <w:div w:id="1917789067">
          <w:marLeft w:val="0"/>
          <w:marRight w:val="0"/>
          <w:marTop w:val="0"/>
          <w:marBottom w:val="0"/>
          <w:divBdr>
            <w:top w:val="none" w:sz="0" w:space="0" w:color="auto"/>
            <w:left w:val="none" w:sz="0" w:space="0" w:color="auto"/>
            <w:bottom w:val="none" w:sz="0" w:space="0" w:color="auto"/>
            <w:right w:val="none" w:sz="0" w:space="0" w:color="auto"/>
          </w:divBdr>
        </w:div>
        <w:div w:id="613292180">
          <w:marLeft w:val="0"/>
          <w:marRight w:val="0"/>
          <w:marTop w:val="0"/>
          <w:marBottom w:val="0"/>
          <w:divBdr>
            <w:top w:val="none" w:sz="0" w:space="0" w:color="auto"/>
            <w:left w:val="none" w:sz="0" w:space="0" w:color="auto"/>
            <w:bottom w:val="none" w:sz="0" w:space="0" w:color="auto"/>
            <w:right w:val="none" w:sz="0" w:space="0" w:color="auto"/>
          </w:divBdr>
        </w:div>
        <w:div w:id="73822507">
          <w:marLeft w:val="0"/>
          <w:marRight w:val="0"/>
          <w:marTop w:val="0"/>
          <w:marBottom w:val="0"/>
          <w:divBdr>
            <w:top w:val="none" w:sz="0" w:space="0" w:color="auto"/>
            <w:left w:val="none" w:sz="0" w:space="0" w:color="auto"/>
            <w:bottom w:val="none" w:sz="0" w:space="0" w:color="auto"/>
            <w:right w:val="none" w:sz="0" w:space="0" w:color="auto"/>
          </w:divBdr>
        </w:div>
        <w:div w:id="590041120">
          <w:marLeft w:val="0"/>
          <w:marRight w:val="0"/>
          <w:marTop w:val="0"/>
          <w:marBottom w:val="0"/>
          <w:divBdr>
            <w:top w:val="none" w:sz="0" w:space="0" w:color="auto"/>
            <w:left w:val="none" w:sz="0" w:space="0" w:color="auto"/>
            <w:bottom w:val="none" w:sz="0" w:space="0" w:color="auto"/>
            <w:right w:val="none" w:sz="0" w:space="0" w:color="auto"/>
          </w:divBdr>
        </w:div>
        <w:div w:id="106312550">
          <w:marLeft w:val="0"/>
          <w:marRight w:val="0"/>
          <w:marTop w:val="0"/>
          <w:marBottom w:val="0"/>
          <w:divBdr>
            <w:top w:val="none" w:sz="0" w:space="0" w:color="auto"/>
            <w:left w:val="none" w:sz="0" w:space="0" w:color="auto"/>
            <w:bottom w:val="none" w:sz="0" w:space="0" w:color="auto"/>
            <w:right w:val="none" w:sz="0" w:space="0" w:color="auto"/>
          </w:divBdr>
        </w:div>
        <w:div w:id="1895310749">
          <w:marLeft w:val="0"/>
          <w:marRight w:val="0"/>
          <w:marTop w:val="0"/>
          <w:marBottom w:val="0"/>
          <w:divBdr>
            <w:top w:val="none" w:sz="0" w:space="0" w:color="auto"/>
            <w:left w:val="none" w:sz="0" w:space="0" w:color="auto"/>
            <w:bottom w:val="none" w:sz="0" w:space="0" w:color="auto"/>
            <w:right w:val="none" w:sz="0" w:space="0" w:color="auto"/>
          </w:divBdr>
        </w:div>
        <w:div w:id="216093916">
          <w:marLeft w:val="0"/>
          <w:marRight w:val="0"/>
          <w:marTop w:val="0"/>
          <w:marBottom w:val="0"/>
          <w:divBdr>
            <w:top w:val="none" w:sz="0" w:space="0" w:color="auto"/>
            <w:left w:val="none" w:sz="0" w:space="0" w:color="auto"/>
            <w:bottom w:val="none" w:sz="0" w:space="0" w:color="auto"/>
            <w:right w:val="none" w:sz="0" w:space="0" w:color="auto"/>
          </w:divBdr>
        </w:div>
        <w:div w:id="550505670">
          <w:marLeft w:val="0"/>
          <w:marRight w:val="0"/>
          <w:marTop w:val="0"/>
          <w:marBottom w:val="0"/>
          <w:divBdr>
            <w:top w:val="none" w:sz="0" w:space="0" w:color="auto"/>
            <w:left w:val="none" w:sz="0" w:space="0" w:color="auto"/>
            <w:bottom w:val="none" w:sz="0" w:space="0" w:color="auto"/>
            <w:right w:val="none" w:sz="0" w:space="0" w:color="auto"/>
          </w:divBdr>
        </w:div>
        <w:div w:id="338319016">
          <w:marLeft w:val="0"/>
          <w:marRight w:val="0"/>
          <w:marTop w:val="0"/>
          <w:marBottom w:val="0"/>
          <w:divBdr>
            <w:top w:val="none" w:sz="0" w:space="0" w:color="auto"/>
            <w:left w:val="none" w:sz="0" w:space="0" w:color="auto"/>
            <w:bottom w:val="none" w:sz="0" w:space="0" w:color="auto"/>
            <w:right w:val="none" w:sz="0" w:space="0" w:color="auto"/>
          </w:divBdr>
        </w:div>
        <w:div w:id="467473202">
          <w:marLeft w:val="0"/>
          <w:marRight w:val="0"/>
          <w:marTop w:val="0"/>
          <w:marBottom w:val="0"/>
          <w:divBdr>
            <w:top w:val="none" w:sz="0" w:space="0" w:color="auto"/>
            <w:left w:val="none" w:sz="0" w:space="0" w:color="auto"/>
            <w:bottom w:val="none" w:sz="0" w:space="0" w:color="auto"/>
            <w:right w:val="none" w:sz="0" w:space="0" w:color="auto"/>
          </w:divBdr>
        </w:div>
        <w:div w:id="2134588525">
          <w:marLeft w:val="0"/>
          <w:marRight w:val="0"/>
          <w:marTop w:val="0"/>
          <w:marBottom w:val="0"/>
          <w:divBdr>
            <w:top w:val="none" w:sz="0" w:space="0" w:color="auto"/>
            <w:left w:val="none" w:sz="0" w:space="0" w:color="auto"/>
            <w:bottom w:val="none" w:sz="0" w:space="0" w:color="auto"/>
            <w:right w:val="none" w:sz="0" w:space="0" w:color="auto"/>
          </w:divBdr>
        </w:div>
        <w:div w:id="735401775">
          <w:marLeft w:val="0"/>
          <w:marRight w:val="0"/>
          <w:marTop w:val="0"/>
          <w:marBottom w:val="0"/>
          <w:divBdr>
            <w:top w:val="none" w:sz="0" w:space="0" w:color="auto"/>
            <w:left w:val="none" w:sz="0" w:space="0" w:color="auto"/>
            <w:bottom w:val="none" w:sz="0" w:space="0" w:color="auto"/>
            <w:right w:val="none" w:sz="0" w:space="0" w:color="auto"/>
          </w:divBdr>
        </w:div>
        <w:div w:id="1275481342">
          <w:marLeft w:val="0"/>
          <w:marRight w:val="0"/>
          <w:marTop w:val="0"/>
          <w:marBottom w:val="0"/>
          <w:divBdr>
            <w:top w:val="none" w:sz="0" w:space="0" w:color="auto"/>
            <w:left w:val="none" w:sz="0" w:space="0" w:color="auto"/>
            <w:bottom w:val="none" w:sz="0" w:space="0" w:color="auto"/>
            <w:right w:val="none" w:sz="0" w:space="0" w:color="auto"/>
          </w:divBdr>
        </w:div>
        <w:div w:id="1316958124">
          <w:marLeft w:val="0"/>
          <w:marRight w:val="0"/>
          <w:marTop w:val="0"/>
          <w:marBottom w:val="0"/>
          <w:divBdr>
            <w:top w:val="none" w:sz="0" w:space="0" w:color="auto"/>
            <w:left w:val="none" w:sz="0" w:space="0" w:color="auto"/>
            <w:bottom w:val="none" w:sz="0" w:space="0" w:color="auto"/>
            <w:right w:val="none" w:sz="0" w:space="0" w:color="auto"/>
          </w:divBdr>
        </w:div>
        <w:div w:id="2105763067">
          <w:marLeft w:val="0"/>
          <w:marRight w:val="0"/>
          <w:marTop w:val="0"/>
          <w:marBottom w:val="0"/>
          <w:divBdr>
            <w:top w:val="none" w:sz="0" w:space="0" w:color="auto"/>
            <w:left w:val="none" w:sz="0" w:space="0" w:color="auto"/>
            <w:bottom w:val="none" w:sz="0" w:space="0" w:color="auto"/>
            <w:right w:val="none" w:sz="0" w:space="0" w:color="auto"/>
          </w:divBdr>
        </w:div>
        <w:div w:id="318462962">
          <w:marLeft w:val="0"/>
          <w:marRight w:val="0"/>
          <w:marTop w:val="0"/>
          <w:marBottom w:val="0"/>
          <w:divBdr>
            <w:top w:val="none" w:sz="0" w:space="0" w:color="auto"/>
            <w:left w:val="none" w:sz="0" w:space="0" w:color="auto"/>
            <w:bottom w:val="none" w:sz="0" w:space="0" w:color="auto"/>
            <w:right w:val="none" w:sz="0" w:space="0" w:color="auto"/>
          </w:divBdr>
        </w:div>
        <w:div w:id="1949265620">
          <w:marLeft w:val="0"/>
          <w:marRight w:val="0"/>
          <w:marTop w:val="0"/>
          <w:marBottom w:val="0"/>
          <w:divBdr>
            <w:top w:val="none" w:sz="0" w:space="0" w:color="auto"/>
            <w:left w:val="none" w:sz="0" w:space="0" w:color="auto"/>
            <w:bottom w:val="none" w:sz="0" w:space="0" w:color="auto"/>
            <w:right w:val="none" w:sz="0" w:space="0" w:color="auto"/>
          </w:divBdr>
        </w:div>
        <w:div w:id="1718700527">
          <w:marLeft w:val="0"/>
          <w:marRight w:val="0"/>
          <w:marTop w:val="0"/>
          <w:marBottom w:val="0"/>
          <w:divBdr>
            <w:top w:val="none" w:sz="0" w:space="0" w:color="auto"/>
            <w:left w:val="none" w:sz="0" w:space="0" w:color="auto"/>
            <w:bottom w:val="none" w:sz="0" w:space="0" w:color="auto"/>
            <w:right w:val="none" w:sz="0" w:space="0" w:color="auto"/>
          </w:divBdr>
        </w:div>
        <w:div w:id="1892886222">
          <w:marLeft w:val="0"/>
          <w:marRight w:val="0"/>
          <w:marTop w:val="0"/>
          <w:marBottom w:val="0"/>
          <w:divBdr>
            <w:top w:val="none" w:sz="0" w:space="0" w:color="auto"/>
            <w:left w:val="none" w:sz="0" w:space="0" w:color="auto"/>
            <w:bottom w:val="none" w:sz="0" w:space="0" w:color="auto"/>
            <w:right w:val="none" w:sz="0" w:space="0" w:color="auto"/>
          </w:divBdr>
        </w:div>
        <w:div w:id="837189525">
          <w:marLeft w:val="0"/>
          <w:marRight w:val="0"/>
          <w:marTop w:val="0"/>
          <w:marBottom w:val="0"/>
          <w:divBdr>
            <w:top w:val="none" w:sz="0" w:space="0" w:color="auto"/>
            <w:left w:val="none" w:sz="0" w:space="0" w:color="auto"/>
            <w:bottom w:val="none" w:sz="0" w:space="0" w:color="auto"/>
            <w:right w:val="none" w:sz="0" w:space="0" w:color="auto"/>
          </w:divBdr>
        </w:div>
        <w:div w:id="660086230">
          <w:marLeft w:val="0"/>
          <w:marRight w:val="0"/>
          <w:marTop w:val="0"/>
          <w:marBottom w:val="0"/>
          <w:divBdr>
            <w:top w:val="none" w:sz="0" w:space="0" w:color="auto"/>
            <w:left w:val="none" w:sz="0" w:space="0" w:color="auto"/>
            <w:bottom w:val="none" w:sz="0" w:space="0" w:color="auto"/>
            <w:right w:val="none" w:sz="0" w:space="0" w:color="auto"/>
          </w:divBdr>
        </w:div>
        <w:div w:id="824705894">
          <w:marLeft w:val="0"/>
          <w:marRight w:val="0"/>
          <w:marTop w:val="0"/>
          <w:marBottom w:val="0"/>
          <w:divBdr>
            <w:top w:val="none" w:sz="0" w:space="0" w:color="auto"/>
            <w:left w:val="none" w:sz="0" w:space="0" w:color="auto"/>
            <w:bottom w:val="none" w:sz="0" w:space="0" w:color="auto"/>
            <w:right w:val="none" w:sz="0" w:space="0" w:color="auto"/>
          </w:divBdr>
        </w:div>
        <w:div w:id="1870872147">
          <w:marLeft w:val="0"/>
          <w:marRight w:val="0"/>
          <w:marTop w:val="0"/>
          <w:marBottom w:val="0"/>
          <w:divBdr>
            <w:top w:val="none" w:sz="0" w:space="0" w:color="auto"/>
            <w:left w:val="none" w:sz="0" w:space="0" w:color="auto"/>
            <w:bottom w:val="none" w:sz="0" w:space="0" w:color="auto"/>
            <w:right w:val="none" w:sz="0" w:space="0" w:color="auto"/>
          </w:divBdr>
        </w:div>
        <w:div w:id="58017901">
          <w:marLeft w:val="0"/>
          <w:marRight w:val="0"/>
          <w:marTop w:val="0"/>
          <w:marBottom w:val="0"/>
          <w:divBdr>
            <w:top w:val="none" w:sz="0" w:space="0" w:color="auto"/>
            <w:left w:val="none" w:sz="0" w:space="0" w:color="auto"/>
            <w:bottom w:val="none" w:sz="0" w:space="0" w:color="auto"/>
            <w:right w:val="none" w:sz="0" w:space="0" w:color="auto"/>
          </w:divBdr>
        </w:div>
        <w:div w:id="263151580">
          <w:marLeft w:val="0"/>
          <w:marRight w:val="0"/>
          <w:marTop w:val="0"/>
          <w:marBottom w:val="0"/>
          <w:divBdr>
            <w:top w:val="none" w:sz="0" w:space="0" w:color="auto"/>
            <w:left w:val="none" w:sz="0" w:space="0" w:color="auto"/>
            <w:bottom w:val="none" w:sz="0" w:space="0" w:color="auto"/>
            <w:right w:val="none" w:sz="0" w:space="0" w:color="auto"/>
          </w:divBdr>
        </w:div>
        <w:div w:id="646477633">
          <w:marLeft w:val="0"/>
          <w:marRight w:val="0"/>
          <w:marTop w:val="0"/>
          <w:marBottom w:val="0"/>
          <w:divBdr>
            <w:top w:val="none" w:sz="0" w:space="0" w:color="auto"/>
            <w:left w:val="none" w:sz="0" w:space="0" w:color="auto"/>
            <w:bottom w:val="none" w:sz="0" w:space="0" w:color="auto"/>
            <w:right w:val="none" w:sz="0" w:space="0" w:color="auto"/>
          </w:divBdr>
        </w:div>
        <w:div w:id="718093111">
          <w:marLeft w:val="0"/>
          <w:marRight w:val="0"/>
          <w:marTop w:val="0"/>
          <w:marBottom w:val="0"/>
          <w:divBdr>
            <w:top w:val="none" w:sz="0" w:space="0" w:color="auto"/>
            <w:left w:val="none" w:sz="0" w:space="0" w:color="auto"/>
            <w:bottom w:val="none" w:sz="0" w:space="0" w:color="auto"/>
            <w:right w:val="none" w:sz="0" w:space="0" w:color="auto"/>
          </w:divBdr>
        </w:div>
        <w:div w:id="1270968083">
          <w:marLeft w:val="0"/>
          <w:marRight w:val="0"/>
          <w:marTop w:val="0"/>
          <w:marBottom w:val="0"/>
          <w:divBdr>
            <w:top w:val="none" w:sz="0" w:space="0" w:color="auto"/>
            <w:left w:val="none" w:sz="0" w:space="0" w:color="auto"/>
            <w:bottom w:val="none" w:sz="0" w:space="0" w:color="auto"/>
            <w:right w:val="none" w:sz="0" w:space="0" w:color="auto"/>
          </w:divBdr>
        </w:div>
        <w:div w:id="1366521183">
          <w:marLeft w:val="0"/>
          <w:marRight w:val="0"/>
          <w:marTop w:val="0"/>
          <w:marBottom w:val="0"/>
          <w:divBdr>
            <w:top w:val="none" w:sz="0" w:space="0" w:color="auto"/>
            <w:left w:val="none" w:sz="0" w:space="0" w:color="auto"/>
            <w:bottom w:val="none" w:sz="0" w:space="0" w:color="auto"/>
            <w:right w:val="none" w:sz="0" w:space="0" w:color="auto"/>
          </w:divBdr>
        </w:div>
        <w:div w:id="1974868945">
          <w:marLeft w:val="0"/>
          <w:marRight w:val="0"/>
          <w:marTop w:val="0"/>
          <w:marBottom w:val="0"/>
          <w:divBdr>
            <w:top w:val="none" w:sz="0" w:space="0" w:color="auto"/>
            <w:left w:val="none" w:sz="0" w:space="0" w:color="auto"/>
            <w:bottom w:val="none" w:sz="0" w:space="0" w:color="auto"/>
            <w:right w:val="none" w:sz="0" w:space="0" w:color="auto"/>
          </w:divBdr>
        </w:div>
        <w:div w:id="534973996">
          <w:marLeft w:val="0"/>
          <w:marRight w:val="0"/>
          <w:marTop w:val="0"/>
          <w:marBottom w:val="0"/>
          <w:divBdr>
            <w:top w:val="none" w:sz="0" w:space="0" w:color="auto"/>
            <w:left w:val="none" w:sz="0" w:space="0" w:color="auto"/>
            <w:bottom w:val="none" w:sz="0" w:space="0" w:color="auto"/>
            <w:right w:val="none" w:sz="0" w:space="0" w:color="auto"/>
          </w:divBdr>
        </w:div>
        <w:div w:id="762648964">
          <w:marLeft w:val="0"/>
          <w:marRight w:val="0"/>
          <w:marTop w:val="0"/>
          <w:marBottom w:val="0"/>
          <w:divBdr>
            <w:top w:val="none" w:sz="0" w:space="0" w:color="auto"/>
            <w:left w:val="none" w:sz="0" w:space="0" w:color="auto"/>
            <w:bottom w:val="none" w:sz="0" w:space="0" w:color="auto"/>
            <w:right w:val="none" w:sz="0" w:space="0" w:color="auto"/>
          </w:divBdr>
        </w:div>
        <w:div w:id="1747413034">
          <w:marLeft w:val="0"/>
          <w:marRight w:val="0"/>
          <w:marTop w:val="0"/>
          <w:marBottom w:val="0"/>
          <w:divBdr>
            <w:top w:val="none" w:sz="0" w:space="0" w:color="auto"/>
            <w:left w:val="none" w:sz="0" w:space="0" w:color="auto"/>
            <w:bottom w:val="none" w:sz="0" w:space="0" w:color="auto"/>
            <w:right w:val="none" w:sz="0" w:space="0" w:color="auto"/>
          </w:divBdr>
        </w:div>
        <w:div w:id="892545986">
          <w:marLeft w:val="0"/>
          <w:marRight w:val="0"/>
          <w:marTop w:val="0"/>
          <w:marBottom w:val="0"/>
          <w:divBdr>
            <w:top w:val="none" w:sz="0" w:space="0" w:color="auto"/>
            <w:left w:val="none" w:sz="0" w:space="0" w:color="auto"/>
            <w:bottom w:val="none" w:sz="0" w:space="0" w:color="auto"/>
            <w:right w:val="none" w:sz="0" w:space="0" w:color="auto"/>
          </w:divBdr>
        </w:div>
        <w:div w:id="1454054120">
          <w:marLeft w:val="0"/>
          <w:marRight w:val="0"/>
          <w:marTop w:val="0"/>
          <w:marBottom w:val="0"/>
          <w:divBdr>
            <w:top w:val="none" w:sz="0" w:space="0" w:color="auto"/>
            <w:left w:val="none" w:sz="0" w:space="0" w:color="auto"/>
            <w:bottom w:val="none" w:sz="0" w:space="0" w:color="auto"/>
            <w:right w:val="none" w:sz="0" w:space="0" w:color="auto"/>
          </w:divBdr>
        </w:div>
        <w:div w:id="985663544">
          <w:marLeft w:val="0"/>
          <w:marRight w:val="0"/>
          <w:marTop w:val="0"/>
          <w:marBottom w:val="0"/>
          <w:divBdr>
            <w:top w:val="none" w:sz="0" w:space="0" w:color="auto"/>
            <w:left w:val="none" w:sz="0" w:space="0" w:color="auto"/>
            <w:bottom w:val="none" w:sz="0" w:space="0" w:color="auto"/>
            <w:right w:val="none" w:sz="0" w:space="0" w:color="auto"/>
          </w:divBdr>
        </w:div>
        <w:div w:id="1334457085">
          <w:marLeft w:val="0"/>
          <w:marRight w:val="0"/>
          <w:marTop w:val="0"/>
          <w:marBottom w:val="0"/>
          <w:divBdr>
            <w:top w:val="none" w:sz="0" w:space="0" w:color="auto"/>
            <w:left w:val="none" w:sz="0" w:space="0" w:color="auto"/>
            <w:bottom w:val="none" w:sz="0" w:space="0" w:color="auto"/>
            <w:right w:val="none" w:sz="0" w:space="0" w:color="auto"/>
          </w:divBdr>
        </w:div>
        <w:div w:id="981302228">
          <w:marLeft w:val="0"/>
          <w:marRight w:val="0"/>
          <w:marTop w:val="0"/>
          <w:marBottom w:val="0"/>
          <w:divBdr>
            <w:top w:val="none" w:sz="0" w:space="0" w:color="auto"/>
            <w:left w:val="none" w:sz="0" w:space="0" w:color="auto"/>
            <w:bottom w:val="none" w:sz="0" w:space="0" w:color="auto"/>
            <w:right w:val="none" w:sz="0" w:space="0" w:color="auto"/>
          </w:divBdr>
        </w:div>
        <w:div w:id="625550096">
          <w:marLeft w:val="0"/>
          <w:marRight w:val="0"/>
          <w:marTop w:val="0"/>
          <w:marBottom w:val="0"/>
          <w:divBdr>
            <w:top w:val="none" w:sz="0" w:space="0" w:color="auto"/>
            <w:left w:val="none" w:sz="0" w:space="0" w:color="auto"/>
            <w:bottom w:val="none" w:sz="0" w:space="0" w:color="auto"/>
            <w:right w:val="none" w:sz="0" w:space="0" w:color="auto"/>
          </w:divBdr>
        </w:div>
        <w:div w:id="563956590">
          <w:marLeft w:val="0"/>
          <w:marRight w:val="0"/>
          <w:marTop w:val="0"/>
          <w:marBottom w:val="0"/>
          <w:divBdr>
            <w:top w:val="none" w:sz="0" w:space="0" w:color="auto"/>
            <w:left w:val="none" w:sz="0" w:space="0" w:color="auto"/>
            <w:bottom w:val="none" w:sz="0" w:space="0" w:color="auto"/>
            <w:right w:val="none" w:sz="0" w:space="0" w:color="auto"/>
          </w:divBdr>
        </w:div>
        <w:div w:id="1450782345">
          <w:marLeft w:val="0"/>
          <w:marRight w:val="0"/>
          <w:marTop w:val="0"/>
          <w:marBottom w:val="0"/>
          <w:divBdr>
            <w:top w:val="none" w:sz="0" w:space="0" w:color="auto"/>
            <w:left w:val="none" w:sz="0" w:space="0" w:color="auto"/>
            <w:bottom w:val="none" w:sz="0" w:space="0" w:color="auto"/>
            <w:right w:val="none" w:sz="0" w:space="0" w:color="auto"/>
          </w:divBdr>
        </w:div>
        <w:div w:id="1169753741">
          <w:marLeft w:val="0"/>
          <w:marRight w:val="0"/>
          <w:marTop w:val="0"/>
          <w:marBottom w:val="0"/>
          <w:divBdr>
            <w:top w:val="none" w:sz="0" w:space="0" w:color="auto"/>
            <w:left w:val="none" w:sz="0" w:space="0" w:color="auto"/>
            <w:bottom w:val="none" w:sz="0" w:space="0" w:color="auto"/>
            <w:right w:val="none" w:sz="0" w:space="0" w:color="auto"/>
          </w:divBdr>
        </w:div>
        <w:div w:id="1223757517">
          <w:marLeft w:val="0"/>
          <w:marRight w:val="0"/>
          <w:marTop w:val="0"/>
          <w:marBottom w:val="0"/>
          <w:divBdr>
            <w:top w:val="none" w:sz="0" w:space="0" w:color="auto"/>
            <w:left w:val="none" w:sz="0" w:space="0" w:color="auto"/>
            <w:bottom w:val="none" w:sz="0" w:space="0" w:color="auto"/>
            <w:right w:val="none" w:sz="0" w:space="0" w:color="auto"/>
          </w:divBdr>
        </w:div>
        <w:div w:id="1659262318">
          <w:marLeft w:val="0"/>
          <w:marRight w:val="0"/>
          <w:marTop w:val="0"/>
          <w:marBottom w:val="0"/>
          <w:divBdr>
            <w:top w:val="none" w:sz="0" w:space="0" w:color="auto"/>
            <w:left w:val="none" w:sz="0" w:space="0" w:color="auto"/>
            <w:bottom w:val="none" w:sz="0" w:space="0" w:color="auto"/>
            <w:right w:val="none" w:sz="0" w:space="0" w:color="auto"/>
          </w:divBdr>
        </w:div>
        <w:div w:id="2135169851">
          <w:marLeft w:val="0"/>
          <w:marRight w:val="0"/>
          <w:marTop w:val="0"/>
          <w:marBottom w:val="0"/>
          <w:divBdr>
            <w:top w:val="none" w:sz="0" w:space="0" w:color="auto"/>
            <w:left w:val="none" w:sz="0" w:space="0" w:color="auto"/>
            <w:bottom w:val="none" w:sz="0" w:space="0" w:color="auto"/>
            <w:right w:val="none" w:sz="0" w:space="0" w:color="auto"/>
          </w:divBdr>
        </w:div>
        <w:div w:id="656881105">
          <w:marLeft w:val="0"/>
          <w:marRight w:val="0"/>
          <w:marTop w:val="0"/>
          <w:marBottom w:val="0"/>
          <w:divBdr>
            <w:top w:val="none" w:sz="0" w:space="0" w:color="auto"/>
            <w:left w:val="none" w:sz="0" w:space="0" w:color="auto"/>
            <w:bottom w:val="none" w:sz="0" w:space="0" w:color="auto"/>
            <w:right w:val="none" w:sz="0" w:space="0" w:color="auto"/>
          </w:divBdr>
        </w:div>
        <w:div w:id="762071707">
          <w:marLeft w:val="0"/>
          <w:marRight w:val="0"/>
          <w:marTop w:val="0"/>
          <w:marBottom w:val="0"/>
          <w:divBdr>
            <w:top w:val="none" w:sz="0" w:space="0" w:color="auto"/>
            <w:left w:val="none" w:sz="0" w:space="0" w:color="auto"/>
            <w:bottom w:val="none" w:sz="0" w:space="0" w:color="auto"/>
            <w:right w:val="none" w:sz="0" w:space="0" w:color="auto"/>
          </w:divBdr>
        </w:div>
        <w:div w:id="1047878504">
          <w:marLeft w:val="0"/>
          <w:marRight w:val="0"/>
          <w:marTop w:val="0"/>
          <w:marBottom w:val="0"/>
          <w:divBdr>
            <w:top w:val="none" w:sz="0" w:space="0" w:color="auto"/>
            <w:left w:val="none" w:sz="0" w:space="0" w:color="auto"/>
            <w:bottom w:val="none" w:sz="0" w:space="0" w:color="auto"/>
            <w:right w:val="none" w:sz="0" w:space="0" w:color="auto"/>
          </w:divBdr>
        </w:div>
        <w:div w:id="1223129845">
          <w:marLeft w:val="0"/>
          <w:marRight w:val="0"/>
          <w:marTop w:val="0"/>
          <w:marBottom w:val="0"/>
          <w:divBdr>
            <w:top w:val="none" w:sz="0" w:space="0" w:color="auto"/>
            <w:left w:val="none" w:sz="0" w:space="0" w:color="auto"/>
            <w:bottom w:val="none" w:sz="0" w:space="0" w:color="auto"/>
            <w:right w:val="none" w:sz="0" w:space="0" w:color="auto"/>
          </w:divBdr>
        </w:div>
        <w:div w:id="883179637">
          <w:marLeft w:val="0"/>
          <w:marRight w:val="0"/>
          <w:marTop w:val="0"/>
          <w:marBottom w:val="0"/>
          <w:divBdr>
            <w:top w:val="none" w:sz="0" w:space="0" w:color="auto"/>
            <w:left w:val="none" w:sz="0" w:space="0" w:color="auto"/>
            <w:bottom w:val="none" w:sz="0" w:space="0" w:color="auto"/>
            <w:right w:val="none" w:sz="0" w:space="0" w:color="auto"/>
          </w:divBdr>
        </w:div>
        <w:div w:id="1975985320">
          <w:marLeft w:val="0"/>
          <w:marRight w:val="0"/>
          <w:marTop w:val="0"/>
          <w:marBottom w:val="0"/>
          <w:divBdr>
            <w:top w:val="none" w:sz="0" w:space="0" w:color="auto"/>
            <w:left w:val="none" w:sz="0" w:space="0" w:color="auto"/>
            <w:bottom w:val="none" w:sz="0" w:space="0" w:color="auto"/>
            <w:right w:val="none" w:sz="0" w:space="0" w:color="auto"/>
          </w:divBdr>
        </w:div>
        <w:div w:id="1561670420">
          <w:marLeft w:val="0"/>
          <w:marRight w:val="0"/>
          <w:marTop w:val="0"/>
          <w:marBottom w:val="0"/>
          <w:divBdr>
            <w:top w:val="none" w:sz="0" w:space="0" w:color="auto"/>
            <w:left w:val="none" w:sz="0" w:space="0" w:color="auto"/>
            <w:bottom w:val="none" w:sz="0" w:space="0" w:color="auto"/>
            <w:right w:val="none" w:sz="0" w:space="0" w:color="auto"/>
          </w:divBdr>
        </w:div>
        <w:div w:id="652568042">
          <w:marLeft w:val="0"/>
          <w:marRight w:val="0"/>
          <w:marTop w:val="0"/>
          <w:marBottom w:val="0"/>
          <w:divBdr>
            <w:top w:val="none" w:sz="0" w:space="0" w:color="auto"/>
            <w:left w:val="none" w:sz="0" w:space="0" w:color="auto"/>
            <w:bottom w:val="none" w:sz="0" w:space="0" w:color="auto"/>
            <w:right w:val="none" w:sz="0" w:space="0" w:color="auto"/>
          </w:divBdr>
        </w:div>
        <w:div w:id="1514101299">
          <w:marLeft w:val="0"/>
          <w:marRight w:val="0"/>
          <w:marTop w:val="0"/>
          <w:marBottom w:val="0"/>
          <w:divBdr>
            <w:top w:val="none" w:sz="0" w:space="0" w:color="auto"/>
            <w:left w:val="none" w:sz="0" w:space="0" w:color="auto"/>
            <w:bottom w:val="none" w:sz="0" w:space="0" w:color="auto"/>
            <w:right w:val="none" w:sz="0" w:space="0" w:color="auto"/>
          </w:divBdr>
        </w:div>
        <w:div w:id="1781879085">
          <w:marLeft w:val="0"/>
          <w:marRight w:val="0"/>
          <w:marTop w:val="0"/>
          <w:marBottom w:val="0"/>
          <w:divBdr>
            <w:top w:val="none" w:sz="0" w:space="0" w:color="auto"/>
            <w:left w:val="none" w:sz="0" w:space="0" w:color="auto"/>
            <w:bottom w:val="none" w:sz="0" w:space="0" w:color="auto"/>
            <w:right w:val="none" w:sz="0" w:space="0" w:color="auto"/>
          </w:divBdr>
        </w:div>
        <w:div w:id="1218012022">
          <w:marLeft w:val="0"/>
          <w:marRight w:val="0"/>
          <w:marTop w:val="0"/>
          <w:marBottom w:val="0"/>
          <w:divBdr>
            <w:top w:val="none" w:sz="0" w:space="0" w:color="auto"/>
            <w:left w:val="none" w:sz="0" w:space="0" w:color="auto"/>
            <w:bottom w:val="none" w:sz="0" w:space="0" w:color="auto"/>
            <w:right w:val="none" w:sz="0" w:space="0" w:color="auto"/>
          </w:divBdr>
        </w:div>
        <w:div w:id="986592905">
          <w:marLeft w:val="0"/>
          <w:marRight w:val="0"/>
          <w:marTop w:val="0"/>
          <w:marBottom w:val="0"/>
          <w:divBdr>
            <w:top w:val="none" w:sz="0" w:space="0" w:color="auto"/>
            <w:left w:val="none" w:sz="0" w:space="0" w:color="auto"/>
            <w:bottom w:val="none" w:sz="0" w:space="0" w:color="auto"/>
            <w:right w:val="none" w:sz="0" w:space="0" w:color="auto"/>
          </w:divBdr>
        </w:div>
        <w:div w:id="1008140560">
          <w:marLeft w:val="0"/>
          <w:marRight w:val="0"/>
          <w:marTop w:val="0"/>
          <w:marBottom w:val="0"/>
          <w:divBdr>
            <w:top w:val="none" w:sz="0" w:space="0" w:color="auto"/>
            <w:left w:val="none" w:sz="0" w:space="0" w:color="auto"/>
            <w:bottom w:val="none" w:sz="0" w:space="0" w:color="auto"/>
            <w:right w:val="none" w:sz="0" w:space="0" w:color="auto"/>
          </w:divBdr>
        </w:div>
        <w:div w:id="1419671198">
          <w:marLeft w:val="0"/>
          <w:marRight w:val="0"/>
          <w:marTop w:val="0"/>
          <w:marBottom w:val="0"/>
          <w:divBdr>
            <w:top w:val="none" w:sz="0" w:space="0" w:color="auto"/>
            <w:left w:val="none" w:sz="0" w:space="0" w:color="auto"/>
            <w:bottom w:val="none" w:sz="0" w:space="0" w:color="auto"/>
            <w:right w:val="none" w:sz="0" w:space="0" w:color="auto"/>
          </w:divBdr>
        </w:div>
        <w:div w:id="1061169741">
          <w:marLeft w:val="0"/>
          <w:marRight w:val="0"/>
          <w:marTop w:val="0"/>
          <w:marBottom w:val="0"/>
          <w:divBdr>
            <w:top w:val="none" w:sz="0" w:space="0" w:color="auto"/>
            <w:left w:val="none" w:sz="0" w:space="0" w:color="auto"/>
            <w:bottom w:val="none" w:sz="0" w:space="0" w:color="auto"/>
            <w:right w:val="none" w:sz="0" w:space="0" w:color="auto"/>
          </w:divBdr>
        </w:div>
        <w:div w:id="1374043509">
          <w:marLeft w:val="0"/>
          <w:marRight w:val="0"/>
          <w:marTop w:val="0"/>
          <w:marBottom w:val="0"/>
          <w:divBdr>
            <w:top w:val="none" w:sz="0" w:space="0" w:color="auto"/>
            <w:left w:val="none" w:sz="0" w:space="0" w:color="auto"/>
            <w:bottom w:val="none" w:sz="0" w:space="0" w:color="auto"/>
            <w:right w:val="none" w:sz="0" w:space="0" w:color="auto"/>
          </w:divBdr>
        </w:div>
        <w:div w:id="1051265696">
          <w:marLeft w:val="0"/>
          <w:marRight w:val="0"/>
          <w:marTop w:val="0"/>
          <w:marBottom w:val="0"/>
          <w:divBdr>
            <w:top w:val="none" w:sz="0" w:space="0" w:color="auto"/>
            <w:left w:val="none" w:sz="0" w:space="0" w:color="auto"/>
            <w:bottom w:val="none" w:sz="0" w:space="0" w:color="auto"/>
            <w:right w:val="none" w:sz="0" w:space="0" w:color="auto"/>
          </w:divBdr>
        </w:div>
        <w:div w:id="510803391">
          <w:marLeft w:val="0"/>
          <w:marRight w:val="0"/>
          <w:marTop w:val="0"/>
          <w:marBottom w:val="0"/>
          <w:divBdr>
            <w:top w:val="none" w:sz="0" w:space="0" w:color="auto"/>
            <w:left w:val="none" w:sz="0" w:space="0" w:color="auto"/>
            <w:bottom w:val="none" w:sz="0" w:space="0" w:color="auto"/>
            <w:right w:val="none" w:sz="0" w:space="0" w:color="auto"/>
          </w:divBdr>
        </w:div>
        <w:div w:id="1827093271">
          <w:marLeft w:val="0"/>
          <w:marRight w:val="0"/>
          <w:marTop w:val="0"/>
          <w:marBottom w:val="0"/>
          <w:divBdr>
            <w:top w:val="none" w:sz="0" w:space="0" w:color="auto"/>
            <w:left w:val="none" w:sz="0" w:space="0" w:color="auto"/>
            <w:bottom w:val="none" w:sz="0" w:space="0" w:color="auto"/>
            <w:right w:val="none" w:sz="0" w:space="0" w:color="auto"/>
          </w:divBdr>
        </w:div>
        <w:div w:id="98262544">
          <w:marLeft w:val="0"/>
          <w:marRight w:val="0"/>
          <w:marTop w:val="0"/>
          <w:marBottom w:val="0"/>
          <w:divBdr>
            <w:top w:val="none" w:sz="0" w:space="0" w:color="auto"/>
            <w:left w:val="none" w:sz="0" w:space="0" w:color="auto"/>
            <w:bottom w:val="none" w:sz="0" w:space="0" w:color="auto"/>
            <w:right w:val="none" w:sz="0" w:space="0" w:color="auto"/>
          </w:divBdr>
        </w:div>
        <w:div w:id="954487285">
          <w:marLeft w:val="0"/>
          <w:marRight w:val="0"/>
          <w:marTop w:val="0"/>
          <w:marBottom w:val="0"/>
          <w:divBdr>
            <w:top w:val="none" w:sz="0" w:space="0" w:color="auto"/>
            <w:left w:val="none" w:sz="0" w:space="0" w:color="auto"/>
            <w:bottom w:val="none" w:sz="0" w:space="0" w:color="auto"/>
            <w:right w:val="none" w:sz="0" w:space="0" w:color="auto"/>
          </w:divBdr>
        </w:div>
        <w:div w:id="1090934034">
          <w:marLeft w:val="0"/>
          <w:marRight w:val="0"/>
          <w:marTop w:val="0"/>
          <w:marBottom w:val="0"/>
          <w:divBdr>
            <w:top w:val="none" w:sz="0" w:space="0" w:color="auto"/>
            <w:left w:val="none" w:sz="0" w:space="0" w:color="auto"/>
            <w:bottom w:val="none" w:sz="0" w:space="0" w:color="auto"/>
            <w:right w:val="none" w:sz="0" w:space="0" w:color="auto"/>
          </w:divBdr>
        </w:div>
        <w:div w:id="938635207">
          <w:marLeft w:val="0"/>
          <w:marRight w:val="0"/>
          <w:marTop w:val="0"/>
          <w:marBottom w:val="0"/>
          <w:divBdr>
            <w:top w:val="none" w:sz="0" w:space="0" w:color="auto"/>
            <w:left w:val="none" w:sz="0" w:space="0" w:color="auto"/>
            <w:bottom w:val="none" w:sz="0" w:space="0" w:color="auto"/>
            <w:right w:val="none" w:sz="0" w:space="0" w:color="auto"/>
          </w:divBdr>
        </w:div>
        <w:div w:id="1480222917">
          <w:marLeft w:val="0"/>
          <w:marRight w:val="0"/>
          <w:marTop w:val="0"/>
          <w:marBottom w:val="0"/>
          <w:divBdr>
            <w:top w:val="none" w:sz="0" w:space="0" w:color="auto"/>
            <w:left w:val="none" w:sz="0" w:space="0" w:color="auto"/>
            <w:bottom w:val="none" w:sz="0" w:space="0" w:color="auto"/>
            <w:right w:val="none" w:sz="0" w:space="0" w:color="auto"/>
          </w:divBdr>
        </w:div>
        <w:div w:id="76824417">
          <w:marLeft w:val="0"/>
          <w:marRight w:val="0"/>
          <w:marTop w:val="0"/>
          <w:marBottom w:val="0"/>
          <w:divBdr>
            <w:top w:val="none" w:sz="0" w:space="0" w:color="auto"/>
            <w:left w:val="none" w:sz="0" w:space="0" w:color="auto"/>
            <w:bottom w:val="none" w:sz="0" w:space="0" w:color="auto"/>
            <w:right w:val="none" w:sz="0" w:space="0" w:color="auto"/>
          </w:divBdr>
        </w:div>
        <w:div w:id="410658889">
          <w:marLeft w:val="0"/>
          <w:marRight w:val="0"/>
          <w:marTop w:val="0"/>
          <w:marBottom w:val="0"/>
          <w:divBdr>
            <w:top w:val="none" w:sz="0" w:space="0" w:color="auto"/>
            <w:left w:val="none" w:sz="0" w:space="0" w:color="auto"/>
            <w:bottom w:val="none" w:sz="0" w:space="0" w:color="auto"/>
            <w:right w:val="none" w:sz="0" w:space="0" w:color="auto"/>
          </w:divBdr>
        </w:div>
        <w:div w:id="345986636">
          <w:marLeft w:val="0"/>
          <w:marRight w:val="0"/>
          <w:marTop w:val="0"/>
          <w:marBottom w:val="0"/>
          <w:divBdr>
            <w:top w:val="none" w:sz="0" w:space="0" w:color="auto"/>
            <w:left w:val="none" w:sz="0" w:space="0" w:color="auto"/>
            <w:bottom w:val="none" w:sz="0" w:space="0" w:color="auto"/>
            <w:right w:val="none" w:sz="0" w:space="0" w:color="auto"/>
          </w:divBdr>
        </w:div>
        <w:div w:id="920261021">
          <w:marLeft w:val="0"/>
          <w:marRight w:val="0"/>
          <w:marTop w:val="0"/>
          <w:marBottom w:val="0"/>
          <w:divBdr>
            <w:top w:val="none" w:sz="0" w:space="0" w:color="auto"/>
            <w:left w:val="none" w:sz="0" w:space="0" w:color="auto"/>
            <w:bottom w:val="none" w:sz="0" w:space="0" w:color="auto"/>
            <w:right w:val="none" w:sz="0" w:space="0" w:color="auto"/>
          </w:divBdr>
        </w:div>
        <w:div w:id="1327974592">
          <w:marLeft w:val="0"/>
          <w:marRight w:val="0"/>
          <w:marTop w:val="0"/>
          <w:marBottom w:val="0"/>
          <w:divBdr>
            <w:top w:val="none" w:sz="0" w:space="0" w:color="auto"/>
            <w:left w:val="none" w:sz="0" w:space="0" w:color="auto"/>
            <w:bottom w:val="none" w:sz="0" w:space="0" w:color="auto"/>
            <w:right w:val="none" w:sz="0" w:space="0" w:color="auto"/>
          </w:divBdr>
        </w:div>
        <w:div w:id="367922140">
          <w:marLeft w:val="0"/>
          <w:marRight w:val="0"/>
          <w:marTop w:val="0"/>
          <w:marBottom w:val="0"/>
          <w:divBdr>
            <w:top w:val="none" w:sz="0" w:space="0" w:color="auto"/>
            <w:left w:val="none" w:sz="0" w:space="0" w:color="auto"/>
            <w:bottom w:val="none" w:sz="0" w:space="0" w:color="auto"/>
            <w:right w:val="none" w:sz="0" w:space="0" w:color="auto"/>
          </w:divBdr>
        </w:div>
        <w:div w:id="1958172953">
          <w:marLeft w:val="0"/>
          <w:marRight w:val="0"/>
          <w:marTop w:val="0"/>
          <w:marBottom w:val="0"/>
          <w:divBdr>
            <w:top w:val="none" w:sz="0" w:space="0" w:color="auto"/>
            <w:left w:val="none" w:sz="0" w:space="0" w:color="auto"/>
            <w:bottom w:val="none" w:sz="0" w:space="0" w:color="auto"/>
            <w:right w:val="none" w:sz="0" w:space="0" w:color="auto"/>
          </w:divBdr>
        </w:div>
        <w:div w:id="1043411067">
          <w:marLeft w:val="0"/>
          <w:marRight w:val="0"/>
          <w:marTop w:val="0"/>
          <w:marBottom w:val="0"/>
          <w:divBdr>
            <w:top w:val="none" w:sz="0" w:space="0" w:color="auto"/>
            <w:left w:val="none" w:sz="0" w:space="0" w:color="auto"/>
            <w:bottom w:val="none" w:sz="0" w:space="0" w:color="auto"/>
            <w:right w:val="none" w:sz="0" w:space="0" w:color="auto"/>
          </w:divBdr>
        </w:div>
        <w:div w:id="2137604227">
          <w:marLeft w:val="0"/>
          <w:marRight w:val="0"/>
          <w:marTop w:val="0"/>
          <w:marBottom w:val="0"/>
          <w:divBdr>
            <w:top w:val="none" w:sz="0" w:space="0" w:color="auto"/>
            <w:left w:val="none" w:sz="0" w:space="0" w:color="auto"/>
            <w:bottom w:val="none" w:sz="0" w:space="0" w:color="auto"/>
            <w:right w:val="none" w:sz="0" w:space="0" w:color="auto"/>
          </w:divBdr>
        </w:div>
        <w:div w:id="2141268431">
          <w:marLeft w:val="0"/>
          <w:marRight w:val="0"/>
          <w:marTop w:val="0"/>
          <w:marBottom w:val="0"/>
          <w:divBdr>
            <w:top w:val="none" w:sz="0" w:space="0" w:color="auto"/>
            <w:left w:val="none" w:sz="0" w:space="0" w:color="auto"/>
            <w:bottom w:val="none" w:sz="0" w:space="0" w:color="auto"/>
            <w:right w:val="none" w:sz="0" w:space="0" w:color="auto"/>
          </w:divBdr>
        </w:div>
        <w:div w:id="2132550274">
          <w:marLeft w:val="0"/>
          <w:marRight w:val="0"/>
          <w:marTop w:val="0"/>
          <w:marBottom w:val="0"/>
          <w:divBdr>
            <w:top w:val="none" w:sz="0" w:space="0" w:color="auto"/>
            <w:left w:val="none" w:sz="0" w:space="0" w:color="auto"/>
            <w:bottom w:val="none" w:sz="0" w:space="0" w:color="auto"/>
            <w:right w:val="none" w:sz="0" w:space="0" w:color="auto"/>
          </w:divBdr>
        </w:div>
        <w:div w:id="1957717023">
          <w:marLeft w:val="0"/>
          <w:marRight w:val="0"/>
          <w:marTop w:val="0"/>
          <w:marBottom w:val="0"/>
          <w:divBdr>
            <w:top w:val="none" w:sz="0" w:space="0" w:color="auto"/>
            <w:left w:val="none" w:sz="0" w:space="0" w:color="auto"/>
            <w:bottom w:val="none" w:sz="0" w:space="0" w:color="auto"/>
            <w:right w:val="none" w:sz="0" w:space="0" w:color="auto"/>
          </w:divBdr>
        </w:div>
        <w:div w:id="246696477">
          <w:marLeft w:val="0"/>
          <w:marRight w:val="0"/>
          <w:marTop w:val="0"/>
          <w:marBottom w:val="0"/>
          <w:divBdr>
            <w:top w:val="none" w:sz="0" w:space="0" w:color="auto"/>
            <w:left w:val="none" w:sz="0" w:space="0" w:color="auto"/>
            <w:bottom w:val="none" w:sz="0" w:space="0" w:color="auto"/>
            <w:right w:val="none" w:sz="0" w:space="0" w:color="auto"/>
          </w:divBdr>
        </w:div>
        <w:div w:id="1575623464">
          <w:marLeft w:val="0"/>
          <w:marRight w:val="0"/>
          <w:marTop w:val="0"/>
          <w:marBottom w:val="0"/>
          <w:divBdr>
            <w:top w:val="none" w:sz="0" w:space="0" w:color="auto"/>
            <w:left w:val="none" w:sz="0" w:space="0" w:color="auto"/>
            <w:bottom w:val="none" w:sz="0" w:space="0" w:color="auto"/>
            <w:right w:val="none" w:sz="0" w:space="0" w:color="auto"/>
          </w:divBdr>
        </w:div>
        <w:div w:id="1321347726">
          <w:marLeft w:val="0"/>
          <w:marRight w:val="0"/>
          <w:marTop w:val="0"/>
          <w:marBottom w:val="0"/>
          <w:divBdr>
            <w:top w:val="none" w:sz="0" w:space="0" w:color="auto"/>
            <w:left w:val="none" w:sz="0" w:space="0" w:color="auto"/>
            <w:bottom w:val="none" w:sz="0" w:space="0" w:color="auto"/>
            <w:right w:val="none" w:sz="0" w:space="0" w:color="auto"/>
          </w:divBdr>
        </w:div>
        <w:div w:id="236287653">
          <w:marLeft w:val="0"/>
          <w:marRight w:val="0"/>
          <w:marTop w:val="0"/>
          <w:marBottom w:val="0"/>
          <w:divBdr>
            <w:top w:val="none" w:sz="0" w:space="0" w:color="auto"/>
            <w:left w:val="none" w:sz="0" w:space="0" w:color="auto"/>
            <w:bottom w:val="none" w:sz="0" w:space="0" w:color="auto"/>
            <w:right w:val="none" w:sz="0" w:space="0" w:color="auto"/>
          </w:divBdr>
        </w:div>
        <w:div w:id="1384283406">
          <w:marLeft w:val="0"/>
          <w:marRight w:val="0"/>
          <w:marTop w:val="0"/>
          <w:marBottom w:val="0"/>
          <w:divBdr>
            <w:top w:val="none" w:sz="0" w:space="0" w:color="auto"/>
            <w:left w:val="none" w:sz="0" w:space="0" w:color="auto"/>
            <w:bottom w:val="none" w:sz="0" w:space="0" w:color="auto"/>
            <w:right w:val="none" w:sz="0" w:space="0" w:color="auto"/>
          </w:divBdr>
        </w:div>
        <w:div w:id="802970177">
          <w:marLeft w:val="0"/>
          <w:marRight w:val="0"/>
          <w:marTop w:val="0"/>
          <w:marBottom w:val="0"/>
          <w:divBdr>
            <w:top w:val="none" w:sz="0" w:space="0" w:color="auto"/>
            <w:left w:val="none" w:sz="0" w:space="0" w:color="auto"/>
            <w:bottom w:val="none" w:sz="0" w:space="0" w:color="auto"/>
            <w:right w:val="none" w:sz="0" w:space="0" w:color="auto"/>
          </w:divBdr>
        </w:div>
        <w:div w:id="301623201">
          <w:marLeft w:val="0"/>
          <w:marRight w:val="0"/>
          <w:marTop w:val="0"/>
          <w:marBottom w:val="0"/>
          <w:divBdr>
            <w:top w:val="none" w:sz="0" w:space="0" w:color="auto"/>
            <w:left w:val="none" w:sz="0" w:space="0" w:color="auto"/>
            <w:bottom w:val="none" w:sz="0" w:space="0" w:color="auto"/>
            <w:right w:val="none" w:sz="0" w:space="0" w:color="auto"/>
          </w:divBdr>
        </w:div>
        <w:div w:id="544147370">
          <w:marLeft w:val="0"/>
          <w:marRight w:val="0"/>
          <w:marTop w:val="0"/>
          <w:marBottom w:val="0"/>
          <w:divBdr>
            <w:top w:val="none" w:sz="0" w:space="0" w:color="auto"/>
            <w:left w:val="none" w:sz="0" w:space="0" w:color="auto"/>
            <w:bottom w:val="none" w:sz="0" w:space="0" w:color="auto"/>
            <w:right w:val="none" w:sz="0" w:space="0" w:color="auto"/>
          </w:divBdr>
        </w:div>
        <w:div w:id="93475721">
          <w:marLeft w:val="0"/>
          <w:marRight w:val="0"/>
          <w:marTop w:val="0"/>
          <w:marBottom w:val="0"/>
          <w:divBdr>
            <w:top w:val="none" w:sz="0" w:space="0" w:color="auto"/>
            <w:left w:val="none" w:sz="0" w:space="0" w:color="auto"/>
            <w:bottom w:val="none" w:sz="0" w:space="0" w:color="auto"/>
            <w:right w:val="none" w:sz="0" w:space="0" w:color="auto"/>
          </w:divBdr>
        </w:div>
        <w:div w:id="1533424521">
          <w:marLeft w:val="0"/>
          <w:marRight w:val="0"/>
          <w:marTop w:val="0"/>
          <w:marBottom w:val="0"/>
          <w:divBdr>
            <w:top w:val="none" w:sz="0" w:space="0" w:color="auto"/>
            <w:left w:val="none" w:sz="0" w:space="0" w:color="auto"/>
            <w:bottom w:val="none" w:sz="0" w:space="0" w:color="auto"/>
            <w:right w:val="none" w:sz="0" w:space="0" w:color="auto"/>
          </w:divBdr>
        </w:div>
        <w:div w:id="772483857">
          <w:marLeft w:val="0"/>
          <w:marRight w:val="0"/>
          <w:marTop w:val="0"/>
          <w:marBottom w:val="0"/>
          <w:divBdr>
            <w:top w:val="none" w:sz="0" w:space="0" w:color="auto"/>
            <w:left w:val="none" w:sz="0" w:space="0" w:color="auto"/>
            <w:bottom w:val="none" w:sz="0" w:space="0" w:color="auto"/>
            <w:right w:val="none" w:sz="0" w:space="0" w:color="auto"/>
          </w:divBdr>
        </w:div>
        <w:div w:id="918556978">
          <w:marLeft w:val="0"/>
          <w:marRight w:val="0"/>
          <w:marTop w:val="0"/>
          <w:marBottom w:val="0"/>
          <w:divBdr>
            <w:top w:val="none" w:sz="0" w:space="0" w:color="auto"/>
            <w:left w:val="none" w:sz="0" w:space="0" w:color="auto"/>
            <w:bottom w:val="none" w:sz="0" w:space="0" w:color="auto"/>
            <w:right w:val="none" w:sz="0" w:space="0" w:color="auto"/>
          </w:divBdr>
        </w:div>
        <w:div w:id="1212571516">
          <w:marLeft w:val="0"/>
          <w:marRight w:val="0"/>
          <w:marTop w:val="0"/>
          <w:marBottom w:val="0"/>
          <w:divBdr>
            <w:top w:val="none" w:sz="0" w:space="0" w:color="auto"/>
            <w:left w:val="none" w:sz="0" w:space="0" w:color="auto"/>
            <w:bottom w:val="none" w:sz="0" w:space="0" w:color="auto"/>
            <w:right w:val="none" w:sz="0" w:space="0" w:color="auto"/>
          </w:divBdr>
        </w:div>
        <w:div w:id="1013916907">
          <w:marLeft w:val="0"/>
          <w:marRight w:val="0"/>
          <w:marTop w:val="0"/>
          <w:marBottom w:val="0"/>
          <w:divBdr>
            <w:top w:val="none" w:sz="0" w:space="0" w:color="auto"/>
            <w:left w:val="none" w:sz="0" w:space="0" w:color="auto"/>
            <w:bottom w:val="none" w:sz="0" w:space="0" w:color="auto"/>
            <w:right w:val="none" w:sz="0" w:space="0" w:color="auto"/>
          </w:divBdr>
        </w:div>
        <w:div w:id="1473711084">
          <w:marLeft w:val="0"/>
          <w:marRight w:val="0"/>
          <w:marTop w:val="0"/>
          <w:marBottom w:val="0"/>
          <w:divBdr>
            <w:top w:val="none" w:sz="0" w:space="0" w:color="auto"/>
            <w:left w:val="none" w:sz="0" w:space="0" w:color="auto"/>
            <w:bottom w:val="none" w:sz="0" w:space="0" w:color="auto"/>
            <w:right w:val="none" w:sz="0" w:space="0" w:color="auto"/>
          </w:divBdr>
        </w:div>
        <w:div w:id="1713074491">
          <w:marLeft w:val="0"/>
          <w:marRight w:val="0"/>
          <w:marTop w:val="0"/>
          <w:marBottom w:val="0"/>
          <w:divBdr>
            <w:top w:val="none" w:sz="0" w:space="0" w:color="auto"/>
            <w:left w:val="none" w:sz="0" w:space="0" w:color="auto"/>
            <w:bottom w:val="none" w:sz="0" w:space="0" w:color="auto"/>
            <w:right w:val="none" w:sz="0" w:space="0" w:color="auto"/>
          </w:divBdr>
        </w:div>
        <w:div w:id="394545284">
          <w:marLeft w:val="0"/>
          <w:marRight w:val="0"/>
          <w:marTop w:val="0"/>
          <w:marBottom w:val="0"/>
          <w:divBdr>
            <w:top w:val="none" w:sz="0" w:space="0" w:color="auto"/>
            <w:left w:val="none" w:sz="0" w:space="0" w:color="auto"/>
            <w:bottom w:val="none" w:sz="0" w:space="0" w:color="auto"/>
            <w:right w:val="none" w:sz="0" w:space="0" w:color="auto"/>
          </w:divBdr>
        </w:div>
        <w:div w:id="469249754">
          <w:marLeft w:val="0"/>
          <w:marRight w:val="0"/>
          <w:marTop w:val="0"/>
          <w:marBottom w:val="0"/>
          <w:divBdr>
            <w:top w:val="none" w:sz="0" w:space="0" w:color="auto"/>
            <w:left w:val="none" w:sz="0" w:space="0" w:color="auto"/>
            <w:bottom w:val="none" w:sz="0" w:space="0" w:color="auto"/>
            <w:right w:val="none" w:sz="0" w:space="0" w:color="auto"/>
          </w:divBdr>
        </w:div>
        <w:div w:id="1787576163">
          <w:marLeft w:val="0"/>
          <w:marRight w:val="0"/>
          <w:marTop w:val="0"/>
          <w:marBottom w:val="0"/>
          <w:divBdr>
            <w:top w:val="none" w:sz="0" w:space="0" w:color="auto"/>
            <w:left w:val="none" w:sz="0" w:space="0" w:color="auto"/>
            <w:bottom w:val="none" w:sz="0" w:space="0" w:color="auto"/>
            <w:right w:val="none" w:sz="0" w:space="0" w:color="auto"/>
          </w:divBdr>
        </w:div>
        <w:div w:id="1535999907">
          <w:marLeft w:val="0"/>
          <w:marRight w:val="0"/>
          <w:marTop w:val="0"/>
          <w:marBottom w:val="0"/>
          <w:divBdr>
            <w:top w:val="none" w:sz="0" w:space="0" w:color="auto"/>
            <w:left w:val="none" w:sz="0" w:space="0" w:color="auto"/>
            <w:bottom w:val="none" w:sz="0" w:space="0" w:color="auto"/>
            <w:right w:val="none" w:sz="0" w:space="0" w:color="auto"/>
          </w:divBdr>
        </w:div>
        <w:div w:id="1007094836">
          <w:marLeft w:val="0"/>
          <w:marRight w:val="0"/>
          <w:marTop w:val="0"/>
          <w:marBottom w:val="0"/>
          <w:divBdr>
            <w:top w:val="none" w:sz="0" w:space="0" w:color="auto"/>
            <w:left w:val="none" w:sz="0" w:space="0" w:color="auto"/>
            <w:bottom w:val="none" w:sz="0" w:space="0" w:color="auto"/>
            <w:right w:val="none" w:sz="0" w:space="0" w:color="auto"/>
          </w:divBdr>
        </w:div>
        <w:div w:id="871264723">
          <w:marLeft w:val="0"/>
          <w:marRight w:val="0"/>
          <w:marTop w:val="0"/>
          <w:marBottom w:val="0"/>
          <w:divBdr>
            <w:top w:val="none" w:sz="0" w:space="0" w:color="auto"/>
            <w:left w:val="none" w:sz="0" w:space="0" w:color="auto"/>
            <w:bottom w:val="none" w:sz="0" w:space="0" w:color="auto"/>
            <w:right w:val="none" w:sz="0" w:space="0" w:color="auto"/>
          </w:divBdr>
        </w:div>
        <w:div w:id="1317682685">
          <w:marLeft w:val="0"/>
          <w:marRight w:val="0"/>
          <w:marTop w:val="0"/>
          <w:marBottom w:val="0"/>
          <w:divBdr>
            <w:top w:val="none" w:sz="0" w:space="0" w:color="auto"/>
            <w:left w:val="none" w:sz="0" w:space="0" w:color="auto"/>
            <w:bottom w:val="none" w:sz="0" w:space="0" w:color="auto"/>
            <w:right w:val="none" w:sz="0" w:space="0" w:color="auto"/>
          </w:divBdr>
        </w:div>
        <w:div w:id="613635718">
          <w:marLeft w:val="0"/>
          <w:marRight w:val="0"/>
          <w:marTop w:val="0"/>
          <w:marBottom w:val="0"/>
          <w:divBdr>
            <w:top w:val="none" w:sz="0" w:space="0" w:color="auto"/>
            <w:left w:val="none" w:sz="0" w:space="0" w:color="auto"/>
            <w:bottom w:val="none" w:sz="0" w:space="0" w:color="auto"/>
            <w:right w:val="none" w:sz="0" w:space="0" w:color="auto"/>
          </w:divBdr>
        </w:div>
      </w:divsChild>
    </w:div>
    <w:div w:id="1460343071">
      <w:bodyDiv w:val="1"/>
      <w:marLeft w:val="0"/>
      <w:marRight w:val="0"/>
      <w:marTop w:val="0"/>
      <w:marBottom w:val="0"/>
      <w:divBdr>
        <w:top w:val="none" w:sz="0" w:space="0" w:color="auto"/>
        <w:left w:val="none" w:sz="0" w:space="0" w:color="auto"/>
        <w:bottom w:val="none" w:sz="0" w:space="0" w:color="auto"/>
        <w:right w:val="none" w:sz="0" w:space="0" w:color="auto"/>
      </w:divBdr>
    </w:div>
    <w:div w:id="1518350589">
      <w:bodyDiv w:val="1"/>
      <w:marLeft w:val="0"/>
      <w:marRight w:val="0"/>
      <w:marTop w:val="0"/>
      <w:marBottom w:val="0"/>
      <w:divBdr>
        <w:top w:val="none" w:sz="0" w:space="0" w:color="auto"/>
        <w:left w:val="none" w:sz="0" w:space="0" w:color="auto"/>
        <w:bottom w:val="none" w:sz="0" w:space="0" w:color="auto"/>
        <w:right w:val="none" w:sz="0" w:space="0" w:color="auto"/>
      </w:divBdr>
      <w:divsChild>
        <w:div w:id="433865705">
          <w:marLeft w:val="0"/>
          <w:marRight w:val="0"/>
          <w:marTop w:val="0"/>
          <w:marBottom w:val="0"/>
          <w:divBdr>
            <w:top w:val="none" w:sz="0" w:space="0" w:color="auto"/>
            <w:left w:val="none" w:sz="0" w:space="0" w:color="auto"/>
            <w:bottom w:val="none" w:sz="0" w:space="0" w:color="auto"/>
            <w:right w:val="none" w:sz="0" w:space="0" w:color="auto"/>
          </w:divBdr>
          <w:divsChild>
            <w:div w:id="710228319">
              <w:marLeft w:val="0"/>
              <w:marRight w:val="0"/>
              <w:marTop w:val="0"/>
              <w:marBottom w:val="0"/>
              <w:divBdr>
                <w:top w:val="none" w:sz="0" w:space="0" w:color="auto"/>
                <w:left w:val="none" w:sz="0" w:space="0" w:color="auto"/>
                <w:bottom w:val="none" w:sz="0" w:space="0" w:color="auto"/>
                <w:right w:val="none" w:sz="0" w:space="0" w:color="auto"/>
              </w:divBdr>
              <w:divsChild>
                <w:div w:id="16933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8511540">
      <w:bodyDiv w:val="1"/>
      <w:marLeft w:val="0"/>
      <w:marRight w:val="0"/>
      <w:marTop w:val="0"/>
      <w:marBottom w:val="0"/>
      <w:divBdr>
        <w:top w:val="none" w:sz="0" w:space="0" w:color="auto"/>
        <w:left w:val="none" w:sz="0" w:space="0" w:color="auto"/>
        <w:bottom w:val="none" w:sz="0" w:space="0" w:color="auto"/>
        <w:right w:val="none" w:sz="0" w:space="0" w:color="auto"/>
      </w:divBdr>
    </w:div>
    <w:div w:id="1624995096">
      <w:bodyDiv w:val="1"/>
      <w:marLeft w:val="0"/>
      <w:marRight w:val="0"/>
      <w:marTop w:val="0"/>
      <w:marBottom w:val="0"/>
      <w:divBdr>
        <w:top w:val="none" w:sz="0" w:space="0" w:color="auto"/>
        <w:left w:val="none" w:sz="0" w:space="0" w:color="auto"/>
        <w:bottom w:val="none" w:sz="0" w:space="0" w:color="auto"/>
        <w:right w:val="none" w:sz="0" w:space="0" w:color="auto"/>
      </w:divBdr>
      <w:divsChild>
        <w:div w:id="1339194905">
          <w:marLeft w:val="0"/>
          <w:marRight w:val="0"/>
          <w:marTop w:val="0"/>
          <w:marBottom w:val="0"/>
          <w:divBdr>
            <w:top w:val="none" w:sz="0" w:space="0" w:color="auto"/>
            <w:left w:val="none" w:sz="0" w:space="0" w:color="auto"/>
            <w:bottom w:val="none" w:sz="0" w:space="0" w:color="auto"/>
            <w:right w:val="none" w:sz="0" w:space="0" w:color="auto"/>
          </w:divBdr>
        </w:div>
        <w:div w:id="1061900917">
          <w:marLeft w:val="0"/>
          <w:marRight w:val="0"/>
          <w:marTop w:val="0"/>
          <w:marBottom w:val="0"/>
          <w:divBdr>
            <w:top w:val="none" w:sz="0" w:space="0" w:color="auto"/>
            <w:left w:val="none" w:sz="0" w:space="0" w:color="auto"/>
            <w:bottom w:val="none" w:sz="0" w:space="0" w:color="auto"/>
            <w:right w:val="none" w:sz="0" w:space="0" w:color="auto"/>
          </w:divBdr>
        </w:div>
        <w:div w:id="1954559344">
          <w:marLeft w:val="0"/>
          <w:marRight w:val="0"/>
          <w:marTop w:val="0"/>
          <w:marBottom w:val="0"/>
          <w:divBdr>
            <w:top w:val="none" w:sz="0" w:space="0" w:color="auto"/>
            <w:left w:val="none" w:sz="0" w:space="0" w:color="auto"/>
            <w:bottom w:val="none" w:sz="0" w:space="0" w:color="auto"/>
            <w:right w:val="none" w:sz="0" w:space="0" w:color="auto"/>
          </w:divBdr>
        </w:div>
        <w:div w:id="734739212">
          <w:marLeft w:val="0"/>
          <w:marRight w:val="0"/>
          <w:marTop w:val="0"/>
          <w:marBottom w:val="0"/>
          <w:divBdr>
            <w:top w:val="none" w:sz="0" w:space="0" w:color="auto"/>
            <w:left w:val="none" w:sz="0" w:space="0" w:color="auto"/>
            <w:bottom w:val="none" w:sz="0" w:space="0" w:color="auto"/>
            <w:right w:val="none" w:sz="0" w:space="0" w:color="auto"/>
          </w:divBdr>
        </w:div>
        <w:div w:id="1294755110">
          <w:marLeft w:val="0"/>
          <w:marRight w:val="0"/>
          <w:marTop w:val="0"/>
          <w:marBottom w:val="0"/>
          <w:divBdr>
            <w:top w:val="none" w:sz="0" w:space="0" w:color="auto"/>
            <w:left w:val="none" w:sz="0" w:space="0" w:color="auto"/>
            <w:bottom w:val="none" w:sz="0" w:space="0" w:color="auto"/>
            <w:right w:val="none" w:sz="0" w:space="0" w:color="auto"/>
          </w:divBdr>
        </w:div>
        <w:div w:id="2125730047">
          <w:marLeft w:val="0"/>
          <w:marRight w:val="0"/>
          <w:marTop w:val="0"/>
          <w:marBottom w:val="0"/>
          <w:divBdr>
            <w:top w:val="none" w:sz="0" w:space="0" w:color="auto"/>
            <w:left w:val="none" w:sz="0" w:space="0" w:color="auto"/>
            <w:bottom w:val="none" w:sz="0" w:space="0" w:color="auto"/>
            <w:right w:val="none" w:sz="0" w:space="0" w:color="auto"/>
          </w:divBdr>
        </w:div>
      </w:divsChild>
    </w:div>
    <w:div w:id="1653099390">
      <w:bodyDiv w:val="1"/>
      <w:marLeft w:val="0"/>
      <w:marRight w:val="0"/>
      <w:marTop w:val="0"/>
      <w:marBottom w:val="0"/>
      <w:divBdr>
        <w:top w:val="none" w:sz="0" w:space="0" w:color="auto"/>
        <w:left w:val="none" w:sz="0" w:space="0" w:color="auto"/>
        <w:bottom w:val="none" w:sz="0" w:space="0" w:color="auto"/>
        <w:right w:val="none" w:sz="0" w:space="0" w:color="auto"/>
      </w:divBdr>
    </w:div>
    <w:div w:id="1822772202">
      <w:bodyDiv w:val="1"/>
      <w:marLeft w:val="0"/>
      <w:marRight w:val="0"/>
      <w:marTop w:val="0"/>
      <w:marBottom w:val="0"/>
      <w:divBdr>
        <w:top w:val="none" w:sz="0" w:space="0" w:color="auto"/>
        <w:left w:val="none" w:sz="0" w:space="0" w:color="auto"/>
        <w:bottom w:val="none" w:sz="0" w:space="0" w:color="auto"/>
        <w:right w:val="none" w:sz="0" w:space="0" w:color="auto"/>
      </w:divBdr>
      <w:divsChild>
        <w:div w:id="1143084610">
          <w:marLeft w:val="0"/>
          <w:marRight w:val="0"/>
          <w:marTop w:val="0"/>
          <w:marBottom w:val="0"/>
          <w:divBdr>
            <w:top w:val="none" w:sz="0" w:space="0" w:color="auto"/>
            <w:left w:val="none" w:sz="0" w:space="0" w:color="auto"/>
            <w:bottom w:val="none" w:sz="0" w:space="0" w:color="auto"/>
            <w:right w:val="none" w:sz="0" w:space="0" w:color="auto"/>
          </w:divBdr>
          <w:divsChild>
            <w:div w:id="1161576751">
              <w:marLeft w:val="0"/>
              <w:marRight w:val="0"/>
              <w:marTop w:val="0"/>
              <w:marBottom w:val="0"/>
              <w:divBdr>
                <w:top w:val="none" w:sz="0" w:space="0" w:color="auto"/>
                <w:left w:val="none" w:sz="0" w:space="0" w:color="auto"/>
                <w:bottom w:val="none" w:sz="0" w:space="0" w:color="auto"/>
                <w:right w:val="none" w:sz="0" w:space="0" w:color="auto"/>
              </w:divBdr>
              <w:divsChild>
                <w:div w:id="968625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9047990">
      <w:bodyDiv w:val="1"/>
      <w:marLeft w:val="0"/>
      <w:marRight w:val="0"/>
      <w:marTop w:val="0"/>
      <w:marBottom w:val="0"/>
      <w:divBdr>
        <w:top w:val="none" w:sz="0" w:space="0" w:color="auto"/>
        <w:left w:val="none" w:sz="0" w:space="0" w:color="auto"/>
        <w:bottom w:val="none" w:sz="0" w:space="0" w:color="auto"/>
        <w:right w:val="none" w:sz="0" w:space="0" w:color="auto"/>
      </w:divBdr>
    </w:div>
    <w:div w:id="1928686018">
      <w:bodyDiv w:val="1"/>
      <w:marLeft w:val="0"/>
      <w:marRight w:val="0"/>
      <w:marTop w:val="0"/>
      <w:marBottom w:val="0"/>
      <w:divBdr>
        <w:top w:val="none" w:sz="0" w:space="0" w:color="auto"/>
        <w:left w:val="none" w:sz="0" w:space="0" w:color="auto"/>
        <w:bottom w:val="none" w:sz="0" w:space="0" w:color="auto"/>
        <w:right w:val="none" w:sz="0" w:space="0" w:color="auto"/>
      </w:divBdr>
    </w:div>
    <w:div w:id="1989087662">
      <w:bodyDiv w:val="1"/>
      <w:marLeft w:val="0"/>
      <w:marRight w:val="0"/>
      <w:marTop w:val="0"/>
      <w:marBottom w:val="0"/>
      <w:divBdr>
        <w:top w:val="none" w:sz="0" w:space="0" w:color="auto"/>
        <w:left w:val="none" w:sz="0" w:space="0" w:color="auto"/>
        <w:bottom w:val="none" w:sz="0" w:space="0" w:color="auto"/>
        <w:right w:val="none" w:sz="0" w:space="0" w:color="auto"/>
      </w:divBdr>
    </w:div>
    <w:div w:id="2065565336">
      <w:bodyDiv w:val="1"/>
      <w:marLeft w:val="0"/>
      <w:marRight w:val="0"/>
      <w:marTop w:val="0"/>
      <w:marBottom w:val="0"/>
      <w:divBdr>
        <w:top w:val="none" w:sz="0" w:space="0" w:color="auto"/>
        <w:left w:val="none" w:sz="0" w:space="0" w:color="auto"/>
        <w:bottom w:val="none" w:sz="0" w:space="0" w:color="auto"/>
        <w:right w:val="none" w:sz="0" w:space="0" w:color="auto"/>
      </w:divBdr>
    </w:div>
    <w:div w:id="2089693497">
      <w:bodyDiv w:val="1"/>
      <w:marLeft w:val="0"/>
      <w:marRight w:val="0"/>
      <w:marTop w:val="0"/>
      <w:marBottom w:val="0"/>
      <w:divBdr>
        <w:top w:val="none" w:sz="0" w:space="0" w:color="auto"/>
        <w:left w:val="none" w:sz="0" w:space="0" w:color="auto"/>
        <w:bottom w:val="none" w:sz="0" w:space="0" w:color="auto"/>
        <w:right w:val="none" w:sz="0" w:space="0" w:color="auto"/>
      </w:divBdr>
    </w:div>
    <w:div w:id="2112891961">
      <w:bodyDiv w:val="1"/>
      <w:marLeft w:val="0"/>
      <w:marRight w:val="0"/>
      <w:marTop w:val="0"/>
      <w:marBottom w:val="0"/>
      <w:divBdr>
        <w:top w:val="none" w:sz="0" w:space="0" w:color="auto"/>
        <w:left w:val="none" w:sz="0" w:space="0" w:color="auto"/>
        <w:bottom w:val="none" w:sz="0" w:space="0" w:color="auto"/>
        <w:right w:val="none" w:sz="0" w:space="0" w:color="auto"/>
      </w:divBdr>
    </w:div>
    <w:div w:id="2134442381">
      <w:bodyDiv w:val="1"/>
      <w:marLeft w:val="0"/>
      <w:marRight w:val="0"/>
      <w:marTop w:val="0"/>
      <w:marBottom w:val="0"/>
      <w:divBdr>
        <w:top w:val="none" w:sz="0" w:space="0" w:color="auto"/>
        <w:left w:val="none" w:sz="0" w:space="0" w:color="auto"/>
        <w:bottom w:val="none" w:sz="0" w:space="0" w:color="auto"/>
        <w:right w:val="none" w:sz="0" w:space="0" w:color="auto"/>
      </w:divBdr>
    </w:div>
    <w:div w:id="2136681216">
      <w:bodyDiv w:val="1"/>
      <w:marLeft w:val="0"/>
      <w:marRight w:val="0"/>
      <w:marTop w:val="0"/>
      <w:marBottom w:val="0"/>
      <w:divBdr>
        <w:top w:val="none" w:sz="0" w:space="0" w:color="auto"/>
        <w:left w:val="none" w:sz="0" w:space="0" w:color="auto"/>
        <w:bottom w:val="none" w:sz="0" w:space="0" w:color="auto"/>
        <w:right w:val="none" w:sz="0" w:space="0" w:color="auto"/>
      </w:divBdr>
      <w:divsChild>
        <w:div w:id="1497308580">
          <w:marLeft w:val="0"/>
          <w:marRight w:val="0"/>
          <w:marTop w:val="0"/>
          <w:marBottom w:val="0"/>
          <w:divBdr>
            <w:top w:val="none" w:sz="0" w:space="0" w:color="auto"/>
            <w:left w:val="none" w:sz="0" w:space="0" w:color="auto"/>
            <w:bottom w:val="none" w:sz="0" w:space="0" w:color="auto"/>
            <w:right w:val="none" w:sz="0" w:space="0" w:color="auto"/>
          </w:divBdr>
        </w:div>
        <w:div w:id="463471134">
          <w:marLeft w:val="0"/>
          <w:marRight w:val="0"/>
          <w:marTop w:val="0"/>
          <w:marBottom w:val="0"/>
          <w:divBdr>
            <w:top w:val="none" w:sz="0" w:space="0" w:color="auto"/>
            <w:left w:val="none" w:sz="0" w:space="0" w:color="auto"/>
            <w:bottom w:val="none" w:sz="0" w:space="0" w:color="auto"/>
            <w:right w:val="none" w:sz="0" w:space="0" w:color="auto"/>
          </w:divBdr>
        </w:div>
        <w:div w:id="1360862821">
          <w:marLeft w:val="0"/>
          <w:marRight w:val="0"/>
          <w:marTop w:val="0"/>
          <w:marBottom w:val="0"/>
          <w:divBdr>
            <w:top w:val="none" w:sz="0" w:space="0" w:color="auto"/>
            <w:left w:val="none" w:sz="0" w:space="0" w:color="auto"/>
            <w:bottom w:val="none" w:sz="0" w:space="0" w:color="auto"/>
            <w:right w:val="none" w:sz="0" w:space="0" w:color="auto"/>
          </w:divBdr>
        </w:div>
        <w:div w:id="377432773">
          <w:marLeft w:val="0"/>
          <w:marRight w:val="0"/>
          <w:marTop w:val="0"/>
          <w:marBottom w:val="0"/>
          <w:divBdr>
            <w:top w:val="none" w:sz="0" w:space="0" w:color="auto"/>
            <w:left w:val="none" w:sz="0" w:space="0" w:color="auto"/>
            <w:bottom w:val="none" w:sz="0" w:space="0" w:color="auto"/>
            <w:right w:val="none" w:sz="0" w:space="0" w:color="auto"/>
          </w:divBdr>
        </w:div>
        <w:div w:id="1755399613">
          <w:marLeft w:val="0"/>
          <w:marRight w:val="0"/>
          <w:marTop w:val="0"/>
          <w:marBottom w:val="0"/>
          <w:divBdr>
            <w:top w:val="none" w:sz="0" w:space="0" w:color="auto"/>
            <w:left w:val="none" w:sz="0" w:space="0" w:color="auto"/>
            <w:bottom w:val="none" w:sz="0" w:space="0" w:color="auto"/>
            <w:right w:val="none" w:sz="0" w:space="0" w:color="auto"/>
          </w:divBdr>
        </w:div>
        <w:div w:id="108821906">
          <w:marLeft w:val="0"/>
          <w:marRight w:val="0"/>
          <w:marTop w:val="0"/>
          <w:marBottom w:val="0"/>
          <w:divBdr>
            <w:top w:val="none" w:sz="0" w:space="0" w:color="auto"/>
            <w:left w:val="none" w:sz="0" w:space="0" w:color="auto"/>
            <w:bottom w:val="none" w:sz="0" w:space="0" w:color="auto"/>
            <w:right w:val="none" w:sz="0" w:space="0" w:color="auto"/>
          </w:divBdr>
        </w:div>
        <w:div w:id="1754693268">
          <w:marLeft w:val="0"/>
          <w:marRight w:val="0"/>
          <w:marTop w:val="0"/>
          <w:marBottom w:val="0"/>
          <w:divBdr>
            <w:top w:val="none" w:sz="0" w:space="0" w:color="auto"/>
            <w:left w:val="none" w:sz="0" w:space="0" w:color="auto"/>
            <w:bottom w:val="none" w:sz="0" w:space="0" w:color="auto"/>
            <w:right w:val="none" w:sz="0" w:space="0" w:color="auto"/>
          </w:divBdr>
        </w:div>
        <w:div w:id="722025868">
          <w:marLeft w:val="0"/>
          <w:marRight w:val="0"/>
          <w:marTop w:val="0"/>
          <w:marBottom w:val="0"/>
          <w:divBdr>
            <w:top w:val="none" w:sz="0" w:space="0" w:color="auto"/>
            <w:left w:val="none" w:sz="0" w:space="0" w:color="auto"/>
            <w:bottom w:val="none" w:sz="0" w:space="0" w:color="auto"/>
            <w:right w:val="none" w:sz="0" w:space="0" w:color="auto"/>
          </w:divBdr>
        </w:div>
        <w:div w:id="1215314126">
          <w:marLeft w:val="0"/>
          <w:marRight w:val="0"/>
          <w:marTop w:val="0"/>
          <w:marBottom w:val="0"/>
          <w:divBdr>
            <w:top w:val="none" w:sz="0" w:space="0" w:color="auto"/>
            <w:left w:val="none" w:sz="0" w:space="0" w:color="auto"/>
            <w:bottom w:val="none" w:sz="0" w:space="0" w:color="auto"/>
            <w:right w:val="none" w:sz="0" w:space="0" w:color="auto"/>
          </w:divBdr>
        </w:div>
        <w:div w:id="1056977902">
          <w:marLeft w:val="0"/>
          <w:marRight w:val="0"/>
          <w:marTop w:val="0"/>
          <w:marBottom w:val="0"/>
          <w:divBdr>
            <w:top w:val="none" w:sz="0" w:space="0" w:color="auto"/>
            <w:left w:val="none" w:sz="0" w:space="0" w:color="auto"/>
            <w:bottom w:val="none" w:sz="0" w:space="0" w:color="auto"/>
            <w:right w:val="none" w:sz="0" w:space="0" w:color="auto"/>
          </w:divBdr>
        </w:div>
        <w:div w:id="1123498722">
          <w:marLeft w:val="0"/>
          <w:marRight w:val="0"/>
          <w:marTop w:val="0"/>
          <w:marBottom w:val="0"/>
          <w:divBdr>
            <w:top w:val="none" w:sz="0" w:space="0" w:color="auto"/>
            <w:left w:val="none" w:sz="0" w:space="0" w:color="auto"/>
            <w:bottom w:val="none" w:sz="0" w:space="0" w:color="auto"/>
            <w:right w:val="none" w:sz="0" w:space="0" w:color="auto"/>
          </w:divBdr>
        </w:div>
        <w:div w:id="2036036929">
          <w:marLeft w:val="0"/>
          <w:marRight w:val="0"/>
          <w:marTop w:val="0"/>
          <w:marBottom w:val="0"/>
          <w:divBdr>
            <w:top w:val="none" w:sz="0" w:space="0" w:color="auto"/>
            <w:left w:val="none" w:sz="0" w:space="0" w:color="auto"/>
            <w:bottom w:val="none" w:sz="0" w:space="0" w:color="auto"/>
            <w:right w:val="none" w:sz="0" w:space="0" w:color="auto"/>
          </w:divBdr>
        </w:div>
        <w:div w:id="1598633999">
          <w:marLeft w:val="0"/>
          <w:marRight w:val="0"/>
          <w:marTop w:val="0"/>
          <w:marBottom w:val="0"/>
          <w:divBdr>
            <w:top w:val="none" w:sz="0" w:space="0" w:color="auto"/>
            <w:left w:val="none" w:sz="0" w:space="0" w:color="auto"/>
            <w:bottom w:val="none" w:sz="0" w:space="0" w:color="auto"/>
            <w:right w:val="none" w:sz="0" w:space="0" w:color="auto"/>
          </w:divBdr>
        </w:div>
        <w:div w:id="550770568">
          <w:marLeft w:val="0"/>
          <w:marRight w:val="0"/>
          <w:marTop w:val="0"/>
          <w:marBottom w:val="0"/>
          <w:divBdr>
            <w:top w:val="none" w:sz="0" w:space="0" w:color="auto"/>
            <w:left w:val="none" w:sz="0" w:space="0" w:color="auto"/>
            <w:bottom w:val="none" w:sz="0" w:space="0" w:color="auto"/>
            <w:right w:val="none" w:sz="0" w:space="0" w:color="auto"/>
          </w:divBdr>
        </w:div>
        <w:div w:id="1200166183">
          <w:marLeft w:val="0"/>
          <w:marRight w:val="0"/>
          <w:marTop w:val="0"/>
          <w:marBottom w:val="0"/>
          <w:divBdr>
            <w:top w:val="none" w:sz="0" w:space="0" w:color="auto"/>
            <w:left w:val="none" w:sz="0" w:space="0" w:color="auto"/>
            <w:bottom w:val="none" w:sz="0" w:space="0" w:color="auto"/>
            <w:right w:val="none" w:sz="0" w:space="0" w:color="auto"/>
          </w:divBdr>
        </w:div>
        <w:div w:id="2084596274">
          <w:marLeft w:val="0"/>
          <w:marRight w:val="0"/>
          <w:marTop w:val="0"/>
          <w:marBottom w:val="0"/>
          <w:divBdr>
            <w:top w:val="none" w:sz="0" w:space="0" w:color="auto"/>
            <w:left w:val="none" w:sz="0" w:space="0" w:color="auto"/>
            <w:bottom w:val="none" w:sz="0" w:space="0" w:color="auto"/>
            <w:right w:val="none" w:sz="0" w:space="0" w:color="auto"/>
          </w:divBdr>
        </w:div>
        <w:div w:id="759182153">
          <w:marLeft w:val="0"/>
          <w:marRight w:val="0"/>
          <w:marTop w:val="0"/>
          <w:marBottom w:val="0"/>
          <w:divBdr>
            <w:top w:val="none" w:sz="0" w:space="0" w:color="auto"/>
            <w:left w:val="none" w:sz="0" w:space="0" w:color="auto"/>
            <w:bottom w:val="none" w:sz="0" w:space="0" w:color="auto"/>
            <w:right w:val="none" w:sz="0" w:space="0" w:color="auto"/>
          </w:divBdr>
        </w:div>
        <w:div w:id="82186928">
          <w:marLeft w:val="0"/>
          <w:marRight w:val="0"/>
          <w:marTop w:val="0"/>
          <w:marBottom w:val="0"/>
          <w:divBdr>
            <w:top w:val="none" w:sz="0" w:space="0" w:color="auto"/>
            <w:left w:val="none" w:sz="0" w:space="0" w:color="auto"/>
            <w:bottom w:val="none" w:sz="0" w:space="0" w:color="auto"/>
            <w:right w:val="none" w:sz="0" w:space="0" w:color="auto"/>
          </w:divBdr>
        </w:div>
        <w:div w:id="1943411298">
          <w:marLeft w:val="0"/>
          <w:marRight w:val="0"/>
          <w:marTop w:val="0"/>
          <w:marBottom w:val="0"/>
          <w:divBdr>
            <w:top w:val="none" w:sz="0" w:space="0" w:color="auto"/>
            <w:left w:val="none" w:sz="0" w:space="0" w:color="auto"/>
            <w:bottom w:val="none" w:sz="0" w:space="0" w:color="auto"/>
            <w:right w:val="none" w:sz="0" w:space="0" w:color="auto"/>
          </w:divBdr>
        </w:div>
        <w:div w:id="999583387">
          <w:marLeft w:val="0"/>
          <w:marRight w:val="0"/>
          <w:marTop w:val="0"/>
          <w:marBottom w:val="0"/>
          <w:divBdr>
            <w:top w:val="none" w:sz="0" w:space="0" w:color="auto"/>
            <w:left w:val="none" w:sz="0" w:space="0" w:color="auto"/>
            <w:bottom w:val="none" w:sz="0" w:space="0" w:color="auto"/>
            <w:right w:val="none" w:sz="0" w:space="0" w:color="auto"/>
          </w:divBdr>
        </w:div>
        <w:div w:id="1776898838">
          <w:marLeft w:val="0"/>
          <w:marRight w:val="0"/>
          <w:marTop w:val="0"/>
          <w:marBottom w:val="0"/>
          <w:divBdr>
            <w:top w:val="none" w:sz="0" w:space="0" w:color="auto"/>
            <w:left w:val="none" w:sz="0" w:space="0" w:color="auto"/>
            <w:bottom w:val="none" w:sz="0" w:space="0" w:color="auto"/>
            <w:right w:val="none" w:sz="0" w:space="0" w:color="auto"/>
          </w:divBdr>
        </w:div>
        <w:div w:id="580875456">
          <w:marLeft w:val="0"/>
          <w:marRight w:val="0"/>
          <w:marTop w:val="0"/>
          <w:marBottom w:val="0"/>
          <w:divBdr>
            <w:top w:val="none" w:sz="0" w:space="0" w:color="auto"/>
            <w:left w:val="none" w:sz="0" w:space="0" w:color="auto"/>
            <w:bottom w:val="none" w:sz="0" w:space="0" w:color="auto"/>
            <w:right w:val="none" w:sz="0" w:space="0" w:color="auto"/>
          </w:divBdr>
        </w:div>
        <w:div w:id="59793456">
          <w:marLeft w:val="0"/>
          <w:marRight w:val="0"/>
          <w:marTop w:val="0"/>
          <w:marBottom w:val="0"/>
          <w:divBdr>
            <w:top w:val="none" w:sz="0" w:space="0" w:color="auto"/>
            <w:left w:val="none" w:sz="0" w:space="0" w:color="auto"/>
            <w:bottom w:val="none" w:sz="0" w:space="0" w:color="auto"/>
            <w:right w:val="none" w:sz="0" w:space="0" w:color="auto"/>
          </w:divBdr>
        </w:div>
        <w:div w:id="886069248">
          <w:marLeft w:val="0"/>
          <w:marRight w:val="0"/>
          <w:marTop w:val="0"/>
          <w:marBottom w:val="0"/>
          <w:divBdr>
            <w:top w:val="none" w:sz="0" w:space="0" w:color="auto"/>
            <w:left w:val="none" w:sz="0" w:space="0" w:color="auto"/>
            <w:bottom w:val="none" w:sz="0" w:space="0" w:color="auto"/>
            <w:right w:val="none" w:sz="0" w:space="0" w:color="auto"/>
          </w:divBdr>
        </w:div>
        <w:div w:id="705638202">
          <w:marLeft w:val="0"/>
          <w:marRight w:val="0"/>
          <w:marTop w:val="0"/>
          <w:marBottom w:val="0"/>
          <w:divBdr>
            <w:top w:val="none" w:sz="0" w:space="0" w:color="auto"/>
            <w:left w:val="none" w:sz="0" w:space="0" w:color="auto"/>
            <w:bottom w:val="none" w:sz="0" w:space="0" w:color="auto"/>
            <w:right w:val="none" w:sz="0" w:space="0" w:color="auto"/>
          </w:divBdr>
        </w:div>
        <w:div w:id="1295254836">
          <w:marLeft w:val="0"/>
          <w:marRight w:val="0"/>
          <w:marTop w:val="0"/>
          <w:marBottom w:val="0"/>
          <w:divBdr>
            <w:top w:val="none" w:sz="0" w:space="0" w:color="auto"/>
            <w:left w:val="none" w:sz="0" w:space="0" w:color="auto"/>
            <w:bottom w:val="none" w:sz="0" w:space="0" w:color="auto"/>
            <w:right w:val="none" w:sz="0" w:space="0" w:color="auto"/>
          </w:divBdr>
        </w:div>
        <w:div w:id="700979348">
          <w:marLeft w:val="0"/>
          <w:marRight w:val="0"/>
          <w:marTop w:val="0"/>
          <w:marBottom w:val="0"/>
          <w:divBdr>
            <w:top w:val="none" w:sz="0" w:space="0" w:color="auto"/>
            <w:left w:val="none" w:sz="0" w:space="0" w:color="auto"/>
            <w:bottom w:val="none" w:sz="0" w:space="0" w:color="auto"/>
            <w:right w:val="none" w:sz="0" w:space="0" w:color="auto"/>
          </w:divBdr>
        </w:div>
        <w:div w:id="1795714574">
          <w:marLeft w:val="0"/>
          <w:marRight w:val="0"/>
          <w:marTop w:val="0"/>
          <w:marBottom w:val="0"/>
          <w:divBdr>
            <w:top w:val="none" w:sz="0" w:space="0" w:color="auto"/>
            <w:left w:val="none" w:sz="0" w:space="0" w:color="auto"/>
            <w:bottom w:val="none" w:sz="0" w:space="0" w:color="auto"/>
            <w:right w:val="none" w:sz="0" w:space="0" w:color="auto"/>
          </w:divBdr>
        </w:div>
        <w:div w:id="1147668996">
          <w:marLeft w:val="0"/>
          <w:marRight w:val="0"/>
          <w:marTop w:val="0"/>
          <w:marBottom w:val="0"/>
          <w:divBdr>
            <w:top w:val="none" w:sz="0" w:space="0" w:color="auto"/>
            <w:left w:val="none" w:sz="0" w:space="0" w:color="auto"/>
            <w:bottom w:val="none" w:sz="0" w:space="0" w:color="auto"/>
            <w:right w:val="none" w:sz="0" w:space="0" w:color="auto"/>
          </w:divBdr>
        </w:div>
        <w:div w:id="1046953578">
          <w:marLeft w:val="0"/>
          <w:marRight w:val="0"/>
          <w:marTop w:val="0"/>
          <w:marBottom w:val="0"/>
          <w:divBdr>
            <w:top w:val="none" w:sz="0" w:space="0" w:color="auto"/>
            <w:left w:val="none" w:sz="0" w:space="0" w:color="auto"/>
            <w:bottom w:val="none" w:sz="0" w:space="0" w:color="auto"/>
            <w:right w:val="none" w:sz="0" w:space="0" w:color="auto"/>
          </w:divBdr>
        </w:div>
        <w:div w:id="2086031002">
          <w:marLeft w:val="0"/>
          <w:marRight w:val="0"/>
          <w:marTop w:val="0"/>
          <w:marBottom w:val="0"/>
          <w:divBdr>
            <w:top w:val="none" w:sz="0" w:space="0" w:color="auto"/>
            <w:left w:val="none" w:sz="0" w:space="0" w:color="auto"/>
            <w:bottom w:val="none" w:sz="0" w:space="0" w:color="auto"/>
            <w:right w:val="none" w:sz="0" w:space="0" w:color="auto"/>
          </w:divBdr>
        </w:div>
        <w:div w:id="424812287">
          <w:marLeft w:val="0"/>
          <w:marRight w:val="0"/>
          <w:marTop w:val="0"/>
          <w:marBottom w:val="0"/>
          <w:divBdr>
            <w:top w:val="none" w:sz="0" w:space="0" w:color="auto"/>
            <w:left w:val="none" w:sz="0" w:space="0" w:color="auto"/>
            <w:bottom w:val="none" w:sz="0" w:space="0" w:color="auto"/>
            <w:right w:val="none" w:sz="0" w:space="0" w:color="auto"/>
          </w:divBdr>
        </w:div>
        <w:div w:id="829715563">
          <w:marLeft w:val="0"/>
          <w:marRight w:val="0"/>
          <w:marTop w:val="0"/>
          <w:marBottom w:val="0"/>
          <w:divBdr>
            <w:top w:val="none" w:sz="0" w:space="0" w:color="auto"/>
            <w:left w:val="none" w:sz="0" w:space="0" w:color="auto"/>
            <w:bottom w:val="none" w:sz="0" w:space="0" w:color="auto"/>
            <w:right w:val="none" w:sz="0" w:space="0" w:color="auto"/>
          </w:divBdr>
        </w:div>
        <w:div w:id="1465006783">
          <w:marLeft w:val="0"/>
          <w:marRight w:val="0"/>
          <w:marTop w:val="0"/>
          <w:marBottom w:val="0"/>
          <w:divBdr>
            <w:top w:val="none" w:sz="0" w:space="0" w:color="auto"/>
            <w:left w:val="none" w:sz="0" w:space="0" w:color="auto"/>
            <w:bottom w:val="none" w:sz="0" w:space="0" w:color="auto"/>
            <w:right w:val="none" w:sz="0" w:space="0" w:color="auto"/>
          </w:divBdr>
        </w:div>
        <w:div w:id="1179005403">
          <w:marLeft w:val="0"/>
          <w:marRight w:val="0"/>
          <w:marTop w:val="0"/>
          <w:marBottom w:val="0"/>
          <w:divBdr>
            <w:top w:val="none" w:sz="0" w:space="0" w:color="auto"/>
            <w:left w:val="none" w:sz="0" w:space="0" w:color="auto"/>
            <w:bottom w:val="none" w:sz="0" w:space="0" w:color="auto"/>
            <w:right w:val="none" w:sz="0" w:space="0" w:color="auto"/>
          </w:divBdr>
        </w:div>
        <w:div w:id="1067532462">
          <w:marLeft w:val="0"/>
          <w:marRight w:val="0"/>
          <w:marTop w:val="0"/>
          <w:marBottom w:val="0"/>
          <w:divBdr>
            <w:top w:val="none" w:sz="0" w:space="0" w:color="auto"/>
            <w:left w:val="none" w:sz="0" w:space="0" w:color="auto"/>
            <w:bottom w:val="none" w:sz="0" w:space="0" w:color="auto"/>
            <w:right w:val="none" w:sz="0" w:space="0" w:color="auto"/>
          </w:divBdr>
        </w:div>
        <w:div w:id="1813209182">
          <w:marLeft w:val="0"/>
          <w:marRight w:val="0"/>
          <w:marTop w:val="0"/>
          <w:marBottom w:val="0"/>
          <w:divBdr>
            <w:top w:val="none" w:sz="0" w:space="0" w:color="auto"/>
            <w:left w:val="none" w:sz="0" w:space="0" w:color="auto"/>
            <w:bottom w:val="none" w:sz="0" w:space="0" w:color="auto"/>
            <w:right w:val="none" w:sz="0" w:space="0" w:color="auto"/>
          </w:divBdr>
        </w:div>
        <w:div w:id="524752074">
          <w:marLeft w:val="0"/>
          <w:marRight w:val="0"/>
          <w:marTop w:val="0"/>
          <w:marBottom w:val="0"/>
          <w:divBdr>
            <w:top w:val="none" w:sz="0" w:space="0" w:color="auto"/>
            <w:left w:val="none" w:sz="0" w:space="0" w:color="auto"/>
            <w:bottom w:val="none" w:sz="0" w:space="0" w:color="auto"/>
            <w:right w:val="none" w:sz="0" w:space="0" w:color="auto"/>
          </w:divBdr>
        </w:div>
        <w:div w:id="143664964">
          <w:marLeft w:val="0"/>
          <w:marRight w:val="0"/>
          <w:marTop w:val="0"/>
          <w:marBottom w:val="0"/>
          <w:divBdr>
            <w:top w:val="none" w:sz="0" w:space="0" w:color="auto"/>
            <w:left w:val="none" w:sz="0" w:space="0" w:color="auto"/>
            <w:bottom w:val="none" w:sz="0" w:space="0" w:color="auto"/>
            <w:right w:val="none" w:sz="0" w:space="0" w:color="auto"/>
          </w:divBdr>
        </w:div>
        <w:div w:id="1750344741">
          <w:marLeft w:val="0"/>
          <w:marRight w:val="0"/>
          <w:marTop w:val="0"/>
          <w:marBottom w:val="0"/>
          <w:divBdr>
            <w:top w:val="none" w:sz="0" w:space="0" w:color="auto"/>
            <w:left w:val="none" w:sz="0" w:space="0" w:color="auto"/>
            <w:bottom w:val="none" w:sz="0" w:space="0" w:color="auto"/>
            <w:right w:val="none" w:sz="0" w:space="0" w:color="auto"/>
          </w:divBdr>
        </w:div>
        <w:div w:id="529533286">
          <w:marLeft w:val="0"/>
          <w:marRight w:val="0"/>
          <w:marTop w:val="0"/>
          <w:marBottom w:val="0"/>
          <w:divBdr>
            <w:top w:val="none" w:sz="0" w:space="0" w:color="auto"/>
            <w:left w:val="none" w:sz="0" w:space="0" w:color="auto"/>
            <w:bottom w:val="none" w:sz="0" w:space="0" w:color="auto"/>
            <w:right w:val="none" w:sz="0" w:space="0" w:color="auto"/>
          </w:divBdr>
        </w:div>
        <w:div w:id="585499284">
          <w:marLeft w:val="0"/>
          <w:marRight w:val="0"/>
          <w:marTop w:val="0"/>
          <w:marBottom w:val="0"/>
          <w:divBdr>
            <w:top w:val="none" w:sz="0" w:space="0" w:color="auto"/>
            <w:left w:val="none" w:sz="0" w:space="0" w:color="auto"/>
            <w:bottom w:val="none" w:sz="0" w:space="0" w:color="auto"/>
            <w:right w:val="none" w:sz="0" w:space="0" w:color="auto"/>
          </w:divBdr>
        </w:div>
        <w:div w:id="1699768677">
          <w:marLeft w:val="0"/>
          <w:marRight w:val="0"/>
          <w:marTop w:val="0"/>
          <w:marBottom w:val="0"/>
          <w:divBdr>
            <w:top w:val="none" w:sz="0" w:space="0" w:color="auto"/>
            <w:left w:val="none" w:sz="0" w:space="0" w:color="auto"/>
            <w:bottom w:val="none" w:sz="0" w:space="0" w:color="auto"/>
            <w:right w:val="none" w:sz="0" w:space="0" w:color="auto"/>
          </w:divBdr>
        </w:div>
        <w:div w:id="1883790313">
          <w:marLeft w:val="0"/>
          <w:marRight w:val="0"/>
          <w:marTop w:val="0"/>
          <w:marBottom w:val="0"/>
          <w:divBdr>
            <w:top w:val="none" w:sz="0" w:space="0" w:color="auto"/>
            <w:left w:val="none" w:sz="0" w:space="0" w:color="auto"/>
            <w:bottom w:val="none" w:sz="0" w:space="0" w:color="auto"/>
            <w:right w:val="none" w:sz="0" w:space="0" w:color="auto"/>
          </w:divBdr>
        </w:div>
        <w:div w:id="512650067">
          <w:marLeft w:val="0"/>
          <w:marRight w:val="0"/>
          <w:marTop w:val="0"/>
          <w:marBottom w:val="0"/>
          <w:divBdr>
            <w:top w:val="none" w:sz="0" w:space="0" w:color="auto"/>
            <w:left w:val="none" w:sz="0" w:space="0" w:color="auto"/>
            <w:bottom w:val="none" w:sz="0" w:space="0" w:color="auto"/>
            <w:right w:val="none" w:sz="0" w:space="0" w:color="auto"/>
          </w:divBdr>
        </w:div>
        <w:div w:id="2032758164">
          <w:marLeft w:val="0"/>
          <w:marRight w:val="0"/>
          <w:marTop w:val="0"/>
          <w:marBottom w:val="0"/>
          <w:divBdr>
            <w:top w:val="none" w:sz="0" w:space="0" w:color="auto"/>
            <w:left w:val="none" w:sz="0" w:space="0" w:color="auto"/>
            <w:bottom w:val="none" w:sz="0" w:space="0" w:color="auto"/>
            <w:right w:val="none" w:sz="0" w:space="0" w:color="auto"/>
          </w:divBdr>
        </w:div>
        <w:div w:id="2110201412">
          <w:marLeft w:val="0"/>
          <w:marRight w:val="0"/>
          <w:marTop w:val="0"/>
          <w:marBottom w:val="0"/>
          <w:divBdr>
            <w:top w:val="none" w:sz="0" w:space="0" w:color="auto"/>
            <w:left w:val="none" w:sz="0" w:space="0" w:color="auto"/>
            <w:bottom w:val="none" w:sz="0" w:space="0" w:color="auto"/>
            <w:right w:val="none" w:sz="0" w:space="0" w:color="auto"/>
          </w:divBdr>
        </w:div>
        <w:div w:id="965239020">
          <w:marLeft w:val="0"/>
          <w:marRight w:val="0"/>
          <w:marTop w:val="0"/>
          <w:marBottom w:val="0"/>
          <w:divBdr>
            <w:top w:val="none" w:sz="0" w:space="0" w:color="auto"/>
            <w:left w:val="none" w:sz="0" w:space="0" w:color="auto"/>
            <w:bottom w:val="none" w:sz="0" w:space="0" w:color="auto"/>
            <w:right w:val="none" w:sz="0" w:space="0" w:color="auto"/>
          </w:divBdr>
        </w:div>
        <w:div w:id="1824617444">
          <w:marLeft w:val="0"/>
          <w:marRight w:val="0"/>
          <w:marTop w:val="0"/>
          <w:marBottom w:val="0"/>
          <w:divBdr>
            <w:top w:val="none" w:sz="0" w:space="0" w:color="auto"/>
            <w:left w:val="none" w:sz="0" w:space="0" w:color="auto"/>
            <w:bottom w:val="none" w:sz="0" w:space="0" w:color="auto"/>
            <w:right w:val="none" w:sz="0" w:space="0" w:color="auto"/>
          </w:divBdr>
        </w:div>
        <w:div w:id="462235779">
          <w:marLeft w:val="0"/>
          <w:marRight w:val="0"/>
          <w:marTop w:val="0"/>
          <w:marBottom w:val="0"/>
          <w:divBdr>
            <w:top w:val="none" w:sz="0" w:space="0" w:color="auto"/>
            <w:left w:val="none" w:sz="0" w:space="0" w:color="auto"/>
            <w:bottom w:val="none" w:sz="0" w:space="0" w:color="auto"/>
            <w:right w:val="none" w:sz="0" w:space="0" w:color="auto"/>
          </w:divBdr>
        </w:div>
        <w:div w:id="803621595">
          <w:marLeft w:val="0"/>
          <w:marRight w:val="0"/>
          <w:marTop w:val="0"/>
          <w:marBottom w:val="0"/>
          <w:divBdr>
            <w:top w:val="none" w:sz="0" w:space="0" w:color="auto"/>
            <w:left w:val="none" w:sz="0" w:space="0" w:color="auto"/>
            <w:bottom w:val="none" w:sz="0" w:space="0" w:color="auto"/>
            <w:right w:val="none" w:sz="0" w:space="0" w:color="auto"/>
          </w:divBdr>
        </w:div>
        <w:div w:id="1381251354">
          <w:marLeft w:val="0"/>
          <w:marRight w:val="0"/>
          <w:marTop w:val="0"/>
          <w:marBottom w:val="0"/>
          <w:divBdr>
            <w:top w:val="none" w:sz="0" w:space="0" w:color="auto"/>
            <w:left w:val="none" w:sz="0" w:space="0" w:color="auto"/>
            <w:bottom w:val="none" w:sz="0" w:space="0" w:color="auto"/>
            <w:right w:val="none" w:sz="0" w:space="0" w:color="auto"/>
          </w:divBdr>
        </w:div>
        <w:div w:id="621960005">
          <w:marLeft w:val="0"/>
          <w:marRight w:val="0"/>
          <w:marTop w:val="0"/>
          <w:marBottom w:val="0"/>
          <w:divBdr>
            <w:top w:val="none" w:sz="0" w:space="0" w:color="auto"/>
            <w:left w:val="none" w:sz="0" w:space="0" w:color="auto"/>
            <w:bottom w:val="none" w:sz="0" w:space="0" w:color="auto"/>
            <w:right w:val="none" w:sz="0" w:space="0" w:color="auto"/>
          </w:divBdr>
        </w:div>
        <w:div w:id="2010328867">
          <w:marLeft w:val="0"/>
          <w:marRight w:val="0"/>
          <w:marTop w:val="0"/>
          <w:marBottom w:val="0"/>
          <w:divBdr>
            <w:top w:val="none" w:sz="0" w:space="0" w:color="auto"/>
            <w:left w:val="none" w:sz="0" w:space="0" w:color="auto"/>
            <w:bottom w:val="none" w:sz="0" w:space="0" w:color="auto"/>
            <w:right w:val="none" w:sz="0" w:space="0" w:color="auto"/>
          </w:divBdr>
        </w:div>
        <w:div w:id="1504122306">
          <w:marLeft w:val="0"/>
          <w:marRight w:val="0"/>
          <w:marTop w:val="0"/>
          <w:marBottom w:val="0"/>
          <w:divBdr>
            <w:top w:val="none" w:sz="0" w:space="0" w:color="auto"/>
            <w:left w:val="none" w:sz="0" w:space="0" w:color="auto"/>
            <w:bottom w:val="none" w:sz="0" w:space="0" w:color="auto"/>
            <w:right w:val="none" w:sz="0" w:space="0" w:color="auto"/>
          </w:divBdr>
        </w:div>
        <w:div w:id="1003051978">
          <w:marLeft w:val="0"/>
          <w:marRight w:val="0"/>
          <w:marTop w:val="0"/>
          <w:marBottom w:val="0"/>
          <w:divBdr>
            <w:top w:val="none" w:sz="0" w:space="0" w:color="auto"/>
            <w:left w:val="none" w:sz="0" w:space="0" w:color="auto"/>
            <w:bottom w:val="none" w:sz="0" w:space="0" w:color="auto"/>
            <w:right w:val="none" w:sz="0" w:space="0" w:color="auto"/>
          </w:divBdr>
        </w:div>
        <w:div w:id="2131052846">
          <w:marLeft w:val="0"/>
          <w:marRight w:val="0"/>
          <w:marTop w:val="0"/>
          <w:marBottom w:val="0"/>
          <w:divBdr>
            <w:top w:val="none" w:sz="0" w:space="0" w:color="auto"/>
            <w:left w:val="none" w:sz="0" w:space="0" w:color="auto"/>
            <w:bottom w:val="none" w:sz="0" w:space="0" w:color="auto"/>
            <w:right w:val="none" w:sz="0" w:space="0" w:color="auto"/>
          </w:divBdr>
        </w:div>
        <w:div w:id="81920511">
          <w:marLeft w:val="0"/>
          <w:marRight w:val="0"/>
          <w:marTop w:val="0"/>
          <w:marBottom w:val="0"/>
          <w:divBdr>
            <w:top w:val="none" w:sz="0" w:space="0" w:color="auto"/>
            <w:left w:val="none" w:sz="0" w:space="0" w:color="auto"/>
            <w:bottom w:val="none" w:sz="0" w:space="0" w:color="auto"/>
            <w:right w:val="none" w:sz="0" w:space="0" w:color="auto"/>
          </w:divBdr>
        </w:div>
        <w:div w:id="248661636">
          <w:marLeft w:val="0"/>
          <w:marRight w:val="0"/>
          <w:marTop w:val="0"/>
          <w:marBottom w:val="0"/>
          <w:divBdr>
            <w:top w:val="none" w:sz="0" w:space="0" w:color="auto"/>
            <w:left w:val="none" w:sz="0" w:space="0" w:color="auto"/>
            <w:bottom w:val="none" w:sz="0" w:space="0" w:color="auto"/>
            <w:right w:val="none" w:sz="0" w:space="0" w:color="auto"/>
          </w:divBdr>
        </w:div>
        <w:div w:id="1178811817">
          <w:marLeft w:val="0"/>
          <w:marRight w:val="0"/>
          <w:marTop w:val="0"/>
          <w:marBottom w:val="0"/>
          <w:divBdr>
            <w:top w:val="none" w:sz="0" w:space="0" w:color="auto"/>
            <w:left w:val="none" w:sz="0" w:space="0" w:color="auto"/>
            <w:bottom w:val="none" w:sz="0" w:space="0" w:color="auto"/>
            <w:right w:val="none" w:sz="0" w:space="0" w:color="auto"/>
          </w:divBdr>
        </w:div>
        <w:div w:id="601373799">
          <w:marLeft w:val="0"/>
          <w:marRight w:val="0"/>
          <w:marTop w:val="0"/>
          <w:marBottom w:val="0"/>
          <w:divBdr>
            <w:top w:val="none" w:sz="0" w:space="0" w:color="auto"/>
            <w:left w:val="none" w:sz="0" w:space="0" w:color="auto"/>
            <w:bottom w:val="none" w:sz="0" w:space="0" w:color="auto"/>
            <w:right w:val="none" w:sz="0" w:space="0" w:color="auto"/>
          </w:divBdr>
        </w:div>
        <w:div w:id="1221669304">
          <w:marLeft w:val="0"/>
          <w:marRight w:val="0"/>
          <w:marTop w:val="0"/>
          <w:marBottom w:val="0"/>
          <w:divBdr>
            <w:top w:val="none" w:sz="0" w:space="0" w:color="auto"/>
            <w:left w:val="none" w:sz="0" w:space="0" w:color="auto"/>
            <w:bottom w:val="none" w:sz="0" w:space="0" w:color="auto"/>
            <w:right w:val="none" w:sz="0" w:space="0" w:color="auto"/>
          </w:divBdr>
        </w:div>
        <w:div w:id="106320301">
          <w:marLeft w:val="0"/>
          <w:marRight w:val="0"/>
          <w:marTop w:val="0"/>
          <w:marBottom w:val="0"/>
          <w:divBdr>
            <w:top w:val="none" w:sz="0" w:space="0" w:color="auto"/>
            <w:left w:val="none" w:sz="0" w:space="0" w:color="auto"/>
            <w:bottom w:val="none" w:sz="0" w:space="0" w:color="auto"/>
            <w:right w:val="none" w:sz="0" w:space="0" w:color="auto"/>
          </w:divBdr>
        </w:div>
        <w:div w:id="1874731849">
          <w:marLeft w:val="0"/>
          <w:marRight w:val="0"/>
          <w:marTop w:val="0"/>
          <w:marBottom w:val="0"/>
          <w:divBdr>
            <w:top w:val="none" w:sz="0" w:space="0" w:color="auto"/>
            <w:left w:val="none" w:sz="0" w:space="0" w:color="auto"/>
            <w:bottom w:val="none" w:sz="0" w:space="0" w:color="auto"/>
            <w:right w:val="none" w:sz="0" w:space="0" w:color="auto"/>
          </w:divBdr>
        </w:div>
        <w:div w:id="693918942">
          <w:marLeft w:val="0"/>
          <w:marRight w:val="0"/>
          <w:marTop w:val="0"/>
          <w:marBottom w:val="0"/>
          <w:divBdr>
            <w:top w:val="none" w:sz="0" w:space="0" w:color="auto"/>
            <w:left w:val="none" w:sz="0" w:space="0" w:color="auto"/>
            <w:bottom w:val="none" w:sz="0" w:space="0" w:color="auto"/>
            <w:right w:val="none" w:sz="0" w:space="0" w:color="auto"/>
          </w:divBdr>
        </w:div>
        <w:div w:id="1311210366">
          <w:marLeft w:val="0"/>
          <w:marRight w:val="0"/>
          <w:marTop w:val="0"/>
          <w:marBottom w:val="0"/>
          <w:divBdr>
            <w:top w:val="none" w:sz="0" w:space="0" w:color="auto"/>
            <w:left w:val="none" w:sz="0" w:space="0" w:color="auto"/>
            <w:bottom w:val="none" w:sz="0" w:space="0" w:color="auto"/>
            <w:right w:val="none" w:sz="0" w:space="0" w:color="auto"/>
          </w:divBdr>
        </w:div>
        <w:div w:id="1331064298">
          <w:marLeft w:val="0"/>
          <w:marRight w:val="0"/>
          <w:marTop w:val="0"/>
          <w:marBottom w:val="0"/>
          <w:divBdr>
            <w:top w:val="none" w:sz="0" w:space="0" w:color="auto"/>
            <w:left w:val="none" w:sz="0" w:space="0" w:color="auto"/>
            <w:bottom w:val="none" w:sz="0" w:space="0" w:color="auto"/>
            <w:right w:val="none" w:sz="0" w:space="0" w:color="auto"/>
          </w:divBdr>
        </w:div>
        <w:div w:id="1230849887">
          <w:marLeft w:val="0"/>
          <w:marRight w:val="0"/>
          <w:marTop w:val="0"/>
          <w:marBottom w:val="0"/>
          <w:divBdr>
            <w:top w:val="none" w:sz="0" w:space="0" w:color="auto"/>
            <w:left w:val="none" w:sz="0" w:space="0" w:color="auto"/>
            <w:bottom w:val="none" w:sz="0" w:space="0" w:color="auto"/>
            <w:right w:val="none" w:sz="0" w:space="0" w:color="auto"/>
          </w:divBdr>
        </w:div>
        <w:div w:id="864560380">
          <w:marLeft w:val="0"/>
          <w:marRight w:val="0"/>
          <w:marTop w:val="0"/>
          <w:marBottom w:val="0"/>
          <w:divBdr>
            <w:top w:val="none" w:sz="0" w:space="0" w:color="auto"/>
            <w:left w:val="none" w:sz="0" w:space="0" w:color="auto"/>
            <w:bottom w:val="none" w:sz="0" w:space="0" w:color="auto"/>
            <w:right w:val="none" w:sz="0" w:space="0" w:color="auto"/>
          </w:divBdr>
        </w:div>
        <w:div w:id="1604535483">
          <w:marLeft w:val="0"/>
          <w:marRight w:val="0"/>
          <w:marTop w:val="0"/>
          <w:marBottom w:val="0"/>
          <w:divBdr>
            <w:top w:val="none" w:sz="0" w:space="0" w:color="auto"/>
            <w:left w:val="none" w:sz="0" w:space="0" w:color="auto"/>
            <w:bottom w:val="none" w:sz="0" w:space="0" w:color="auto"/>
            <w:right w:val="none" w:sz="0" w:space="0" w:color="auto"/>
          </w:divBdr>
        </w:div>
        <w:div w:id="1350982258">
          <w:marLeft w:val="0"/>
          <w:marRight w:val="0"/>
          <w:marTop w:val="0"/>
          <w:marBottom w:val="0"/>
          <w:divBdr>
            <w:top w:val="none" w:sz="0" w:space="0" w:color="auto"/>
            <w:left w:val="none" w:sz="0" w:space="0" w:color="auto"/>
            <w:bottom w:val="none" w:sz="0" w:space="0" w:color="auto"/>
            <w:right w:val="none" w:sz="0" w:space="0" w:color="auto"/>
          </w:divBdr>
        </w:div>
        <w:div w:id="1730837076">
          <w:marLeft w:val="0"/>
          <w:marRight w:val="0"/>
          <w:marTop w:val="0"/>
          <w:marBottom w:val="0"/>
          <w:divBdr>
            <w:top w:val="none" w:sz="0" w:space="0" w:color="auto"/>
            <w:left w:val="none" w:sz="0" w:space="0" w:color="auto"/>
            <w:bottom w:val="none" w:sz="0" w:space="0" w:color="auto"/>
            <w:right w:val="none" w:sz="0" w:space="0" w:color="auto"/>
          </w:divBdr>
        </w:div>
        <w:div w:id="555286941">
          <w:marLeft w:val="0"/>
          <w:marRight w:val="0"/>
          <w:marTop w:val="0"/>
          <w:marBottom w:val="0"/>
          <w:divBdr>
            <w:top w:val="none" w:sz="0" w:space="0" w:color="auto"/>
            <w:left w:val="none" w:sz="0" w:space="0" w:color="auto"/>
            <w:bottom w:val="none" w:sz="0" w:space="0" w:color="auto"/>
            <w:right w:val="none" w:sz="0" w:space="0" w:color="auto"/>
          </w:divBdr>
        </w:div>
        <w:div w:id="1683319288">
          <w:marLeft w:val="0"/>
          <w:marRight w:val="0"/>
          <w:marTop w:val="0"/>
          <w:marBottom w:val="0"/>
          <w:divBdr>
            <w:top w:val="none" w:sz="0" w:space="0" w:color="auto"/>
            <w:left w:val="none" w:sz="0" w:space="0" w:color="auto"/>
            <w:bottom w:val="none" w:sz="0" w:space="0" w:color="auto"/>
            <w:right w:val="none" w:sz="0" w:space="0" w:color="auto"/>
          </w:divBdr>
        </w:div>
        <w:div w:id="140778919">
          <w:marLeft w:val="0"/>
          <w:marRight w:val="0"/>
          <w:marTop w:val="0"/>
          <w:marBottom w:val="0"/>
          <w:divBdr>
            <w:top w:val="none" w:sz="0" w:space="0" w:color="auto"/>
            <w:left w:val="none" w:sz="0" w:space="0" w:color="auto"/>
            <w:bottom w:val="none" w:sz="0" w:space="0" w:color="auto"/>
            <w:right w:val="none" w:sz="0" w:space="0" w:color="auto"/>
          </w:divBdr>
        </w:div>
        <w:div w:id="793329146">
          <w:marLeft w:val="0"/>
          <w:marRight w:val="0"/>
          <w:marTop w:val="0"/>
          <w:marBottom w:val="0"/>
          <w:divBdr>
            <w:top w:val="none" w:sz="0" w:space="0" w:color="auto"/>
            <w:left w:val="none" w:sz="0" w:space="0" w:color="auto"/>
            <w:bottom w:val="none" w:sz="0" w:space="0" w:color="auto"/>
            <w:right w:val="none" w:sz="0" w:space="0" w:color="auto"/>
          </w:divBdr>
        </w:div>
        <w:div w:id="673191952">
          <w:marLeft w:val="0"/>
          <w:marRight w:val="0"/>
          <w:marTop w:val="0"/>
          <w:marBottom w:val="0"/>
          <w:divBdr>
            <w:top w:val="none" w:sz="0" w:space="0" w:color="auto"/>
            <w:left w:val="none" w:sz="0" w:space="0" w:color="auto"/>
            <w:bottom w:val="none" w:sz="0" w:space="0" w:color="auto"/>
            <w:right w:val="none" w:sz="0" w:space="0" w:color="auto"/>
          </w:divBdr>
        </w:div>
        <w:div w:id="665939091">
          <w:marLeft w:val="0"/>
          <w:marRight w:val="0"/>
          <w:marTop w:val="0"/>
          <w:marBottom w:val="0"/>
          <w:divBdr>
            <w:top w:val="none" w:sz="0" w:space="0" w:color="auto"/>
            <w:left w:val="none" w:sz="0" w:space="0" w:color="auto"/>
            <w:bottom w:val="none" w:sz="0" w:space="0" w:color="auto"/>
            <w:right w:val="none" w:sz="0" w:space="0" w:color="auto"/>
          </w:divBdr>
        </w:div>
        <w:div w:id="1673727627">
          <w:marLeft w:val="0"/>
          <w:marRight w:val="0"/>
          <w:marTop w:val="0"/>
          <w:marBottom w:val="0"/>
          <w:divBdr>
            <w:top w:val="none" w:sz="0" w:space="0" w:color="auto"/>
            <w:left w:val="none" w:sz="0" w:space="0" w:color="auto"/>
            <w:bottom w:val="none" w:sz="0" w:space="0" w:color="auto"/>
            <w:right w:val="none" w:sz="0" w:space="0" w:color="auto"/>
          </w:divBdr>
        </w:div>
        <w:div w:id="1720397132">
          <w:marLeft w:val="0"/>
          <w:marRight w:val="0"/>
          <w:marTop w:val="0"/>
          <w:marBottom w:val="0"/>
          <w:divBdr>
            <w:top w:val="none" w:sz="0" w:space="0" w:color="auto"/>
            <w:left w:val="none" w:sz="0" w:space="0" w:color="auto"/>
            <w:bottom w:val="none" w:sz="0" w:space="0" w:color="auto"/>
            <w:right w:val="none" w:sz="0" w:space="0" w:color="auto"/>
          </w:divBdr>
        </w:div>
        <w:div w:id="1512067002">
          <w:marLeft w:val="0"/>
          <w:marRight w:val="0"/>
          <w:marTop w:val="0"/>
          <w:marBottom w:val="0"/>
          <w:divBdr>
            <w:top w:val="none" w:sz="0" w:space="0" w:color="auto"/>
            <w:left w:val="none" w:sz="0" w:space="0" w:color="auto"/>
            <w:bottom w:val="none" w:sz="0" w:space="0" w:color="auto"/>
            <w:right w:val="none" w:sz="0" w:space="0" w:color="auto"/>
          </w:divBdr>
        </w:div>
        <w:div w:id="867066092">
          <w:marLeft w:val="0"/>
          <w:marRight w:val="0"/>
          <w:marTop w:val="0"/>
          <w:marBottom w:val="0"/>
          <w:divBdr>
            <w:top w:val="none" w:sz="0" w:space="0" w:color="auto"/>
            <w:left w:val="none" w:sz="0" w:space="0" w:color="auto"/>
            <w:bottom w:val="none" w:sz="0" w:space="0" w:color="auto"/>
            <w:right w:val="none" w:sz="0" w:space="0" w:color="auto"/>
          </w:divBdr>
        </w:div>
        <w:div w:id="1814369295">
          <w:marLeft w:val="0"/>
          <w:marRight w:val="0"/>
          <w:marTop w:val="0"/>
          <w:marBottom w:val="0"/>
          <w:divBdr>
            <w:top w:val="none" w:sz="0" w:space="0" w:color="auto"/>
            <w:left w:val="none" w:sz="0" w:space="0" w:color="auto"/>
            <w:bottom w:val="none" w:sz="0" w:space="0" w:color="auto"/>
            <w:right w:val="none" w:sz="0" w:space="0" w:color="auto"/>
          </w:divBdr>
        </w:div>
        <w:div w:id="495649332">
          <w:marLeft w:val="0"/>
          <w:marRight w:val="0"/>
          <w:marTop w:val="0"/>
          <w:marBottom w:val="0"/>
          <w:divBdr>
            <w:top w:val="none" w:sz="0" w:space="0" w:color="auto"/>
            <w:left w:val="none" w:sz="0" w:space="0" w:color="auto"/>
            <w:bottom w:val="none" w:sz="0" w:space="0" w:color="auto"/>
            <w:right w:val="none" w:sz="0" w:space="0" w:color="auto"/>
          </w:divBdr>
        </w:div>
        <w:div w:id="83720831">
          <w:marLeft w:val="0"/>
          <w:marRight w:val="0"/>
          <w:marTop w:val="0"/>
          <w:marBottom w:val="0"/>
          <w:divBdr>
            <w:top w:val="none" w:sz="0" w:space="0" w:color="auto"/>
            <w:left w:val="none" w:sz="0" w:space="0" w:color="auto"/>
            <w:bottom w:val="none" w:sz="0" w:space="0" w:color="auto"/>
            <w:right w:val="none" w:sz="0" w:space="0" w:color="auto"/>
          </w:divBdr>
        </w:div>
        <w:div w:id="405149103">
          <w:marLeft w:val="0"/>
          <w:marRight w:val="0"/>
          <w:marTop w:val="0"/>
          <w:marBottom w:val="0"/>
          <w:divBdr>
            <w:top w:val="none" w:sz="0" w:space="0" w:color="auto"/>
            <w:left w:val="none" w:sz="0" w:space="0" w:color="auto"/>
            <w:bottom w:val="none" w:sz="0" w:space="0" w:color="auto"/>
            <w:right w:val="none" w:sz="0" w:space="0" w:color="auto"/>
          </w:divBdr>
        </w:div>
        <w:div w:id="1467430580">
          <w:marLeft w:val="0"/>
          <w:marRight w:val="0"/>
          <w:marTop w:val="0"/>
          <w:marBottom w:val="0"/>
          <w:divBdr>
            <w:top w:val="none" w:sz="0" w:space="0" w:color="auto"/>
            <w:left w:val="none" w:sz="0" w:space="0" w:color="auto"/>
            <w:bottom w:val="none" w:sz="0" w:space="0" w:color="auto"/>
            <w:right w:val="none" w:sz="0" w:space="0" w:color="auto"/>
          </w:divBdr>
        </w:div>
        <w:div w:id="488523210">
          <w:marLeft w:val="0"/>
          <w:marRight w:val="0"/>
          <w:marTop w:val="0"/>
          <w:marBottom w:val="0"/>
          <w:divBdr>
            <w:top w:val="none" w:sz="0" w:space="0" w:color="auto"/>
            <w:left w:val="none" w:sz="0" w:space="0" w:color="auto"/>
            <w:bottom w:val="none" w:sz="0" w:space="0" w:color="auto"/>
            <w:right w:val="none" w:sz="0" w:space="0" w:color="auto"/>
          </w:divBdr>
        </w:div>
        <w:div w:id="2146845687">
          <w:marLeft w:val="0"/>
          <w:marRight w:val="0"/>
          <w:marTop w:val="0"/>
          <w:marBottom w:val="0"/>
          <w:divBdr>
            <w:top w:val="none" w:sz="0" w:space="0" w:color="auto"/>
            <w:left w:val="none" w:sz="0" w:space="0" w:color="auto"/>
            <w:bottom w:val="none" w:sz="0" w:space="0" w:color="auto"/>
            <w:right w:val="none" w:sz="0" w:space="0" w:color="auto"/>
          </w:divBdr>
        </w:div>
        <w:div w:id="1774591665">
          <w:marLeft w:val="0"/>
          <w:marRight w:val="0"/>
          <w:marTop w:val="0"/>
          <w:marBottom w:val="0"/>
          <w:divBdr>
            <w:top w:val="none" w:sz="0" w:space="0" w:color="auto"/>
            <w:left w:val="none" w:sz="0" w:space="0" w:color="auto"/>
            <w:bottom w:val="none" w:sz="0" w:space="0" w:color="auto"/>
            <w:right w:val="none" w:sz="0" w:space="0" w:color="auto"/>
          </w:divBdr>
        </w:div>
        <w:div w:id="1975332442">
          <w:marLeft w:val="0"/>
          <w:marRight w:val="0"/>
          <w:marTop w:val="0"/>
          <w:marBottom w:val="0"/>
          <w:divBdr>
            <w:top w:val="none" w:sz="0" w:space="0" w:color="auto"/>
            <w:left w:val="none" w:sz="0" w:space="0" w:color="auto"/>
            <w:bottom w:val="none" w:sz="0" w:space="0" w:color="auto"/>
            <w:right w:val="none" w:sz="0" w:space="0" w:color="auto"/>
          </w:divBdr>
        </w:div>
        <w:div w:id="990602821">
          <w:marLeft w:val="0"/>
          <w:marRight w:val="0"/>
          <w:marTop w:val="0"/>
          <w:marBottom w:val="0"/>
          <w:divBdr>
            <w:top w:val="none" w:sz="0" w:space="0" w:color="auto"/>
            <w:left w:val="none" w:sz="0" w:space="0" w:color="auto"/>
            <w:bottom w:val="none" w:sz="0" w:space="0" w:color="auto"/>
            <w:right w:val="none" w:sz="0" w:space="0" w:color="auto"/>
          </w:divBdr>
        </w:div>
        <w:div w:id="155727136">
          <w:marLeft w:val="0"/>
          <w:marRight w:val="0"/>
          <w:marTop w:val="0"/>
          <w:marBottom w:val="0"/>
          <w:divBdr>
            <w:top w:val="none" w:sz="0" w:space="0" w:color="auto"/>
            <w:left w:val="none" w:sz="0" w:space="0" w:color="auto"/>
            <w:bottom w:val="none" w:sz="0" w:space="0" w:color="auto"/>
            <w:right w:val="none" w:sz="0" w:space="0" w:color="auto"/>
          </w:divBdr>
        </w:div>
        <w:div w:id="464004440">
          <w:marLeft w:val="0"/>
          <w:marRight w:val="0"/>
          <w:marTop w:val="0"/>
          <w:marBottom w:val="0"/>
          <w:divBdr>
            <w:top w:val="none" w:sz="0" w:space="0" w:color="auto"/>
            <w:left w:val="none" w:sz="0" w:space="0" w:color="auto"/>
            <w:bottom w:val="none" w:sz="0" w:space="0" w:color="auto"/>
            <w:right w:val="none" w:sz="0" w:space="0" w:color="auto"/>
          </w:divBdr>
        </w:div>
        <w:div w:id="594292910">
          <w:marLeft w:val="0"/>
          <w:marRight w:val="0"/>
          <w:marTop w:val="0"/>
          <w:marBottom w:val="0"/>
          <w:divBdr>
            <w:top w:val="none" w:sz="0" w:space="0" w:color="auto"/>
            <w:left w:val="none" w:sz="0" w:space="0" w:color="auto"/>
            <w:bottom w:val="none" w:sz="0" w:space="0" w:color="auto"/>
            <w:right w:val="none" w:sz="0" w:space="0" w:color="auto"/>
          </w:divBdr>
        </w:div>
        <w:div w:id="715617327">
          <w:marLeft w:val="0"/>
          <w:marRight w:val="0"/>
          <w:marTop w:val="0"/>
          <w:marBottom w:val="0"/>
          <w:divBdr>
            <w:top w:val="none" w:sz="0" w:space="0" w:color="auto"/>
            <w:left w:val="none" w:sz="0" w:space="0" w:color="auto"/>
            <w:bottom w:val="none" w:sz="0" w:space="0" w:color="auto"/>
            <w:right w:val="none" w:sz="0" w:space="0" w:color="auto"/>
          </w:divBdr>
        </w:div>
        <w:div w:id="1253201284">
          <w:marLeft w:val="0"/>
          <w:marRight w:val="0"/>
          <w:marTop w:val="0"/>
          <w:marBottom w:val="0"/>
          <w:divBdr>
            <w:top w:val="none" w:sz="0" w:space="0" w:color="auto"/>
            <w:left w:val="none" w:sz="0" w:space="0" w:color="auto"/>
            <w:bottom w:val="none" w:sz="0" w:space="0" w:color="auto"/>
            <w:right w:val="none" w:sz="0" w:space="0" w:color="auto"/>
          </w:divBdr>
        </w:div>
        <w:div w:id="1396473067">
          <w:marLeft w:val="0"/>
          <w:marRight w:val="0"/>
          <w:marTop w:val="0"/>
          <w:marBottom w:val="0"/>
          <w:divBdr>
            <w:top w:val="none" w:sz="0" w:space="0" w:color="auto"/>
            <w:left w:val="none" w:sz="0" w:space="0" w:color="auto"/>
            <w:bottom w:val="none" w:sz="0" w:space="0" w:color="auto"/>
            <w:right w:val="none" w:sz="0" w:space="0" w:color="auto"/>
          </w:divBdr>
        </w:div>
        <w:div w:id="1638488995">
          <w:marLeft w:val="0"/>
          <w:marRight w:val="0"/>
          <w:marTop w:val="0"/>
          <w:marBottom w:val="0"/>
          <w:divBdr>
            <w:top w:val="none" w:sz="0" w:space="0" w:color="auto"/>
            <w:left w:val="none" w:sz="0" w:space="0" w:color="auto"/>
            <w:bottom w:val="none" w:sz="0" w:space="0" w:color="auto"/>
            <w:right w:val="none" w:sz="0" w:space="0" w:color="auto"/>
          </w:divBdr>
        </w:div>
        <w:div w:id="531966235">
          <w:marLeft w:val="0"/>
          <w:marRight w:val="0"/>
          <w:marTop w:val="0"/>
          <w:marBottom w:val="0"/>
          <w:divBdr>
            <w:top w:val="none" w:sz="0" w:space="0" w:color="auto"/>
            <w:left w:val="none" w:sz="0" w:space="0" w:color="auto"/>
            <w:bottom w:val="none" w:sz="0" w:space="0" w:color="auto"/>
            <w:right w:val="none" w:sz="0" w:space="0" w:color="auto"/>
          </w:divBdr>
        </w:div>
        <w:div w:id="143546418">
          <w:marLeft w:val="0"/>
          <w:marRight w:val="0"/>
          <w:marTop w:val="0"/>
          <w:marBottom w:val="0"/>
          <w:divBdr>
            <w:top w:val="none" w:sz="0" w:space="0" w:color="auto"/>
            <w:left w:val="none" w:sz="0" w:space="0" w:color="auto"/>
            <w:bottom w:val="none" w:sz="0" w:space="0" w:color="auto"/>
            <w:right w:val="none" w:sz="0" w:space="0" w:color="auto"/>
          </w:divBdr>
        </w:div>
        <w:div w:id="333801682">
          <w:marLeft w:val="0"/>
          <w:marRight w:val="0"/>
          <w:marTop w:val="0"/>
          <w:marBottom w:val="0"/>
          <w:divBdr>
            <w:top w:val="none" w:sz="0" w:space="0" w:color="auto"/>
            <w:left w:val="none" w:sz="0" w:space="0" w:color="auto"/>
            <w:bottom w:val="none" w:sz="0" w:space="0" w:color="auto"/>
            <w:right w:val="none" w:sz="0" w:space="0" w:color="auto"/>
          </w:divBdr>
        </w:div>
        <w:div w:id="1683125428">
          <w:marLeft w:val="0"/>
          <w:marRight w:val="0"/>
          <w:marTop w:val="0"/>
          <w:marBottom w:val="0"/>
          <w:divBdr>
            <w:top w:val="none" w:sz="0" w:space="0" w:color="auto"/>
            <w:left w:val="none" w:sz="0" w:space="0" w:color="auto"/>
            <w:bottom w:val="none" w:sz="0" w:space="0" w:color="auto"/>
            <w:right w:val="none" w:sz="0" w:space="0" w:color="auto"/>
          </w:divBdr>
        </w:div>
        <w:div w:id="1095783721">
          <w:marLeft w:val="0"/>
          <w:marRight w:val="0"/>
          <w:marTop w:val="0"/>
          <w:marBottom w:val="0"/>
          <w:divBdr>
            <w:top w:val="none" w:sz="0" w:space="0" w:color="auto"/>
            <w:left w:val="none" w:sz="0" w:space="0" w:color="auto"/>
            <w:bottom w:val="none" w:sz="0" w:space="0" w:color="auto"/>
            <w:right w:val="none" w:sz="0" w:space="0" w:color="auto"/>
          </w:divBdr>
        </w:div>
        <w:div w:id="913928501">
          <w:marLeft w:val="0"/>
          <w:marRight w:val="0"/>
          <w:marTop w:val="0"/>
          <w:marBottom w:val="0"/>
          <w:divBdr>
            <w:top w:val="none" w:sz="0" w:space="0" w:color="auto"/>
            <w:left w:val="none" w:sz="0" w:space="0" w:color="auto"/>
            <w:bottom w:val="none" w:sz="0" w:space="0" w:color="auto"/>
            <w:right w:val="none" w:sz="0" w:space="0" w:color="auto"/>
          </w:divBdr>
        </w:div>
        <w:div w:id="604002134">
          <w:marLeft w:val="0"/>
          <w:marRight w:val="0"/>
          <w:marTop w:val="0"/>
          <w:marBottom w:val="0"/>
          <w:divBdr>
            <w:top w:val="none" w:sz="0" w:space="0" w:color="auto"/>
            <w:left w:val="none" w:sz="0" w:space="0" w:color="auto"/>
            <w:bottom w:val="none" w:sz="0" w:space="0" w:color="auto"/>
            <w:right w:val="none" w:sz="0" w:space="0" w:color="auto"/>
          </w:divBdr>
        </w:div>
        <w:div w:id="681862633">
          <w:marLeft w:val="0"/>
          <w:marRight w:val="0"/>
          <w:marTop w:val="0"/>
          <w:marBottom w:val="0"/>
          <w:divBdr>
            <w:top w:val="none" w:sz="0" w:space="0" w:color="auto"/>
            <w:left w:val="none" w:sz="0" w:space="0" w:color="auto"/>
            <w:bottom w:val="none" w:sz="0" w:space="0" w:color="auto"/>
            <w:right w:val="none" w:sz="0" w:space="0" w:color="auto"/>
          </w:divBdr>
        </w:div>
        <w:div w:id="1030227085">
          <w:marLeft w:val="0"/>
          <w:marRight w:val="0"/>
          <w:marTop w:val="0"/>
          <w:marBottom w:val="0"/>
          <w:divBdr>
            <w:top w:val="none" w:sz="0" w:space="0" w:color="auto"/>
            <w:left w:val="none" w:sz="0" w:space="0" w:color="auto"/>
            <w:bottom w:val="none" w:sz="0" w:space="0" w:color="auto"/>
            <w:right w:val="none" w:sz="0" w:space="0" w:color="auto"/>
          </w:divBdr>
        </w:div>
        <w:div w:id="363286327">
          <w:marLeft w:val="0"/>
          <w:marRight w:val="0"/>
          <w:marTop w:val="0"/>
          <w:marBottom w:val="0"/>
          <w:divBdr>
            <w:top w:val="none" w:sz="0" w:space="0" w:color="auto"/>
            <w:left w:val="none" w:sz="0" w:space="0" w:color="auto"/>
            <w:bottom w:val="none" w:sz="0" w:space="0" w:color="auto"/>
            <w:right w:val="none" w:sz="0" w:space="0" w:color="auto"/>
          </w:divBdr>
        </w:div>
        <w:div w:id="416631554">
          <w:marLeft w:val="0"/>
          <w:marRight w:val="0"/>
          <w:marTop w:val="0"/>
          <w:marBottom w:val="0"/>
          <w:divBdr>
            <w:top w:val="none" w:sz="0" w:space="0" w:color="auto"/>
            <w:left w:val="none" w:sz="0" w:space="0" w:color="auto"/>
            <w:bottom w:val="none" w:sz="0" w:space="0" w:color="auto"/>
            <w:right w:val="none" w:sz="0" w:space="0" w:color="auto"/>
          </w:divBdr>
        </w:div>
        <w:div w:id="866332436">
          <w:marLeft w:val="0"/>
          <w:marRight w:val="0"/>
          <w:marTop w:val="0"/>
          <w:marBottom w:val="0"/>
          <w:divBdr>
            <w:top w:val="none" w:sz="0" w:space="0" w:color="auto"/>
            <w:left w:val="none" w:sz="0" w:space="0" w:color="auto"/>
            <w:bottom w:val="none" w:sz="0" w:space="0" w:color="auto"/>
            <w:right w:val="none" w:sz="0" w:space="0" w:color="auto"/>
          </w:divBdr>
        </w:div>
        <w:div w:id="972635832">
          <w:marLeft w:val="0"/>
          <w:marRight w:val="0"/>
          <w:marTop w:val="0"/>
          <w:marBottom w:val="0"/>
          <w:divBdr>
            <w:top w:val="none" w:sz="0" w:space="0" w:color="auto"/>
            <w:left w:val="none" w:sz="0" w:space="0" w:color="auto"/>
            <w:bottom w:val="none" w:sz="0" w:space="0" w:color="auto"/>
            <w:right w:val="none" w:sz="0" w:space="0" w:color="auto"/>
          </w:divBdr>
        </w:div>
        <w:div w:id="808745384">
          <w:marLeft w:val="0"/>
          <w:marRight w:val="0"/>
          <w:marTop w:val="0"/>
          <w:marBottom w:val="0"/>
          <w:divBdr>
            <w:top w:val="none" w:sz="0" w:space="0" w:color="auto"/>
            <w:left w:val="none" w:sz="0" w:space="0" w:color="auto"/>
            <w:bottom w:val="none" w:sz="0" w:space="0" w:color="auto"/>
            <w:right w:val="none" w:sz="0" w:space="0" w:color="auto"/>
          </w:divBdr>
        </w:div>
        <w:div w:id="1473019216">
          <w:marLeft w:val="0"/>
          <w:marRight w:val="0"/>
          <w:marTop w:val="0"/>
          <w:marBottom w:val="0"/>
          <w:divBdr>
            <w:top w:val="none" w:sz="0" w:space="0" w:color="auto"/>
            <w:left w:val="none" w:sz="0" w:space="0" w:color="auto"/>
            <w:bottom w:val="none" w:sz="0" w:space="0" w:color="auto"/>
            <w:right w:val="none" w:sz="0" w:space="0" w:color="auto"/>
          </w:divBdr>
        </w:div>
        <w:div w:id="349797160">
          <w:marLeft w:val="0"/>
          <w:marRight w:val="0"/>
          <w:marTop w:val="0"/>
          <w:marBottom w:val="0"/>
          <w:divBdr>
            <w:top w:val="none" w:sz="0" w:space="0" w:color="auto"/>
            <w:left w:val="none" w:sz="0" w:space="0" w:color="auto"/>
            <w:bottom w:val="none" w:sz="0" w:space="0" w:color="auto"/>
            <w:right w:val="none" w:sz="0" w:space="0" w:color="auto"/>
          </w:divBdr>
        </w:div>
        <w:div w:id="1193883865">
          <w:marLeft w:val="0"/>
          <w:marRight w:val="0"/>
          <w:marTop w:val="0"/>
          <w:marBottom w:val="0"/>
          <w:divBdr>
            <w:top w:val="none" w:sz="0" w:space="0" w:color="auto"/>
            <w:left w:val="none" w:sz="0" w:space="0" w:color="auto"/>
            <w:bottom w:val="none" w:sz="0" w:space="0" w:color="auto"/>
            <w:right w:val="none" w:sz="0" w:space="0" w:color="auto"/>
          </w:divBdr>
        </w:div>
        <w:div w:id="144124724">
          <w:marLeft w:val="0"/>
          <w:marRight w:val="0"/>
          <w:marTop w:val="0"/>
          <w:marBottom w:val="0"/>
          <w:divBdr>
            <w:top w:val="none" w:sz="0" w:space="0" w:color="auto"/>
            <w:left w:val="none" w:sz="0" w:space="0" w:color="auto"/>
            <w:bottom w:val="none" w:sz="0" w:space="0" w:color="auto"/>
            <w:right w:val="none" w:sz="0" w:space="0" w:color="auto"/>
          </w:divBdr>
        </w:div>
        <w:div w:id="293750933">
          <w:marLeft w:val="0"/>
          <w:marRight w:val="0"/>
          <w:marTop w:val="0"/>
          <w:marBottom w:val="0"/>
          <w:divBdr>
            <w:top w:val="none" w:sz="0" w:space="0" w:color="auto"/>
            <w:left w:val="none" w:sz="0" w:space="0" w:color="auto"/>
            <w:bottom w:val="none" w:sz="0" w:space="0" w:color="auto"/>
            <w:right w:val="none" w:sz="0" w:space="0" w:color="auto"/>
          </w:divBdr>
        </w:div>
        <w:div w:id="210188647">
          <w:marLeft w:val="0"/>
          <w:marRight w:val="0"/>
          <w:marTop w:val="0"/>
          <w:marBottom w:val="0"/>
          <w:divBdr>
            <w:top w:val="none" w:sz="0" w:space="0" w:color="auto"/>
            <w:left w:val="none" w:sz="0" w:space="0" w:color="auto"/>
            <w:bottom w:val="none" w:sz="0" w:space="0" w:color="auto"/>
            <w:right w:val="none" w:sz="0" w:space="0" w:color="auto"/>
          </w:divBdr>
        </w:div>
        <w:div w:id="870647860">
          <w:marLeft w:val="0"/>
          <w:marRight w:val="0"/>
          <w:marTop w:val="0"/>
          <w:marBottom w:val="0"/>
          <w:divBdr>
            <w:top w:val="none" w:sz="0" w:space="0" w:color="auto"/>
            <w:left w:val="none" w:sz="0" w:space="0" w:color="auto"/>
            <w:bottom w:val="none" w:sz="0" w:space="0" w:color="auto"/>
            <w:right w:val="none" w:sz="0" w:space="0" w:color="auto"/>
          </w:divBdr>
        </w:div>
        <w:div w:id="772822965">
          <w:marLeft w:val="0"/>
          <w:marRight w:val="0"/>
          <w:marTop w:val="0"/>
          <w:marBottom w:val="0"/>
          <w:divBdr>
            <w:top w:val="none" w:sz="0" w:space="0" w:color="auto"/>
            <w:left w:val="none" w:sz="0" w:space="0" w:color="auto"/>
            <w:bottom w:val="none" w:sz="0" w:space="0" w:color="auto"/>
            <w:right w:val="none" w:sz="0" w:space="0" w:color="auto"/>
          </w:divBdr>
        </w:div>
        <w:div w:id="1508984691">
          <w:marLeft w:val="0"/>
          <w:marRight w:val="0"/>
          <w:marTop w:val="0"/>
          <w:marBottom w:val="0"/>
          <w:divBdr>
            <w:top w:val="none" w:sz="0" w:space="0" w:color="auto"/>
            <w:left w:val="none" w:sz="0" w:space="0" w:color="auto"/>
            <w:bottom w:val="none" w:sz="0" w:space="0" w:color="auto"/>
            <w:right w:val="none" w:sz="0" w:space="0" w:color="auto"/>
          </w:divBdr>
        </w:div>
        <w:div w:id="603660092">
          <w:marLeft w:val="0"/>
          <w:marRight w:val="0"/>
          <w:marTop w:val="0"/>
          <w:marBottom w:val="0"/>
          <w:divBdr>
            <w:top w:val="none" w:sz="0" w:space="0" w:color="auto"/>
            <w:left w:val="none" w:sz="0" w:space="0" w:color="auto"/>
            <w:bottom w:val="none" w:sz="0" w:space="0" w:color="auto"/>
            <w:right w:val="none" w:sz="0" w:space="0" w:color="auto"/>
          </w:divBdr>
        </w:div>
        <w:div w:id="1576238543">
          <w:marLeft w:val="0"/>
          <w:marRight w:val="0"/>
          <w:marTop w:val="0"/>
          <w:marBottom w:val="0"/>
          <w:divBdr>
            <w:top w:val="none" w:sz="0" w:space="0" w:color="auto"/>
            <w:left w:val="none" w:sz="0" w:space="0" w:color="auto"/>
            <w:bottom w:val="none" w:sz="0" w:space="0" w:color="auto"/>
            <w:right w:val="none" w:sz="0" w:space="0" w:color="auto"/>
          </w:divBdr>
        </w:div>
        <w:div w:id="326514647">
          <w:marLeft w:val="0"/>
          <w:marRight w:val="0"/>
          <w:marTop w:val="0"/>
          <w:marBottom w:val="0"/>
          <w:divBdr>
            <w:top w:val="none" w:sz="0" w:space="0" w:color="auto"/>
            <w:left w:val="none" w:sz="0" w:space="0" w:color="auto"/>
            <w:bottom w:val="none" w:sz="0" w:space="0" w:color="auto"/>
            <w:right w:val="none" w:sz="0" w:space="0" w:color="auto"/>
          </w:divBdr>
        </w:div>
        <w:div w:id="1102259788">
          <w:marLeft w:val="0"/>
          <w:marRight w:val="0"/>
          <w:marTop w:val="0"/>
          <w:marBottom w:val="0"/>
          <w:divBdr>
            <w:top w:val="none" w:sz="0" w:space="0" w:color="auto"/>
            <w:left w:val="none" w:sz="0" w:space="0" w:color="auto"/>
            <w:bottom w:val="none" w:sz="0" w:space="0" w:color="auto"/>
            <w:right w:val="none" w:sz="0" w:space="0" w:color="auto"/>
          </w:divBdr>
        </w:div>
        <w:div w:id="1422723047">
          <w:marLeft w:val="0"/>
          <w:marRight w:val="0"/>
          <w:marTop w:val="0"/>
          <w:marBottom w:val="0"/>
          <w:divBdr>
            <w:top w:val="none" w:sz="0" w:space="0" w:color="auto"/>
            <w:left w:val="none" w:sz="0" w:space="0" w:color="auto"/>
            <w:bottom w:val="none" w:sz="0" w:space="0" w:color="auto"/>
            <w:right w:val="none" w:sz="0" w:space="0" w:color="auto"/>
          </w:divBdr>
        </w:div>
        <w:div w:id="1035424940">
          <w:marLeft w:val="0"/>
          <w:marRight w:val="0"/>
          <w:marTop w:val="0"/>
          <w:marBottom w:val="0"/>
          <w:divBdr>
            <w:top w:val="none" w:sz="0" w:space="0" w:color="auto"/>
            <w:left w:val="none" w:sz="0" w:space="0" w:color="auto"/>
            <w:bottom w:val="none" w:sz="0" w:space="0" w:color="auto"/>
            <w:right w:val="none" w:sz="0" w:space="0" w:color="auto"/>
          </w:divBdr>
        </w:div>
        <w:div w:id="1980376873">
          <w:marLeft w:val="0"/>
          <w:marRight w:val="0"/>
          <w:marTop w:val="0"/>
          <w:marBottom w:val="0"/>
          <w:divBdr>
            <w:top w:val="none" w:sz="0" w:space="0" w:color="auto"/>
            <w:left w:val="none" w:sz="0" w:space="0" w:color="auto"/>
            <w:bottom w:val="none" w:sz="0" w:space="0" w:color="auto"/>
            <w:right w:val="none" w:sz="0" w:space="0" w:color="auto"/>
          </w:divBdr>
        </w:div>
        <w:div w:id="1837070795">
          <w:marLeft w:val="0"/>
          <w:marRight w:val="0"/>
          <w:marTop w:val="0"/>
          <w:marBottom w:val="0"/>
          <w:divBdr>
            <w:top w:val="none" w:sz="0" w:space="0" w:color="auto"/>
            <w:left w:val="none" w:sz="0" w:space="0" w:color="auto"/>
            <w:bottom w:val="none" w:sz="0" w:space="0" w:color="auto"/>
            <w:right w:val="none" w:sz="0" w:space="0" w:color="auto"/>
          </w:divBdr>
        </w:div>
        <w:div w:id="100805903">
          <w:marLeft w:val="0"/>
          <w:marRight w:val="0"/>
          <w:marTop w:val="0"/>
          <w:marBottom w:val="0"/>
          <w:divBdr>
            <w:top w:val="none" w:sz="0" w:space="0" w:color="auto"/>
            <w:left w:val="none" w:sz="0" w:space="0" w:color="auto"/>
            <w:bottom w:val="none" w:sz="0" w:space="0" w:color="auto"/>
            <w:right w:val="none" w:sz="0" w:space="0" w:color="auto"/>
          </w:divBdr>
        </w:div>
        <w:div w:id="744299031">
          <w:marLeft w:val="0"/>
          <w:marRight w:val="0"/>
          <w:marTop w:val="0"/>
          <w:marBottom w:val="0"/>
          <w:divBdr>
            <w:top w:val="none" w:sz="0" w:space="0" w:color="auto"/>
            <w:left w:val="none" w:sz="0" w:space="0" w:color="auto"/>
            <w:bottom w:val="none" w:sz="0" w:space="0" w:color="auto"/>
            <w:right w:val="none" w:sz="0" w:space="0" w:color="auto"/>
          </w:divBdr>
        </w:div>
        <w:div w:id="1664510692">
          <w:marLeft w:val="0"/>
          <w:marRight w:val="0"/>
          <w:marTop w:val="0"/>
          <w:marBottom w:val="0"/>
          <w:divBdr>
            <w:top w:val="none" w:sz="0" w:space="0" w:color="auto"/>
            <w:left w:val="none" w:sz="0" w:space="0" w:color="auto"/>
            <w:bottom w:val="none" w:sz="0" w:space="0" w:color="auto"/>
            <w:right w:val="none" w:sz="0" w:space="0" w:color="auto"/>
          </w:divBdr>
        </w:div>
        <w:div w:id="1712727883">
          <w:marLeft w:val="0"/>
          <w:marRight w:val="0"/>
          <w:marTop w:val="0"/>
          <w:marBottom w:val="0"/>
          <w:divBdr>
            <w:top w:val="none" w:sz="0" w:space="0" w:color="auto"/>
            <w:left w:val="none" w:sz="0" w:space="0" w:color="auto"/>
            <w:bottom w:val="none" w:sz="0" w:space="0" w:color="auto"/>
            <w:right w:val="none" w:sz="0" w:space="0" w:color="auto"/>
          </w:divBdr>
        </w:div>
        <w:div w:id="2110001068">
          <w:marLeft w:val="0"/>
          <w:marRight w:val="0"/>
          <w:marTop w:val="0"/>
          <w:marBottom w:val="0"/>
          <w:divBdr>
            <w:top w:val="none" w:sz="0" w:space="0" w:color="auto"/>
            <w:left w:val="none" w:sz="0" w:space="0" w:color="auto"/>
            <w:bottom w:val="none" w:sz="0" w:space="0" w:color="auto"/>
            <w:right w:val="none" w:sz="0" w:space="0" w:color="auto"/>
          </w:divBdr>
        </w:div>
        <w:div w:id="1256594206">
          <w:marLeft w:val="0"/>
          <w:marRight w:val="0"/>
          <w:marTop w:val="0"/>
          <w:marBottom w:val="0"/>
          <w:divBdr>
            <w:top w:val="none" w:sz="0" w:space="0" w:color="auto"/>
            <w:left w:val="none" w:sz="0" w:space="0" w:color="auto"/>
            <w:bottom w:val="none" w:sz="0" w:space="0" w:color="auto"/>
            <w:right w:val="none" w:sz="0" w:space="0" w:color="auto"/>
          </w:divBdr>
        </w:div>
        <w:div w:id="1542355539">
          <w:marLeft w:val="0"/>
          <w:marRight w:val="0"/>
          <w:marTop w:val="0"/>
          <w:marBottom w:val="0"/>
          <w:divBdr>
            <w:top w:val="none" w:sz="0" w:space="0" w:color="auto"/>
            <w:left w:val="none" w:sz="0" w:space="0" w:color="auto"/>
            <w:bottom w:val="none" w:sz="0" w:space="0" w:color="auto"/>
            <w:right w:val="none" w:sz="0" w:space="0" w:color="auto"/>
          </w:divBdr>
        </w:div>
        <w:div w:id="1662805080">
          <w:marLeft w:val="0"/>
          <w:marRight w:val="0"/>
          <w:marTop w:val="0"/>
          <w:marBottom w:val="0"/>
          <w:divBdr>
            <w:top w:val="none" w:sz="0" w:space="0" w:color="auto"/>
            <w:left w:val="none" w:sz="0" w:space="0" w:color="auto"/>
            <w:bottom w:val="none" w:sz="0" w:space="0" w:color="auto"/>
            <w:right w:val="none" w:sz="0" w:space="0" w:color="auto"/>
          </w:divBdr>
        </w:div>
        <w:div w:id="979268615">
          <w:marLeft w:val="0"/>
          <w:marRight w:val="0"/>
          <w:marTop w:val="0"/>
          <w:marBottom w:val="0"/>
          <w:divBdr>
            <w:top w:val="none" w:sz="0" w:space="0" w:color="auto"/>
            <w:left w:val="none" w:sz="0" w:space="0" w:color="auto"/>
            <w:bottom w:val="none" w:sz="0" w:space="0" w:color="auto"/>
            <w:right w:val="none" w:sz="0" w:space="0" w:color="auto"/>
          </w:divBdr>
        </w:div>
        <w:div w:id="1331176571">
          <w:marLeft w:val="0"/>
          <w:marRight w:val="0"/>
          <w:marTop w:val="0"/>
          <w:marBottom w:val="0"/>
          <w:divBdr>
            <w:top w:val="none" w:sz="0" w:space="0" w:color="auto"/>
            <w:left w:val="none" w:sz="0" w:space="0" w:color="auto"/>
            <w:bottom w:val="none" w:sz="0" w:space="0" w:color="auto"/>
            <w:right w:val="none" w:sz="0" w:space="0" w:color="auto"/>
          </w:divBdr>
        </w:div>
        <w:div w:id="532689429">
          <w:marLeft w:val="0"/>
          <w:marRight w:val="0"/>
          <w:marTop w:val="0"/>
          <w:marBottom w:val="0"/>
          <w:divBdr>
            <w:top w:val="none" w:sz="0" w:space="0" w:color="auto"/>
            <w:left w:val="none" w:sz="0" w:space="0" w:color="auto"/>
            <w:bottom w:val="none" w:sz="0" w:space="0" w:color="auto"/>
            <w:right w:val="none" w:sz="0" w:space="0" w:color="auto"/>
          </w:divBdr>
        </w:div>
        <w:div w:id="1778017074">
          <w:marLeft w:val="0"/>
          <w:marRight w:val="0"/>
          <w:marTop w:val="0"/>
          <w:marBottom w:val="0"/>
          <w:divBdr>
            <w:top w:val="none" w:sz="0" w:space="0" w:color="auto"/>
            <w:left w:val="none" w:sz="0" w:space="0" w:color="auto"/>
            <w:bottom w:val="none" w:sz="0" w:space="0" w:color="auto"/>
            <w:right w:val="none" w:sz="0" w:space="0" w:color="auto"/>
          </w:divBdr>
        </w:div>
        <w:div w:id="704988777">
          <w:marLeft w:val="0"/>
          <w:marRight w:val="0"/>
          <w:marTop w:val="0"/>
          <w:marBottom w:val="0"/>
          <w:divBdr>
            <w:top w:val="none" w:sz="0" w:space="0" w:color="auto"/>
            <w:left w:val="none" w:sz="0" w:space="0" w:color="auto"/>
            <w:bottom w:val="none" w:sz="0" w:space="0" w:color="auto"/>
            <w:right w:val="none" w:sz="0" w:space="0" w:color="auto"/>
          </w:divBdr>
        </w:div>
        <w:div w:id="1124692396">
          <w:marLeft w:val="0"/>
          <w:marRight w:val="0"/>
          <w:marTop w:val="0"/>
          <w:marBottom w:val="0"/>
          <w:divBdr>
            <w:top w:val="none" w:sz="0" w:space="0" w:color="auto"/>
            <w:left w:val="none" w:sz="0" w:space="0" w:color="auto"/>
            <w:bottom w:val="none" w:sz="0" w:space="0" w:color="auto"/>
            <w:right w:val="none" w:sz="0" w:space="0" w:color="auto"/>
          </w:divBdr>
        </w:div>
        <w:div w:id="2007437742">
          <w:marLeft w:val="0"/>
          <w:marRight w:val="0"/>
          <w:marTop w:val="0"/>
          <w:marBottom w:val="0"/>
          <w:divBdr>
            <w:top w:val="none" w:sz="0" w:space="0" w:color="auto"/>
            <w:left w:val="none" w:sz="0" w:space="0" w:color="auto"/>
            <w:bottom w:val="none" w:sz="0" w:space="0" w:color="auto"/>
            <w:right w:val="none" w:sz="0" w:space="0" w:color="auto"/>
          </w:divBdr>
        </w:div>
        <w:div w:id="1133792082">
          <w:marLeft w:val="0"/>
          <w:marRight w:val="0"/>
          <w:marTop w:val="0"/>
          <w:marBottom w:val="0"/>
          <w:divBdr>
            <w:top w:val="none" w:sz="0" w:space="0" w:color="auto"/>
            <w:left w:val="none" w:sz="0" w:space="0" w:color="auto"/>
            <w:bottom w:val="none" w:sz="0" w:space="0" w:color="auto"/>
            <w:right w:val="none" w:sz="0" w:space="0" w:color="auto"/>
          </w:divBdr>
        </w:div>
        <w:div w:id="836269176">
          <w:marLeft w:val="0"/>
          <w:marRight w:val="0"/>
          <w:marTop w:val="0"/>
          <w:marBottom w:val="0"/>
          <w:divBdr>
            <w:top w:val="none" w:sz="0" w:space="0" w:color="auto"/>
            <w:left w:val="none" w:sz="0" w:space="0" w:color="auto"/>
            <w:bottom w:val="none" w:sz="0" w:space="0" w:color="auto"/>
            <w:right w:val="none" w:sz="0" w:space="0" w:color="auto"/>
          </w:divBdr>
        </w:div>
        <w:div w:id="1371492432">
          <w:marLeft w:val="0"/>
          <w:marRight w:val="0"/>
          <w:marTop w:val="0"/>
          <w:marBottom w:val="0"/>
          <w:divBdr>
            <w:top w:val="none" w:sz="0" w:space="0" w:color="auto"/>
            <w:left w:val="none" w:sz="0" w:space="0" w:color="auto"/>
            <w:bottom w:val="none" w:sz="0" w:space="0" w:color="auto"/>
            <w:right w:val="none" w:sz="0" w:space="0" w:color="auto"/>
          </w:divBdr>
        </w:div>
        <w:div w:id="504318489">
          <w:marLeft w:val="0"/>
          <w:marRight w:val="0"/>
          <w:marTop w:val="0"/>
          <w:marBottom w:val="0"/>
          <w:divBdr>
            <w:top w:val="none" w:sz="0" w:space="0" w:color="auto"/>
            <w:left w:val="none" w:sz="0" w:space="0" w:color="auto"/>
            <w:bottom w:val="none" w:sz="0" w:space="0" w:color="auto"/>
            <w:right w:val="none" w:sz="0" w:space="0" w:color="auto"/>
          </w:divBdr>
        </w:div>
        <w:div w:id="1342195160">
          <w:marLeft w:val="0"/>
          <w:marRight w:val="0"/>
          <w:marTop w:val="0"/>
          <w:marBottom w:val="0"/>
          <w:divBdr>
            <w:top w:val="none" w:sz="0" w:space="0" w:color="auto"/>
            <w:left w:val="none" w:sz="0" w:space="0" w:color="auto"/>
            <w:bottom w:val="none" w:sz="0" w:space="0" w:color="auto"/>
            <w:right w:val="none" w:sz="0" w:space="0" w:color="auto"/>
          </w:divBdr>
        </w:div>
        <w:div w:id="414713690">
          <w:marLeft w:val="0"/>
          <w:marRight w:val="0"/>
          <w:marTop w:val="0"/>
          <w:marBottom w:val="0"/>
          <w:divBdr>
            <w:top w:val="none" w:sz="0" w:space="0" w:color="auto"/>
            <w:left w:val="none" w:sz="0" w:space="0" w:color="auto"/>
            <w:bottom w:val="none" w:sz="0" w:space="0" w:color="auto"/>
            <w:right w:val="none" w:sz="0" w:space="0" w:color="auto"/>
          </w:divBdr>
        </w:div>
        <w:div w:id="93602085">
          <w:marLeft w:val="0"/>
          <w:marRight w:val="0"/>
          <w:marTop w:val="0"/>
          <w:marBottom w:val="0"/>
          <w:divBdr>
            <w:top w:val="none" w:sz="0" w:space="0" w:color="auto"/>
            <w:left w:val="none" w:sz="0" w:space="0" w:color="auto"/>
            <w:bottom w:val="none" w:sz="0" w:space="0" w:color="auto"/>
            <w:right w:val="none" w:sz="0" w:space="0" w:color="auto"/>
          </w:divBdr>
        </w:div>
        <w:div w:id="955674059">
          <w:marLeft w:val="0"/>
          <w:marRight w:val="0"/>
          <w:marTop w:val="0"/>
          <w:marBottom w:val="0"/>
          <w:divBdr>
            <w:top w:val="none" w:sz="0" w:space="0" w:color="auto"/>
            <w:left w:val="none" w:sz="0" w:space="0" w:color="auto"/>
            <w:bottom w:val="none" w:sz="0" w:space="0" w:color="auto"/>
            <w:right w:val="none" w:sz="0" w:space="0" w:color="auto"/>
          </w:divBdr>
        </w:div>
        <w:div w:id="661929129">
          <w:marLeft w:val="0"/>
          <w:marRight w:val="0"/>
          <w:marTop w:val="0"/>
          <w:marBottom w:val="0"/>
          <w:divBdr>
            <w:top w:val="none" w:sz="0" w:space="0" w:color="auto"/>
            <w:left w:val="none" w:sz="0" w:space="0" w:color="auto"/>
            <w:bottom w:val="none" w:sz="0" w:space="0" w:color="auto"/>
            <w:right w:val="none" w:sz="0" w:space="0" w:color="auto"/>
          </w:divBdr>
        </w:div>
        <w:div w:id="1055273816">
          <w:marLeft w:val="0"/>
          <w:marRight w:val="0"/>
          <w:marTop w:val="0"/>
          <w:marBottom w:val="0"/>
          <w:divBdr>
            <w:top w:val="none" w:sz="0" w:space="0" w:color="auto"/>
            <w:left w:val="none" w:sz="0" w:space="0" w:color="auto"/>
            <w:bottom w:val="none" w:sz="0" w:space="0" w:color="auto"/>
            <w:right w:val="none" w:sz="0" w:space="0" w:color="auto"/>
          </w:divBdr>
        </w:div>
        <w:div w:id="1311793090">
          <w:marLeft w:val="0"/>
          <w:marRight w:val="0"/>
          <w:marTop w:val="0"/>
          <w:marBottom w:val="0"/>
          <w:divBdr>
            <w:top w:val="none" w:sz="0" w:space="0" w:color="auto"/>
            <w:left w:val="none" w:sz="0" w:space="0" w:color="auto"/>
            <w:bottom w:val="none" w:sz="0" w:space="0" w:color="auto"/>
            <w:right w:val="none" w:sz="0" w:space="0" w:color="auto"/>
          </w:divBdr>
        </w:div>
        <w:div w:id="770853595">
          <w:marLeft w:val="0"/>
          <w:marRight w:val="0"/>
          <w:marTop w:val="0"/>
          <w:marBottom w:val="0"/>
          <w:divBdr>
            <w:top w:val="none" w:sz="0" w:space="0" w:color="auto"/>
            <w:left w:val="none" w:sz="0" w:space="0" w:color="auto"/>
            <w:bottom w:val="none" w:sz="0" w:space="0" w:color="auto"/>
            <w:right w:val="none" w:sz="0" w:space="0" w:color="auto"/>
          </w:divBdr>
        </w:div>
        <w:div w:id="1493135197">
          <w:marLeft w:val="0"/>
          <w:marRight w:val="0"/>
          <w:marTop w:val="0"/>
          <w:marBottom w:val="0"/>
          <w:divBdr>
            <w:top w:val="none" w:sz="0" w:space="0" w:color="auto"/>
            <w:left w:val="none" w:sz="0" w:space="0" w:color="auto"/>
            <w:bottom w:val="none" w:sz="0" w:space="0" w:color="auto"/>
            <w:right w:val="none" w:sz="0" w:space="0" w:color="auto"/>
          </w:divBdr>
        </w:div>
        <w:div w:id="1491406550">
          <w:marLeft w:val="0"/>
          <w:marRight w:val="0"/>
          <w:marTop w:val="0"/>
          <w:marBottom w:val="0"/>
          <w:divBdr>
            <w:top w:val="none" w:sz="0" w:space="0" w:color="auto"/>
            <w:left w:val="none" w:sz="0" w:space="0" w:color="auto"/>
            <w:bottom w:val="none" w:sz="0" w:space="0" w:color="auto"/>
            <w:right w:val="none" w:sz="0" w:space="0" w:color="auto"/>
          </w:divBdr>
        </w:div>
        <w:div w:id="609778436">
          <w:marLeft w:val="0"/>
          <w:marRight w:val="0"/>
          <w:marTop w:val="0"/>
          <w:marBottom w:val="0"/>
          <w:divBdr>
            <w:top w:val="none" w:sz="0" w:space="0" w:color="auto"/>
            <w:left w:val="none" w:sz="0" w:space="0" w:color="auto"/>
            <w:bottom w:val="none" w:sz="0" w:space="0" w:color="auto"/>
            <w:right w:val="none" w:sz="0" w:space="0" w:color="auto"/>
          </w:divBdr>
        </w:div>
        <w:div w:id="1741320274">
          <w:marLeft w:val="0"/>
          <w:marRight w:val="0"/>
          <w:marTop w:val="0"/>
          <w:marBottom w:val="0"/>
          <w:divBdr>
            <w:top w:val="none" w:sz="0" w:space="0" w:color="auto"/>
            <w:left w:val="none" w:sz="0" w:space="0" w:color="auto"/>
            <w:bottom w:val="none" w:sz="0" w:space="0" w:color="auto"/>
            <w:right w:val="none" w:sz="0" w:space="0" w:color="auto"/>
          </w:divBdr>
        </w:div>
        <w:div w:id="292639141">
          <w:marLeft w:val="0"/>
          <w:marRight w:val="0"/>
          <w:marTop w:val="0"/>
          <w:marBottom w:val="0"/>
          <w:divBdr>
            <w:top w:val="none" w:sz="0" w:space="0" w:color="auto"/>
            <w:left w:val="none" w:sz="0" w:space="0" w:color="auto"/>
            <w:bottom w:val="none" w:sz="0" w:space="0" w:color="auto"/>
            <w:right w:val="none" w:sz="0" w:space="0" w:color="auto"/>
          </w:divBdr>
        </w:div>
        <w:div w:id="1210190175">
          <w:marLeft w:val="0"/>
          <w:marRight w:val="0"/>
          <w:marTop w:val="0"/>
          <w:marBottom w:val="0"/>
          <w:divBdr>
            <w:top w:val="none" w:sz="0" w:space="0" w:color="auto"/>
            <w:left w:val="none" w:sz="0" w:space="0" w:color="auto"/>
            <w:bottom w:val="none" w:sz="0" w:space="0" w:color="auto"/>
            <w:right w:val="none" w:sz="0" w:space="0" w:color="auto"/>
          </w:divBdr>
        </w:div>
        <w:div w:id="418066769">
          <w:marLeft w:val="0"/>
          <w:marRight w:val="0"/>
          <w:marTop w:val="0"/>
          <w:marBottom w:val="0"/>
          <w:divBdr>
            <w:top w:val="none" w:sz="0" w:space="0" w:color="auto"/>
            <w:left w:val="none" w:sz="0" w:space="0" w:color="auto"/>
            <w:bottom w:val="none" w:sz="0" w:space="0" w:color="auto"/>
            <w:right w:val="none" w:sz="0" w:space="0" w:color="auto"/>
          </w:divBdr>
        </w:div>
        <w:div w:id="2077194436">
          <w:marLeft w:val="0"/>
          <w:marRight w:val="0"/>
          <w:marTop w:val="0"/>
          <w:marBottom w:val="0"/>
          <w:divBdr>
            <w:top w:val="none" w:sz="0" w:space="0" w:color="auto"/>
            <w:left w:val="none" w:sz="0" w:space="0" w:color="auto"/>
            <w:bottom w:val="none" w:sz="0" w:space="0" w:color="auto"/>
            <w:right w:val="none" w:sz="0" w:space="0" w:color="auto"/>
          </w:divBdr>
        </w:div>
        <w:div w:id="845049835">
          <w:marLeft w:val="0"/>
          <w:marRight w:val="0"/>
          <w:marTop w:val="0"/>
          <w:marBottom w:val="0"/>
          <w:divBdr>
            <w:top w:val="none" w:sz="0" w:space="0" w:color="auto"/>
            <w:left w:val="none" w:sz="0" w:space="0" w:color="auto"/>
            <w:bottom w:val="none" w:sz="0" w:space="0" w:color="auto"/>
            <w:right w:val="none" w:sz="0" w:space="0" w:color="auto"/>
          </w:divBdr>
        </w:div>
        <w:div w:id="642932401">
          <w:marLeft w:val="0"/>
          <w:marRight w:val="0"/>
          <w:marTop w:val="0"/>
          <w:marBottom w:val="0"/>
          <w:divBdr>
            <w:top w:val="none" w:sz="0" w:space="0" w:color="auto"/>
            <w:left w:val="none" w:sz="0" w:space="0" w:color="auto"/>
            <w:bottom w:val="none" w:sz="0" w:space="0" w:color="auto"/>
            <w:right w:val="none" w:sz="0" w:space="0" w:color="auto"/>
          </w:divBdr>
        </w:div>
        <w:div w:id="1541942831">
          <w:marLeft w:val="0"/>
          <w:marRight w:val="0"/>
          <w:marTop w:val="0"/>
          <w:marBottom w:val="0"/>
          <w:divBdr>
            <w:top w:val="none" w:sz="0" w:space="0" w:color="auto"/>
            <w:left w:val="none" w:sz="0" w:space="0" w:color="auto"/>
            <w:bottom w:val="none" w:sz="0" w:space="0" w:color="auto"/>
            <w:right w:val="none" w:sz="0" w:space="0" w:color="auto"/>
          </w:divBdr>
        </w:div>
        <w:div w:id="1659991688">
          <w:marLeft w:val="0"/>
          <w:marRight w:val="0"/>
          <w:marTop w:val="0"/>
          <w:marBottom w:val="0"/>
          <w:divBdr>
            <w:top w:val="none" w:sz="0" w:space="0" w:color="auto"/>
            <w:left w:val="none" w:sz="0" w:space="0" w:color="auto"/>
            <w:bottom w:val="none" w:sz="0" w:space="0" w:color="auto"/>
            <w:right w:val="none" w:sz="0" w:space="0" w:color="auto"/>
          </w:divBdr>
        </w:div>
        <w:div w:id="1845437781">
          <w:marLeft w:val="0"/>
          <w:marRight w:val="0"/>
          <w:marTop w:val="0"/>
          <w:marBottom w:val="0"/>
          <w:divBdr>
            <w:top w:val="none" w:sz="0" w:space="0" w:color="auto"/>
            <w:left w:val="none" w:sz="0" w:space="0" w:color="auto"/>
            <w:bottom w:val="none" w:sz="0" w:space="0" w:color="auto"/>
            <w:right w:val="none" w:sz="0" w:space="0" w:color="auto"/>
          </w:divBdr>
        </w:div>
        <w:div w:id="1012102751">
          <w:marLeft w:val="0"/>
          <w:marRight w:val="0"/>
          <w:marTop w:val="0"/>
          <w:marBottom w:val="0"/>
          <w:divBdr>
            <w:top w:val="none" w:sz="0" w:space="0" w:color="auto"/>
            <w:left w:val="none" w:sz="0" w:space="0" w:color="auto"/>
            <w:bottom w:val="none" w:sz="0" w:space="0" w:color="auto"/>
            <w:right w:val="none" w:sz="0" w:space="0" w:color="auto"/>
          </w:divBdr>
        </w:div>
        <w:div w:id="1218708285">
          <w:marLeft w:val="0"/>
          <w:marRight w:val="0"/>
          <w:marTop w:val="0"/>
          <w:marBottom w:val="0"/>
          <w:divBdr>
            <w:top w:val="none" w:sz="0" w:space="0" w:color="auto"/>
            <w:left w:val="none" w:sz="0" w:space="0" w:color="auto"/>
            <w:bottom w:val="none" w:sz="0" w:space="0" w:color="auto"/>
            <w:right w:val="none" w:sz="0" w:space="0" w:color="auto"/>
          </w:divBdr>
        </w:div>
        <w:div w:id="863982279">
          <w:marLeft w:val="0"/>
          <w:marRight w:val="0"/>
          <w:marTop w:val="0"/>
          <w:marBottom w:val="0"/>
          <w:divBdr>
            <w:top w:val="none" w:sz="0" w:space="0" w:color="auto"/>
            <w:left w:val="none" w:sz="0" w:space="0" w:color="auto"/>
            <w:bottom w:val="none" w:sz="0" w:space="0" w:color="auto"/>
            <w:right w:val="none" w:sz="0" w:space="0" w:color="auto"/>
          </w:divBdr>
        </w:div>
        <w:div w:id="981276717">
          <w:marLeft w:val="0"/>
          <w:marRight w:val="0"/>
          <w:marTop w:val="0"/>
          <w:marBottom w:val="0"/>
          <w:divBdr>
            <w:top w:val="none" w:sz="0" w:space="0" w:color="auto"/>
            <w:left w:val="none" w:sz="0" w:space="0" w:color="auto"/>
            <w:bottom w:val="none" w:sz="0" w:space="0" w:color="auto"/>
            <w:right w:val="none" w:sz="0" w:space="0" w:color="auto"/>
          </w:divBdr>
        </w:div>
        <w:div w:id="156726743">
          <w:marLeft w:val="0"/>
          <w:marRight w:val="0"/>
          <w:marTop w:val="0"/>
          <w:marBottom w:val="0"/>
          <w:divBdr>
            <w:top w:val="none" w:sz="0" w:space="0" w:color="auto"/>
            <w:left w:val="none" w:sz="0" w:space="0" w:color="auto"/>
            <w:bottom w:val="none" w:sz="0" w:space="0" w:color="auto"/>
            <w:right w:val="none" w:sz="0" w:space="0" w:color="auto"/>
          </w:divBdr>
        </w:div>
        <w:div w:id="1600479604">
          <w:marLeft w:val="0"/>
          <w:marRight w:val="0"/>
          <w:marTop w:val="0"/>
          <w:marBottom w:val="0"/>
          <w:divBdr>
            <w:top w:val="none" w:sz="0" w:space="0" w:color="auto"/>
            <w:left w:val="none" w:sz="0" w:space="0" w:color="auto"/>
            <w:bottom w:val="none" w:sz="0" w:space="0" w:color="auto"/>
            <w:right w:val="none" w:sz="0" w:space="0" w:color="auto"/>
          </w:divBdr>
        </w:div>
        <w:div w:id="1428581819">
          <w:marLeft w:val="0"/>
          <w:marRight w:val="0"/>
          <w:marTop w:val="0"/>
          <w:marBottom w:val="0"/>
          <w:divBdr>
            <w:top w:val="none" w:sz="0" w:space="0" w:color="auto"/>
            <w:left w:val="none" w:sz="0" w:space="0" w:color="auto"/>
            <w:bottom w:val="none" w:sz="0" w:space="0" w:color="auto"/>
            <w:right w:val="none" w:sz="0" w:space="0" w:color="auto"/>
          </w:divBdr>
        </w:div>
        <w:div w:id="985932636">
          <w:marLeft w:val="0"/>
          <w:marRight w:val="0"/>
          <w:marTop w:val="0"/>
          <w:marBottom w:val="0"/>
          <w:divBdr>
            <w:top w:val="none" w:sz="0" w:space="0" w:color="auto"/>
            <w:left w:val="none" w:sz="0" w:space="0" w:color="auto"/>
            <w:bottom w:val="none" w:sz="0" w:space="0" w:color="auto"/>
            <w:right w:val="none" w:sz="0" w:space="0" w:color="auto"/>
          </w:divBdr>
        </w:div>
        <w:div w:id="139076129">
          <w:marLeft w:val="0"/>
          <w:marRight w:val="0"/>
          <w:marTop w:val="0"/>
          <w:marBottom w:val="0"/>
          <w:divBdr>
            <w:top w:val="none" w:sz="0" w:space="0" w:color="auto"/>
            <w:left w:val="none" w:sz="0" w:space="0" w:color="auto"/>
            <w:bottom w:val="none" w:sz="0" w:space="0" w:color="auto"/>
            <w:right w:val="none" w:sz="0" w:space="0" w:color="auto"/>
          </w:divBdr>
        </w:div>
        <w:div w:id="1878010679">
          <w:marLeft w:val="0"/>
          <w:marRight w:val="0"/>
          <w:marTop w:val="0"/>
          <w:marBottom w:val="0"/>
          <w:divBdr>
            <w:top w:val="none" w:sz="0" w:space="0" w:color="auto"/>
            <w:left w:val="none" w:sz="0" w:space="0" w:color="auto"/>
            <w:bottom w:val="none" w:sz="0" w:space="0" w:color="auto"/>
            <w:right w:val="none" w:sz="0" w:space="0" w:color="auto"/>
          </w:divBdr>
        </w:div>
        <w:div w:id="2028021752">
          <w:marLeft w:val="0"/>
          <w:marRight w:val="0"/>
          <w:marTop w:val="0"/>
          <w:marBottom w:val="0"/>
          <w:divBdr>
            <w:top w:val="none" w:sz="0" w:space="0" w:color="auto"/>
            <w:left w:val="none" w:sz="0" w:space="0" w:color="auto"/>
            <w:bottom w:val="none" w:sz="0" w:space="0" w:color="auto"/>
            <w:right w:val="none" w:sz="0" w:space="0" w:color="auto"/>
          </w:divBdr>
        </w:div>
        <w:div w:id="1443451869">
          <w:marLeft w:val="0"/>
          <w:marRight w:val="0"/>
          <w:marTop w:val="0"/>
          <w:marBottom w:val="0"/>
          <w:divBdr>
            <w:top w:val="none" w:sz="0" w:space="0" w:color="auto"/>
            <w:left w:val="none" w:sz="0" w:space="0" w:color="auto"/>
            <w:bottom w:val="none" w:sz="0" w:space="0" w:color="auto"/>
            <w:right w:val="none" w:sz="0" w:space="0" w:color="auto"/>
          </w:divBdr>
        </w:div>
        <w:div w:id="1716853138">
          <w:marLeft w:val="0"/>
          <w:marRight w:val="0"/>
          <w:marTop w:val="0"/>
          <w:marBottom w:val="0"/>
          <w:divBdr>
            <w:top w:val="none" w:sz="0" w:space="0" w:color="auto"/>
            <w:left w:val="none" w:sz="0" w:space="0" w:color="auto"/>
            <w:bottom w:val="none" w:sz="0" w:space="0" w:color="auto"/>
            <w:right w:val="none" w:sz="0" w:space="0" w:color="auto"/>
          </w:divBdr>
        </w:div>
        <w:div w:id="374697142">
          <w:marLeft w:val="0"/>
          <w:marRight w:val="0"/>
          <w:marTop w:val="0"/>
          <w:marBottom w:val="0"/>
          <w:divBdr>
            <w:top w:val="none" w:sz="0" w:space="0" w:color="auto"/>
            <w:left w:val="none" w:sz="0" w:space="0" w:color="auto"/>
            <w:bottom w:val="none" w:sz="0" w:space="0" w:color="auto"/>
            <w:right w:val="none" w:sz="0" w:space="0" w:color="auto"/>
          </w:divBdr>
        </w:div>
        <w:div w:id="683823316">
          <w:marLeft w:val="0"/>
          <w:marRight w:val="0"/>
          <w:marTop w:val="0"/>
          <w:marBottom w:val="0"/>
          <w:divBdr>
            <w:top w:val="none" w:sz="0" w:space="0" w:color="auto"/>
            <w:left w:val="none" w:sz="0" w:space="0" w:color="auto"/>
            <w:bottom w:val="none" w:sz="0" w:space="0" w:color="auto"/>
            <w:right w:val="none" w:sz="0" w:space="0" w:color="auto"/>
          </w:divBdr>
        </w:div>
        <w:div w:id="1948810930">
          <w:marLeft w:val="0"/>
          <w:marRight w:val="0"/>
          <w:marTop w:val="0"/>
          <w:marBottom w:val="0"/>
          <w:divBdr>
            <w:top w:val="none" w:sz="0" w:space="0" w:color="auto"/>
            <w:left w:val="none" w:sz="0" w:space="0" w:color="auto"/>
            <w:bottom w:val="none" w:sz="0" w:space="0" w:color="auto"/>
            <w:right w:val="none" w:sz="0" w:space="0" w:color="auto"/>
          </w:divBdr>
        </w:div>
        <w:div w:id="514006444">
          <w:marLeft w:val="0"/>
          <w:marRight w:val="0"/>
          <w:marTop w:val="0"/>
          <w:marBottom w:val="0"/>
          <w:divBdr>
            <w:top w:val="none" w:sz="0" w:space="0" w:color="auto"/>
            <w:left w:val="none" w:sz="0" w:space="0" w:color="auto"/>
            <w:bottom w:val="none" w:sz="0" w:space="0" w:color="auto"/>
            <w:right w:val="none" w:sz="0" w:space="0" w:color="auto"/>
          </w:divBdr>
        </w:div>
        <w:div w:id="1767144566">
          <w:marLeft w:val="0"/>
          <w:marRight w:val="0"/>
          <w:marTop w:val="0"/>
          <w:marBottom w:val="0"/>
          <w:divBdr>
            <w:top w:val="none" w:sz="0" w:space="0" w:color="auto"/>
            <w:left w:val="none" w:sz="0" w:space="0" w:color="auto"/>
            <w:bottom w:val="none" w:sz="0" w:space="0" w:color="auto"/>
            <w:right w:val="none" w:sz="0" w:space="0" w:color="auto"/>
          </w:divBdr>
        </w:div>
        <w:div w:id="1998410884">
          <w:marLeft w:val="0"/>
          <w:marRight w:val="0"/>
          <w:marTop w:val="0"/>
          <w:marBottom w:val="0"/>
          <w:divBdr>
            <w:top w:val="none" w:sz="0" w:space="0" w:color="auto"/>
            <w:left w:val="none" w:sz="0" w:space="0" w:color="auto"/>
            <w:bottom w:val="none" w:sz="0" w:space="0" w:color="auto"/>
            <w:right w:val="none" w:sz="0" w:space="0" w:color="auto"/>
          </w:divBdr>
        </w:div>
        <w:div w:id="1582134487">
          <w:marLeft w:val="0"/>
          <w:marRight w:val="0"/>
          <w:marTop w:val="0"/>
          <w:marBottom w:val="0"/>
          <w:divBdr>
            <w:top w:val="none" w:sz="0" w:space="0" w:color="auto"/>
            <w:left w:val="none" w:sz="0" w:space="0" w:color="auto"/>
            <w:bottom w:val="none" w:sz="0" w:space="0" w:color="auto"/>
            <w:right w:val="none" w:sz="0" w:space="0" w:color="auto"/>
          </w:divBdr>
        </w:div>
        <w:div w:id="11952703">
          <w:marLeft w:val="0"/>
          <w:marRight w:val="0"/>
          <w:marTop w:val="0"/>
          <w:marBottom w:val="0"/>
          <w:divBdr>
            <w:top w:val="none" w:sz="0" w:space="0" w:color="auto"/>
            <w:left w:val="none" w:sz="0" w:space="0" w:color="auto"/>
            <w:bottom w:val="none" w:sz="0" w:space="0" w:color="auto"/>
            <w:right w:val="none" w:sz="0" w:space="0" w:color="auto"/>
          </w:divBdr>
        </w:div>
        <w:div w:id="977607197">
          <w:marLeft w:val="0"/>
          <w:marRight w:val="0"/>
          <w:marTop w:val="0"/>
          <w:marBottom w:val="0"/>
          <w:divBdr>
            <w:top w:val="none" w:sz="0" w:space="0" w:color="auto"/>
            <w:left w:val="none" w:sz="0" w:space="0" w:color="auto"/>
            <w:bottom w:val="none" w:sz="0" w:space="0" w:color="auto"/>
            <w:right w:val="none" w:sz="0" w:space="0" w:color="auto"/>
          </w:divBdr>
        </w:div>
        <w:div w:id="1535339695">
          <w:marLeft w:val="0"/>
          <w:marRight w:val="0"/>
          <w:marTop w:val="0"/>
          <w:marBottom w:val="0"/>
          <w:divBdr>
            <w:top w:val="none" w:sz="0" w:space="0" w:color="auto"/>
            <w:left w:val="none" w:sz="0" w:space="0" w:color="auto"/>
            <w:bottom w:val="none" w:sz="0" w:space="0" w:color="auto"/>
            <w:right w:val="none" w:sz="0" w:space="0" w:color="auto"/>
          </w:divBdr>
        </w:div>
        <w:div w:id="580145719">
          <w:marLeft w:val="0"/>
          <w:marRight w:val="0"/>
          <w:marTop w:val="0"/>
          <w:marBottom w:val="0"/>
          <w:divBdr>
            <w:top w:val="none" w:sz="0" w:space="0" w:color="auto"/>
            <w:left w:val="none" w:sz="0" w:space="0" w:color="auto"/>
            <w:bottom w:val="none" w:sz="0" w:space="0" w:color="auto"/>
            <w:right w:val="none" w:sz="0" w:space="0" w:color="auto"/>
          </w:divBdr>
        </w:div>
        <w:div w:id="945650883">
          <w:marLeft w:val="0"/>
          <w:marRight w:val="0"/>
          <w:marTop w:val="0"/>
          <w:marBottom w:val="0"/>
          <w:divBdr>
            <w:top w:val="none" w:sz="0" w:space="0" w:color="auto"/>
            <w:left w:val="none" w:sz="0" w:space="0" w:color="auto"/>
            <w:bottom w:val="none" w:sz="0" w:space="0" w:color="auto"/>
            <w:right w:val="none" w:sz="0" w:space="0" w:color="auto"/>
          </w:divBdr>
        </w:div>
        <w:div w:id="2034107013">
          <w:marLeft w:val="0"/>
          <w:marRight w:val="0"/>
          <w:marTop w:val="0"/>
          <w:marBottom w:val="0"/>
          <w:divBdr>
            <w:top w:val="none" w:sz="0" w:space="0" w:color="auto"/>
            <w:left w:val="none" w:sz="0" w:space="0" w:color="auto"/>
            <w:bottom w:val="none" w:sz="0" w:space="0" w:color="auto"/>
            <w:right w:val="none" w:sz="0" w:space="0" w:color="auto"/>
          </w:divBdr>
        </w:div>
        <w:div w:id="957562363">
          <w:marLeft w:val="0"/>
          <w:marRight w:val="0"/>
          <w:marTop w:val="0"/>
          <w:marBottom w:val="0"/>
          <w:divBdr>
            <w:top w:val="none" w:sz="0" w:space="0" w:color="auto"/>
            <w:left w:val="none" w:sz="0" w:space="0" w:color="auto"/>
            <w:bottom w:val="none" w:sz="0" w:space="0" w:color="auto"/>
            <w:right w:val="none" w:sz="0" w:space="0" w:color="auto"/>
          </w:divBdr>
        </w:div>
        <w:div w:id="1415393373">
          <w:marLeft w:val="0"/>
          <w:marRight w:val="0"/>
          <w:marTop w:val="0"/>
          <w:marBottom w:val="0"/>
          <w:divBdr>
            <w:top w:val="none" w:sz="0" w:space="0" w:color="auto"/>
            <w:left w:val="none" w:sz="0" w:space="0" w:color="auto"/>
            <w:bottom w:val="none" w:sz="0" w:space="0" w:color="auto"/>
            <w:right w:val="none" w:sz="0" w:space="0" w:color="auto"/>
          </w:divBdr>
        </w:div>
        <w:div w:id="1825275229">
          <w:marLeft w:val="0"/>
          <w:marRight w:val="0"/>
          <w:marTop w:val="0"/>
          <w:marBottom w:val="0"/>
          <w:divBdr>
            <w:top w:val="none" w:sz="0" w:space="0" w:color="auto"/>
            <w:left w:val="none" w:sz="0" w:space="0" w:color="auto"/>
            <w:bottom w:val="none" w:sz="0" w:space="0" w:color="auto"/>
            <w:right w:val="none" w:sz="0" w:space="0" w:color="auto"/>
          </w:divBdr>
        </w:div>
        <w:div w:id="1979384535">
          <w:marLeft w:val="0"/>
          <w:marRight w:val="0"/>
          <w:marTop w:val="0"/>
          <w:marBottom w:val="0"/>
          <w:divBdr>
            <w:top w:val="none" w:sz="0" w:space="0" w:color="auto"/>
            <w:left w:val="none" w:sz="0" w:space="0" w:color="auto"/>
            <w:bottom w:val="none" w:sz="0" w:space="0" w:color="auto"/>
            <w:right w:val="none" w:sz="0" w:space="0" w:color="auto"/>
          </w:divBdr>
        </w:div>
        <w:div w:id="2033610212">
          <w:marLeft w:val="0"/>
          <w:marRight w:val="0"/>
          <w:marTop w:val="0"/>
          <w:marBottom w:val="0"/>
          <w:divBdr>
            <w:top w:val="none" w:sz="0" w:space="0" w:color="auto"/>
            <w:left w:val="none" w:sz="0" w:space="0" w:color="auto"/>
            <w:bottom w:val="none" w:sz="0" w:space="0" w:color="auto"/>
            <w:right w:val="none" w:sz="0" w:space="0" w:color="auto"/>
          </w:divBdr>
        </w:div>
        <w:div w:id="1678968408">
          <w:marLeft w:val="0"/>
          <w:marRight w:val="0"/>
          <w:marTop w:val="0"/>
          <w:marBottom w:val="0"/>
          <w:divBdr>
            <w:top w:val="none" w:sz="0" w:space="0" w:color="auto"/>
            <w:left w:val="none" w:sz="0" w:space="0" w:color="auto"/>
            <w:bottom w:val="none" w:sz="0" w:space="0" w:color="auto"/>
            <w:right w:val="none" w:sz="0" w:space="0" w:color="auto"/>
          </w:divBdr>
        </w:div>
        <w:div w:id="1536381361">
          <w:marLeft w:val="0"/>
          <w:marRight w:val="0"/>
          <w:marTop w:val="0"/>
          <w:marBottom w:val="0"/>
          <w:divBdr>
            <w:top w:val="none" w:sz="0" w:space="0" w:color="auto"/>
            <w:left w:val="none" w:sz="0" w:space="0" w:color="auto"/>
            <w:bottom w:val="none" w:sz="0" w:space="0" w:color="auto"/>
            <w:right w:val="none" w:sz="0" w:space="0" w:color="auto"/>
          </w:divBdr>
        </w:div>
        <w:div w:id="137919117">
          <w:marLeft w:val="0"/>
          <w:marRight w:val="0"/>
          <w:marTop w:val="0"/>
          <w:marBottom w:val="0"/>
          <w:divBdr>
            <w:top w:val="none" w:sz="0" w:space="0" w:color="auto"/>
            <w:left w:val="none" w:sz="0" w:space="0" w:color="auto"/>
            <w:bottom w:val="none" w:sz="0" w:space="0" w:color="auto"/>
            <w:right w:val="none" w:sz="0" w:space="0" w:color="auto"/>
          </w:divBdr>
        </w:div>
        <w:div w:id="521745199">
          <w:marLeft w:val="0"/>
          <w:marRight w:val="0"/>
          <w:marTop w:val="0"/>
          <w:marBottom w:val="0"/>
          <w:divBdr>
            <w:top w:val="none" w:sz="0" w:space="0" w:color="auto"/>
            <w:left w:val="none" w:sz="0" w:space="0" w:color="auto"/>
            <w:bottom w:val="none" w:sz="0" w:space="0" w:color="auto"/>
            <w:right w:val="none" w:sz="0" w:space="0" w:color="auto"/>
          </w:divBdr>
        </w:div>
        <w:div w:id="1004479313">
          <w:marLeft w:val="0"/>
          <w:marRight w:val="0"/>
          <w:marTop w:val="0"/>
          <w:marBottom w:val="0"/>
          <w:divBdr>
            <w:top w:val="none" w:sz="0" w:space="0" w:color="auto"/>
            <w:left w:val="none" w:sz="0" w:space="0" w:color="auto"/>
            <w:bottom w:val="none" w:sz="0" w:space="0" w:color="auto"/>
            <w:right w:val="none" w:sz="0" w:space="0" w:color="auto"/>
          </w:divBdr>
        </w:div>
        <w:div w:id="1986661840">
          <w:marLeft w:val="0"/>
          <w:marRight w:val="0"/>
          <w:marTop w:val="0"/>
          <w:marBottom w:val="0"/>
          <w:divBdr>
            <w:top w:val="none" w:sz="0" w:space="0" w:color="auto"/>
            <w:left w:val="none" w:sz="0" w:space="0" w:color="auto"/>
            <w:bottom w:val="none" w:sz="0" w:space="0" w:color="auto"/>
            <w:right w:val="none" w:sz="0" w:space="0" w:color="auto"/>
          </w:divBdr>
        </w:div>
        <w:div w:id="2133209403">
          <w:marLeft w:val="0"/>
          <w:marRight w:val="0"/>
          <w:marTop w:val="0"/>
          <w:marBottom w:val="0"/>
          <w:divBdr>
            <w:top w:val="none" w:sz="0" w:space="0" w:color="auto"/>
            <w:left w:val="none" w:sz="0" w:space="0" w:color="auto"/>
            <w:bottom w:val="none" w:sz="0" w:space="0" w:color="auto"/>
            <w:right w:val="none" w:sz="0" w:space="0" w:color="auto"/>
          </w:divBdr>
        </w:div>
        <w:div w:id="785125991">
          <w:marLeft w:val="0"/>
          <w:marRight w:val="0"/>
          <w:marTop w:val="0"/>
          <w:marBottom w:val="0"/>
          <w:divBdr>
            <w:top w:val="none" w:sz="0" w:space="0" w:color="auto"/>
            <w:left w:val="none" w:sz="0" w:space="0" w:color="auto"/>
            <w:bottom w:val="none" w:sz="0" w:space="0" w:color="auto"/>
            <w:right w:val="none" w:sz="0" w:space="0" w:color="auto"/>
          </w:divBdr>
        </w:div>
        <w:div w:id="304428657">
          <w:marLeft w:val="0"/>
          <w:marRight w:val="0"/>
          <w:marTop w:val="0"/>
          <w:marBottom w:val="0"/>
          <w:divBdr>
            <w:top w:val="none" w:sz="0" w:space="0" w:color="auto"/>
            <w:left w:val="none" w:sz="0" w:space="0" w:color="auto"/>
            <w:bottom w:val="none" w:sz="0" w:space="0" w:color="auto"/>
            <w:right w:val="none" w:sz="0" w:space="0" w:color="auto"/>
          </w:divBdr>
        </w:div>
        <w:div w:id="712928370">
          <w:marLeft w:val="0"/>
          <w:marRight w:val="0"/>
          <w:marTop w:val="0"/>
          <w:marBottom w:val="0"/>
          <w:divBdr>
            <w:top w:val="none" w:sz="0" w:space="0" w:color="auto"/>
            <w:left w:val="none" w:sz="0" w:space="0" w:color="auto"/>
            <w:bottom w:val="none" w:sz="0" w:space="0" w:color="auto"/>
            <w:right w:val="none" w:sz="0" w:space="0" w:color="auto"/>
          </w:divBdr>
        </w:div>
        <w:div w:id="155654309">
          <w:marLeft w:val="0"/>
          <w:marRight w:val="0"/>
          <w:marTop w:val="0"/>
          <w:marBottom w:val="0"/>
          <w:divBdr>
            <w:top w:val="none" w:sz="0" w:space="0" w:color="auto"/>
            <w:left w:val="none" w:sz="0" w:space="0" w:color="auto"/>
            <w:bottom w:val="none" w:sz="0" w:space="0" w:color="auto"/>
            <w:right w:val="none" w:sz="0" w:space="0" w:color="auto"/>
          </w:divBdr>
        </w:div>
        <w:div w:id="208880783">
          <w:marLeft w:val="0"/>
          <w:marRight w:val="0"/>
          <w:marTop w:val="0"/>
          <w:marBottom w:val="0"/>
          <w:divBdr>
            <w:top w:val="none" w:sz="0" w:space="0" w:color="auto"/>
            <w:left w:val="none" w:sz="0" w:space="0" w:color="auto"/>
            <w:bottom w:val="none" w:sz="0" w:space="0" w:color="auto"/>
            <w:right w:val="none" w:sz="0" w:space="0" w:color="auto"/>
          </w:divBdr>
        </w:div>
        <w:div w:id="1090002369">
          <w:marLeft w:val="0"/>
          <w:marRight w:val="0"/>
          <w:marTop w:val="0"/>
          <w:marBottom w:val="0"/>
          <w:divBdr>
            <w:top w:val="none" w:sz="0" w:space="0" w:color="auto"/>
            <w:left w:val="none" w:sz="0" w:space="0" w:color="auto"/>
            <w:bottom w:val="none" w:sz="0" w:space="0" w:color="auto"/>
            <w:right w:val="none" w:sz="0" w:space="0" w:color="auto"/>
          </w:divBdr>
        </w:div>
        <w:div w:id="283662324">
          <w:marLeft w:val="0"/>
          <w:marRight w:val="0"/>
          <w:marTop w:val="0"/>
          <w:marBottom w:val="0"/>
          <w:divBdr>
            <w:top w:val="none" w:sz="0" w:space="0" w:color="auto"/>
            <w:left w:val="none" w:sz="0" w:space="0" w:color="auto"/>
            <w:bottom w:val="none" w:sz="0" w:space="0" w:color="auto"/>
            <w:right w:val="none" w:sz="0" w:space="0" w:color="auto"/>
          </w:divBdr>
        </w:div>
        <w:div w:id="1006588587">
          <w:marLeft w:val="0"/>
          <w:marRight w:val="0"/>
          <w:marTop w:val="0"/>
          <w:marBottom w:val="0"/>
          <w:divBdr>
            <w:top w:val="none" w:sz="0" w:space="0" w:color="auto"/>
            <w:left w:val="none" w:sz="0" w:space="0" w:color="auto"/>
            <w:bottom w:val="none" w:sz="0" w:space="0" w:color="auto"/>
            <w:right w:val="none" w:sz="0" w:space="0" w:color="auto"/>
          </w:divBdr>
        </w:div>
        <w:div w:id="218127821">
          <w:marLeft w:val="0"/>
          <w:marRight w:val="0"/>
          <w:marTop w:val="0"/>
          <w:marBottom w:val="0"/>
          <w:divBdr>
            <w:top w:val="none" w:sz="0" w:space="0" w:color="auto"/>
            <w:left w:val="none" w:sz="0" w:space="0" w:color="auto"/>
            <w:bottom w:val="none" w:sz="0" w:space="0" w:color="auto"/>
            <w:right w:val="none" w:sz="0" w:space="0" w:color="auto"/>
          </w:divBdr>
        </w:div>
        <w:div w:id="899751686">
          <w:marLeft w:val="0"/>
          <w:marRight w:val="0"/>
          <w:marTop w:val="0"/>
          <w:marBottom w:val="0"/>
          <w:divBdr>
            <w:top w:val="none" w:sz="0" w:space="0" w:color="auto"/>
            <w:left w:val="none" w:sz="0" w:space="0" w:color="auto"/>
            <w:bottom w:val="none" w:sz="0" w:space="0" w:color="auto"/>
            <w:right w:val="none" w:sz="0" w:space="0" w:color="auto"/>
          </w:divBdr>
        </w:div>
        <w:div w:id="128269085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image" Target="media/image2.emf"/><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image" Target="media/image6.png"/><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image" Target="media/image4.png"/><Relationship Id="rId10" Type="http://schemas.microsoft.com/office/2016/09/relationships/commentsIds" Target="commentsIds.xml"/><Relationship Id="rId19" Type="http://schemas.microsoft.com/office/2011/relationships/people" Target="people.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image" Target="media/image3.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F3ADC60-A81C-3E4D-8D14-DE7195FD1F8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158</TotalTime>
  <Pages>23</Pages>
  <Words>18741</Words>
  <Characters>106830</Characters>
  <Application>Microsoft Office Word</Application>
  <DocSecurity>0</DocSecurity>
  <Lines>890</Lines>
  <Paragraphs>250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125321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 Lim</dc:creator>
  <cp:keywords/>
  <dc:description/>
  <cp:lastModifiedBy>Isabelle Cote</cp:lastModifiedBy>
  <cp:revision>6</cp:revision>
  <dcterms:created xsi:type="dcterms:W3CDTF">2023-04-24T19:17:00Z</dcterms:created>
  <dcterms:modified xsi:type="dcterms:W3CDTF">2023-04-24T21:51:00Z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zotero-version="6.0.20"&gt;&lt;session id="tii0PXDo"/&gt;&lt;style id="http://www.zotero.org/styles/journal-of-experimental-marine-biology-and-ecology" hasBibliography="1" bibliographyStyleHasBeenSet="1"/&gt;&lt;prefs&gt;&lt;pref name="fieldType" value="Fi</vt:lpwstr>
  </property>
  <property fmtid="{D5CDD505-2E9C-101B-9397-08002B2CF9AE}" pid="3" name="ZOTERO_PREF_2">
    <vt:lpwstr>eld"/&gt;&lt;/prefs&gt;&lt;/data&gt;</vt:lpwstr>
  </property>
</Properties>
</file>