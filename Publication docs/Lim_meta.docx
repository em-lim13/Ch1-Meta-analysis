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55AFBBD7" w:rsidR="003062C8" w:rsidRPr="00932DB1" w:rsidRDefault="00696A7B" w:rsidP="000D389D">
      <w:pPr>
        <w:spacing w:line="360" w:lineRule="auto"/>
        <w:jc w:val="center"/>
        <w:rPr>
          <w:rFonts w:ascii="Times New Roman" w:hAnsi="Times New Roman" w:cs="Times New Roman"/>
          <w:b/>
          <w:bCs/>
          <w:lang w:val="en-CA"/>
        </w:rPr>
      </w:pPr>
      <w:r w:rsidRPr="00932DB1">
        <w:rPr>
          <w:rFonts w:ascii="Times New Roman" w:hAnsi="Times New Roman" w:cs="Times New Roman"/>
          <w:b/>
          <w:bCs/>
          <w:lang w:val="en-CA"/>
        </w:rPr>
        <w:t>Animal-mediated nutrient cycling in temperate and tropical regions</w:t>
      </w:r>
    </w:p>
    <w:p w14:paraId="5B8CFCD4" w14:textId="77777777" w:rsidR="006A2C8D" w:rsidRPr="00B748E3" w:rsidRDefault="006A2C8D" w:rsidP="000D389D">
      <w:pPr>
        <w:spacing w:line="360" w:lineRule="auto"/>
        <w:rPr>
          <w:rFonts w:ascii="Times New Roman" w:hAnsi="Times New Roman" w:cs="Times New Roman"/>
          <w:lang w:val="en-CA"/>
        </w:rPr>
      </w:pPr>
    </w:p>
    <w:p w14:paraId="4ACC29CE" w14:textId="77777777" w:rsidR="001438DD"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3D1D1DD5" w14:textId="2E7816D1" w:rsidR="00C300D4" w:rsidRDefault="008B5AEA" w:rsidP="00A51B2F">
      <w:pPr>
        <w:spacing w:line="360" w:lineRule="auto"/>
        <w:ind w:firstLine="720"/>
        <w:rPr>
          <w:rFonts w:ascii="Times New Roman" w:hAnsi="Times New Roman" w:cs="Times New Roman"/>
          <w:lang w:val="en-CA"/>
        </w:rPr>
      </w:pPr>
      <w:r w:rsidRPr="00B748E3">
        <w:rPr>
          <w:rFonts w:ascii="Times New Roman" w:hAnsi="Times New Roman" w:cs="Times New Roman"/>
          <w:lang w:val="en-CA"/>
        </w:rPr>
        <w:t>Determining the relative importance of consumer</w:t>
      </w:r>
      <w:r w:rsidR="009B23D7">
        <w:rPr>
          <w:rFonts w:ascii="Times New Roman" w:hAnsi="Times New Roman" w:cs="Times New Roman"/>
          <w:lang w:val="en-CA"/>
        </w:rPr>
        <w:t>-</w:t>
      </w:r>
      <w:r w:rsidRPr="00B748E3">
        <w:rPr>
          <w:rFonts w:ascii="Times New Roman" w:hAnsi="Times New Roman" w:cs="Times New Roman"/>
          <w:lang w:val="en-CA"/>
        </w:rPr>
        <w:t xml:space="preserve">mediated “top-down” effects </w:t>
      </w:r>
      <w:r w:rsidR="009B23D7">
        <w:rPr>
          <w:rFonts w:ascii="Times New Roman" w:hAnsi="Times New Roman" w:cs="Times New Roman"/>
          <w:lang w:val="en-CA"/>
        </w:rPr>
        <w:t>and</w:t>
      </w:r>
      <w:r w:rsidR="009B23D7" w:rsidRPr="00B748E3">
        <w:rPr>
          <w:rFonts w:ascii="Times New Roman" w:hAnsi="Times New Roman" w:cs="Times New Roman"/>
          <w:lang w:val="en-CA"/>
        </w:rPr>
        <w:t xml:space="preserve"> </w:t>
      </w:r>
      <w:r w:rsidRPr="00B748E3">
        <w:rPr>
          <w:rFonts w:ascii="Times New Roman" w:hAnsi="Times New Roman" w:cs="Times New Roman"/>
        </w:rPr>
        <w:t>resource</w:t>
      </w:r>
      <w:r w:rsidR="009B23D7">
        <w:rPr>
          <w:rFonts w:ascii="Times New Roman" w:hAnsi="Times New Roman" w:cs="Times New Roman"/>
        </w:rPr>
        <w:t>-</w:t>
      </w:r>
      <w:r w:rsidRPr="00B748E3">
        <w:rPr>
          <w:rFonts w:ascii="Times New Roman" w:hAnsi="Times New Roman" w:cs="Times New Roman"/>
        </w:rPr>
        <w:t xml:space="preserve">controlled </w:t>
      </w:r>
      <w:r w:rsidRPr="00B748E3">
        <w:rPr>
          <w:rFonts w:ascii="Times New Roman" w:hAnsi="Times New Roman" w:cs="Times New Roman"/>
          <w:lang w:val="en-CA"/>
        </w:rPr>
        <w:t>“bottom-up” processes is a longstanding aim of ecology</w:t>
      </w:r>
      <w:r w:rsidR="009B23D7">
        <w:rPr>
          <w:rFonts w:ascii="Times New Roman" w:hAnsi="Times New Roman" w:cs="Times New Roman"/>
          <w:lang w:val="en-CA"/>
        </w:rPr>
        <w:t xml:space="preserve">, particularly in relation to marine </w:t>
      </w:r>
      <w:commentRangeStart w:id="0"/>
      <w:r w:rsidR="009B23D7">
        <w:rPr>
          <w:rFonts w:ascii="Times New Roman" w:hAnsi="Times New Roman" w:cs="Times New Roman"/>
          <w:lang w:val="en-CA"/>
        </w:rPr>
        <w:t>eco</w:t>
      </w:r>
      <w:r w:rsidR="009B23D7" w:rsidRPr="00B748E3">
        <w:rPr>
          <w:rFonts w:ascii="Times New Roman" w:hAnsi="Times New Roman" w:cs="Times New Roman"/>
          <w:lang w:val="en-CA"/>
        </w:rPr>
        <w:t>systems</w:t>
      </w:r>
      <w:commentRangeEnd w:id="0"/>
      <w:r w:rsidR="009B23D7">
        <w:rPr>
          <w:rStyle w:val="CommentReference"/>
        </w:rPr>
        <w:commentReference w:id="0"/>
      </w:r>
      <w:r w:rsidR="009B23D7" w:rsidRPr="00B748E3">
        <w:rPr>
          <w:rFonts w:ascii="Times New Roman" w:hAnsi="Times New Roman" w:cs="Times New Roman"/>
          <w:lang w:val="en-CA"/>
        </w:rPr>
        <w:t xml:space="preserve"> </w:t>
      </w:r>
      <w:r w:rsidRPr="00B748E3">
        <w:rPr>
          <w:rFonts w:ascii="Times New Roman" w:hAnsi="Times New Roman" w:cs="Times New Roman"/>
          <w:lang w:val="en-CA"/>
        </w:rPr>
        <w:fldChar w:fldCharType="begin"/>
      </w:r>
      <w:r w:rsidRPr="00B748E3">
        <w:rPr>
          <w:rFonts w:ascii="Times New Roman" w:hAnsi="Times New Roman" w:cs="Times New Roman"/>
          <w:lang w:val="en-CA"/>
        </w:rPr>
        <w:instrText xml:space="preserve"> ADDIN ZOTERO_ITEM CSL_CITATION {"citationID":"V6gwuWB8","properties":{"formattedCitation":"(Gruner et al., 2008; Polis, 1999; Poore et al., 2012)","plainCitation":"(Gruner et al., 2008; Polis, 1999; Poore et al., 2012)","noteIndex":0},"citationItems":[{"id":1499,"uris":["http://zotero.org/users/local/idKDtb7T/items/UPI64LJR"],"uri":["http://zotero.org/users/local/idKDtb7T/items/UPI64LJR"],"itemData":{"id":1499,"type":"article-journal","abstract":"Nutrient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M."}],"issued":{"date-parts":[["2008"]]}}},{"id":1596,"uris":["http://zotero.org/users/local/idKDtb7T/items/GGDA56AS"],"uri":["http://zotero.org/users/local/idKDtb7T/items/GGDA56AS"],"itemData":{"id":1596,"type":"article-journal","abstract":"This paper evaluates the multiple factors that determine the production of plant biomass and its distribution among producers and various trophic groups of consumers. In rough order of their importance, water and nutrient availability, factors that deter herbivores (plant defenses, environmental heterogeneity and disturbance, nutrient stoichiometry), and consumption by herbivores appear to be the most universal determinants of the production and distribution of plant biomass. In some times and places, indirect effects from enemies of herbivores (predators, parasites, parasitoids and pathogens) propagate through the food web to influence plant biomass, in a manner somewhat consistent with green world and exploitation ecosystem mechanisms. I discuss why such food web dynamics appear to be much more important in water than on land. The only demonstrated cases of community-level trophic cascades occur in water. Although species-level cascades are moderately frequent on land, community-level cascades rarely or never occur.","archive":"JSTOR","container-title":"Oikos","DOI":"10.2307/3546565","ISSN":"0030-1299","issue":"1","note":"publisher: [Nordic Society Oikos, Wiley]","page":"3-15","source":"JSTOR","title":"Why Are Parts of the World Green? Multiple Factors Control Productivity and the Distribution of Biomass","title-short":"Why Are Parts of the World Green?","volume":"86","author":[{"family":"Polis","given":"Gary A."}],"issued":{"date-parts":[["1999"]]}}},{"id":1597,"uris":["http://zotero.org/users/local/idKDtb7T/items/Q4VRDF38"],"uri":["http://zotero.org/users/local/idKDtb7T/items/Q4VRDF38"],"itemData":{"id":1597,"type":"article-journal","abstract":"Despite the importance of consumers in structuring communities, and the widespread assumption that consumption is strongest at low latitudes, empirical tests for global scale patterns in the magnitude of consumer impacts are limited. In marine systems, the long tradition of experimentally excluding herbivores in their natural environments allows consumer impacts to be quantified on global scales using consistent methodology. We present a quantitative synthesis of 613 marine herbivore exclusion experiments to test the influence of consumer traits, producer traits and the environment on the strength of herbivore impacts on benthic producers. Across the globe, marine herbivores profoundly reduced producer abundance (by 68% on average), with strongest effects in rocky intertidal habitats and the weakest effects on habitats dominated by vascular plants. Unexpectedly, we found little or no influence of latitude or mean annual water temperature. Instead, herbivore impacts differed most consistently among producer taxonomic and morphological groups. Our results show that grazing impacts on plant abundance are better predicted by producer traits than by large-scale variation in habitat or mean temperature, and that there is a previously unrecognised degree of phylogenetic conservatism in producer susceptibility to consumption.","container-title":"Ecology Letters","DOI":"10.1111/j.1461-0248.2012.01804.x","ISSN":"1461-0248","issue":"8","language":"en","note":"_eprint: https://onlinelibrary.wiley.com/doi/pdf/10.1111/j.1461-0248.2012.01804.x","page":"912-922","source":"Wiley Online Library","title":"Global patterns in the impact of marine herbivores on benthic primary producers","volume":"15","author":[{"family":"Poore","given":"Alistair G. B."},{"family":"Campbell","given":"Alexandra H."},{"family":"Coleman","given":"Ross A."},{"family":"Edgar","given":"Graham J."},{"family":"Jormalainen","given":"Veijo"},{"family":"Reynolds","given":"Pamela L."},{"family":"Sotka","given":"Erik E."},{"family":"Stachowicz","given":"John J."},{"family":"Taylor","given":"Richard B."},{"family":"Vanderklift","given":"Mathew A."},{"family":"Duffy","given":"J. Emmett"}],"issued":{"date-parts":[["2012"]]}}}],"schema":"https://github.com/citation-style-language/schema/raw/master/csl-citation.json"}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rPr>
        <w:t>(Gruner et al., 2008; Polis, 1999; Poore et al., 2012)</w:t>
      </w:r>
      <w:r w:rsidRPr="00B748E3">
        <w:rPr>
          <w:rFonts w:ascii="Times New Roman" w:hAnsi="Times New Roman" w:cs="Times New Roman"/>
          <w:lang w:val="en-CA"/>
        </w:rPr>
        <w:fldChar w:fldCharType="end"/>
      </w:r>
      <w:r w:rsidRPr="00B748E3">
        <w:rPr>
          <w:rFonts w:ascii="Times New Roman" w:hAnsi="Times New Roman" w:cs="Times New Roman"/>
          <w:lang w:val="en-CA"/>
        </w:rPr>
        <w:t xml:space="preserve">. </w:t>
      </w:r>
      <w:r w:rsidR="00A51B2F" w:rsidRPr="00626F90">
        <w:rPr>
          <w:rFonts w:ascii="Times New Roman" w:hAnsi="Times New Roman" w:cs="Times New Roman"/>
          <w:lang w:val="en-CA"/>
        </w:rPr>
        <w:t xml:space="preserve">Paradoxically, despite the fact that temperate marine waters are </w:t>
      </w:r>
      <w:r w:rsidR="009B23D7">
        <w:rPr>
          <w:rFonts w:ascii="Times New Roman" w:hAnsi="Times New Roman" w:cs="Times New Roman"/>
          <w:lang w:val="en-CA"/>
        </w:rPr>
        <w:t>rich</w:t>
      </w:r>
      <w:r w:rsidR="009B23D7" w:rsidRPr="00626F90">
        <w:rPr>
          <w:rFonts w:ascii="Times New Roman" w:hAnsi="Times New Roman" w:cs="Times New Roman"/>
          <w:lang w:val="en-CA"/>
        </w:rPr>
        <w:t xml:space="preserve"> </w:t>
      </w:r>
      <w:r w:rsidR="00A51B2F" w:rsidRPr="00626F90">
        <w:rPr>
          <w:rFonts w:ascii="Times New Roman" w:hAnsi="Times New Roman" w:cs="Times New Roman"/>
          <w:lang w:val="en-CA"/>
        </w:rPr>
        <w:t>in nutrients, some of the highest biodiversity</w:t>
      </w:r>
      <w:r w:rsidR="00864B7E">
        <w:rPr>
          <w:rFonts w:ascii="Times New Roman" w:hAnsi="Times New Roman" w:cs="Times New Roman"/>
          <w:lang w:val="en-CA"/>
        </w:rPr>
        <w:t xml:space="preserve"> is found</w:t>
      </w:r>
      <w:r w:rsidR="00A51B2F" w:rsidRPr="00626F90">
        <w:rPr>
          <w:rFonts w:ascii="Times New Roman" w:hAnsi="Times New Roman" w:cs="Times New Roman"/>
          <w:lang w:val="en-CA"/>
        </w:rPr>
        <w:t xml:space="preserve"> </w:t>
      </w:r>
      <w:r w:rsidR="009B23D7">
        <w:rPr>
          <w:rFonts w:ascii="Times New Roman" w:hAnsi="Times New Roman" w:cs="Times New Roman"/>
          <w:lang w:val="en-CA"/>
        </w:rPr>
        <w:t>o</w:t>
      </w:r>
      <w:r w:rsidR="00A51B2F" w:rsidRPr="00626F90">
        <w:rPr>
          <w:rFonts w:ascii="Times New Roman" w:hAnsi="Times New Roman" w:cs="Times New Roman"/>
          <w:lang w:val="en-CA"/>
        </w:rPr>
        <w:t xml:space="preserve">n nutrient-scarce tropical coral reefs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{"citationID":"0a9kJ6E7","properties":{"formattedCitation":"(Darwin, 1842)","plainCitation":"(Darwin, 1842)","noteIndex":0},"citationItems":[{"id":1624,"uris":["http://zotero.org/users/local/idKDtb7T/items/XG6KWZV6"],"uri":["http://zotero.org/users/local/idKDtb7T/items/XG6KWZV6"],"itemData":{"id":1624,"type":"book","publisher":"Smith, Elder and Co, London  (Reprinted 1962, Univ of  Calif Press)","title":"The structure and distribution of coral reefs","author":[{"family":"Darwin","given":"Charles"}],"issued":{"date-parts":[["1842"]]}}}],"schema":"https://github.com/citation-style-language/schema/raw/master/csl-citation.json"}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(Darwin, 1842)</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commentRangeStart w:id="1"/>
      <w:r w:rsidR="00864B7E">
        <w:rPr>
          <w:rFonts w:ascii="Times New Roman" w:hAnsi="Times New Roman" w:cs="Times New Roman"/>
          <w:lang w:val="en-CA"/>
        </w:rPr>
        <w:t>The</w:t>
      </w:r>
      <w:commentRangeEnd w:id="1"/>
      <w:r w:rsidR="009B23D7">
        <w:rPr>
          <w:rStyle w:val="CommentReference"/>
        </w:rPr>
        <w:commentReference w:id="1"/>
      </w:r>
      <w:r w:rsidR="00A51B2F" w:rsidRPr="00626F90">
        <w:rPr>
          <w:rFonts w:ascii="Times New Roman" w:hAnsi="Times New Roman" w:cs="Times New Roman"/>
          <w:lang w:val="en-CA"/>
        </w:rPr>
        <w:t xml:space="preserve"> mechanisms by which nutrients are released into </w:t>
      </w:r>
      <w:r w:rsidR="00932DB1">
        <w:rPr>
          <w:rFonts w:ascii="Times New Roman" w:hAnsi="Times New Roman" w:cs="Times New Roman"/>
          <w:lang w:val="en-CA"/>
        </w:rPr>
        <w:t xml:space="preserve">marine </w:t>
      </w:r>
      <w:r w:rsidR="00A51B2F" w:rsidRPr="00626F90">
        <w:rPr>
          <w:rFonts w:ascii="Times New Roman" w:hAnsi="Times New Roman" w:cs="Times New Roman"/>
          <w:lang w:val="en-CA"/>
        </w:rPr>
        <w:t>environment</w:t>
      </w:r>
      <w:r w:rsidR="00932DB1">
        <w:rPr>
          <w:rFonts w:ascii="Times New Roman" w:hAnsi="Times New Roman" w:cs="Times New Roman"/>
          <w:lang w:val="en-CA"/>
        </w:rPr>
        <w:t>s</w:t>
      </w:r>
      <w:r w:rsidR="00A51B2F" w:rsidRPr="00626F90">
        <w:rPr>
          <w:rFonts w:ascii="Times New Roman" w:hAnsi="Times New Roman" w:cs="Times New Roman"/>
          <w:lang w:val="en-CA"/>
        </w:rPr>
        <w:t xml:space="preserve"> vary across </w:t>
      </w:r>
      <w:commentRangeStart w:id="2"/>
      <w:r w:rsidR="00A51B2F" w:rsidRPr="00626F90">
        <w:rPr>
          <w:rFonts w:ascii="Times New Roman" w:hAnsi="Times New Roman" w:cs="Times New Roman"/>
          <w:lang w:val="en-CA"/>
        </w:rPr>
        <w:t>latitudes</w:t>
      </w:r>
      <w:commentRangeEnd w:id="2"/>
      <w:r w:rsidR="009B23D7">
        <w:rPr>
          <w:rStyle w:val="CommentReference"/>
        </w:rPr>
        <w:commentReference w:id="2"/>
      </w:r>
      <w:r w:rsidR="00AE6659">
        <w:rPr>
          <w:rFonts w:ascii="Times New Roman" w:hAnsi="Times New Roman" w:cs="Times New Roman"/>
          <w:lang w:val="en-CA"/>
        </w:rPr>
        <w:t xml:space="preserve">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{"citationID":"uyPYCITh","properties":{"formattedCitation":"(Sarmiento et al., 2004)","plainCitation":"(Sarmiento et al., 2004)","noteIndex":0},"citationItems":[{"id":1628,"uris":["http://zotero.org/users/local/idKDtb7T/items/QYFY4YXZ"],"uri":["http://zotero.org/users/local/idKDtb7T/items/QYFY4YXZ"],"itemData":{"id":1628,"type":"article-journal","abstract":"The ocean's biological pump strips nutrients out of the surface waters and exports them into the thermocline and deep waters. If there were no return path of nutrients from deep waters, the biological pump would eventually deplete the surface waters and thermocline of nutrients; surface biological productivity would plummet. Here we make use of the combined distributions of silicic acid and nitrate to trace the main nutrient return path from deep waters by upwelling in the Southern Ocean1 and subsequent entrainment into subantarctic mode water. We show that the subantarctic mode water, which spreads throughout the entire Southern Hemisphere2,3 and North Atlantic Ocean3, is the main source of nutrients for the thermocline. We also find that an additional return path exists in the northwest corner of the Pacific Ocean, where enhanced vertical mixing, perhaps driven by tides4, brings abyssal nutrients to the surface and supplies them to the thermocline of the North Pacific. Our analysis has important implications for our understanding of large-scale controls on the nature and magnitude of low-latitude biological productivity and its sensitivity to climate change.","container-title":"Nature","DOI":"10.1038/nature02127","ISSN":"1476-4687","issue":"6969","language":"en","note":"number: 6969\npublisher: Nature Publishing Group","page":"56-60","source":"www.nature.com","title":"High-latitude controls of thermocline nutrients and low latitude biological productivity","volume":"427","author":[{"family":"Sarmiento","given":"J. L."},{"family":"Gruber","given":"N."},{"family":"Brzezinski","given":"M. A."},{"family":"Dunne","given":"J. P."}],"issued":{"date-parts":[["2004",1]]}}}],"schema":"https://github.com/citation-style-language/schema/raw/master/csl-citation.json"}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(Sarmiento et al., 2004)</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r w:rsidR="00932DB1">
        <w:rPr>
          <w:rFonts w:ascii="Times New Roman" w:hAnsi="Times New Roman" w:cs="Times New Roman" w:hint="eastAsia"/>
          <w:lang w:val="en-CA" w:eastAsia="zh-TW"/>
        </w:rPr>
        <w:t xml:space="preserve">yet </w:t>
      </w:r>
      <w:commentRangeStart w:id="3"/>
      <w:r w:rsidR="00932DB1">
        <w:rPr>
          <w:rFonts w:ascii="Times New Roman" w:hAnsi="Times New Roman" w:cs="Times New Roman" w:hint="eastAsia"/>
          <w:lang w:val="en-CA" w:eastAsia="zh-TW"/>
        </w:rPr>
        <w:t>the influence of nutrient source</w:t>
      </w:r>
      <w:commentRangeEnd w:id="3"/>
      <w:r w:rsidR="009B23D7">
        <w:rPr>
          <w:rStyle w:val="CommentReference"/>
        </w:rPr>
        <w:commentReference w:id="3"/>
      </w:r>
      <w:r w:rsidR="00932DB1">
        <w:rPr>
          <w:rFonts w:ascii="Times New Roman" w:hAnsi="Times New Roman" w:cs="Times New Roman" w:hint="eastAsia"/>
          <w:lang w:val="en-CA" w:eastAsia="zh-TW"/>
        </w:rPr>
        <w:t xml:space="preserve"> on</w:t>
      </w:r>
      <w:r w:rsidR="00932DB1" w:rsidRPr="00626F90">
        <w:rPr>
          <w:rFonts w:ascii="Times New Roman" w:hAnsi="Times New Roman" w:cs="Times New Roman"/>
          <w:lang w:val="en-CA"/>
        </w:rPr>
        <w:t xml:space="preserve"> ecosystem functioning</w:t>
      </w:r>
      <w:r w:rsidR="00932DB1">
        <w:rPr>
          <w:rFonts w:ascii="Times New Roman" w:hAnsi="Times New Roman" w:cs="Times New Roman" w:hint="eastAsia"/>
          <w:lang w:val="en-CA" w:eastAsia="zh-TW"/>
        </w:rPr>
        <w:t xml:space="preserve"> remains unclear</w:t>
      </w:r>
      <w:r w:rsidR="00A51B2F" w:rsidRPr="00626F90">
        <w:rPr>
          <w:rFonts w:ascii="Times New Roman" w:hAnsi="Times New Roman" w:cs="Times New Roman"/>
          <w:lang w:val="en-CA"/>
        </w:rPr>
        <w:t>.</w:t>
      </w:r>
      <w:r w:rsidR="00A51B2F">
        <w:rPr>
          <w:rFonts w:ascii="Times New Roman" w:hAnsi="Times New Roman" w:cs="Times New Roman"/>
          <w:lang w:val="en-CA"/>
        </w:rPr>
        <w:t xml:space="preserve"> </w:t>
      </w:r>
      <w:r w:rsidR="00A51B2F" w:rsidRPr="00B748E3">
        <w:rPr>
          <w:rFonts w:ascii="Times New Roman" w:hAnsi="Times New Roman" w:cs="Times New Roman"/>
          <w:lang w:val="en-CA"/>
        </w:rPr>
        <w:t>In marine ecosystems, nitrogen is</w:t>
      </w:r>
      <w:r w:rsidR="00A51B2F">
        <w:rPr>
          <w:rFonts w:ascii="Times New Roman" w:hAnsi="Times New Roman" w:cs="Times New Roman"/>
          <w:lang w:val="en-CA"/>
        </w:rPr>
        <w:t xml:space="preserve"> the </w:t>
      </w:r>
      <w:r w:rsidR="00864B7E">
        <w:rPr>
          <w:rFonts w:ascii="Times New Roman" w:hAnsi="Times New Roman" w:cs="Times New Roman"/>
          <w:lang w:val="en-CA"/>
        </w:rPr>
        <w:t>dominant</w:t>
      </w:r>
      <w:r w:rsidR="00864B7E" w:rsidRPr="00B748E3">
        <w:rPr>
          <w:rFonts w:ascii="Times New Roman" w:hAnsi="Times New Roman" w:cs="Times New Roman"/>
          <w:lang w:val="en-CA"/>
        </w:rPr>
        <w:t xml:space="preserve"> </w:t>
      </w:r>
      <w:r w:rsidR="00A51B2F" w:rsidRPr="00B748E3">
        <w:rPr>
          <w:rFonts w:ascii="Times New Roman" w:hAnsi="Times New Roman" w:cs="Times New Roman"/>
          <w:lang w:val="en-CA"/>
        </w:rPr>
        <w:t xml:space="preserve">limiting nutrient </w:t>
      </w:r>
      <w:r w:rsidR="00A51B2F">
        <w:rPr>
          <w:rFonts w:ascii="Times New Roman" w:hAnsi="Times New Roman" w:cs="Times New Roman"/>
          <w:lang w:val="en-CA"/>
        </w:rPr>
        <w:t xml:space="preserve">for primary producers </w:t>
      </w:r>
      <w:commentRangeStart w:id="4"/>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1971)","noteIndex":0},"citationItems":[{"id":1591,"uris":["http://zotero.org/users/local/idKDtb7T/items/MGX8SE2A"],"uri":["http://zotero.org/users/local/idKDtb7T/items/MGX8SE2A"],"itemData":{"id":1591,"type":"article-journal","abstract":"The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(Ryther and Dunstan, 1971)</w:t>
      </w:r>
      <w:r w:rsidR="00A51B2F" w:rsidRPr="00B748E3">
        <w:rPr>
          <w:rFonts w:ascii="Times New Roman" w:hAnsi="Times New Roman" w:cs="Times New Roman"/>
          <w:lang w:val="en-CA"/>
        </w:rPr>
        <w:fldChar w:fldCharType="end"/>
      </w:r>
      <w:commentRangeEnd w:id="4"/>
      <w:r w:rsidR="009B23D7">
        <w:rPr>
          <w:rStyle w:val="CommentReference"/>
        </w:rPr>
        <w:commentReference w:id="4"/>
      </w:r>
      <w:r w:rsidR="00A51B2F" w:rsidRPr="00B748E3">
        <w:rPr>
          <w:rFonts w:ascii="Times New Roman" w:hAnsi="Times New Roman" w:cs="Times New Roman"/>
          <w:lang w:val="en-CA"/>
        </w:rPr>
        <w:t>.</w:t>
      </w:r>
      <w:r w:rsidR="00A51B2F">
        <w:rPr>
          <w:rFonts w:ascii="Times New Roman" w:hAnsi="Times New Roman" w:cs="Times New Roman"/>
          <w:lang w:val="en-CA"/>
        </w:rPr>
        <w:t xml:space="preserve"> Specifically, the growth of many species of algae </w:t>
      </w:r>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1977)","noteIndex":0},"citationItems":[{"id":1620,"uris":["http://zotero.org/users/local/idKDtb7T/items/3QLLVAAC"],"uri":["http://zotero.org/users/local/idKDtb7T/items/3QLLVAAC"],"itemData":{"id":1620,"type":"article-journal","abstract":"Concentrations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(Jackson, 1977)</w:t>
      </w:r>
      <w:r w:rsidR="00A51B2F" w:rsidRPr="00B748E3">
        <w:rPr>
          <w:rFonts w:ascii="Times New Roman" w:hAnsi="Times New Roman" w:cs="Times New Roman"/>
          <w:lang w:val="en-CA"/>
        </w:rPr>
        <w:fldChar w:fldCharType="end"/>
      </w:r>
      <w:r w:rsidR="00A51B2F">
        <w:rPr>
          <w:rFonts w:ascii="Times New Roman" w:hAnsi="Times New Roman" w:cs="Times New Roman"/>
          <w:lang w:val="en-CA"/>
        </w:rPr>
        <w:t xml:space="preserve">, seagrasses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1989)","noteIndex":0},"citationItems":[{"id":1630,"uris":["http://zotero.org/users/local/idKDtb7T/items/W9U7R77I"],"uri":["http://zotero.org/users/local/idKDtb7T/items/W9U7R77I"],"itemData":{"id":1630,"type":"chapter","abstract":"Research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(Hillman et al., 1989)</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and phytoplankton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2013)","noteIndex":0},"citationItems":[{"id":1632,"uris":["http://zotero.org/users/local/idKDtb7T/items/94ARLAAI"],"uri":["http://zotero.org/users/local/idKDtb7T/items/94ARLAAI"],"itemData":{"id":1632,"type":"article-journal","abstract":"Microbial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(Moore et al., 2013)</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w:t>
      </w:r>
      <w:r w:rsidR="009B23D7">
        <w:rPr>
          <w:rFonts w:ascii="Times New Roman" w:hAnsi="Times New Roman" w:cs="Times New Roman"/>
          <w:lang w:val="en-CA"/>
        </w:rPr>
        <w:t>is</w:t>
      </w:r>
      <w:r w:rsidR="009B23D7" w:rsidRPr="00B748E3">
        <w:rPr>
          <w:rFonts w:ascii="Times New Roman" w:hAnsi="Times New Roman" w:cs="Times New Roman"/>
          <w:lang w:val="en-CA"/>
        </w:rPr>
        <w:t xml:space="preserve"> </w:t>
      </w:r>
      <w:r w:rsidR="00A51B2F" w:rsidRPr="00B748E3">
        <w:rPr>
          <w:rFonts w:ascii="Times New Roman" w:hAnsi="Times New Roman" w:cs="Times New Roman"/>
          <w:lang w:val="en-CA"/>
        </w:rPr>
        <w:t xml:space="preserve">limited by the availability of </w:t>
      </w:r>
      <w:r w:rsidR="009B23D7">
        <w:rPr>
          <w:rFonts w:ascii="Times New Roman" w:hAnsi="Times New Roman" w:cs="Times New Roman"/>
          <w:lang w:val="en-CA"/>
        </w:rPr>
        <w:t xml:space="preserve">inorganic </w:t>
      </w:r>
      <w:r w:rsidR="00A51B2F" w:rsidRPr="00B748E3">
        <w:rPr>
          <w:rFonts w:ascii="Times New Roman" w:hAnsi="Times New Roman" w:cs="Times New Roman"/>
          <w:lang w:val="en-CA"/>
        </w:rPr>
        <w:t xml:space="preserve">nitrogen. </w:t>
      </w:r>
      <w:r w:rsidR="00932DB1">
        <w:rPr>
          <w:rFonts w:ascii="Times New Roman" w:hAnsi="Times New Roman" w:cs="Times New Roman"/>
          <w:lang w:val="en-CA"/>
        </w:rPr>
        <w:t>Consequently</w:t>
      </w:r>
      <w:r w:rsidR="00A51B2F" w:rsidRPr="00B748E3">
        <w:rPr>
          <w:rFonts w:ascii="Times New Roman" w:hAnsi="Times New Roman" w:cs="Times New Roman"/>
          <w:lang w:val="en-CA"/>
        </w:rPr>
        <w:t xml:space="preserve">, </w:t>
      </w:r>
      <w:r w:rsidR="00A51B2F" w:rsidRPr="00090008">
        <w:rPr>
          <w:rFonts w:ascii="Times New Roman" w:hAnsi="Times New Roman" w:cs="Times New Roman"/>
        </w:rPr>
        <w:t xml:space="preserve">the total </w:t>
      </w:r>
      <w:r w:rsidR="00262F87">
        <w:rPr>
          <w:rFonts w:ascii="Times New Roman" w:hAnsi="Times New Roman" w:cs="Times New Roman"/>
        </w:rPr>
        <w:t xml:space="preserve">available </w:t>
      </w:r>
      <w:r w:rsidR="00A51B2F" w:rsidRPr="00090008">
        <w:rPr>
          <w:rFonts w:ascii="Times New Roman" w:hAnsi="Times New Roman" w:cs="Times New Roman"/>
        </w:rPr>
        <w:t xml:space="preserve">nitrogen content in marine </w:t>
      </w:r>
      <w:r w:rsidR="00262F87">
        <w:rPr>
          <w:rFonts w:ascii="Times New Roman" w:hAnsi="Times New Roman" w:cs="Times New Roman"/>
        </w:rPr>
        <w:t>systems can dictate trophic energy transfer and therefore total ecosystem biomass</w:t>
      </w:r>
      <w:r w:rsidR="00A51B2F" w:rsidRPr="00090008">
        <w:rPr>
          <w:rFonts w:ascii="Times New Roman" w:hAnsi="Times New Roman" w:cs="Times New Roman"/>
        </w:rPr>
        <w:t xml:space="preserve"> </w:t>
      </w:r>
      <w:r w:rsidR="009B23D7">
        <w:rPr>
          <w:rFonts w:ascii="Times New Roman" w:hAnsi="Times New Roman" w:cs="Times New Roman"/>
        </w:rPr>
        <w:t xml:space="preserve">mainly </w:t>
      </w:r>
      <w:r w:rsidR="00262F87">
        <w:rPr>
          <w:rFonts w:ascii="Times New Roman" w:hAnsi="Times New Roman" w:cs="Times New Roman"/>
        </w:rPr>
        <w:t>through</w:t>
      </w:r>
      <w:r w:rsidR="00A51B2F" w:rsidRPr="00090008">
        <w:rPr>
          <w:rFonts w:ascii="Times New Roman" w:hAnsi="Times New Roman" w:cs="Times New Roman"/>
        </w:rPr>
        <w:t xml:space="preserve"> bottom-up </w:t>
      </w:r>
      <w:r w:rsidR="00262F87">
        <w:rPr>
          <w:rFonts w:ascii="Times New Roman" w:hAnsi="Times New Roman" w:cs="Times New Roman"/>
        </w:rPr>
        <w:t>processes.</w:t>
      </w:r>
    </w:p>
    <w:p w14:paraId="70B35A05" w14:textId="7C4FFABA" w:rsidR="00C5123B" w:rsidRDefault="00DB065D" w:rsidP="00A51B2F">
      <w:pPr>
        <w:spacing w:line="360" w:lineRule="auto"/>
        <w:ind w:firstLine="720"/>
        <w:rPr>
          <w:rFonts w:ascii="Times New Roman" w:hAnsi="Times New Roman" w:cs="Times New Roman"/>
          <w:lang w:val="en-CA"/>
        </w:rPr>
      </w:pPr>
      <w:r>
        <w:rPr>
          <w:rFonts w:ascii="Times New Roman" w:hAnsi="Times New Roman" w:cs="Times New Roman"/>
          <w:lang w:val="en-CA"/>
        </w:rPr>
        <w:tab/>
      </w:r>
    </w:p>
    <w:p w14:paraId="69B539E6" w14:textId="5459D913" w:rsidR="00501D7F" w:rsidRDefault="00A51B2F" w:rsidP="003A29CA">
      <w:pPr>
        <w:spacing w:line="360" w:lineRule="auto"/>
        <w:rPr>
          <w:rFonts w:ascii="Times New Roman" w:hAnsi="Times New Roman" w:cs="Times New Roman"/>
          <w:lang w:val="en-CA"/>
        </w:rPr>
      </w:pPr>
      <w:r>
        <w:rPr>
          <w:rFonts w:ascii="Times New Roman" w:hAnsi="Times New Roman" w:cs="Times New Roman"/>
          <w:lang w:val="en-CA"/>
        </w:rPr>
        <w:tab/>
      </w:r>
      <w:r w:rsidR="00501D7F">
        <w:rPr>
          <w:rFonts w:ascii="Times New Roman" w:hAnsi="Times New Roman" w:cs="Times New Roman"/>
          <w:lang w:val="en-CA"/>
        </w:rPr>
        <w:t>Exogenous</w:t>
      </w:r>
      <w:r w:rsidR="0060588D">
        <w:rPr>
          <w:rFonts w:ascii="Times New Roman" w:hAnsi="Times New Roman" w:cs="Times New Roman"/>
          <w:lang w:val="en-CA"/>
        </w:rPr>
        <w:t xml:space="preserve"> nitrogen sources </w:t>
      </w:r>
      <w:r w:rsidR="00501D7F">
        <w:rPr>
          <w:rFonts w:ascii="Times New Roman" w:hAnsi="Times New Roman" w:cs="Times New Roman"/>
          <w:lang w:val="en-CA"/>
        </w:rPr>
        <w:t xml:space="preserve">can </w:t>
      </w:r>
      <w:r w:rsidR="0060588D">
        <w:rPr>
          <w:rFonts w:ascii="Times New Roman" w:hAnsi="Times New Roman" w:cs="Times New Roman"/>
          <w:lang w:val="en-CA"/>
        </w:rPr>
        <w:t xml:space="preserve">profoundly affect marine primary productivity </w:t>
      </w:r>
      <w:r w:rsidR="0060588D">
        <w:rPr>
          <w:rFonts w:ascii="Times New Roman" w:hAnsi="Times New Roman" w:cs="Times New Roman"/>
          <w:lang w:val="en-CA"/>
        </w:rPr>
        <w:fldChar w:fldCharType="begin"/>
      </w:r>
      <w:r w:rsidR="0060588D">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1999)","noteIndex":0},"citationItems":[{"id":1616,"uris":["http://zotero.org/users/local/idKDtb7T/items/3H5IWUK6"],"uri":["http://zotero.org/users/local/idKDtb7T/items/3H5IWUK6"],"itemData":{"id":1616,"type":"article-journal","abstract":"Nitrogen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D."}],"issued":{"date-parts":[["1985",8,1]]}}},{"id":1635,"uris":["http://zotero.org/users/local/idKDtb7T/items/RAJGZEVA"],"uri":["http://zotero.org/users/local/idKDtb7T/items/RAJGZEVA"],"itemData":{"id":1635,"type":"article-journal","abstract":"In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60588D">
        <w:rPr>
          <w:rFonts w:ascii="Times New Roman" w:hAnsi="Times New Roman" w:cs="Times New Roman"/>
          <w:lang w:val="en-CA"/>
        </w:rPr>
        <w:fldChar w:fldCharType="separate"/>
      </w:r>
      <w:r w:rsidR="0060588D">
        <w:rPr>
          <w:rFonts w:ascii="Times New Roman" w:hAnsi="Times New Roman" w:cs="Times New Roman"/>
          <w:noProof/>
          <w:lang w:val="en-CA"/>
        </w:rPr>
        <w:t>(Probyn and McQuaid, 1985; Smith et al., 1999)</w:t>
      </w:r>
      <w:r w:rsidR="0060588D">
        <w:rPr>
          <w:rFonts w:ascii="Times New Roman" w:hAnsi="Times New Roman" w:cs="Times New Roman"/>
          <w:lang w:val="en-CA"/>
        </w:rPr>
        <w:fldChar w:fldCharType="end"/>
      </w:r>
      <w:r w:rsidR="0060588D">
        <w:rPr>
          <w:rFonts w:ascii="Times New Roman" w:hAnsi="Times New Roman" w:cs="Times New Roman"/>
          <w:lang w:val="en-CA"/>
        </w:rPr>
        <w:t xml:space="preserve">. </w:t>
      </w:r>
      <w:r w:rsidR="002A3E77">
        <w:rPr>
          <w:rFonts w:ascii="Times New Roman" w:hAnsi="Times New Roman" w:cs="Times New Roman"/>
          <w:lang w:val="en-CA"/>
        </w:rPr>
        <w:t>Coastal</w:t>
      </w:r>
      <w:r w:rsidR="00501D7F">
        <w:rPr>
          <w:rFonts w:ascii="Times New Roman" w:hAnsi="Times New Roman" w:cs="Times New Roman"/>
          <w:lang w:val="en-CA"/>
        </w:rPr>
        <w:t xml:space="preserve"> upwelling</w:t>
      </w:r>
      <w:r w:rsidR="002A3E77">
        <w:rPr>
          <w:rFonts w:ascii="Times New Roman" w:hAnsi="Times New Roman" w:cs="Times New Roman"/>
          <w:lang w:val="en-CA"/>
        </w:rPr>
        <w:t xml:space="preserve"> </w:t>
      </w:r>
      <w:r w:rsidR="002A3E77" w:rsidRPr="00A913E6">
        <w:rPr>
          <w:rFonts w:ascii="Times New Roman" w:hAnsi="Times New Roman" w:cs="Times New Roman"/>
          <w:b/>
          <w:bCs/>
          <w:lang w:val="en-CA"/>
        </w:rPr>
        <w:t>– define it here –</w:t>
      </w:r>
      <w:r w:rsidR="002A3E77">
        <w:rPr>
          <w:rFonts w:ascii="Times New Roman" w:hAnsi="Times New Roman" w:cs="Times New Roman"/>
          <w:lang w:val="en-CA"/>
        </w:rPr>
        <w:t xml:space="preserve"> can be an important source of nitrogen that drives the </w:t>
      </w:r>
      <w:r w:rsidR="0060588D">
        <w:rPr>
          <w:rFonts w:ascii="Times New Roman" w:hAnsi="Times New Roman" w:cs="Times New Roman"/>
          <w:lang w:val="en-CA"/>
        </w:rPr>
        <w:t xml:space="preserve">productivity of temperate marine </w:t>
      </w:r>
      <w:del w:id="5" w:author="Isabelle Cote" w:date="2020-09-01T12:21:00Z">
        <w:r w:rsidR="0060588D" w:rsidDel="002A3E77">
          <w:rPr>
            <w:rFonts w:ascii="Times New Roman" w:hAnsi="Times New Roman" w:cs="Times New Roman"/>
            <w:lang w:val="en-CA"/>
          </w:rPr>
          <w:delText xml:space="preserve">ecosystems are based on the input </w:delText>
        </w:r>
      </w:del>
      <w:del w:id="6" w:author="Isabelle Cote" w:date="2020-09-01T12:20:00Z">
        <w:r w:rsidR="0060588D" w:rsidDel="002A3E77">
          <w:rPr>
            <w:rFonts w:ascii="Times New Roman" w:hAnsi="Times New Roman" w:cs="Times New Roman"/>
            <w:lang w:val="en-CA"/>
          </w:rPr>
          <w:delText xml:space="preserve">of nitrogen </w:delText>
        </w:r>
      </w:del>
      <w:del w:id="7" w:author="Isabelle Cote" w:date="2020-09-01T12:21:00Z">
        <w:r w:rsidR="0060588D" w:rsidDel="002A3E77">
          <w:rPr>
            <w:rFonts w:ascii="Times New Roman" w:hAnsi="Times New Roman" w:cs="Times New Roman"/>
            <w:lang w:val="en-CA"/>
          </w:rPr>
          <w:delText xml:space="preserve">through coastal upwelling </w:delText>
        </w:r>
      </w:del>
      <w:r w:rsidR="0060588D">
        <w:rPr>
          <w:rFonts w:ascii="Times New Roman" w:hAnsi="Times New Roman" w:cs="Times New Roman"/>
          <w:lang w:val="en-CA"/>
        </w:rPr>
        <w:fldChar w:fldCharType="begin"/>
      </w:r>
      <w:r w:rsidR="0060588D">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2007)","noteIndex":0},"citationItems":[{"id":1639,"uris":["http://zotero.org/users/local/idKDtb7T/items/J5CANTR3"],"uri":["http://zotero.org/users/local/idKDtb7T/items/J5CANTR3"],"itemData":{"id":1639,"type":"article-journal","abstract":"Oceanic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60588D">
        <w:rPr>
          <w:rFonts w:ascii="Times New Roman" w:hAnsi="Times New Roman" w:cs="Times New Roman"/>
          <w:lang w:val="en-CA"/>
        </w:rPr>
        <w:fldChar w:fldCharType="separate"/>
      </w:r>
      <w:r w:rsidR="0060588D">
        <w:rPr>
          <w:rFonts w:ascii="Times New Roman" w:hAnsi="Times New Roman" w:cs="Times New Roman"/>
          <w:noProof/>
          <w:lang w:val="en-CA"/>
        </w:rPr>
        <w:t>(McPhee-Shaw et al., 2007)</w:t>
      </w:r>
      <w:r w:rsidR="0060588D">
        <w:rPr>
          <w:rFonts w:ascii="Times New Roman" w:hAnsi="Times New Roman" w:cs="Times New Roman"/>
          <w:lang w:val="en-CA"/>
        </w:rPr>
        <w:fldChar w:fldCharType="end"/>
      </w:r>
      <w:r w:rsidR="0060588D">
        <w:rPr>
          <w:rFonts w:ascii="Times New Roman" w:hAnsi="Times New Roman" w:cs="Times New Roman"/>
          <w:lang w:val="en-CA"/>
        </w:rPr>
        <w:t xml:space="preserve">. </w:t>
      </w:r>
      <w:r w:rsidR="002A3E77">
        <w:rPr>
          <w:rFonts w:ascii="Times New Roman" w:hAnsi="Times New Roman" w:cs="Times New Roman"/>
          <w:lang w:val="en-CA"/>
        </w:rPr>
        <w:t xml:space="preserve">Two terrestrial sources – natural weathering of rocks and agricultural run-off – can also.. but these sources clearly do not explain the paradox of coral reef </w:t>
      </w:r>
      <w:commentRangeStart w:id="8"/>
      <w:r w:rsidR="002A3E77">
        <w:rPr>
          <w:rFonts w:ascii="Times New Roman" w:hAnsi="Times New Roman" w:cs="Times New Roman"/>
          <w:lang w:val="en-CA"/>
        </w:rPr>
        <w:t>productivity</w:t>
      </w:r>
      <w:commentRangeEnd w:id="8"/>
      <w:r w:rsidR="002A3E77">
        <w:rPr>
          <w:rStyle w:val="CommentReference"/>
        </w:rPr>
        <w:commentReference w:id="8"/>
      </w:r>
      <w:r w:rsidR="002A3E77">
        <w:rPr>
          <w:rFonts w:ascii="Times New Roman" w:hAnsi="Times New Roman" w:cs="Times New Roman"/>
          <w:lang w:val="en-CA"/>
        </w:rPr>
        <w:t>.</w:t>
      </w:r>
      <w:r w:rsidR="002A3E77" w:rsidDel="002A3E77">
        <w:rPr>
          <w:rFonts w:ascii="Times New Roman" w:hAnsi="Times New Roman" w:cs="Times New Roman"/>
          <w:lang w:val="en-CA"/>
        </w:rPr>
        <w:t xml:space="preserve"> </w:t>
      </w:r>
      <w:del w:id="9" w:author="Isabelle Cote" w:date="2020-09-01T12:17:00Z">
        <w:r w:rsidR="0060588D" w:rsidDel="002A3E77">
          <w:rPr>
            <w:rFonts w:ascii="Times New Roman" w:hAnsi="Times New Roman" w:cs="Times New Roman"/>
            <w:lang w:val="en-CA"/>
          </w:rPr>
          <w:delText xml:space="preserve">However, the role of CND may be a largely unrealized contributor of N and driver of bottom-up processes in temperate systems. For example, one study found that a temperate </w:delText>
        </w:r>
        <w:r w:rsidR="0060588D" w:rsidRPr="00B748E3" w:rsidDel="002A3E77">
          <w:rPr>
            <w:rFonts w:ascii="Times New Roman" w:hAnsi="Times New Roman" w:cs="Times New Roman"/>
            <w:lang w:val="en-CA"/>
          </w:rPr>
          <w:delText xml:space="preserve">rocky reef </w:delText>
        </w:r>
        <w:r w:rsidR="0060588D" w:rsidDel="002A3E77">
          <w:rPr>
            <w:rFonts w:ascii="Times New Roman" w:hAnsi="Times New Roman" w:cs="Times New Roman"/>
            <w:lang w:val="en-CA"/>
          </w:rPr>
          <w:delText>eco</w:delText>
        </w:r>
        <w:r w:rsidR="0060588D" w:rsidRPr="00B748E3" w:rsidDel="002A3E77">
          <w:rPr>
            <w:rFonts w:ascii="Times New Roman" w:hAnsi="Times New Roman" w:cs="Times New Roman"/>
            <w:lang w:val="en-CA"/>
          </w:rPr>
          <w:delText>system</w:delText>
        </w:r>
        <w:r w:rsidR="0060588D" w:rsidDel="002A3E77">
          <w:rPr>
            <w:rFonts w:ascii="Times New Roman" w:hAnsi="Times New Roman" w:cs="Times New Roman"/>
            <w:lang w:val="en-CA"/>
          </w:rPr>
          <w:delText xml:space="preserve"> contributed higher</w:delText>
        </w:r>
        <w:r w:rsidR="0060588D" w:rsidRPr="00B748E3" w:rsidDel="002A3E77">
          <w:rPr>
            <w:rFonts w:ascii="Times New Roman" w:hAnsi="Times New Roman" w:cs="Times New Roman"/>
            <w:lang w:val="en-CA"/>
          </w:rPr>
          <w:delText xml:space="preserve"> animal derived ammonium to overall nitrogen budgets than nitrates from upwelling </w:delText>
        </w:r>
        <w:r w:rsidR="0060588D" w:rsidRPr="00B748E3" w:rsidDel="002A3E77">
          <w:rPr>
            <w:rFonts w:ascii="Times New Roman" w:hAnsi="Times New Roman" w:cs="Times New Roman"/>
            <w:lang w:val="en-CA"/>
          </w:rPr>
          <w:fldChar w:fldCharType="begin"/>
        </w:r>
        <w:r w:rsidR="0060588D" w:rsidRPr="00B748E3" w:rsidDel="002A3E77">
          <w:rPr>
            <w:rFonts w:ascii="Times New Roman" w:hAnsi="Times New Roman" w:cs="Times New Roman"/>
            <w:lang w:val="en-CA"/>
          </w:rPr>
          <w:delInstrText xml:space="preserve"> ADDIN ZOTERO_ITEM CSL_CITATION {"citationID":"pizSXWUC","properties":{"formattedCitation":"(Pfister et al., 2014)","plainCitation":"(Pfister et al., 2014)","noteIndex":0},"citationItems":[{"id":1572,"uris":["http://zotero.org/users/local/idKDtb7T/items/Z39FCYT6"],"uri":["http://zotero.org/users/local/idKDtb7T/items/Z39FCYT6"],"itemData":{"id":1572,"type":"article-journal","abstract":"Animal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delInstrText>
        </w:r>
        <w:r w:rsidR="0060588D" w:rsidRPr="00B748E3" w:rsidDel="002A3E77">
          <w:rPr>
            <w:rFonts w:ascii="Times New Roman" w:hAnsi="Times New Roman" w:cs="Times New Roman"/>
            <w:lang w:val="en-CA"/>
          </w:rPr>
          <w:fldChar w:fldCharType="separate"/>
        </w:r>
        <w:r w:rsidR="0060588D" w:rsidRPr="00B748E3" w:rsidDel="002A3E77">
          <w:rPr>
            <w:rFonts w:ascii="Times New Roman" w:hAnsi="Times New Roman" w:cs="Times New Roman"/>
            <w:noProof/>
            <w:lang w:val="en-CA"/>
          </w:rPr>
          <w:delText>(Pfister et al., 2014)</w:delText>
        </w:r>
        <w:r w:rsidR="0060588D" w:rsidRPr="00B748E3" w:rsidDel="002A3E77">
          <w:rPr>
            <w:rFonts w:ascii="Times New Roman" w:hAnsi="Times New Roman" w:cs="Times New Roman"/>
            <w:lang w:val="en-CA"/>
          </w:rPr>
          <w:fldChar w:fldCharType="end"/>
        </w:r>
        <w:r w:rsidR="0060588D" w:rsidRPr="00B748E3" w:rsidDel="002A3E77">
          <w:rPr>
            <w:rFonts w:ascii="Times New Roman" w:hAnsi="Times New Roman" w:cs="Times New Roman"/>
            <w:lang w:val="en-CA"/>
          </w:rPr>
          <w:delText>.</w:delText>
        </w:r>
        <w:r w:rsidR="0060588D" w:rsidDel="002A3E77">
          <w:rPr>
            <w:rFonts w:ascii="Times New Roman" w:hAnsi="Times New Roman" w:cs="Times New Roman"/>
            <w:lang w:val="en-CA"/>
          </w:rPr>
          <w:delText xml:space="preserve"> This suggests that the role of CND is an overlooked avenue of nitrogen inputs in temperate systems, and necessitates the comparison of relative contribution of nitrogen through CND in both temperate and marine ecosystems. </w:delText>
        </w:r>
      </w:del>
    </w:p>
    <w:p w14:paraId="30840744" w14:textId="77777777" w:rsidR="002A3E77" w:rsidRDefault="002A3E77" w:rsidP="003A29CA">
      <w:pPr>
        <w:spacing w:line="360" w:lineRule="auto"/>
        <w:rPr>
          <w:rFonts w:ascii="Times New Roman" w:hAnsi="Times New Roman" w:cs="Times New Roman"/>
          <w:lang w:val="en-CA"/>
        </w:rPr>
      </w:pPr>
      <w:commentRangeStart w:id="10"/>
      <w:commentRangeEnd w:id="10"/>
      <w:r>
        <w:rPr>
          <w:rStyle w:val="CommentReference"/>
        </w:rPr>
        <w:commentReference w:id="10"/>
      </w:r>
    </w:p>
    <w:p w14:paraId="64834E45" w14:textId="656C380E" w:rsidR="002A3E77" w:rsidRDefault="002A3E77" w:rsidP="00A913E6">
      <w:pPr>
        <w:spacing w:line="360" w:lineRule="auto"/>
        <w:ind w:firstLine="720"/>
        <w:rPr>
          <w:rFonts w:ascii="Times New Roman" w:hAnsi="Times New Roman" w:cs="Times New Roman"/>
          <w:lang w:val="en-CA"/>
        </w:rPr>
      </w:pPr>
      <w:r>
        <w:rPr>
          <w:rFonts w:ascii="Times New Roman" w:hAnsi="Times New Roman" w:cs="Times New Roman"/>
          <w:lang w:val="en-CA"/>
        </w:rPr>
        <w:t>Another potentially important input of nutrients into marine communities is from e</w:t>
      </w:r>
      <w:r w:rsidR="0060588D">
        <w:rPr>
          <w:rFonts w:ascii="Times New Roman" w:hAnsi="Times New Roman" w:cs="Times New Roman"/>
          <w:lang w:val="en-CA"/>
        </w:rPr>
        <w:t xml:space="preserve">ndogenous </w:t>
      </w:r>
      <w:r w:rsidR="00A51B2F">
        <w:rPr>
          <w:rFonts w:ascii="Times New Roman" w:hAnsi="Times New Roman" w:cs="Times New Roman"/>
          <w:lang w:val="en-CA"/>
        </w:rPr>
        <w:t xml:space="preserve">sources. </w:t>
      </w:r>
      <w:commentRangeStart w:id="11"/>
      <w:r w:rsidR="0060588D">
        <w:rPr>
          <w:rFonts w:ascii="Times New Roman" w:hAnsi="Times New Roman" w:cs="Times New Roman"/>
          <w:lang w:val="en-CA"/>
        </w:rPr>
        <w:t>Via</w:t>
      </w:r>
      <w:commentRangeEnd w:id="11"/>
      <w:r w:rsidR="00501D7F">
        <w:rPr>
          <w:rStyle w:val="CommentReference"/>
        </w:rPr>
        <w:commentReference w:id="11"/>
      </w:r>
      <w:r w:rsidR="0060588D">
        <w:rPr>
          <w:rFonts w:ascii="Times New Roman" w:hAnsi="Times New Roman" w:cs="Times New Roman"/>
          <w:lang w:val="en-CA"/>
        </w:rPr>
        <w:t xml:space="preserve"> their metabolic processes, animals such as fish and invertebrates </w:t>
      </w:r>
      <w:r w:rsidR="0060588D" w:rsidRPr="00B748E3">
        <w:rPr>
          <w:rFonts w:ascii="Times New Roman" w:hAnsi="Times New Roman" w:cs="Times New Roman"/>
          <w:lang w:val="en-CA"/>
        </w:rPr>
        <w:t xml:space="preserve">contribute nutrients in the form of ammonium, </w:t>
      </w:r>
      <w:r w:rsidR="0060588D">
        <w:rPr>
          <w:rFonts w:ascii="Times New Roman" w:hAnsi="Times New Roman" w:cs="Times New Roman" w:hint="eastAsia"/>
          <w:lang w:val="en-CA" w:eastAsia="zh-TW"/>
        </w:rPr>
        <w:t xml:space="preserve">resulting in </w:t>
      </w:r>
      <w:r w:rsidR="0060588D">
        <w:rPr>
          <w:rFonts w:ascii="Times New Roman" w:hAnsi="Times New Roman" w:cs="Times New Roman"/>
          <w:lang w:val="en-CA" w:eastAsia="zh-TW"/>
        </w:rPr>
        <w:t xml:space="preserve">the </w:t>
      </w:r>
      <w:r w:rsidR="0060588D">
        <w:rPr>
          <w:rFonts w:ascii="Times New Roman" w:hAnsi="Times New Roman" w:cs="Times New Roman" w:hint="eastAsia"/>
          <w:lang w:val="en-CA" w:eastAsia="zh-TW"/>
        </w:rPr>
        <w:t xml:space="preserve">provision of a </w:t>
      </w:r>
      <w:r w:rsidR="0060588D" w:rsidRPr="00B748E3">
        <w:rPr>
          <w:rFonts w:ascii="Times New Roman" w:hAnsi="Times New Roman" w:cs="Times New Roman"/>
          <w:lang w:val="en-CA"/>
        </w:rPr>
        <w:t xml:space="preserve">form of nitrogen </w:t>
      </w:r>
      <w:r w:rsidR="0060588D">
        <w:rPr>
          <w:rFonts w:ascii="Times New Roman" w:hAnsi="Times New Roman" w:cs="Times New Roman" w:hint="eastAsia"/>
          <w:lang w:val="en-CA" w:eastAsia="zh-TW"/>
        </w:rPr>
        <w:t>that</w:t>
      </w:r>
      <w:r w:rsidR="0060588D" w:rsidRPr="00B748E3">
        <w:rPr>
          <w:rFonts w:ascii="Times New Roman" w:hAnsi="Times New Roman" w:cs="Times New Roman"/>
          <w:lang w:val="en-CA"/>
        </w:rPr>
        <w:t xml:space="preserve"> is available for direct uptake</w:t>
      </w:r>
      <w:r w:rsidR="0060588D">
        <w:rPr>
          <w:rFonts w:ascii="Times New Roman" w:hAnsi="Times New Roman" w:cs="Times New Roman"/>
          <w:lang w:val="en-CA"/>
        </w:rPr>
        <w:t xml:space="preserve"> </w:t>
      </w:r>
      <w:r w:rsidR="0060588D">
        <w:rPr>
          <w:rFonts w:ascii="Times New Roman" w:hAnsi="Times New Roman" w:cs="Times New Roman" w:hint="eastAsia"/>
          <w:lang w:val="en-CA" w:eastAsia="zh-TW"/>
        </w:rPr>
        <w:t>by</w:t>
      </w:r>
      <w:r w:rsidR="0060588D" w:rsidRPr="00B748E3">
        <w:rPr>
          <w:rFonts w:ascii="Times New Roman" w:hAnsi="Times New Roman" w:cs="Times New Roman"/>
          <w:lang w:val="en-CA"/>
        </w:rPr>
        <w:t xml:space="preserve"> primary producers </w:t>
      </w:r>
      <w:commentRangeStart w:id="12"/>
      <w:r w:rsidR="0060588D" w:rsidRPr="00B748E3">
        <w:rPr>
          <w:rFonts w:ascii="Times New Roman" w:hAnsi="Times New Roman" w:cs="Times New Roman"/>
          <w:lang w:val="en-CA"/>
        </w:rPr>
        <w:fldChar w:fldCharType="begin"/>
      </w:r>
      <w:r w:rsidR="0060588D" w:rsidRPr="00B748E3">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2004)","noteIndex":0},"citationItems":[{"id":1613,"uris":["http://zotero.org/users/local/idKDtb7T/items/VEZZGSKC"],"uri":["http://zotero.org/users/local/idKDtb7T/items/VEZZGSKC"],"itemData":{"id":1613,"type":"article-journal","abstract":"The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Zealand1","volume":"40","author":[{"family":"Phillips","given":"Julia C."},{"family":"Hurd","given":"Catriona L."}],"issued":{"date-parts":[["2004"]]}}}],"schema":"https://github.com/citation-style-language/schema/raw/master/csl-citation.json"} </w:instrText>
      </w:r>
      <w:r w:rsidR="0060588D" w:rsidRPr="00B748E3">
        <w:rPr>
          <w:rFonts w:ascii="Times New Roman" w:hAnsi="Times New Roman" w:cs="Times New Roman"/>
          <w:lang w:val="en-CA"/>
        </w:rPr>
        <w:fldChar w:fldCharType="separate"/>
      </w:r>
      <w:r w:rsidR="0060588D" w:rsidRPr="00B748E3">
        <w:rPr>
          <w:rFonts w:ascii="Times New Roman" w:hAnsi="Times New Roman" w:cs="Times New Roman"/>
          <w:noProof/>
          <w:lang w:val="en-CA"/>
        </w:rPr>
        <w:t>(Phillips and Hurd, 2004)</w:t>
      </w:r>
      <w:r w:rsidR="0060588D" w:rsidRPr="00B748E3">
        <w:rPr>
          <w:rFonts w:ascii="Times New Roman" w:hAnsi="Times New Roman" w:cs="Times New Roman"/>
          <w:lang w:val="en-CA"/>
        </w:rPr>
        <w:fldChar w:fldCharType="end"/>
      </w:r>
      <w:commentRangeEnd w:id="12"/>
      <w:r w:rsidR="003F5B30">
        <w:rPr>
          <w:rStyle w:val="CommentReference"/>
        </w:rPr>
        <w:commentReference w:id="12"/>
      </w:r>
      <w:r w:rsidR="0060588D" w:rsidRPr="00B748E3">
        <w:rPr>
          <w:rFonts w:ascii="Times New Roman" w:hAnsi="Times New Roman" w:cs="Times New Roman"/>
          <w:lang w:val="en-CA"/>
        </w:rPr>
        <w:t>.</w:t>
      </w:r>
      <w:r w:rsidR="0060588D">
        <w:rPr>
          <w:rFonts w:ascii="Times New Roman" w:hAnsi="Times New Roman" w:cs="Times New Roman"/>
          <w:lang w:val="en-CA"/>
        </w:rPr>
        <w:t xml:space="preserve"> Such c</w:t>
      </w:r>
      <w:r w:rsidR="001039E0" w:rsidRPr="00B748E3">
        <w:rPr>
          <w:rFonts w:ascii="Times New Roman" w:hAnsi="Times New Roman" w:cs="Times New Roman"/>
          <w:lang w:val="en-CA"/>
        </w:rPr>
        <w:t>onsumer-mediated nutrient cycling (</w:t>
      </w:r>
      <w:commentRangeStart w:id="13"/>
      <w:r w:rsidR="001039E0" w:rsidRPr="00B748E3">
        <w:rPr>
          <w:rFonts w:ascii="Times New Roman" w:hAnsi="Times New Roman" w:cs="Times New Roman"/>
          <w:lang w:val="en-CA"/>
        </w:rPr>
        <w:t>CND</w:t>
      </w:r>
      <w:commentRangeEnd w:id="13"/>
      <w:r w:rsidR="003F5B30">
        <w:rPr>
          <w:rStyle w:val="CommentReference"/>
        </w:rPr>
        <w:commentReference w:id="13"/>
      </w:r>
      <w:r w:rsidR="001039E0" w:rsidRPr="00B748E3">
        <w:rPr>
          <w:rFonts w:ascii="Times New Roman" w:hAnsi="Times New Roman" w:cs="Times New Roman"/>
          <w:lang w:val="en-CA"/>
        </w:rPr>
        <w:t xml:space="preserve">) has been shown to affect primary </w:t>
      </w:r>
      <w:r w:rsidR="00932DB1">
        <w:rPr>
          <w:rFonts w:ascii="Times New Roman" w:hAnsi="Times New Roman" w:cs="Times New Roman"/>
          <w:lang w:val="en-CA"/>
        </w:rPr>
        <w:t>productivity</w:t>
      </w:r>
      <w:r w:rsidR="00F340C3" w:rsidRPr="00B748E3">
        <w:rPr>
          <w:rFonts w:ascii="Times New Roman" w:hAnsi="Times New Roman" w:cs="Times New Roman"/>
          <w:lang w:val="en-CA"/>
        </w:rPr>
        <w:t xml:space="preserve"> </w:t>
      </w:r>
      <w:r w:rsidR="001039E0" w:rsidRPr="00B748E3">
        <w:rPr>
          <w:rFonts w:ascii="Times New Roman" w:hAnsi="Times New Roman" w:cs="Times New Roman"/>
          <w:lang w:val="en-CA"/>
        </w:rPr>
        <w:t xml:space="preserve">and </w:t>
      </w:r>
      <w:r w:rsidR="001039E0" w:rsidRPr="00B748E3">
        <w:rPr>
          <w:rFonts w:ascii="Times New Roman" w:hAnsi="Times New Roman" w:cs="Times New Roman"/>
          <w:lang w:val="en-CA"/>
        </w:rPr>
        <w:lastRenderedPageBreak/>
        <w:t xml:space="preserve">community functioning in aquatic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2002)","noteIndex":0},"citationItems":[{"id":1368,"uris":["http://zotero.org/users/local/idKDtb7T/items/GT9KCULB"],"uri":["http://zotero.org/users/local/idKDtb7T/items/GT9KCULB"],"itemData":{"id":1368,"type":"article-journal","abstract":"The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J."}],"issued":{"date-parts":[["2017"]]}}},{"id":1600,"uris":["http://zotero.org/users/local/idKDtb7T/items/657HQEDK"],"uri":["http://zotero.org/users/local/idKDtb7T/items/657HQEDK"],"itemData":{"id":1600,"type":"article-journal","abstract":"Animals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(Atkinson et al., 2017; Vanni, 2002)</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terrestrial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uri":["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W."}],"issued":{"date-parts":[["1988"]]}}},{"id":1611,"uris":["http://zotero.org/users/local/idKDtb7T/items/49GGZTDW"],"uri":["http://zotero.org/users/local/idKDtb7T/items/49GGZTDW"],"itemData":{"id":1611,"type":"article-journal","abstract":"It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(McNaughton et al., 1988; Sitters et al., 2017)</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and marine ecosystems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{"citationID":"MRRtZVsQ","properties":{"formattedCitation":"(Allgeier et al., 2017; Meyer et al., 1983)","plainCitation":"(Allgeier et al., 2017; Meyer et al., 1983)","noteIndex":0},"citationItems":[{"id":1353,"uris":["http://zotero.org/users/local/idKDtb7T/items/MX8X9VD8"],"uri":["http://zotero.org/users/local/idKDtb7T/items/MX8X9VD8"],"itemData":{"id":1353,"type":"article-journal","abstract":"Humans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A."}],"issued":{"date-parts":[["2017"]]}}},{"id":1608,"uris":["http://zotero.org/users/local/idKDtb7T/items/I64UAYPC"],"uri":["http://zotero.org/users/local/idKDtb7T/items/I64UAYPC"],"itemData":{"id":1608,"type":"article-journal","abstract":"Schools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(Allgeier et al., 2017; Meyer et al., 1983)</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w:t>
      </w:r>
      <w:r w:rsidR="003A29CA">
        <w:rPr>
          <w:rFonts w:ascii="Times New Roman" w:hAnsi="Times New Roman" w:cs="Times New Roman"/>
          <w:lang w:val="en-CA"/>
        </w:rPr>
        <w:t xml:space="preserve"> </w:t>
      </w:r>
      <w:r>
        <w:rPr>
          <w:rFonts w:ascii="Times New Roman" w:hAnsi="Times New Roman" w:cs="Times New Roman"/>
          <w:lang w:val="en-CA"/>
        </w:rPr>
        <w:t>There is a</w:t>
      </w:r>
      <w:r w:rsidR="008B5AEA" w:rsidRPr="00B748E3">
        <w:rPr>
          <w:rFonts w:ascii="Times New Roman" w:hAnsi="Times New Roman" w:cs="Times New Roman"/>
          <w:lang w:val="en-CA"/>
        </w:rPr>
        <w:t xml:space="preserve"> widespread</w:t>
      </w:r>
      <w:r w:rsidR="003F5B30">
        <w:rPr>
          <w:rFonts w:ascii="Times New Roman" w:hAnsi="Times New Roman" w:cs="Times New Roman"/>
          <w:lang w:val="en-CA"/>
        </w:rPr>
        <w:t>, though untested,</w:t>
      </w:r>
      <w:r w:rsidR="008B5AEA" w:rsidRPr="00B748E3">
        <w:rPr>
          <w:rFonts w:ascii="Times New Roman" w:hAnsi="Times New Roman" w:cs="Times New Roman"/>
          <w:lang w:val="en-CA"/>
        </w:rPr>
        <w:t xml:space="preserve"> assumption that CND </w:t>
      </w:r>
      <w:r>
        <w:rPr>
          <w:rFonts w:ascii="Times New Roman" w:hAnsi="Times New Roman" w:cs="Times New Roman"/>
          <w:lang w:val="en-CA"/>
        </w:rPr>
        <w:t xml:space="preserve">should </w:t>
      </w:r>
      <w:r w:rsidR="008B5AEA" w:rsidRPr="00B748E3">
        <w:rPr>
          <w:rFonts w:ascii="Times New Roman" w:hAnsi="Times New Roman" w:cs="Times New Roman"/>
          <w:lang w:val="en-CA"/>
        </w:rPr>
        <w:t xml:space="preserve">less important </w:t>
      </w:r>
      <w:r w:rsidR="003F5B30">
        <w:rPr>
          <w:rFonts w:ascii="Times New Roman" w:hAnsi="Times New Roman" w:cs="Times New Roman"/>
          <w:lang w:val="en-CA"/>
        </w:rPr>
        <w:t xml:space="preserve">to ecosystems </w:t>
      </w:r>
      <w:r w:rsidR="008B5AEA" w:rsidRPr="00B748E3">
        <w:rPr>
          <w:rFonts w:ascii="Times New Roman" w:hAnsi="Times New Roman" w:cs="Times New Roman"/>
          <w:lang w:val="en-CA"/>
        </w:rPr>
        <w:t>in nutrient</w:t>
      </w:r>
      <w:r w:rsidR="00523D2E">
        <w:rPr>
          <w:rFonts w:ascii="Times New Roman" w:hAnsi="Times New Roman" w:cs="Times New Roman"/>
          <w:lang w:val="en-CA"/>
        </w:rPr>
        <w:t>-rich</w:t>
      </w:r>
      <w:r w:rsidR="008B5AEA" w:rsidRPr="00B748E3">
        <w:rPr>
          <w:rFonts w:ascii="Times New Roman" w:hAnsi="Times New Roman" w:cs="Times New Roman"/>
          <w:lang w:val="en-CA"/>
        </w:rPr>
        <w:t xml:space="preserve"> waters</w:t>
      </w:r>
      <w:r w:rsidR="003F5B30">
        <w:rPr>
          <w:rFonts w:ascii="Times New Roman" w:hAnsi="Times New Roman" w:cs="Times New Roman"/>
          <w:lang w:val="en-CA"/>
        </w:rPr>
        <w:t>, such as</w:t>
      </w:r>
      <w:r>
        <w:rPr>
          <w:rFonts w:ascii="Times New Roman" w:hAnsi="Times New Roman" w:cs="Times New Roman"/>
          <w:lang w:val="en-CA"/>
        </w:rPr>
        <w:t xml:space="preserve"> </w:t>
      </w:r>
      <w:r w:rsidR="003F5B30">
        <w:rPr>
          <w:rFonts w:ascii="Times New Roman" w:hAnsi="Times New Roman" w:cs="Times New Roman"/>
          <w:lang w:val="en-CA"/>
        </w:rPr>
        <w:t xml:space="preserve">those found in temperate latitudes </w:t>
      </w:r>
      <w:r>
        <w:rPr>
          <w:rFonts w:ascii="Times New Roman" w:hAnsi="Times New Roman" w:cs="Times New Roman"/>
          <w:lang w:val="en-CA"/>
        </w:rPr>
        <w:t>(refs).</w:t>
      </w:r>
      <w:r w:rsidR="008B5AEA" w:rsidRPr="00B748E3">
        <w:rPr>
          <w:rFonts w:ascii="Times New Roman" w:hAnsi="Times New Roman" w:cs="Times New Roman"/>
          <w:lang w:val="en-CA"/>
        </w:rPr>
        <w:t xml:space="preserve"> </w:t>
      </w:r>
      <w:r>
        <w:rPr>
          <w:rFonts w:ascii="Times New Roman" w:hAnsi="Times New Roman" w:cs="Times New Roman"/>
          <w:lang w:val="en-CA"/>
        </w:rPr>
        <w:t xml:space="preserve">However, </w:t>
      </w:r>
      <w:r w:rsidR="003F5B30">
        <w:rPr>
          <w:rFonts w:ascii="Times New Roman" w:hAnsi="Times New Roman" w:cs="Times New Roman"/>
          <w:lang w:val="en-CA"/>
        </w:rPr>
        <w:t xml:space="preserve">this is not necessarily the case. For example, </w:t>
      </w:r>
      <w:r w:rsidR="003F5B30" w:rsidRPr="00B748E3">
        <w:rPr>
          <w:rFonts w:ascii="Times New Roman" w:hAnsi="Times New Roman" w:cs="Times New Roman"/>
          <w:noProof/>
          <w:lang w:val="en-CA"/>
        </w:rPr>
        <w:t>Pfister et al.</w:t>
      </w:r>
      <w:r w:rsidR="003F5B30">
        <w:rPr>
          <w:rFonts w:ascii="Times New Roman" w:hAnsi="Times New Roman" w:cs="Times New Roman"/>
          <w:noProof/>
          <w:lang w:val="en-CA"/>
        </w:rPr>
        <w:t xml:space="preserve">  (</w:t>
      </w:r>
      <w:r w:rsidR="003F5B30" w:rsidRPr="00B748E3">
        <w:rPr>
          <w:rFonts w:ascii="Times New Roman" w:hAnsi="Times New Roman" w:cs="Times New Roman"/>
          <w:noProof/>
          <w:lang w:val="en-CA"/>
        </w:rPr>
        <w:t>2014</w:t>
      </w:r>
      <w:r w:rsidR="003F5B30">
        <w:rPr>
          <w:rFonts w:ascii="Times New Roman" w:hAnsi="Times New Roman" w:cs="Times New Roman"/>
          <w:noProof/>
          <w:lang w:val="en-CA"/>
        </w:rPr>
        <w:t xml:space="preserve">) </w:t>
      </w:r>
      <w:r>
        <w:rPr>
          <w:rFonts w:ascii="Times New Roman" w:hAnsi="Times New Roman" w:cs="Times New Roman"/>
          <w:lang w:val="en-CA"/>
        </w:rPr>
        <w:t xml:space="preserve">found that </w:t>
      </w:r>
      <w:r w:rsidRPr="00B748E3">
        <w:rPr>
          <w:rFonts w:ascii="Times New Roman" w:hAnsi="Times New Roman" w:cs="Times New Roman"/>
          <w:lang w:val="en-CA"/>
        </w:rPr>
        <w:t>animal</w:t>
      </w:r>
      <w:r w:rsidR="003F5B30">
        <w:rPr>
          <w:rFonts w:ascii="Times New Roman" w:hAnsi="Times New Roman" w:cs="Times New Roman"/>
          <w:lang w:val="en-CA"/>
        </w:rPr>
        <w:t>-</w:t>
      </w:r>
      <w:r w:rsidRPr="00B748E3">
        <w:rPr>
          <w:rFonts w:ascii="Times New Roman" w:hAnsi="Times New Roman" w:cs="Times New Roman"/>
          <w:lang w:val="en-CA"/>
        </w:rPr>
        <w:t xml:space="preserve">derived ammonium </w:t>
      </w:r>
      <w:r w:rsidR="003F5B30">
        <w:rPr>
          <w:rFonts w:ascii="Times New Roman" w:hAnsi="Times New Roman" w:cs="Times New Roman"/>
          <w:lang w:val="en-CA"/>
        </w:rPr>
        <w:t xml:space="preserve">contributed more </w:t>
      </w:r>
      <w:r w:rsidRPr="00B748E3">
        <w:rPr>
          <w:rFonts w:ascii="Times New Roman" w:hAnsi="Times New Roman" w:cs="Times New Roman"/>
          <w:lang w:val="en-CA"/>
        </w:rPr>
        <w:t xml:space="preserve">to </w:t>
      </w:r>
      <w:r w:rsidR="003F5B30">
        <w:rPr>
          <w:rFonts w:ascii="Times New Roman" w:hAnsi="Times New Roman" w:cs="Times New Roman"/>
          <w:lang w:val="en-CA"/>
        </w:rPr>
        <w:t xml:space="preserve">the </w:t>
      </w:r>
      <w:r w:rsidRPr="00B748E3">
        <w:rPr>
          <w:rFonts w:ascii="Times New Roman" w:hAnsi="Times New Roman" w:cs="Times New Roman"/>
          <w:lang w:val="en-CA"/>
        </w:rPr>
        <w:t xml:space="preserve">overall nitrogen budget </w:t>
      </w:r>
      <w:r w:rsidR="003F5B30">
        <w:rPr>
          <w:rFonts w:ascii="Times New Roman" w:hAnsi="Times New Roman" w:cs="Times New Roman"/>
          <w:lang w:val="en-CA"/>
        </w:rPr>
        <w:t xml:space="preserve">of a temperate </w:t>
      </w:r>
      <w:r w:rsidR="003F5B30" w:rsidRPr="00B748E3">
        <w:rPr>
          <w:rFonts w:ascii="Times New Roman" w:hAnsi="Times New Roman" w:cs="Times New Roman"/>
          <w:lang w:val="en-CA"/>
        </w:rPr>
        <w:t xml:space="preserve">rocky reef </w:t>
      </w:r>
      <w:r w:rsidR="003F5B30">
        <w:rPr>
          <w:rFonts w:ascii="Times New Roman" w:hAnsi="Times New Roman" w:cs="Times New Roman"/>
          <w:lang w:val="en-CA"/>
        </w:rPr>
        <w:t>eco</w:t>
      </w:r>
      <w:r w:rsidR="003F5B30" w:rsidRPr="00B748E3">
        <w:rPr>
          <w:rFonts w:ascii="Times New Roman" w:hAnsi="Times New Roman" w:cs="Times New Roman"/>
          <w:lang w:val="en-CA"/>
        </w:rPr>
        <w:t>system</w:t>
      </w:r>
      <w:r w:rsidR="003F5B30">
        <w:rPr>
          <w:rFonts w:ascii="Times New Roman" w:hAnsi="Times New Roman" w:cs="Times New Roman"/>
          <w:lang w:val="en-CA"/>
        </w:rPr>
        <w:t xml:space="preserve"> </w:t>
      </w:r>
      <w:r w:rsidRPr="00B748E3">
        <w:rPr>
          <w:rFonts w:ascii="Times New Roman" w:hAnsi="Times New Roman" w:cs="Times New Roman"/>
          <w:lang w:val="en-CA"/>
        </w:rPr>
        <w:t xml:space="preserve">than nitrates from </w:t>
      </w:r>
      <w:commentRangeStart w:id="14"/>
      <w:r w:rsidRPr="00B748E3">
        <w:rPr>
          <w:rFonts w:ascii="Times New Roman" w:hAnsi="Times New Roman" w:cs="Times New Roman"/>
          <w:lang w:val="en-CA"/>
        </w:rPr>
        <w:t>upwelling</w:t>
      </w:r>
      <w:commentRangeEnd w:id="14"/>
      <w:r w:rsidR="00F83D2C">
        <w:rPr>
          <w:rStyle w:val="CommentReference"/>
        </w:rPr>
        <w:commentReference w:id="14"/>
      </w:r>
      <w:r w:rsidRPr="00B748E3">
        <w:rPr>
          <w:rFonts w:ascii="Times New Roman" w:hAnsi="Times New Roman" w:cs="Times New Roman"/>
          <w:lang w:val="en-CA"/>
        </w:rPr>
        <w:t>.</w:t>
      </w:r>
      <w:r>
        <w:rPr>
          <w:rFonts w:ascii="Times New Roman" w:hAnsi="Times New Roman" w:cs="Times New Roman"/>
          <w:lang w:val="en-CA"/>
        </w:rPr>
        <w:t xml:space="preserve"> </w:t>
      </w:r>
      <w:r w:rsidR="003F5B30">
        <w:rPr>
          <w:rFonts w:ascii="Times New Roman" w:hAnsi="Times New Roman" w:cs="Times New Roman"/>
          <w:lang w:val="en-CA"/>
        </w:rPr>
        <w:t>Consumer-mediated nutrients</w:t>
      </w:r>
      <w:r>
        <w:rPr>
          <w:rFonts w:ascii="Times New Roman" w:hAnsi="Times New Roman" w:cs="Times New Roman"/>
          <w:lang w:val="en-CA"/>
        </w:rPr>
        <w:t xml:space="preserve"> </w:t>
      </w:r>
      <w:r w:rsidR="003F5B30">
        <w:rPr>
          <w:rFonts w:ascii="Times New Roman" w:hAnsi="Times New Roman" w:cs="Times New Roman"/>
          <w:lang w:val="en-CA"/>
        </w:rPr>
        <w:t xml:space="preserve">might therefore be important for ecosystems in oligotrophic waters, such as coral reefs, but might also be an </w:t>
      </w:r>
      <w:r>
        <w:rPr>
          <w:rFonts w:ascii="Times New Roman" w:hAnsi="Times New Roman" w:cs="Times New Roman"/>
          <w:lang w:val="en-CA"/>
        </w:rPr>
        <w:t xml:space="preserve">overlooked </w:t>
      </w:r>
      <w:r w:rsidR="003F5B30">
        <w:rPr>
          <w:rFonts w:ascii="Times New Roman" w:hAnsi="Times New Roman" w:cs="Times New Roman"/>
          <w:lang w:val="en-CA"/>
        </w:rPr>
        <w:t>source</w:t>
      </w:r>
      <w:r>
        <w:rPr>
          <w:rFonts w:ascii="Times New Roman" w:hAnsi="Times New Roman" w:cs="Times New Roman"/>
          <w:lang w:val="en-CA"/>
        </w:rPr>
        <w:t xml:space="preserve"> of nitrogen </w:t>
      </w:r>
      <w:r w:rsidR="003F5B30">
        <w:rPr>
          <w:rFonts w:ascii="Times New Roman" w:hAnsi="Times New Roman" w:cs="Times New Roman"/>
          <w:lang w:val="en-CA"/>
        </w:rPr>
        <w:t xml:space="preserve">that drives bottom-up processes in temperate </w:t>
      </w:r>
      <w:commentRangeStart w:id="15"/>
      <w:r w:rsidR="003F5B30">
        <w:rPr>
          <w:rFonts w:ascii="Times New Roman" w:hAnsi="Times New Roman" w:cs="Times New Roman"/>
          <w:lang w:val="en-CA"/>
        </w:rPr>
        <w:t>systems</w:t>
      </w:r>
      <w:commentRangeEnd w:id="15"/>
      <w:r w:rsidR="00F83D2C">
        <w:rPr>
          <w:rStyle w:val="CommentReference"/>
        </w:rPr>
        <w:commentReference w:id="15"/>
      </w:r>
      <w:r w:rsidR="003F5B30">
        <w:rPr>
          <w:rFonts w:ascii="Times New Roman" w:hAnsi="Times New Roman" w:cs="Times New Roman"/>
          <w:lang w:val="en-CA"/>
        </w:rPr>
        <w:t xml:space="preserve">. </w:t>
      </w:r>
    </w:p>
    <w:p w14:paraId="35F9C70A" w14:textId="1C5EA029" w:rsidR="008B5AEA" w:rsidRDefault="008B5AEA" w:rsidP="003A29CA">
      <w:pPr>
        <w:spacing w:line="360" w:lineRule="auto"/>
        <w:rPr>
          <w:rFonts w:ascii="Times New Roman" w:hAnsi="Times New Roman" w:cs="Times New Roman"/>
          <w:lang w:val="en-CA"/>
        </w:rPr>
      </w:pPr>
    </w:p>
    <w:p w14:paraId="521ACD0F" w14:textId="44863348" w:rsidR="00212B39" w:rsidRPr="00B748E3" w:rsidRDefault="004811EE" w:rsidP="000D389D">
      <w:pPr>
        <w:spacing w:line="360" w:lineRule="auto"/>
        <w:ind w:firstLine="720"/>
        <w:rPr>
          <w:rFonts w:ascii="Times New Roman" w:hAnsi="Times New Roman" w:cs="Times New Roman"/>
          <w:lang w:val="en-CA"/>
        </w:rPr>
      </w:pPr>
      <w:r>
        <w:rPr>
          <w:rFonts w:ascii="Times New Roman" w:hAnsi="Times New Roman" w:cs="Times New Roman"/>
          <w:lang w:val="en-CA"/>
        </w:rPr>
        <w:t>In this study,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the published literature, w</w:t>
      </w:r>
      <w:r w:rsidR="00212B39" w:rsidRPr="00B748E3">
        <w:rPr>
          <w:rFonts w:ascii="Times New Roman" w:hAnsi="Times New Roman" w:cs="Times New Roman"/>
          <w:lang w:val="en-CA"/>
        </w:rPr>
        <w:t xml:space="preserve">e sought to quantify and compare the effect sizes between temperate and tropical regions to </w:t>
      </w:r>
      <w:r w:rsidR="006A03DF">
        <w:rPr>
          <w:rFonts w:ascii="Times New Roman" w:hAnsi="Times New Roman" w:cs="Times New Roman"/>
          <w:lang w:val="en-CA"/>
        </w:rPr>
        <w:t xml:space="preserve">determine if </w:t>
      </w:r>
      <w:r w:rsidR="006A03DF" w:rsidRPr="00B748E3">
        <w:rPr>
          <w:rFonts w:ascii="Times New Roman" w:hAnsi="Times New Roman" w:cs="Times New Roman"/>
          <w:lang w:val="en-CA"/>
        </w:rPr>
        <w:t>animal</w:t>
      </w:r>
      <w:r w:rsidR="006A03DF">
        <w:rPr>
          <w:rFonts w:ascii="Times New Roman" w:hAnsi="Times New Roman" w:cs="Times New Roman"/>
          <w:lang w:val="en-CA"/>
        </w:rPr>
        <w:t>s contribute more to the total nutrient availability</w:t>
      </w:r>
      <w:r w:rsidR="00212B39" w:rsidRPr="00B748E3">
        <w:rPr>
          <w:rFonts w:ascii="Times New Roman" w:hAnsi="Times New Roman" w:cs="Times New Roman"/>
          <w:lang w:val="en-CA"/>
        </w:rPr>
        <w:t xml:space="preserve"> in </w:t>
      </w:r>
      <w:r w:rsidR="00F5124D" w:rsidRPr="00B748E3">
        <w:rPr>
          <w:rFonts w:ascii="Times New Roman" w:hAnsi="Times New Roman" w:cs="Times New Roman"/>
          <w:lang w:val="en-CA"/>
        </w:rPr>
        <w:t>oligotrophic</w:t>
      </w:r>
      <w:r w:rsidR="00212B39" w:rsidRPr="00B748E3">
        <w:rPr>
          <w:rFonts w:ascii="Times New Roman" w:hAnsi="Times New Roman" w:cs="Times New Roman"/>
          <w:lang w:val="en-CA"/>
        </w:rPr>
        <w:t xml:space="preserve"> waters</w:t>
      </w:r>
      <w:r w:rsidR="006A03DF">
        <w:rPr>
          <w:rFonts w:ascii="Times New Roman" w:hAnsi="Times New Roman" w:cs="Times New Roman"/>
          <w:lang w:val="en-CA"/>
        </w:rPr>
        <w:t xml:space="preserve"> than external </w:t>
      </w:r>
      <w:r w:rsidR="00932DB1">
        <w:rPr>
          <w:rFonts w:ascii="Times New Roman" w:hAnsi="Times New Roman" w:cs="Times New Roman"/>
          <w:lang w:val="en-CA"/>
        </w:rPr>
        <w:t xml:space="preserve">abiotic </w:t>
      </w:r>
      <w:r w:rsidR="006A03DF">
        <w:rPr>
          <w:rFonts w:ascii="Times New Roman" w:hAnsi="Times New Roman" w:cs="Times New Roman"/>
          <w:lang w:val="en-CA"/>
        </w:rPr>
        <w:t>sources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472977" w:rsidRPr="00B748E3">
        <w:rPr>
          <w:rFonts w:ascii="Times New Roman" w:hAnsi="Times New Roman" w:cs="Times New Roman"/>
          <w:lang w:val="en-CA"/>
        </w:rPr>
        <w:t>Th</w:t>
      </w:r>
      <w:r w:rsidR="00F5124D" w:rsidRPr="00B748E3">
        <w:rPr>
          <w:rFonts w:ascii="Times New Roman" w:hAnsi="Times New Roman" w:cs="Times New Roman"/>
          <w:lang w:val="en-CA"/>
        </w:rPr>
        <w:t>is research will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 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marine animals in ecosystem nutrient </w:t>
      </w:r>
      <w:commentRangeStart w:id="16"/>
      <w:r w:rsidR="00090008">
        <w:rPr>
          <w:rFonts w:ascii="Times New Roman" w:hAnsi="Times New Roman" w:cs="Times New Roman"/>
          <w:lang w:val="en-CA"/>
        </w:rPr>
        <w:t>dynamics</w:t>
      </w:r>
      <w:commentRangeEnd w:id="16"/>
      <w:r w:rsidR="00F83D2C">
        <w:rPr>
          <w:rStyle w:val="CommentReference"/>
        </w:rPr>
        <w:commentReference w:id="16"/>
      </w:r>
      <w:r w:rsidR="00090008">
        <w:rPr>
          <w:rFonts w:ascii="Times New Roman" w:hAnsi="Times New Roman" w:cs="Times New Roman"/>
          <w:lang w:val="en-CA"/>
        </w:rPr>
        <w:t>.</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19467FEF" w14:textId="1A471F66" w:rsidR="006E1049" w:rsidRDefault="00D622A8" w:rsidP="00B47A3A">
      <w:pPr>
        <w:spacing w:line="360" w:lineRule="auto"/>
        <w:ind w:firstLine="720"/>
        <w:rPr>
          <w:rFonts w:ascii="Times New Roman" w:hAnsi="Times New Roman" w:cs="Times New Roman"/>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6E1049">
        <w:rPr>
          <w:rFonts w:ascii="Times New Roman" w:hAnsi="Times New Roman" w:cs="Times New Roman"/>
        </w:rPr>
        <w:t xml:space="preserve">We conducted two consecutive searches, first from 1990 - </w:t>
      </w:r>
      <w:r w:rsidR="006E1049" w:rsidRPr="00BC2A13">
        <w:rPr>
          <w:rFonts w:ascii="Times New Roman" w:hAnsi="Times New Roman" w:cs="Times New Roman"/>
        </w:rPr>
        <w:t>August 13, 2020</w:t>
      </w:r>
      <w:r w:rsidR="006E1049">
        <w:rPr>
          <w:rFonts w:ascii="Times New Roman" w:hAnsi="Times New Roman" w:cs="Times New Roman"/>
        </w:rPr>
        <w:t xml:space="preserve">, then from August 14, 2020 – January 3, 2022 using the same search strings and limits on August 13, 2020 and January 3, 2022 respectively. </w:t>
      </w:r>
      <w:r w:rsidR="002F72F3">
        <w:rPr>
          <w:rFonts w:ascii="Times New Roman" w:hAnsi="Times New Roman" w:cs="Times New Roman"/>
          <w:lang w:val="en-CA"/>
        </w:rPr>
        <w:t>We searched the databases Web of Science Core Collection (Web of Science) and Aquatic Sciences and Fisheries Abstracts (ProQuest</w:t>
      </w:r>
      <w:r w:rsidR="00004E70">
        <w:rPr>
          <w:rFonts w:ascii="Times New Roman" w:hAnsi="Times New Roman" w:cs="Times New Roman"/>
          <w:lang w:val="en-CA"/>
        </w:rPr>
        <w:t>)</w:t>
      </w:r>
      <w:r w:rsidR="002F72F3">
        <w:rPr>
          <w:rFonts w:ascii="Times New Roman" w:hAnsi="Times New Roman" w:cs="Times New Roman"/>
          <w:lang w:val="en-CA"/>
        </w:rPr>
        <w:t>, and added two additional papers from our personal files.</w:t>
      </w:r>
      <w:r w:rsidR="00212B39" w:rsidRPr="00B748E3">
        <w:rPr>
          <w:rFonts w:ascii="Times New Roman" w:hAnsi="Times New Roman" w:cs="Times New Roman"/>
          <w:lang w:val="en-CA"/>
        </w:rPr>
        <w:t xml:space="preserve"> In Web of Science</w:t>
      </w:r>
      <w:r w:rsidR="00D37B45">
        <w:rPr>
          <w:rFonts w:ascii="Times New Roman" w:hAnsi="Times New Roman" w:cs="Times New Roman"/>
          <w:lang w:val="en-CA"/>
        </w:rPr>
        <w:sym w:font="Symbol" w:char="F0E4"/>
      </w:r>
      <w:r w:rsidR="00212B39" w:rsidRPr="00B748E3">
        <w:rPr>
          <w:rFonts w:ascii="Times New Roman" w:hAnsi="Times New Roman" w:cs="Times New Roman"/>
          <w:lang w:val="en-CA"/>
        </w:rPr>
        <w:t xml:space="preserve">, we used the search string </w:t>
      </w:r>
      <w:r w:rsidR="00212B39" w:rsidRPr="00B748E3">
        <w:rPr>
          <w:rFonts w:ascii="Times New Roman" w:hAnsi="Times New Roman" w:cs="Times New Roman"/>
        </w:rPr>
        <w:t>(</w:t>
      </w:r>
      <w:proofErr w:type="spellStart"/>
      <w:r w:rsidR="00212B39" w:rsidRPr="00B748E3">
        <w:rPr>
          <w:rFonts w:ascii="Times New Roman" w:hAnsi="Times New Roman" w:cs="Times New Roman"/>
        </w:rPr>
        <w:t>ammon</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nitrog</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phosph</w:t>
      </w:r>
      <w:proofErr w:type="spellEnd"/>
      <w:r w:rsidR="00212B39" w:rsidRPr="00B748E3">
        <w:rPr>
          <w:rFonts w:ascii="Times New Roman" w:hAnsi="Times New Roman" w:cs="Times New Roman"/>
        </w:rPr>
        <w:t>* OR nutrient) AND (</w:t>
      </w:r>
      <w:proofErr w:type="spellStart"/>
      <w:r w:rsidR="00212B39" w:rsidRPr="00B748E3">
        <w:rPr>
          <w:rFonts w:ascii="Times New Roman" w:hAnsi="Times New Roman" w:cs="Times New Roman"/>
        </w:rPr>
        <w:t>excret</w:t>
      </w:r>
      <w:proofErr w:type="spellEnd"/>
      <w:r w:rsidR="00212B39" w:rsidRPr="00B748E3">
        <w:rPr>
          <w:rFonts w:ascii="Times New Roman" w:hAnsi="Times New Roman" w:cs="Times New Roman"/>
        </w:rPr>
        <w:t xml:space="preserve">* OR egest* OR mutual* OR </w:t>
      </w:r>
      <w:proofErr w:type="spellStart"/>
      <w:r w:rsidR="00212B39" w:rsidRPr="00B748E3">
        <w:rPr>
          <w:rFonts w:ascii="Times New Roman" w:hAnsi="Times New Roman" w:cs="Times New Roman"/>
        </w:rPr>
        <w:t>symbio</w:t>
      </w:r>
      <w:proofErr w:type="spellEnd"/>
      <w:r w:rsidR="00212B39" w:rsidRPr="00B748E3">
        <w:rPr>
          <w:rFonts w:ascii="Times New Roman" w:hAnsi="Times New Roman" w:cs="Times New Roman"/>
        </w:rPr>
        <w:t>* OR subsid* OR consumer-</w:t>
      </w:r>
      <w:proofErr w:type="spellStart"/>
      <w:r w:rsidR="00212B39" w:rsidRPr="00B748E3">
        <w:rPr>
          <w:rFonts w:ascii="Times New Roman" w:hAnsi="Times New Roman" w:cs="Times New Roman"/>
        </w:rPr>
        <w:t>mediat</w:t>
      </w:r>
      <w:proofErr w:type="spellEnd"/>
      <w:r w:rsidR="00212B39" w:rsidRPr="00B748E3">
        <w:rPr>
          <w:rFonts w:ascii="Times New Roman" w:hAnsi="Times New Roman" w:cs="Times New Roman"/>
        </w:rPr>
        <w:t xml:space="preserve">*) AND (coral* </w:t>
      </w:r>
      <w:r w:rsidR="00212B39" w:rsidRPr="00B748E3">
        <w:rPr>
          <w:rFonts w:ascii="Times New Roman" w:hAnsi="Times New Roman" w:cs="Times New Roman"/>
        </w:rPr>
        <w:lastRenderedPageBreak/>
        <w:t xml:space="preserve">OR kelp* OR alga* OR macroalgae OR microalgae OR phytoplankton OR </w:t>
      </w:r>
      <w:proofErr w:type="spellStart"/>
      <w:r w:rsidR="00212B39" w:rsidRPr="00B748E3">
        <w:rPr>
          <w:rFonts w:ascii="Times New Roman" w:hAnsi="Times New Roman" w:cs="Times New Roman"/>
        </w:rPr>
        <w:t>zooxanthell</w:t>
      </w:r>
      <w:proofErr w:type="spellEnd"/>
      <w:r w:rsidR="00212B39"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sidR="004F7961">
        <w:rPr>
          <w:rFonts w:ascii="Times New Roman" w:hAnsi="Times New Roman" w:cs="Times New Roman"/>
        </w:rPr>
        <w:t>. In total, this search yielded</w:t>
      </w:r>
      <w:r w:rsidR="00212B39" w:rsidRPr="00B748E3">
        <w:rPr>
          <w:rFonts w:ascii="Times New Roman" w:hAnsi="Times New Roman" w:cs="Times New Roman"/>
        </w:rPr>
        <w:t xml:space="preserve"> 1,257 publications. We </w:t>
      </w:r>
      <w:commentRangeStart w:id="17"/>
      <w:r w:rsidR="00212B39" w:rsidRPr="00B748E3">
        <w:rPr>
          <w:rFonts w:ascii="Times New Roman" w:hAnsi="Times New Roman" w:cs="Times New Roman"/>
        </w:rPr>
        <w:t xml:space="preserve">refined </w:t>
      </w:r>
      <w:commentRangeEnd w:id="17"/>
      <w:r w:rsidR="002F72F3">
        <w:rPr>
          <w:rStyle w:val="CommentReference"/>
        </w:rPr>
        <w:commentReference w:id="17"/>
      </w:r>
      <w:r w:rsidR="00212B39" w:rsidRPr="00B748E3">
        <w:rPr>
          <w:rFonts w:ascii="Times New Roman" w:hAnsi="Times New Roman" w:cs="Times New Roman"/>
        </w:rPr>
        <w:t xml:space="preserve">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w:t>
      </w:r>
      <w:commentRangeStart w:id="18"/>
      <w:r w:rsidR="00212B39" w:rsidRPr="00B748E3">
        <w:rPr>
          <w:rFonts w:ascii="Times New Roman" w:hAnsi="Times New Roman" w:cs="Times New Roman"/>
        </w:rPr>
        <w:t>papers</w:t>
      </w:r>
      <w:commentRangeEnd w:id="18"/>
      <w:r w:rsidR="0060588D">
        <w:rPr>
          <w:rStyle w:val="CommentReference"/>
        </w:rPr>
        <w:commentReference w:id="18"/>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commentRangeStart w:id="19"/>
      <w:r w:rsidR="001509B4" w:rsidRPr="00B748E3">
        <w:rPr>
          <w:rFonts w:ascii="Times New Roman" w:hAnsi="Times New Roman" w:cs="Times New Roman"/>
        </w:rPr>
        <w:t>removed</w:t>
      </w:r>
      <w:r w:rsidRPr="00B748E3">
        <w:rPr>
          <w:rFonts w:ascii="Times New Roman" w:hAnsi="Times New Roman" w:cs="Times New Roman"/>
        </w:rPr>
        <w:t xml:space="preserve"> </w:t>
      </w:r>
      <w:commentRangeEnd w:id="19"/>
      <w:r w:rsidR="002F72F3">
        <w:rPr>
          <w:rStyle w:val="CommentReference"/>
        </w:rPr>
        <w:commentReference w:id="19"/>
      </w:r>
      <w:r w:rsidRPr="00B748E3">
        <w:rPr>
          <w:rFonts w:ascii="Times New Roman" w:hAnsi="Times New Roman" w:cs="Times New Roman"/>
        </w:rPr>
        <w:t>publications that were not included in the Web of Science</w:t>
      </w:r>
      <w:r w:rsidR="00D37B45">
        <w:rPr>
          <w:rFonts w:ascii="Times New Roman" w:hAnsi="Times New Roman" w:cs="Times New Roman"/>
          <w:lang w:val="en-CA"/>
        </w:rPr>
        <w:sym w:font="Symbol" w:char="F0E4"/>
      </w:r>
      <w:r w:rsidRPr="00B748E3">
        <w:rPr>
          <w:rFonts w:ascii="Times New Roman" w:hAnsi="Times New Roman" w:cs="Times New Roman"/>
        </w:rPr>
        <w:t xml:space="preserve"> categories: Marine Freshwater Biology, Environmental Engineering, Ecology, Oceanography, Zoology, Environmental Studies, Limnology, Multidisciplinary Sciences, Biology, Plant Sciences, Fisheries, or Biodiversity Conservation,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D37B45">
        <w:rPr>
          <w:rFonts w:ascii="Times New Roman" w:hAnsi="Times New Roman" w:cs="Times New Roman"/>
        </w:rPr>
        <w:t>,</w:t>
      </w:r>
      <w:r w:rsidRPr="00B748E3">
        <w:rPr>
          <w:rFonts w:ascii="Times New Roman" w:hAnsi="Times New Roman" w:cs="Times New Roman"/>
        </w:rPr>
        <w:t xml:space="preserve"> once we included only </w:t>
      </w:r>
      <w:r w:rsidR="00200640">
        <w:rPr>
          <w:rFonts w:ascii="Times New Roman" w:hAnsi="Times New Roman" w:cs="Times New Roman"/>
        </w:rPr>
        <w:t>published</w:t>
      </w:r>
      <w:r w:rsidR="00200640" w:rsidRPr="00B748E3">
        <w:rPr>
          <w:rFonts w:ascii="Times New Roman" w:hAnsi="Times New Roman" w:cs="Times New Roman"/>
        </w:rPr>
        <w:t xml:space="preserve"> </w:t>
      </w:r>
      <w:r w:rsidRPr="00B748E3">
        <w:rPr>
          <w:rFonts w:ascii="Times New Roman" w:hAnsi="Times New Roman" w:cs="Times New Roman"/>
        </w:rPr>
        <w:t>literature and reports</w:t>
      </w:r>
      <w:r w:rsidR="00D37B45">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We merged these two searches to result in 1429 publications once duplicates were removed</w:t>
      </w:r>
      <w:r w:rsidR="00116CE7">
        <w:rPr>
          <w:rFonts w:ascii="Times New Roman" w:hAnsi="Times New Roman" w:cs="Times New Roman"/>
        </w:rPr>
        <w:t xml:space="preserve"> using </w:t>
      </w:r>
      <w:proofErr w:type="spellStart"/>
      <w:r w:rsidR="00116CE7">
        <w:rPr>
          <w:rFonts w:ascii="Times New Roman" w:hAnsi="Times New Roman" w:cs="Times New Roman"/>
        </w:rPr>
        <w:t>revtools</w:t>
      </w:r>
      <w:proofErr w:type="spellEnd"/>
      <w:r w:rsidR="00116CE7">
        <w:rPr>
          <w:rFonts w:ascii="Times New Roman" w:hAnsi="Times New Roman" w:cs="Times New Roman"/>
        </w:rPr>
        <w:t>::</w:t>
      </w:r>
      <w:proofErr w:type="spellStart"/>
      <w:r w:rsidR="00116CE7">
        <w:rPr>
          <w:rFonts w:ascii="Times New Roman" w:hAnsi="Times New Roman" w:cs="Times New Roman"/>
        </w:rPr>
        <w:t>find_duplicates</w:t>
      </w:r>
      <w:proofErr w:type="spellEnd"/>
      <w:r w:rsidR="00116CE7">
        <w:rPr>
          <w:rFonts w:ascii="Times New Roman" w:hAnsi="Times New Roman" w:cs="Times New Roman"/>
        </w:rPr>
        <w:t>()</w:t>
      </w:r>
      <w:r w:rsidRPr="00B748E3">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35E51AF4" w14:textId="41CADAA9" w:rsidR="00212B39" w:rsidRDefault="002813C3" w:rsidP="000D389D">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60588D">
        <w:rPr>
          <w:rFonts w:ascii="Times New Roman" w:hAnsi="Times New Roman" w:cs="Times New Roman"/>
        </w:rPr>
        <w:t xml:space="preserve">had to have been </w:t>
      </w:r>
      <w:r w:rsidR="00D622A8" w:rsidRPr="00B748E3">
        <w:rPr>
          <w:rFonts w:ascii="Times New Roman" w:hAnsi="Times New Roman" w:cs="Times New Roman"/>
        </w:rPr>
        <w:t xml:space="preserve">conducted in a marine environment, 2) </w:t>
      </w:r>
      <w:r w:rsidR="00472977" w:rsidRPr="00B748E3">
        <w:rPr>
          <w:rFonts w:ascii="Times New Roman" w:hAnsi="Times New Roman" w:cs="Times New Roman"/>
        </w:rPr>
        <w:t>a</w:t>
      </w:r>
      <w:r w:rsidR="00D622A8" w:rsidRPr="00B748E3">
        <w:rPr>
          <w:rFonts w:ascii="Times New Roman" w:hAnsi="Times New Roman" w:cs="Times New Roman"/>
        </w:rPr>
        <w:t xml:space="preserve">nimals </w:t>
      </w:r>
      <w:r w:rsidR="0060588D">
        <w:rPr>
          <w:rFonts w:ascii="Times New Roman" w:hAnsi="Times New Roman" w:cs="Times New Roman"/>
        </w:rPr>
        <w:t>were</w:t>
      </w:r>
      <w:r w:rsidR="0060588D" w:rsidRPr="00B748E3">
        <w:rPr>
          <w:rFonts w:ascii="Times New Roman" w:hAnsi="Times New Roman" w:cs="Times New Roman"/>
        </w:rPr>
        <w:t xml:space="preserve"> </w:t>
      </w:r>
      <w:r w:rsidR="00D622A8" w:rsidRPr="00B748E3">
        <w:rPr>
          <w:rFonts w:ascii="Times New Roman" w:hAnsi="Times New Roman" w:cs="Times New Roman"/>
        </w:rPr>
        <w:t>the primary source of nutrient</w:t>
      </w:r>
      <w:r w:rsidR="0061497D">
        <w:rPr>
          <w:rFonts w:ascii="Times New Roman" w:hAnsi="Times New Roman" w:cs="Times New Roman"/>
        </w:rPr>
        <w:t>s</w:t>
      </w:r>
      <w:r w:rsidR="00D622A8" w:rsidRPr="00B748E3">
        <w:rPr>
          <w:rFonts w:ascii="Times New Roman" w:hAnsi="Times New Roman" w:cs="Times New Roman"/>
        </w:rPr>
        <w:t>, 3) primary producers were measured in response to this nutrient provisioning</w:t>
      </w:r>
      <w:r>
        <w:rPr>
          <w:rFonts w:ascii="Times New Roman" w:hAnsi="Times New Roman" w:cs="Times New Roman"/>
        </w:rPr>
        <w:t>, and 4) the study reported all necessary information required to calculate an effect size of animal-provisioned nutrients on primary productivity</w:t>
      </w:r>
      <w:r w:rsidR="00D622A8" w:rsidRPr="00B748E3">
        <w:rPr>
          <w:rFonts w:ascii="Times New Roman" w:hAnsi="Times New Roman" w:cs="Times New Roman"/>
        </w:rPr>
        <w:t xml:space="preserve">. </w:t>
      </w:r>
      <w:r>
        <w:rPr>
          <w:rFonts w:ascii="Times New Roman" w:hAnsi="Times New Roman" w:cs="Times New Roman"/>
        </w:rPr>
        <w:t>This resulted in</w:t>
      </w:r>
      <w:r w:rsidR="00FB3754">
        <w:rPr>
          <w:rFonts w:ascii="Times New Roman" w:hAnsi="Times New Roman" w:cs="Times New Roman"/>
        </w:rPr>
        <w:t xml:space="preserve"> 41 </w:t>
      </w:r>
      <w:r>
        <w:rPr>
          <w:rFonts w:ascii="Times New Roman" w:hAnsi="Times New Roman" w:cs="Times New Roman"/>
        </w:rPr>
        <w:t>records</w:t>
      </w:r>
      <w:r w:rsidR="00FB3754">
        <w:rPr>
          <w:rFonts w:ascii="Times New Roman" w:hAnsi="Times New Roman" w:cs="Times New Roman"/>
        </w:rPr>
        <w:t xml:space="preserve"> (Fig. 1). We extracted meta-data from these records in order to compute effect sizes as log-transformed response ratios</w:t>
      </w:r>
      <w:r>
        <w:rPr>
          <w:rFonts w:ascii="Times New Roman" w:hAnsi="Times New Roman" w:cs="Times New Roman"/>
        </w:rPr>
        <w:t xml:space="preserve"> (mean, standard </w:t>
      </w:r>
      <w:r w:rsidR="00661C52">
        <w:rPr>
          <w:rFonts w:ascii="Times New Roman" w:hAnsi="Times New Roman" w:cs="Times New Roman"/>
        </w:rPr>
        <w:t>deviation</w:t>
      </w:r>
      <w:r>
        <w:rPr>
          <w:rFonts w:ascii="Times New Roman" w:hAnsi="Times New Roman" w:cs="Times New Roman"/>
        </w:rPr>
        <w:t>, and sample size for both the control and treatment)</w:t>
      </w:r>
      <w:r w:rsidR="00FB3754">
        <w:rPr>
          <w:rFonts w:ascii="Times New Roman" w:hAnsi="Times New Roman" w:cs="Times New Roman"/>
        </w:rPr>
        <w:t>.</w:t>
      </w:r>
      <w:r>
        <w:rPr>
          <w:rFonts w:ascii="Times New Roman" w:hAnsi="Times New Roman" w:cs="Times New Roman"/>
        </w:rPr>
        <w:t xml:space="preserve"> </w:t>
      </w:r>
      <w:r w:rsidR="00661C52">
        <w:rPr>
          <w:rFonts w:ascii="Times New Roman" w:hAnsi="Times New Roman" w:cs="Times New Roman"/>
        </w:rPr>
        <w:t xml:space="preserve">When </w:t>
      </w:r>
      <w:bookmarkStart w:id="20" w:name="_GoBack"/>
      <w:bookmarkEnd w:id="20"/>
      <w:r w:rsidR="00661C52">
        <w:rPr>
          <w:rFonts w:ascii="Times New Roman" w:hAnsi="Times New Roman" w:cs="Times New Roman"/>
        </w:rPr>
        <w:t xml:space="preserve">standard error or confidence intervals were provided, we computed standard deviation from these values. </w:t>
      </w:r>
      <w:r>
        <w:rPr>
          <w:rFonts w:ascii="Times New Roman" w:hAnsi="Times New Roman" w:cs="Times New Roman"/>
        </w:rPr>
        <w:t xml:space="preserve">When data were only available in graph form, we used the program </w:t>
      </w:r>
      <w:proofErr w:type="spellStart"/>
      <w:r>
        <w:rPr>
          <w:rFonts w:ascii="Times New Roman" w:hAnsi="Times New Roman" w:cs="Times New Roman"/>
        </w:rPr>
        <w:t>WebPlotDigitizer</w:t>
      </w:r>
      <w:proofErr w:type="spellEnd"/>
      <w:r>
        <w:rPr>
          <w:rFonts w:ascii="Times New Roman" w:hAnsi="Times New Roman" w:cs="Times New Roman"/>
        </w:rPr>
        <w:t xml:space="preserve"> </w:t>
      </w:r>
      <w:r w:rsidRPr="002813C3">
        <w:rPr>
          <w:rFonts w:ascii="Times New Roman" w:hAnsi="Times New Roman" w:cs="Times New Roman"/>
        </w:rPr>
        <w:t>(https://automeris.io/WebPlotDigitizer/)</w:t>
      </w:r>
      <w:r>
        <w:rPr>
          <w:rFonts w:ascii="Times New Roman" w:hAnsi="Times New Roman" w:cs="Times New Roman"/>
        </w:rPr>
        <w:t xml:space="preserve"> to extract the </w:t>
      </w:r>
      <w:r w:rsidR="00661C52">
        <w:rPr>
          <w:rFonts w:ascii="Times New Roman" w:hAnsi="Times New Roman" w:cs="Times New Roman"/>
        </w:rPr>
        <w:t>mean and standard deviation</w:t>
      </w:r>
      <w:r w:rsidR="006964FC">
        <w:rPr>
          <w:rFonts w:ascii="Times New Roman" w:hAnsi="Times New Roman" w:cs="Times New Roman"/>
        </w:rPr>
        <w:t xml:space="preserve">. </w:t>
      </w:r>
    </w:p>
    <w:p w14:paraId="3C909B38" w14:textId="77777777" w:rsidR="00B47A3A" w:rsidRDefault="00B47A3A" w:rsidP="000D389D">
      <w:pPr>
        <w:spacing w:line="360" w:lineRule="auto"/>
        <w:ind w:firstLine="720"/>
        <w:rPr>
          <w:rFonts w:ascii="Times New Roman" w:hAnsi="Times New Roman" w:cs="Times New Roman"/>
        </w:rPr>
      </w:pPr>
    </w:p>
    <w:p w14:paraId="5B0B2363" w14:textId="00765D49" w:rsidR="006964FC" w:rsidRDefault="006E1049" w:rsidP="000D389D">
      <w:pPr>
        <w:spacing w:line="360" w:lineRule="auto"/>
        <w:ind w:firstLine="720"/>
        <w:rPr>
          <w:rFonts w:ascii="Times New Roman" w:hAnsi="Times New Roman" w:cs="Times New Roman"/>
        </w:rPr>
      </w:pPr>
      <w:r>
        <w:rPr>
          <w:rFonts w:ascii="Times New Roman" w:hAnsi="Times New Roman" w:cs="Times New Roman"/>
        </w:rPr>
        <w:lastRenderedPageBreak/>
        <w:t xml:space="preserve">We recorded latitude, ambient chlorophyll a, openness of the experiment, activity level of the consumer as potential moderators of the effect of animal-mediated fertilization. We grouped </w:t>
      </w:r>
      <w:r w:rsidR="00F02A2B">
        <w:rPr>
          <w:rFonts w:ascii="Times New Roman" w:hAnsi="Times New Roman" w:cs="Times New Roman"/>
        </w:rPr>
        <w:t>latitudes</w:t>
      </w:r>
      <w:r>
        <w:rPr>
          <w:rFonts w:ascii="Times New Roman" w:hAnsi="Times New Roman" w:cs="Times New Roman"/>
        </w:rPr>
        <w:t xml:space="preserve"> into regions</w:t>
      </w:r>
      <w:r w:rsidR="00F02A2B">
        <w:rPr>
          <w:rFonts w:ascii="Times New Roman" w:hAnsi="Times New Roman" w:cs="Times New Roman"/>
        </w:rPr>
        <w:t xml:space="preserve">: </w:t>
      </w:r>
      <w:r>
        <w:rPr>
          <w:rFonts w:ascii="Times New Roman" w:hAnsi="Times New Roman" w:cs="Times New Roman"/>
        </w:rPr>
        <w:t>North Polar (&gt;</w:t>
      </w:r>
      <w:r w:rsidRPr="006E1049">
        <w:rPr>
          <w:rFonts w:ascii="Times New Roman" w:hAnsi="Times New Roman" w:cs="Times New Roman"/>
        </w:rPr>
        <w:t>66°3</w:t>
      </w:r>
      <w:r>
        <w:rPr>
          <w:rFonts w:ascii="Times New Roman" w:hAnsi="Times New Roman" w:cs="Times New Roman"/>
        </w:rPr>
        <w:t>’N), North Temperate ( 35</w:t>
      </w:r>
      <w:r w:rsidRPr="006E1049">
        <w:rPr>
          <w:rFonts w:ascii="Times New Roman" w:hAnsi="Times New Roman" w:cs="Times New Roman"/>
        </w:rPr>
        <w:t>°</w:t>
      </w:r>
      <w:r>
        <w:rPr>
          <w:rFonts w:ascii="Times New Roman" w:hAnsi="Times New Roman" w:cs="Times New Roman"/>
        </w:rPr>
        <w:t xml:space="preserve">N – </w:t>
      </w:r>
      <w:r w:rsidRPr="006E1049">
        <w:rPr>
          <w:rFonts w:ascii="Times New Roman" w:hAnsi="Times New Roman" w:cs="Times New Roman"/>
        </w:rPr>
        <w:t>66°3</w:t>
      </w:r>
      <w:r>
        <w:rPr>
          <w:rFonts w:ascii="Times New Roman" w:hAnsi="Times New Roman" w:cs="Times New Roman"/>
        </w:rPr>
        <w:t>’N), North Subtropics (</w:t>
      </w:r>
      <w:r w:rsidRPr="006E1049">
        <w:rPr>
          <w:rFonts w:ascii="Times New Roman" w:hAnsi="Times New Roman" w:cs="Times New Roman"/>
        </w:rPr>
        <w:t>23°27'</w:t>
      </w:r>
      <w:r>
        <w:rPr>
          <w:rFonts w:ascii="Times New Roman" w:hAnsi="Times New Roman" w:cs="Times New Roman"/>
        </w:rPr>
        <w:t>N</w:t>
      </w:r>
      <w:r w:rsidRPr="006E1049">
        <w:rPr>
          <w:rFonts w:ascii="Times New Roman" w:hAnsi="Times New Roman" w:cs="Times New Roman"/>
        </w:rPr>
        <w:t xml:space="preserve"> </w:t>
      </w:r>
      <w:r>
        <w:rPr>
          <w:rFonts w:ascii="Times New Roman" w:hAnsi="Times New Roman" w:cs="Times New Roman"/>
        </w:rPr>
        <w:t>– 35</w:t>
      </w:r>
      <w:r w:rsidRPr="006E1049">
        <w:rPr>
          <w:rFonts w:ascii="Times New Roman" w:hAnsi="Times New Roman" w:cs="Times New Roman"/>
        </w:rPr>
        <w:t>°</w:t>
      </w:r>
      <w:r>
        <w:rPr>
          <w:rFonts w:ascii="Times New Roman" w:hAnsi="Times New Roman" w:cs="Times New Roman"/>
        </w:rPr>
        <w:t>N), Tropics (</w:t>
      </w:r>
      <w:r w:rsidRPr="006E1049">
        <w:rPr>
          <w:rFonts w:ascii="Times New Roman" w:hAnsi="Times New Roman" w:cs="Times New Roman"/>
        </w:rPr>
        <w:t>23°27'</w:t>
      </w:r>
      <w:r>
        <w:rPr>
          <w:rFonts w:ascii="Times New Roman" w:hAnsi="Times New Roman" w:cs="Times New Roman"/>
        </w:rPr>
        <w:t>S</w:t>
      </w:r>
      <w:r w:rsidRPr="006E1049">
        <w:rPr>
          <w:rFonts w:ascii="Times New Roman" w:hAnsi="Times New Roman" w:cs="Times New Roman"/>
        </w:rPr>
        <w:t xml:space="preserve"> </w:t>
      </w:r>
      <w:r>
        <w:rPr>
          <w:rFonts w:ascii="Times New Roman" w:hAnsi="Times New Roman" w:cs="Times New Roman"/>
        </w:rPr>
        <w:t xml:space="preserve">- </w:t>
      </w:r>
      <w:r w:rsidRPr="006E1049">
        <w:rPr>
          <w:rFonts w:ascii="Times New Roman" w:hAnsi="Times New Roman" w:cs="Times New Roman"/>
        </w:rPr>
        <w:t>23°27'</w:t>
      </w:r>
      <w:r>
        <w:rPr>
          <w:rFonts w:ascii="Times New Roman" w:hAnsi="Times New Roman" w:cs="Times New Roman"/>
        </w:rPr>
        <w:t>N), South Subtropics (</w:t>
      </w:r>
      <w:r w:rsidRPr="006E1049">
        <w:rPr>
          <w:rFonts w:ascii="Times New Roman" w:hAnsi="Times New Roman" w:cs="Times New Roman"/>
        </w:rPr>
        <w:t>23°27'</w:t>
      </w:r>
      <w:r>
        <w:rPr>
          <w:rFonts w:ascii="Times New Roman" w:hAnsi="Times New Roman" w:cs="Times New Roman"/>
        </w:rPr>
        <w:t>S</w:t>
      </w:r>
      <w:r w:rsidRPr="006E1049">
        <w:rPr>
          <w:rFonts w:ascii="Times New Roman" w:hAnsi="Times New Roman" w:cs="Times New Roman"/>
        </w:rPr>
        <w:t xml:space="preserve"> </w:t>
      </w:r>
      <w:r>
        <w:rPr>
          <w:rFonts w:ascii="Times New Roman" w:hAnsi="Times New Roman" w:cs="Times New Roman"/>
        </w:rPr>
        <w:t>– 35</w:t>
      </w:r>
      <w:r w:rsidRPr="006E1049">
        <w:rPr>
          <w:rFonts w:ascii="Times New Roman" w:hAnsi="Times New Roman" w:cs="Times New Roman"/>
        </w:rPr>
        <w:t>°</w:t>
      </w:r>
      <w:r>
        <w:rPr>
          <w:rFonts w:ascii="Times New Roman" w:hAnsi="Times New Roman" w:cs="Times New Roman"/>
        </w:rPr>
        <w:t>S), South Temperate ( 35</w:t>
      </w:r>
      <w:r w:rsidRPr="006E1049">
        <w:rPr>
          <w:rFonts w:ascii="Times New Roman" w:hAnsi="Times New Roman" w:cs="Times New Roman"/>
        </w:rPr>
        <w:t>°</w:t>
      </w:r>
      <w:r>
        <w:rPr>
          <w:rFonts w:ascii="Times New Roman" w:hAnsi="Times New Roman" w:cs="Times New Roman"/>
        </w:rPr>
        <w:t xml:space="preserve">S – </w:t>
      </w:r>
      <w:r w:rsidRPr="006E1049">
        <w:rPr>
          <w:rFonts w:ascii="Times New Roman" w:hAnsi="Times New Roman" w:cs="Times New Roman"/>
        </w:rPr>
        <w:t>66°3</w:t>
      </w:r>
      <w:r>
        <w:rPr>
          <w:rFonts w:ascii="Times New Roman" w:hAnsi="Times New Roman" w:cs="Times New Roman"/>
        </w:rPr>
        <w:t>’S),</w:t>
      </w:r>
      <w:r w:rsidR="00F02A2B">
        <w:rPr>
          <w:rFonts w:ascii="Times New Roman" w:hAnsi="Times New Roman" w:cs="Times New Roman"/>
        </w:rPr>
        <w:t xml:space="preserve"> and South Polar (&gt;</w:t>
      </w:r>
      <w:r w:rsidR="00F02A2B" w:rsidRPr="006E1049">
        <w:rPr>
          <w:rFonts w:ascii="Times New Roman" w:hAnsi="Times New Roman" w:cs="Times New Roman"/>
        </w:rPr>
        <w:t>66°3</w:t>
      </w:r>
      <w:r w:rsidR="00F02A2B">
        <w:rPr>
          <w:rFonts w:ascii="Times New Roman" w:hAnsi="Times New Roman" w:cs="Times New Roman"/>
        </w:rPr>
        <w:t>’S). We used satellite data from Earth Data (</w:t>
      </w:r>
      <w:r w:rsidR="00F02A2B" w:rsidRPr="00F02A2B">
        <w:rPr>
          <w:rFonts w:ascii="Times New Roman" w:hAnsi="Times New Roman" w:cs="Times New Roman"/>
        </w:rPr>
        <w:t>https://earthdata.nasa.gov/</w:t>
      </w:r>
      <w:r w:rsidR="00F02A2B">
        <w:rPr>
          <w:rFonts w:ascii="Times New Roman" w:hAnsi="Times New Roman" w:cs="Times New Roman"/>
        </w:rPr>
        <w:t xml:space="preserve">) to estimate the background chlorophyll a </w:t>
      </w:r>
      <w:r w:rsidR="00661C52">
        <w:rPr>
          <w:rFonts w:ascii="Times New Roman" w:hAnsi="Times New Roman" w:cs="Times New Roman"/>
        </w:rPr>
        <w:t xml:space="preserve">concentration </w:t>
      </w:r>
      <w:r w:rsidR="00F02A2B">
        <w:rPr>
          <w:rFonts w:ascii="Times New Roman" w:hAnsi="Times New Roman" w:cs="Times New Roman"/>
        </w:rPr>
        <w:t xml:space="preserve">at each study site during the </w:t>
      </w:r>
      <w:r w:rsidR="00661C52">
        <w:rPr>
          <w:rFonts w:ascii="Times New Roman" w:hAnsi="Times New Roman" w:cs="Times New Roman"/>
        </w:rPr>
        <w:t>period</w:t>
      </w:r>
      <w:r w:rsidR="00F02A2B">
        <w:rPr>
          <w:rFonts w:ascii="Times New Roman" w:hAnsi="Times New Roman" w:cs="Times New Roman"/>
        </w:rPr>
        <w:t xml:space="preserve"> the experiment was conducted.</w:t>
      </w:r>
      <w:r w:rsidR="00661C52">
        <w:rPr>
          <w:rFonts w:ascii="Times New Roman" w:hAnsi="Times New Roman" w:cs="Times New Roman"/>
        </w:rPr>
        <w:t xml:space="preserve"> When studies spanned multiple seasons or years, we took an average over the relevant values.</w:t>
      </w:r>
      <w:r w:rsidR="00F02A2B">
        <w:rPr>
          <w:rFonts w:ascii="Times New Roman" w:hAnsi="Times New Roman" w:cs="Times New Roman"/>
        </w:rPr>
        <w:t xml:space="preserve"> </w:t>
      </w:r>
      <w:r w:rsidR="00E01152">
        <w:rPr>
          <w:rFonts w:ascii="Times New Roman" w:hAnsi="Times New Roman" w:cs="Times New Roman"/>
        </w:rPr>
        <w:t xml:space="preserve">We binned these </w:t>
      </w:r>
      <w:r w:rsidR="00661C52">
        <w:rPr>
          <w:rFonts w:ascii="Times New Roman" w:hAnsi="Times New Roman" w:cs="Times New Roman"/>
        </w:rPr>
        <w:t xml:space="preserve">chlorophyll concentrations </w:t>
      </w:r>
      <w:r w:rsidR="00E01152">
        <w:rPr>
          <w:rFonts w:ascii="Times New Roman" w:hAnsi="Times New Roman" w:cs="Times New Roman"/>
        </w:rPr>
        <w:t xml:space="preserve">into 5 equal categories, divided between the minimum and maximum chlorophyll values observed. </w:t>
      </w:r>
      <w:r w:rsidR="00F02A2B">
        <w:rPr>
          <w:rFonts w:ascii="Times New Roman" w:hAnsi="Times New Roman" w:cs="Times New Roman"/>
        </w:rPr>
        <w:t xml:space="preserve">We scored each experiment on a scale of  1-5; (1) Field: natural experiment, (2) Field: primary producer manipulated, (3) Field: animal stocked, (4) Field: both primary producer and animals stocked, and (5) Lab: mesocosm experiment. Activity level of the consumer was either (1) vertebrate, (2) mobile invertebrate, or (3) sessile invertebrate. </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2D170792" w14:textId="17066AA6" w:rsidR="006964FC" w:rsidRDefault="000A592D" w:rsidP="000D389D">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007D1CA4" w:rsidRPr="007D1CA4">
        <w:rPr>
          <w:rFonts w:ascii="Times New Roman" w:hAnsi="Times New Roman" w:cs="Times New Roman"/>
        </w:rPr>
        <w:t xml:space="preserve">log transformed ratio of means </w:t>
      </w:r>
      <w:r>
        <w:rPr>
          <w:rFonts w:ascii="Times New Roman" w:hAnsi="Times New Roman" w:cs="Times New Roman"/>
        </w:rPr>
        <w:t xml:space="preserve">using </w:t>
      </w:r>
      <w:proofErr w:type="spellStart"/>
      <w:r>
        <w:rPr>
          <w:rFonts w:ascii="Times New Roman" w:hAnsi="Times New Roman" w:cs="Times New Roman"/>
        </w:rPr>
        <w:t>metafor</w:t>
      </w:r>
      <w:proofErr w:type="spellEnd"/>
      <w:r>
        <w:rPr>
          <w:rFonts w:ascii="Times New Roman" w:hAnsi="Times New Roman" w:cs="Times New Roman"/>
        </w:rPr>
        <w:t>::</w:t>
      </w:r>
      <w:proofErr w:type="spellStart"/>
      <w:r>
        <w:rPr>
          <w:rFonts w:ascii="Times New Roman" w:hAnsi="Times New Roman" w:cs="Times New Roman"/>
        </w:rPr>
        <w:t>escalc</w:t>
      </w:r>
      <w:proofErr w:type="spellEnd"/>
      <w:r w:rsidR="007D1CA4">
        <w:rPr>
          <w:rFonts w:ascii="Times New Roman" w:hAnsi="Times New Roman" w:cs="Times New Roman"/>
        </w:rPr>
        <w:t xml:space="preserve">, which computes effect size as </w:t>
      </w:r>
      <w:r w:rsidR="00E01152">
        <w:rPr>
          <w:rFonts w:ascii="Times New Roman" w:hAnsi="Times New Roman" w:cs="Times New Roman"/>
        </w:rPr>
        <w:t xml:space="preserve">the </w:t>
      </w:r>
      <w:r w:rsidR="007D1CA4">
        <w:rPr>
          <w:rFonts w:ascii="Times New Roman" w:hAnsi="Times New Roman" w:cs="Times New Roman"/>
        </w:rPr>
        <w:t>log</w:t>
      </w:r>
      <w:r w:rsidR="00E01152">
        <w:rPr>
          <w:rFonts w:ascii="Times New Roman" w:hAnsi="Times New Roman" w:cs="Times New Roman"/>
        </w:rPr>
        <w:t xml:space="preserve"> of the </w:t>
      </w:r>
      <w:r w:rsidR="007D1CA4">
        <w:rPr>
          <w:rFonts w:ascii="Times New Roman" w:hAnsi="Times New Roman" w:cs="Times New Roman"/>
        </w:rPr>
        <w:t>mean treatment</w:t>
      </w:r>
      <w:r w:rsidR="00E01152">
        <w:rPr>
          <w:rFonts w:ascii="Times New Roman" w:hAnsi="Times New Roman" w:cs="Times New Roman"/>
        </w:rPr>
        <w:t xml:space="preserve"> divided by the </w:t>
      </w:r>
      <w:r w:rsidR="007D1CA4">
        <w:rPr>
          <w:rFonts w:ascii="Times New Roman" w:hAnsi="Times New Roman" w:cs="Times New Roman"/>
        </w:rPr>
        <w:t>mean control.</w:t>
      </w:r>
      <w:r w:rsidR="00E01152">
        <w:rPr>
          <w:rFonts w:ascii="Times New Roman" w:hAnsi="Times New Roman" w:cs="Times New Roman"/>
        </w:rPr>
        <w:t xml:space="preserve"> We constructed multilevel models (</w:t>
      </w:r>
      <w:proofErr w:type="spellStart"/>
      <w:r w:rsidR="00E01152">
        <w:rPr>
          <w:rFonts w:ascii="Times New Roman" w:hAnsi="Times New Roman" w:cs="Times New Roman"/>
        </w:rPr>
        <w:t>metafor</w:t>
      </w:r>
      <w:proofErr w:type="spellEnd"/>
      <w:r w:rsidR="00E01152">
        <w:rPr>
          <w:rFonts w:ascii="Times New Roman" w:hAnsi="Times New Roman" w:cs="Times New Roman"/>
        </w:rPr>
        <w:t xml:space="preserve">::rma.mv) to examine the effect of each moderator (latitude, chlorophyll a, openness, and consumer activity level) with paper ID included as a random effect. We used the restricted maximum likelihood estimator </w:t>
      </w:r>
      <w:r w:rsidR="00E01152" w:rsidRPr="00E01152">
        <w:rPr>
          <w:rFonts w:ascii="Times New Roman" w:hAnsi="Times New Roman" w:cs="Times New Roman"/>
        </w:rPr>
        <w:t>τ</w:t>
      </w:r>
      <w:r w:rsidR="00E01152" w:rsidRPr="00E01152">
        <w:rPr>
          <w:rFonts w:ascii="Times New Roman" w:hAnsi="Times New Roman" w:cs="Times New Roman"/>
          <w:vertAlign w:val="superscript"/>
        </w:rPr>
        <w:t>2</w:t>
      </w:r>
      <w:r w:rsidR="00E01152">
        <w:rPr>
          <w:rFonts w:ascii="Times New Roman" w:hAnsi="Times New Roman" w:cs="Times New Roman"/>
        </w:rPr>
        <w:t xml:space="preserve"> to estimate residual heterogeneity, and used </w:t>
      </w:r>
      <w:r w:rsidR="00E01152" w:rsidRPr="00E01152">
        <w:rPr>
          <w:rFonts w:ascii="Times New Roman" w:hAnsi="Times New Roman" w:cs="Times New Roman"/>
        </w:rPr>
        <w:t>Q</w:t>
      </w:r>
      <w:r w:rsidR="00E01152" w:rsidRPr="00E01152">
        <w:rPr>
          <w:rFonts w:ascii="Times New Roman" w:hAnsi="Times New Roman" w:cs="Times New Roman"/>
          <w:vertAlign w:val="subscript"/>
        </w:rPr>
        <w:t>E</w:t>
      </w:r>
      <w:r w:rsidR="00E01152">
        <w:rPr>
          <w:rFonts w:ascii="Times New Roman" w:hAnsi="Times New Roman" w:cs="Times New Roman"/>
        </w:rPr>
        <w:t xml:space="preserve"> to test for significance for all models. </w:t>
      </w:r>
      <w:r w:rsidR="00F041E7">
        <w:rPr>
          <w:rFonts w:ascii="Times New Roman" w:hAnsi="Times New Roman" w:cs="Times New Roman"/>
        </w:rPr>
        <w:t>Used ____ to determin</w:t>
      </w:r>
      <w:r w:rsidR="00661C52">
        <w:rPr>
          <w:rFonts w:ascii="Times New Roman" w:hAnsi="Times New Roman" w:cs="Times New Roman"/>
        </w:rPr>
        <w:t>e</w:t>
      </w:r>
      <w:r w:rsidR="00F041E7">
        <w:rPr>
          <w:rFonts w:ascii="Times New Roman" w:hAnsi="Times New Roman" w:cs="Times New Roman"/>
        </w:rPr>
        <w:t xml:space="preserve"> whether there was a difference between ______. </w:t>
      </w:r>
    </w:p>
    <w:p w14:paraId="0A82BD95" w14:textId="54AFB373" w:rsidR="00B47A3A" w:rsidRDefault="00B47A3A" w:rsidP="000D389D">
      <w:pPr>
        <w:spacing w:line="360" w:lineRule="auto"/>
        <w:ind w:firstLine="720"/>
        <w:rPr>
          <w:rFonts w:ascii="Times New Roman" w:hAnsi="Times New Roman" w:cs="Times New Roman"/>
        </w:rPr>
      </w:pPr>
    </w:p>
    <w:p w14:paraId="73843710" w14:textId="77777777" w:rsidR="00B47A3A" w:rsidRPr="00E01152" w:rsidRDefault="00B47A3A" w:rsidP="000D389D">
      <w:pPr>
        <w:spacing w:line="360" w:lineRule="auto"/>
        <w:ind w:firstLine="720"/>
        <w:rPr>
          <w:rFonts w:ascii="Times New Roman" w:hAnsi="Times New Roman" w:cs="Times New Roman"/>
        </w:rPr>
      </w:pPr>
    </w:p>
    <w:p w14:paraId="2B3C96DF" w14:textId="77777777" w:rsidR="00C2024C" w:rsidRDefault="00C2024C" w:rsidP="000D389D">
      <w:pPr>
        <w:spacing w:line="360" w:lineRule="auto"/>
        <w:ind w:firstLine="720"/>
        <w:rPr>
          <w:rFonts w:ascii="Times New Roman" w:hAnsi="Times New Roman" w:cs="Times New Roman"/>
        </w:rPr>
      </w:pPr>
    </w:p>
    <w:p w14:paraId="0DE29ABF" w14:textId="40267D1A"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31D684F0" w14:textId="77777777" w:rsidR="00C2024C" w:rsidRPr="00C2024C" w:rsidRDefault="00C2024C" w:rsidP="00C2024C">
      <w:pPr>
        <w:pStyle w:val="Bibliography"/>
        <w:rPr>
          <w:rFonts w:ascii="Times New Roman" w:hAnsi="Times New Roman" w:cs="Times New Roman"/>
        </w:rPr>
      </w:pPr>
      <w:r>
        <w:rPr>
          <w:lang w:val="en-CA"/>
        </w:rPr>
        <w:fldChar w:fldCharType="begin"/>
      </w:r>
      <w:r>
        <w:rPr>
          <w:lang w:val="en-CA"/>
        </w:rPr>
        <w:instrText xml:space="preserve"> ADDIN ZOTERO_BIBL {"uncited":[],"omitted":[],"custom":[]} CSL_BIBLIOGRAPHY </w:instrText>
      </w:r>
      <w:r>
        <w:rPr>
          <w:lang w:val="en-CA"/>
        </w:rPr>
        <w:fldChar w:fldCharType="separate"/>
      </w:r>
      <w:r w:rsidRPr="00C2024C">
        <w:rPr>
          <w:rFonts w:ascii="Times New Roman" w:hAnsi="Times New Roman" w:cs="Times New Roman"/>
        </w:rPr>
        <w:t>Allgeier, J.E., Burkepile, D.E., Layman, C.A., 2017. Animal pee in the sea: consumer-mediated nutrient dynamics in the world’s changing oceans. Global Change Biology 23, 2166–2178. https://doi.org/10.1111/gcb.13625</w:t>
      </w:r>
    </w:p>
    <w:p w14:paraId="0DB6AB68"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lastRenderedPageBreak/>
        <w:t>Atkinson, C.L., Capps, K.A., Rugenski, A.T., Vanni, M.J., 2017. Consumer-driven nutrient dynamics in freshwater ecosystems: from individuals to ecosystems. Biological Reviews 92, 2003–2023. https://doi.org/10.1111/brv.12318</w:t>
      </w:r>
    </w:p>
    <w:p w14:paraId="33DA5B7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Darwin, C., 1842. The structure and distribution of coral reefs. Smith, Elder and Co, London  (Reprinted 1962, Univ of  Calif Press).</w:t>
      </w:r>
    </w:p>
    <w:p w14:paraId="5AF2F3C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Gruner, D.S., Smith, J.E., Seabloom, E.W., Sandin, S.A., Ngai, J.T., Hillebrand, H., Harpole, W.S., Elser, J.J., Cleland, E.E., Bracken, M.E.S., Borer, E.T., Bolker, B.M., 2008. A cross-system synthesis of consumer and nutrient resource control on producer biomass. Ecology Letters 11, 740–755. https://doi.org/10.1111/j.1461-0248.2008.01192.x</w:t>
      </w:r>
    </w:p>
    <w:p w14:paraId="357E6764"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Hillman, K., Walker, D.I., Larkum, A.W.D., McComb, A.J., 1989. Productivity and nutrient limitation, in: Larkum, A.W.D., McComb, A.J., Shephard, S.A. (Eds.), Biology of Seagrasses : A Treatise on the Biology of Seagrasses with Special Reference to the Australian Region. Elsevier Science Pub., Amsterdam, The Netherlands, pp. 635–685.</w:t>
      </w:r>
    </w:p>
    <w:p w14:paraId="4D51423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Jackson, G.A., 1977. Nutrients and Production of Giant Kelp, Macrocystis pyrifera, Off Southern California. Limnology and Oceanography 22, 979–995.</w:t>
      </w:r>
    </w:p>
    <w:p w14:paraId="41661E7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McNaughton, S.J., Ruess, R.W., Seagle, S.W., 1988. Large Mammals and Process Dynamics in African Ecosystems. BioScience 38, 794–800. https://doi.org/10.2307/1310789</w:t>
      </w:r>
    </w:p>
    <w:p w14:paraId="05AC411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McPhee-Shaw, E.E., Siegel, D.A., Washburn, L., Brzezinski, M.A., Jones, J.L., Leydecker, A., Melack, J., 2007. Mechanisms for nutrient delivery to the inner shelf: Observations from the Santa Barbara Channel. Limnology and Oceanography 52, 1748–1766. https://doi.org/10.4319/lo.2007.52.5.1748</w:t>
      </w:r>
    </w:p>
    <w:p w14:paraId="3C4A7C4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Meyer, J.L., Schultz, E.T., Helfman, G.S., 1983. Fish Schools: An Asset to Corals. Science 220, 1047–1049. https://doi.org/10.1126/science.220.4601.1047</w:t>
      </w:r>
    </w:p>
    <w:p w14:paraId="108E96F9"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49428681"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Pfister, C.A., Altabet, M.A., Post, D., 2014. Animal regeneration and microbial retention of nitrogen along coastal rocky shores. Ecology 95, 2803–2814. https://doi.org/10.1890/13-1825.1</w:t>
      </w:r>
    </w:p>
    <w:p w14:paraId="182ED79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Phillips, J.C., Hurd, C.L., 2004. Kinetics of Nitrate, Ammonium, and Urea Uptake by Four Intertidal Seaweeds from New Zealand1. Journal of Phycology 40, 534–545. https://doi.org/10.1111/j.1529-8817.2004.03157.x</w:t>
      </w:r>
    </w:p>
    <w:p w14:paraId="58123FDB"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Polis, G.A., 1999. Why Are Parts of the World Green? Multiple Factors Control Productivity and the Distribution of Biomass. Oikos 86, 3–15. https://doi.org/10.2307/3546565</w:t>
      </w:r>
    </w:p>
    <w:p w14:paraId="4F2899A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Poore, A.G.B., Campbell, A.H., Coleman, R.A., Edgar, G.J., Jormalainen, V., Reynolds, P.L., Sotka, E.E., Stachowicz, J.J., Taylor, R.B., Vanderklift, M.A., Duffy, J.E., 2012. Global patterns in the impact of marine herbivores on benthic primary producers. Ecology Letters 15, 912–922. https://doi.org/10.1111/j.1461-0248.2012.01804.x</w:t>
      </w:r>
    </w:p>
    <w:p w14:paraId="639ADD5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Probyn, T.A., McQuaid, C.D., 1985. In-situ measurements of nitrogenous nutrient uptake by kelp (Ecklonia maxima) and phytoplankton in a nitrate-rich upwelling environment. Mar. Biol. 88, 149–154. https://doi.org/10.1007/BF00397162</w:t>
      </w:r>
    </w:p>
    <w:p w14:paraId="4729B48F"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lastRenderedPageBreak/>
        <w:t>Ryther, J.H., Dunstan, W.M., 1971. Nitrogen, Phosphorus, and Eutrophication in the Coastal Marine Environment. Science 171, 1008–1013. https://doi.org/10.1126/science.171.3975.1008</w:t>
      </w:r>
    </w:p>
    <w:p w14:paraId="2600B20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Sarmiento, J.L., Gruber, N., Brzezinski, M.A., Dunne, J.P., 2004. High-latitude controls of thermocline nutrients and low latitude biological productivity. Nature 427, 56–60. https://doi.org/10.1038/nature02127</w:t>
      </w:r>
    </w:p>
    <w:p w14:paraId="03B9CB5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Sitters, J., Bakker, E.S., Veldhuis, M.P., Veen, G.F., Olde Venterink, H., Vanni, M.J., 2017. The Stoichiometry of Nutrient Release by Terrestrial Herbivores and Its Ecosystem Consequences. Front. Earth Sci. 5. https://doi.org/10.3389/feart.2017.00032</w:t>
      </w:r>
    </w:p>
    <w:p w14:paraId="09B9E56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Smith, V.H., Tilman, G.D., Nekola, J.C., 1999. Eutrophication: impacts of excess nutrient inputs on freshwater, marine, and terrestrial ecosystems. Environmental Pollution 100, 179–196. https://doi.org/10.1016/S0269-7491(99)00091-3</w:t>
      </w:r>
    </w:p>
    <w:p w14:paraId="3BA26760"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Vanni, M.J., 2002. Nutrient Cycling by Animals in Freshwater Ecosystems. Annual Review of Ecology and Systematics 33, 341–370. https://doi.org/10.1146/annurev.ecolsys.33.010802.150519</w:t>
      </w:r>
    </w:p>
    <w:p w14:paraId="3B4937E9" w14:textId="7A586F8C" w:rsidR="00CE5E3D" w:rsidRPr="00C2024C" w:rsidRDefault="00C2024C" w:rsidP="00C2024C">
      <w:pPr>
        <w:spacing w:line="360" w:lineRule="auto"/>
        <w:rPr>
          <w:rFonts w:ascii="Times New Roman" w:hAnsi="Times New Roman" w:cs="Times New Roman"/>
          <w:lang w:val="en-CA"/>
        </w:rPr>
      </w:pPr>
      <w:r>
        <w:rPr>
          <w:rFonts w:ascii="Times New Roman" w:hAnsi="Times New Roman" w:cs="Times New Roman"/>
          <w:lang w:val="en-CA"/>
        </w:rPr>
        <w:fldChar w:fldCharType="end"/>
      </w:r>
    </w:p>
    <w:p w14:paraId="662CE784" w14:textId="77777777" w:rsidR="00CE5E3D" w:rsidRDefault="00CE5E3D" w:rsidP="00CE5E3D">
      <w:pPr>
        <w:pStyle w:val="Header"/>
        <w:tabs>
          <w:tab w:val="right" w:pos="13860"/>
        </w:tabs>
        <w:ind w:left="720"/>
        <w:rPr>
          <w:rFonts w:ascii="Calibri" w:hAnsi="Calibri"/>
          <w:b/>
          <w:bCs/>
          <w:sz w:val="28"/>
          <w:szCs w:val="28"/>
        </w:rPr>
      </w:pPr>
    </w:p>
    <w:p w14:paraId="02F2B286" w14:textId="77777777" w:rsidR="00CE5E3D" w:rsidRDefault="00CE5E3D" w:rsidP="00CE5E3D">
      <w:pPr>
        <w:pStyle w:val="Header"/>
        <w:tabs>
          <w:tab w:val="right" w:pos="13860"/>
        </w:tabs>
        <w:ind w:left="720"/>
        <w:rPr>
          <w:rFonts w:ascii="Calibri" w:hAnsi="Calibri"/>
          <w:b/>
          <w:bCs/>
          <w:sz w:val="28"/>
          <w:szCs w:val="28"/>
        </w:rPr>
      </w:pPr>
    </w:p>
    <w:p w14:paraId="33B78018" w14:textId="77777777" w:rsidR="00CE5E3D" w:rsidRPr="000919AC" w:rsidRDefault="00CE5E3D" w:rsidP="00CE5E3D">
      <w:pPr>
        <w:pStyle w:val="Header"/>
        <w:tabs>
          <w:tab w:val="right" w:pos="13860"/>
        </w:tabs>
        <w:ind w:left="720"/>
        <w:rPr>
          <w:sz w:val="28"/>
          <w:szCs w:val="28"/>
        </w:rPr>
      </w:pPr>
      <w:r>
        <w:rPr>
          <w:noProof/>
        </w:rPr>
        <w:drawing>
          <wp:anchor distT="36576" distB="36576" distL="36576" distR="36576" simplePos="0" relativeHeight="251680768" behindDoc="0" locked="0" layoutInCell="1" allowOverlap="1" wp14:anchorId="7325BCF2" wp14:editId="09CE7466">
            <wp:simplePos x="0" y="0"/>
            <wp:positionH relativeFrom="column">
              <wp:posOffset>-571500</wp:posOffset>
            </wp:positionH>
            <wp:positionV relativeFrom="paragraph">
              <wp:posOffset>-228600</wp:posOffset>
            </wp:positionV>
            <wp:extent cx="685800" cy="623570"/>
            <wp:effectExtent l="0" t="0" r="0" b="0"/>
            <wp:wrapNone/>
            <wp:docPr id="23" name="Picture 23" descr="Consort-Logo-Graphic-30-12-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Consort-Logo-Graphic-30-12-071"/>
                    <pic:cNvPicPr>
                      <a:picLocks/>
                    </pic:cNvPicPr>
                  </pic:nvPicPr>
                  <pic:blipFill>
                    <a:blip r:embed="rId10">
                      <a:extLst>
                        <a:ext uri="{28A0092B-C50C-407E-A947-70E740481C1C}">
                          <a14:useLocalDpi xmlns:a14="http://schemas.microsoft.com/office/drawing/2010/main" val="0"/>
                        </a:ext>
                      </a:extLst>
                    </a:blip>
                    <a:srcRect l="3000" t="20689" r="87100" b="17241"/>
                    <a:stretch>
                      <a:fillRect/>
                    </a:stretch>
                  </pic:blipFill>
                  <pic:spPr bwMode="auto">
                    <a:xfrm>
                      <a:off x="0" y="0"/>
                      <a:ext cx="685800" cy="6235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995264">
        <w:rPr>
          <w:rFonts w:ascii="Calibri" w:hAnsi="Calibri"/>
          <w:b/>
          <w:bCs/>
          <w:sz w:val="28"/>
          <w:szCs w:val="28"/>
        </w:rPr>
        <w:t xml:space="preserve">PRISMA 2009 </w:t>
      </w:r>
      <w:r>
        <w:rPr>
          <w:rFonts w:ascii="Calibri" w:hAnsi="Calibri"/>
          <w:b/>
          <w:bCs/>
          <w:sz w:val="28"/>
          <w:szCs w:val="28"/>
        </w:rPr>
        <w:t>Flow Diagram</w:t>
      </w:r>
    </w:p>
    <w:p w14:paraId="21B9E227" w14:textId="77777777" w:rsidR="00CE5E3D" w:rsidRDefault="00CE5E3D" w:rsidP="00CE5E3D">
      <w:r>
        <w:rPr>
          <w:noProof/>
        </w:rPr>
        <mc:AlternateContent>
          <mc:Choice Requires="wps">
            <w:drawing>
              <wp:anchor distT="36576" distB="36576" distL="36576" distR="36576" simplePos="0" relativeHeight="251677696" behindDoc="0" locked="0" layoutInCell="1" allowOverlap="1" wp14:anchorId="5054107F" wp14:editId="4409AEC1">
                <wp:simplePos x="0" y="0"/>
                <wp:positionH relativeFrom="column">
                  <wp:posOffset>2743200</wp:posOffset>
                </wp:positionH>
                <wp:positionV relativeFrom="paragraph">
                  <wp:posOffset>5612130</wp:posOffset>
                </wp:positionV>
                <wp:extent cx="0" cy="342900"/>
                <wp:effectExtent l="63500" t="0" r="25400" b="25400"/>
                <wp:wrapNone/>
                <wp:docPr id="2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726F5F" id="_x0000_t32" coordsize="21600,21600" o:spt="32" o:oned="t" path="m,l21600,21600e" filled="f">
                <v:path arrowok="t" fillok="f" o:connecttype="none"/>
                <o:lock v:ext="edit" shapetype="t"/>
              </v:shapetype>
              <v:shape id="AutoShape 22" o:spid="_x0000_s1026" type="#_x0000_t32" style="position:absolute;margin-left:3in;margin-top:441.9pt;width:0;height:27pt;z-index:2516776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">
                <v:stroke endarrow="block"/>
                <v:shadow color="#ccc"/>
                <o:lock v:ext="edit" shapetype="f"/>
              </v:shape>
            </w:pict>
          </mc:Fallback>
        </mc:AlternateContent>
      </w:r>
      <w:r>
        <w:rPr>
          <w:noProof/>
        </w:rPr>
        <mc:AlternateContent>
          <mc:Choice Requires="wps">
            <w:drawing>
              <wp:anchor distT="0" distB="0" distL="114300" distR="114300" simplePos="0" relativeHeight="251673600" behindDoc="0" locked="0" layoutInCell="1" allowOverlap="1" wp14:anchorId="4281FB0E" wp14:editId="0F8912DE">
                <wp:simplePos x="0" y="0"/>
                <wp:positionH relativeFrom="column">
                  <wp:posOffset>1885950</wp:posOffset>
                </wp:positionH>
                <wp:positionV relativeFrom="paragraph">
                  <wp:posOffset>5955030</wp:posOffset>
                </wp:positionV>
                <wp:extent cx="1714500" cy="914400"/>
                <wp:effectExtent l="0" t="0" r="0" b="0"/>
                <wp:wrapNone/>
                <wp:docPr id="2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914400"/>
                        </a:xfrm>
                        <a:prstGeom prst="rect">
                          <a:avLst/>
                        </a:prstGeom>
                        <a:solidFill>
                          <a:srgbClr val="FFFFFF"/>
                        </a:solidFill>
                        <a:ln w="9525">
                          <a:solidFill>
                            <a:srgbClr val="000000"/>
                          </a:solidFill>
                          <a:miter lim="800000"/>
                          <a:headEnd/>
                          <a:tailEnd/>
                        </a:ln>
                      </wps:spPr>
                      <wps:txbx>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1FB0E" id="Rectangle 21" o:spid="_x0000_s1026" style="position:absolute;margin-left:148.5pt;margin-top:468.9pt;width:13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">
                <v:path arrowok="t"/>
                <v:textbox inset=",7.2pt,,7.2pt">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8A58CC4" wp14:editId="221604EF">
                <wp:simplePos x="0" y="0"/>
                <wp:positionH relativeFrom="column">
                  <wp:posOffset>1885950</wp:posOffset>
                </wp:positionH>
                <wp:positionV relativeFrom="paragraph">
                  <wp:posOffset>4926330</wp:posOffset>
                </wp:positionV>
                <wp:extent cx="1714500" cy="685800"/>
                <wp:effectExtent l="0" t="0" r="0" b="0"/>
                <wp:wrapNone/>
                <wp:docPr id="1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58CC4" id="Rectangle 20" o:spid="_x0000_s1027" style="position:absolute;margin-left:148.5pt;margin-top:387.9pt;width:135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">
                <v:path arrowok="t"/>
                <v:textbox inset=",7.2pt,,7.2pt">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41C81479" wp14:editId="33C64305">
                <wp:simplePos x="0" y="0"/>
                <wp:positionH relativeFrom="column">
                  <wp:posOffset>4229100</wp:posOffset>
                </wp:positionH>
                <wp:positionV relativeFrom="paragraph">
                  <wp:posOffset>3897630</wp:posOffset>
                </wp:positionV>
                <wp:extent cx="1714500" cy="685800"/>
                <wp:effectExtent l="0" t="0" r="0" b="0"/>
                <wp:wrapNone/>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81479" id="Rectangle 19" o:spid="_x0000_s1028" style="position:absolute;margin-left:333pt;margin-top:306.9pt;width:13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">
                <v:path arrowok="t"/>
                <v:textbox inset=",7.2pt,,7.2pt">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9744" behindDoc="0" locked="0" layoutInCell="1" allowOverlap="1" wp14:anchorId="5805E138" wp14:editId="749E0957">
                <wp:simplePos x="0" y="0"/>
                <wp:positionH relativeFrom="column">
                  <wp:posOffset>3600450</wp:posOffset>
                </wp:positionH>
                <wp:positionV relativeFrom="paragraph">
                  <wp:posOffset>4240530</wp:posOffset>
                </wp:positionV>
                <wp:extent cx="628650" cy="0"/>
                <wp:effectExtent l="0" t="63500" r="0" b="63500"/>
                <wp:wrapNone/>
                <wp:docPr id="1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A77EF5" id="AutoShape 18" o:spid="_x0000_s1026" type="#_x0000_t32" style="position:absolute;margin-left:283.5pt;margin-top:333.9pt;width:49.5pt;height:0;z-index:2516797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">
                <v:stroke endarrow="block"/>
                <v:shadow color="#ccc"/>
                <o:lock v:ext="edit" shapetype="f"/>
              </v:shape>
            </w:pict>
          </mc:Fallback>
        </mc:AlternateContent>
      </w:r>
      <w:r>
        <w:rPr>
          <w:noProof/>
        </w:rPr>
        <mc:AlternateContent>
          <mc:Choice Requires="wps">
            <w:drawing>
              <wp:anchor distT="36576" distB="36576" distL="36576" distR="36576" simplePos="0" relativeHeight="251676672" behindDoc="0" locked="0" layoutInCell="1" allowOverlap="1" wp14:anchorId="6DD9534D" wp14:editId="455DA530">
                <wp:simplePos x="0" y="0"/>
                <wp:positionH relativeFrom="column">
                  <wp:posOffset>2743200</wp:posOffset>
                </wp:positionH>
                <wp:positionV relativeFrom="paragraph">
                  <wp:posOffset>4583430</wp:posOffset>
                </wp:positionV>
                <wp:extent cx="0" cy="342900"/>
                <wp:effectExtent l="63500" t="0" r="25400" b="254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F482A7" id="AutoShape 17" o:spid="_x0000_s1026" type="#_x0000_t32" style="position:absolute;margin-left:3in;margin-top:360.9pt;width:0;height:27pt;z-index:2516766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">
                <v:stroke endarrow="block"/>
                <v:shadow color="#ccc"/>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3496F1CA" wp14:editId="1DC69393">
                <wp:simplePos x="0" y="0"/>
                <wp:positionH relativeFrom="column">
                  <wp:posOffset>1885950</wp:posOffset>
                </wp:positionH>
                <wp:positionV relativeFrom="paragraph">
                  <wp:posOffset>3897630</wp:posOffset>
                </wp:positionV>
                <wp:extent cx="1714500" cy="685800"/>
                <wp:effectExtent l="0" t="0" r="0" b="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(n =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6F1CA" id="Rectangle 16" o:spid="_x0000_s1029" style="position:absolute;margin-left:148.5pt;margin-top:306.9pt;width:13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">
                <v:path arrowok="t"/>
                <v:textbox inset=",7.2pt,,7.2pt">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8720" behindDoc="0" locked="0" layoutInCell="1" allowOverlap="1" wp14:anchorId="661822ED" wp14:editId="4700C499">
                <wp:simplePos x="0" y="0"/>
                <wp:positionH relativeFrom="column">
                  <wp:posOffset>3578225</wp:posOffset>
                </wp:positionH>
                <wp:positionV relativeFrom="paragraph">
                  <wp:posOffset>3268980</wp:posOffset>
                </wp:positionV>
                <wp:extent cx="650875" cy="0"/>
                <wp:effectExtent l="0" t="63500" r="0" b="6350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87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F79537" id="AutoShape 15" o:spid="_x0000_s1026" type="#_x0000_t32" style="position:absolute;margin-left:281.75pt;margin-top:257.4pt;width:51.25pt;height:0;z-index:2516787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">
                <v:stroke endarrow="block"/>
                <v:shadow color="#ccc"/>
                <o:lock v:ext="edit" shapetype="f"/>
              </v:shape>
            </w:pict>
          </mc:Fallback>
        </mc:AlternateContent>
      </w:r>
      <w:r>
        <w:rPr>
          <w:noProof/>
        </w:rPr>
        <mc:AlternateContent>
          <mc:Choice Requires="wps">
            <w:drawing>
              <wp:anchor distT="0" distB="0" distL="114300" distR="114300" simplePos="0" relativeHeight="251669504" behindDoc="0" locked="0" layoutInCell="1" allowOverlap="1" wp14:anchorId="03830E02" wp14:editId="55BD0FD5">
                <wp:simplePos x="0" y="0"/>
                <wp:positionH relativeFrom="column">
                  <wp:posOffset>4229100</wp:posOffset>
                </wp:positionH>
                <wp:positionV relativeFrom="paragraph">
                  <wp:posOffset>2983230</wp:posOffset>
                </wp:positionV>
                <wp:extent cx="1714500" cy="571500"/>
                <wp:effectExtent l="0" t="0" r="0" b="0"/>
                <wp:wrapNone/>
                <wp:docPr id="1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571500"/>
                        </a:xfrm>
                        <a:prstGeom prst="rect">
                          <a:avLst/>
                        </a:prstGeom>
                        <a:solidFill>
                          <a:srgbClr val="FFFFFF"/>
                        </a:solidFill>
                        <a:ln w="9525">
                          <a:solidFill>
                            <a:srgbClr val="000000"/>
                          </a:solidFill>
                          <a:miter lim="800000"/>
                          <a:headEnd/>
                          <a:tailEnd/>
                        </a:ln>
                      </wps:spPr>
                      <wps:txbx>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  1,329 )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30E02" id="Rectangle 14" o:spid="_x0000_s1030" style="position:absolute;margin-left:333pt;margin-top:234.9pt;width:135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">
                <v:path arrowok="t"/>
                <v:textbox inset=",7.2pt,,7.2pt">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  1,329 )</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5115458E" wp14:editId="381A36FF">
                <wp:simplePos x="0" y="0"/>
                <wp:positionH relativeFrom="column">
                  <wp:posOffset>1908175</wp:posOffset>
                </wp:positionH>
                <wp:positionV relativeFrom="paragraph">
                  <wp:posOffset>2983230</wp:posOffset>
                </wp:positionV>
                <wp:extent cx="1670050" cy="571500"/>
                <wp:effectExtent l="0" t="0" r="6350" b="0"/>
                <wp:wrapNone/>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0050" cy="571500"/>
                        </a:xfrm>
                        <a:prstGeom prst="rect">
                          <a:avLst/>
                        </a:prstGeom>
                        <a:solidFill>
                          <a:srgbClr val="FFFFFF"/>
                        </a:solidFill>
                        <a:ln w="9525">
                          <a:solidFill>
                            <a:srgbClr val="000000"/>
                          </a:solidFill>
                          <a:miter lim="800000"/>
                          <a:headEnd/>
                          <a:tailEnd/>
                        </a:ln>
                      </wps:spPr>
                      <wps:txbx>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100 )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5458E" id="Rectangle 13" o:spid="_x0000_s1031" style="position:absolute;margin-left:150.25pt;margin-top:234.9pt;width:131.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">
                <v:path arrowok="t"/>
                <v:textbox inset=",7.2pt,,7.2pt">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100 )</w:t>
                      </w:r>
                    </w:p>
                  </w:txbxContent>
                </v:textbox>
              </v:rect>
            </w:pict>
          </mc:Fallback>
        </mc:AlternateContent>
      </w:r>
      <w:r>
        <w:rPr>
          <w:noProof/>
        </w:rPr>
        <mc:AlternateContent>
          <mc:Choice Requires="wps">
            <w:drawing>
              <wp:anchor distT="36576" distB="36576" distL="36576" distR="36576" simplePos="0" relativeHeight="251675648" behindDoc="0" locked="0" layoutInCell="1" allowOverlap="1" wp14:anchorId="60BCA961" wp14:editId="40BAD8C9">
                <wp:simplePos x="0" y="0"/>
                <wp:positionH relativeFrom="column">
                  <wp:posOffset>2743200</wp:posOffset>
                </wp:positionH>
                <wp:positionV relativeFrom="paragraph">
                  <wp:posOffset>3554730</wp:posOffset>
                </wp:positionV>
                <wp:extent cx="0" cy="342900"/>
                <wp:effectExtent l="63500" t="0" r="25400" b="25400"/>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05D092" id="AutoShape 12" o:spid="_x0000_s1026" type="#_x0000_t32" style="position:absolute;margin-left:3in;margin-top:279.9pt;width:0;height:27pt;z-index:2516756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">
                <v:stroke endarrow="block"/>
                <v:shadow color="#ccc"/>
                <o:lock v:ext="edit" shapetype="f"/>
              </v:shape>
            </w:pict>
          </mc:Fallback>
        </mc:AlternateContent>
      </w:r>
      <w:r>
        <w:rPr>
          <w:noProof/>
        </w:rPr>
        <mc:AlternateContent>
          <mc:Choice Requires="wps">
            <w:drawing>
              <wp:anchor distT="36576" distB="36576" distL="36576" distR="36576" simplePos="0" relativeHeight="251674624" behindDoc="0" locked="0" layoutInCell="1" allowOverlap="1" wp14:anchorId="5B1B7C19" wp14:editId="4874A632">
                <wp:simplePos x="0" y="0"/>
                <wp:positionH relativeFrom="column">
                  <wp:posOffset>2743200</wp:posOffset>
                </wp:positionH>
                <wp:positionV relativeFrom="paragraph">
                  <wp:posOffset>2526030</wp:posOffset>
                </wp:positionV>
                <wp:extent cx="0" cy="457200"/>
                <wp:effectExtent l="63500" t="0" r="50800" b="2540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94AAAA" id="AutoShape 11" o:spid="_x0000_s1026" type="#_x0000_t32" style="position:absolute;margin-left:3in;margin-top:198.9pt;width:0;height:36pt;z-index:251674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">
                <v:stroke endarrow="block"/>
                <v:shadow color="#ccc"/>
                <o:lock v:ext="edit" shapetype="f"/>
              </v:shape>
            </w:pict>
          </mc:Fallback>
        </mc:AlternateContent>
      </w:r>
      <w:r>
        <w:rPr>
          <w:noProof/>
        </w:rPr>
        <mc:AlternateContent>
          <mc:Choice Requires="wps">
            <w:drawing>
              <wp:anchor distT="36576" distB="36576" distL="36576" distR="36576" simplePos="0" relativeHeight="251664384" behindDoc="0" locked="0" layoutInCell="1" allowOverlap="1" wp14:anchorId="3E18A135" wp14:editId="51ED4E50">
                <wp:simplePos x="0" y="0"/>
                <wp:positionH relativeFrom="column">
                  <wp:posOffset>3886200</wp:posOffset>
                </wp:positionH>
                <wp:positionV relativeFrom="paragraph">
                  <wp:posOffset>1497330</wp:posOffset>
                </wp:positionV>
                <wp:extent cx="0" cy="457200"/>
                <wp:effectExtent l="63500" t="0" r="50800" b="2540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E2C26" id="AutoShape 10" o:spid="_x0000_s1026" type="#_x0000_t32" style="position:absolute;margin-left:306pt;margin-top:117.9pt;width:0;height:36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">
                <v:stroke endarrow="block"/>
                <v:shadow color="#ccc"/>
                <o:lock v:ext="edit" shapetype="f"/>
              </v:shape>
            </w:pict>
          </mc:Fallback>
        </mc:AlternateContent>
      </w:r>
      <w:r>
        <w:rPr>
          <w:noProof/>
        </w:rPr>
        <mc:AlternateContent>
          <mc:Choice Requires="wps">
            <w:drawing>
              <wp:anchor distT="36576" distB="36576" distL="36576" distR="36576" simplePos="0" relativeHeight="251663360" behindDoc="0" locked="0" layoutInCell="1" allowOverlap="1" wp14:anchorId="17E227A9" wp14:editId="5A1834A4">
                <wp:simplePos x="0" y="0"/>
                <wp:positionH relativeFrom="column">
                  <wp:posOffset>1600200</wp:posOffset>
                </wp:positionH>
                <wp:positionV relativeFrom="paragraph">
                  <wp:posOffset>1497330</wp:posOffset>
                </wp:positionV>
                <wp:extent cx="0" cy="457200"/>
                <wp:effectExtent l="63500" t="0" r="50800" b="2540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991241" id="AutoShape 9" o:spid="_x0000_s1026" type="#_x0000_t32" style="position:absolute;margin-left:126pt;margin-top:117.9pt;width:0;height:36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">
                <v:stroke endarrow="block"/>
                <v:shadow color="#ccc"/>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6DA864E5" wp14:editId="7033A5EA">
                <wp:simplePos x="0" y="0"/>
                <wp:positionH relativeFrom="column">
                  <wp:posOffset>1356995</wp:posOffset>
                </wp:positionH>
                <wp:positionV relativeFrom="paragraph">
                  <wp:posOffset>1954530</wp:posOffset>
                </wp:positionV>
                <wp:extent cx="2771775" cy="571500"/>
                <wp:effectExtent l="0" t="0" r="0" b="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1775" cy="571500"/>
                        </a:xfrm>
                        <a:prstGeom prst="rect">
                          <a:avLst/>
                        </a:prstGeom>
                        <a:solidFill>
                          <a:srgbClr val="FFFFFF"/>
                        </a:solidFill>
                        <a:ln w="9525">
                          <a:solidFill>
                            <a:srgbClr val="000000"/>
                          </a:solidFill>
                          <a:miter lim="800000"/>
                          <a:headEnd/>
                          <a:tailEnd/>
                        </a:ln>
                      </wps:spPr>
                      <wps:txbx>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  1429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864E5" id="Rectangle 8" o:spid="_x0000_s1032" style="position:absolute;margin-left:106.85pt;margin-top:153.9pt;width:218.2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">
                <v:path arrowok="t"/>
                <v:textbox inset=",7.2pt,,7.2pt">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  1429  )</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0871049D" wp14:editId="72CA9F39">
                <wp:simplePos x="0" y="0"/>
                <wp:positionH relativeFrom="column">
                  <wp:posOffset>2914650</wp:posOffset>
                </wp:positionH>
                <wp:positionV relativeFrom="paragraph">
                  <wp:posOffset>811530</wp:posOffset>
                </wp:positionV>
                <wp:extent cx="2228850" cy="685800"/>
                <wp:effectExtent l="0" t="0" r="635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5800"/>
                        </a:xfrm>
                        <a:prstGeom prst="rect">
                          <a:avLst/>
                        </a:prstGeom>
                        <a:solidFill>
                          <a:srgbClr val="FFFFFF"/>
                        </a:solidFill>
                        <a:ln w="9525">
                          <a:solidFill>
                            <a:srgbClr val="000000"/>
                          </a:solidFill>
                          <a:miter lim="800000"/>
                          <a:headEnd/>
                          <a:tailEnd/>
                        </a:ln>
                      </wps:spPr>
                      <wps:txbx>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(n =  784 )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1049D" id="Rectangle 7" o:spid="_x0000_s1033" style="position:absolute;margin-left:229.5pt;margin-top:63.9pt;width:175.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">
                <v:path arrowok="t"/>
                <v:textbox inset=",7.2pt,,7.2pt">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(n =  784 )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24B43A4" wp14:editId="7C6EE72E">
                <wp:simplePos x="0" y="0"/>
                <wp:positionH relativeFrom="column">
                  <wp:posOffset>-994410</wp:posOffset>
                </wp:positionH>
                <wp:positionV relativeFrom="paragraph">
                  <wp:posOffset>1120140</wp:posOffset>
                </wp:positionV>
                <wp:extent cx="1371600" cy="297180"/>
                <wp:effectExtent l="3810" t="0" r="3810" b="381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4B43A4" id="AutoShape 6" o:spid="_x0000_s1034" style="position:absolute;margin-left:-78.3pt;margin-top:88.2pt;width:108pt;height:23.4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" fillcolor="#ccecff">
                <v:path arrowok="t"/>
                <v:textbox style="layout-flow:vertical;mso-layout-flow-alt:bottom-to-top" inset="3.6pt,,3.6pt">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45A7D289" wp14:editId="5244B14D">
                <wp:simplePos x="0" y="0"/>
                <wp:positionH relativeFrom="column">
                  <wp:posOffset>-994410</wp:posOffset>
                </wp:positionH>
                <wp:positionV relativeFrom="paragraph">
                  <wp:posOffset>4320540</wp:posOffset>
                </wp:positionV>
                <wp:extent cx="1371600" cy="297180"/>
                <wp:effectExtent l="3810" t="0" r="3810" b="38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A7D289" id="AutoShape 5" o:spid="_x0000_s1035" style="position:absolute;margin-left:-78.3pt;margin-top:340.2pt;width:108pt;height:23.4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" fillcolor="#ccecff">
                <v:path arrowok="t"/>
                <v:textbox style="layout-flow:vertical;mso-layout-flow-alt:bottom-to-top" inset="3.6pt,,3.6pt">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3052C784" wp14:editId="72BCE60C">
                <wp:simplePos x="0" y="0"/>
                <wp:positionH relativeFrom="column">
                  <wp:posOffset>-994410</wp:posOffset>
                </wp:positionH>
                <wp:positionV relativeFrom="paragraph">
                  <wp:posOffset>5920740</wp:posOffset>
                </wp:positionV>
                <wp:extent cx="1371600" cy="297180"/>
                <wp:effectExtent l="3810" t="0" r="3810" b="381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52C784" id="AutoShape 4" o:spid="_x0000_s1036" style="position:absolute;margin-left:-78.3pt;margin-top:466.2pt;width:108pt;height:23.4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" fillcolor="#ccecff">
                <v:path arrowok="t"/>
                <v:textbox style="layout-flow:vertical;mso-layout-flow-alt:bottom-to-top" inset="3.6pt,,3.6pt">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53D2450E" wp14:editId="44B01D1A">
                <wp:simplePos x="0" y="0"/>
                <wp:positionH relativeFrom="column">
                  <wp:posOffset>-994410</wp:posOffset>
                </wp:positionH>
                <wp:positionV relativeFrom="paragraph">
                  <wp:posOffset>2720340</wp:posOffset>
                </wp:positionV>
                <wp:extent cx="1371600" cy="297180"/>
                <wp:effectExtent l="3810" t="0" r="3810" b="381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D2450E" id="AutoShape 3" o:spid="_x0000_s1037" style="position:absolute;margin-left:-78.3pt;margin-top:214.2pt;width:108pt;height:23.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" fillcolor="#ccecff">
                <v:path arrowok="t"/>
                <v:textbox style="layout-flow:vertical;mso-layout-flow-alt:bottom-to-top" inset="3.6pt,,3.6pt">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33594151" wp14:editId="022B9639">
                <wp:simplePos x="0" y="0"/>
                <wp:positionH relativeFrom="column">
                  <wp:posOffset>342900</wp:posOffset>
                </wp:positionH>
                <wp:positionV relativeFrom="paragraph">
                  <wp:posOffset>811530</wp:posOffset>
                </wp:positionV>
                <wp:extent cx="2228850" cy="682625"/>
                <wp:effectExtent l="0" t="0" r="6350" b="31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2625"/>
                        </a:xfrm>
                        <a:prstGeom prst="rect">
                          <a:avLst/>
                        </a:prstGeom>
                        <a:solidFill>
                          <a:srgbClr val="FFFFFF"/>
                        </a:solidFill>
                        <a:ln w="9525">
                          <a:solidFill>
                            <a:srgbClr val="000000"/>
                          </a:solidFill>
                          <a:miter lim="800000"/>
                          <a:headEnd/>
                          <a:tailEnd/>
                        </a:ln>
                      </wps:spPr>
                      <wps:txbx>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(n =  1006 )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94151" id="Rectangle 2" o:spid="_x0000_s1038" style="position:absolute;margin-left:27pt;margin-top:63.9pt;width:175.5pt;height:5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">
                <v:path arrowok="t"/>
                <v:textbox inset=",7.2pt,,7.2pt">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(n =  1006 )</w:t>
                      </w:r>
                    </w:p>
                  </w:txbxContent>
                </v:textbox>
              </v:rect>
            </w:pict>
          </mc:Fallback>
        </mc:AlternateContent>
      </w:r>
    </w:p>
    <w:p w14:paraId="4F49934C" w14:textId="77777777"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headerReference w:type="default" r:id="rId1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Isabelle Cote" w:date="2020-09-01T11:09:00Z" w:initials="IC">
    <w:p w14:paraId="5D7903D5" w14:textId="5A986FA6" w:rsidR="009B23D7" w:rsidRDefault="009B23D7">
      <w:pPr>
        <w:pStyle w:val="CommentText"/>
      </w:pPr>
      <w:r>
        <w:rPr>
          <w:rStyle w:val="CommentReference"/>
        </w:rPr>
        <w:annotationRef/>
      </w:r>
      <w:r>
        <w:t>For a general ecology journal, you present this dichotomy as a very general issue in ecology and might start narrowing the scope later than in the first paragraph.</w:t>
      </w:r>
    </w:p>
  </w:comment>
  <w:comment w:id="1" w:author="Isabelle Cote" w:date="2020-09-01T11:16:00Z" w:initials="IC">
    <w:p w14:paraId="5FD5287C" w14:textId="3FC7BF33" w:rsidR="009B23D7" w:rsidRDefault="009B23D7">
      <w:pPr>
        <w:pStyle w:val="CommentText"/>
      </w:pPr>
      <w:r>
        <w:rPr>
          <w:rStyle w:val="CommentReference"/>
        </w:rPr>
        <w:annotationRef/>
      </w:r>
      <w:r>
        <w:t>There’s a disconnect here</w:t>
      </w:r>
      <w:r w:rsidR="0060588D">
        <w:t xml:space="preserve"> with the previous sentence</w:t>
      </w:r>
    </w:p>
  </w:comment>
  <w:comment w:id="2" w:author="Isabelle Cote" w:date="2020-09-01T11:14:00Z" w:initials="IC">
    <w:p w14:paraId="1C95D210" w14:textId="034DEEF7" w:rsidR="009B23D7" w:rsidRDefault="009B23D7">
      <w:pPr>
        <w:pStyle w:val="CommentText"/>
      </w:pPr>
      <w:r>
        <w:rPr>
          <w:rStyle w:val="CommentReference"/>
        </w:rPr>
        <w:annotationRef/>
      </w:r>
      <w:r>
        <w:t>Need to unpack this for the reader</w:t>
      </w:r>
    </w:p>
  </w:comment>
  <w:comment w:id="3" w:author="Isabelle Cote" w:date="2020-09-01T11:11:00Z" w:initials="IC">
    <w:p w14:paraId="3B7AB094" w14:textId="417813C6" w:rsidR="009B23D7" w:rsidRDefault="009B23D7">
      <w:pPr>
        <w:pStyle w:val="CommentText"/>
      </w:pPr>
      <w:r>
        <w:rPr>
          <w:rStyle w:val="CommentReference"/>
        </w:rPr>
        <w:annotationRef/>
      </w:r>
      <w:r>
        <w:t>This might be a little misleading. Your reader might think that you’re going to compare the effect of different sources, which I don’t think is your goal</w:t>
      </w:r>
    </w:p>
  </w:comment>
  <w:comment w:id="4" w:author="Isabelle Cote" w:date="2020-09-01T11:12:00Z" w:initials="IC">
    <w:p w14:paraId="6AF61E1C" w14:textId="59665EF8" w:rsidR="009B23D7" w:rsidRDefault="009B23D7">
      <w:pPr>
        <w:pStyle w:val="CommentText"/>
      </w:pPr>
      <w:r>
        <w:rPr>
          <w:rStyle w:val="CommentReference"/>
        </w:rPr>
        <w:annotationRef/>
      </w:r>
      <w:r>
        <w:t>For generality, you might want to spell out the difference from other aquatic systems (e.g. P in fresh water)</w:t>
      </w:r>
    </w:p>
  </w:comment>
  <w:comment w:id="8" w:author="Isabelle Cote" w:date="2020-09-01T12:23:00Z" w:initials="IC">
    <w:p w14:paraId="37254462" w14:textId="00F0B234" w:rsidR="002A3E77" w:rsidRDefault="002A3E77">
      <w:pPr>
        <w:pStyle w:val="CommentText"/>
      </w:pPr>
      <w:r>
        <w:rPr>
          <w:rStyle w:val="CommentReference"/>
        </w:rPr>
        <w:annotationRef/>
      </w:r>
      <w:r>
        <w:t>Here we can use coral reefs as an example to suggest that there must be other sources.</w:t>
      </w:r>
    </w:p>
  </w:comment>
  <w:comment w:id="10" w:author="Isabelle Cote" w:date="2020-09-01T12:19:00Z" w:initials="IC">
    <w:p w14:paraId="54178595" w14:textId="3D3BFB28" w:rsidR="002A3E77" w:rsidRDefault="002A3E77">
      <w:pPr>
        <w:pStyle w:val="CommentText"/>
      </w:pPr>
      <w:r>
        <w:rPr>
          <w:rStyle w:val="CommentReference"/>
        </w:rPr>
        <w:annotationRef/>
      </w:r>
      <w:r>
        <w:t>To try to maintain the inverted pyramid structure, it might be better to talk about exogenous sources here. Define them – talk about natural/human, seasonal/spatial variation, etc.</w:t>
      </w:r>
    </w:p>
  </w:comment>
  <w:comment w:id="11" w:author="Isabelle Cote" w:date="2020-09-01T11:27:00Z" w:initials="IC">
    <w:p w14:paraId="687B1BD2" w14:textId="59844031" w:rsidR="00501D7F" w:rsidRDefault="00501D7F">
      <w:pPr>
        <w:pStyle w:val="CommentText"/>
      </w:pPr>
      <w:r>
        <w:rPr>
          <w:rStyle w:val="CommentReference"/>
        </w:rPr>
        <w:annotationRef/>
      </w:r>
      <w:r>
        <w:t>One sentence about nitrogen fixation, then CND</w:t>
      </w:r>
    </w:p>
  </w:comment>
  <w:comment w:id="12" w:author="Isabelle Cote" w:date="2020-09-01T12:28:00Z" w:initials="IC">
    <w:p w14:paraId="22318ADE" w14:textId="61DC9963" w:rsidR="003F5B30" w:rsidRDefault="003F5B30">
      <w:pPr>
        <w:pStyle w:val="CommentText"/>
      </w:pPr>
      <w:r>
        <w:rPr>
          <w:rStyle w:val="CommentReference"/>
        </w:rPr>
        <w:annotationRef/>
      </w:r>
      <w:r>
        <w:t xml:space="preserve">Might want to </w:t>
      </w:r>
      <w:proofErr w:type="spellStart"/>
      <w:r>
        <w:t>emphasise</w:t>
      </w:r>
      <w:proofErr w:type="spellEnd"/>
      <w:r>
        <w:t xml:space="preserve"> that there is recent, growing awareness of the importance of this source of N</w:t>
      </w:r>
    </w:p>
  </w:comment>
  <w:comment w:id="13" w:author="Isabelle Cote" w:date="2020-09-01T12:33:00Z" w:initials="IC">
    <w:p w14:paraId="77AD243D" w14:textId="628C900D" w:rsidR="003F5B30" w:rsidRDefault="003F5B30">
      <w:pPr>
        <w:pStyle w:val="CommentText"/>
      </w:pPr>
      <w:r>
        <w:rPr>
          <w:rStyle w:val="CommentReference"/>
        </w:rPr>
        <w:annotationRef/>
      </w:r>
      <w:r>
        <w:t>CND?  What does the D mean?</w:t>
      </w:r>
    </w:p>
  </w:comment>
  <w:comment w:id="14" w:author="Isabelle Cote" w:date="2020-09-01T12:41:00Z" w:initials="IC">
    <w:p w14:paraId="3365CF08" w14:textId="50749A95" w:rsidR="00F83D2C" w:rsidRDefault="00F83D2C">
      <w:pPr>
        <w:pStyle w:val="CommentText"/>
      </w:pPr>
      <w:r>
        <w:rPr>
          <w:rStyle w:val="CommentReference"/>
        </w:rPr>
        <w:annotationRef/>
      </w:r>
      <w:r>
        <w:t>Would be good if there were more than one example</w:t>
      </w:r>
    </w:p>
  </w:comment>
  <w:comment w:id="15" w:author="Isabelle Cote" w:date="2020-09-01T12:41:00Z" w:initials="IC">
    <w:p w14:paraId="6CDCC3C6" w14:textId="0E731647" w:rsidR="00F83D2C" w:rsidRDefault="00F83D2C">
      <w:pPr>
        <w:pStyle w:val="CommentText"/>
      </w:pPr>
      <w:r>
        <w:rPr>
          <w:rStyle w:val="CommentReference"/>
        </w:rPr>
        <w:annotationRef/>
      </w:r>
      <w:r>
        <w:t>We end here with a clear gap that the MA will address.</w:t>
      </w:r>
    </w:p>
  </w:comment>
  <w:comment w:id="16" w:author="Isabelle Cote" w:date="2020-09-01T12:40:00Z" w:initials="IC">
    <w:p w14:paraId="79C42C16" w14:textId="49D46674" w:rsidR="00F83D2C" w:rsidRDefault="00F83D2C">
      <w:pPr>
        <w:pStyle w:val="CommentText"/>
      </w:pPr>
      <w:r>
        <w:rPr>
          <w:rStyle w:val="CommentReference"/>
        </w:rPr>
        <w:annotationRef/>
      </w:r>
      <w:r>
        <w:t>This last paragraph is good.  I usually leave them as is and only polish them at the end.</w:t>
      </w:r>
    </w:p>
  </w:comment>
  <w:comment w:id="17" w:author="Em Lim" w:date="2022-01-20T10:44:00Z" w:initials="EL">
    <w:p w14:paraId="2AD432BF" w14:textId="6CC7A200" w:rsidR="002F72F3" w:rsidRDefault="002F72F3">
      <w:pPr>
        <w:pStyle w:val="CommentText"/>
      </w:pPr>
      <w:r>
        <w:rPr>
          <w:rStyle w:val="CommentReference"/>
        </w:rPr>
        <w:annotationRef/>
      </w:r>
      <w:r>
        <w:t>Justify this choice</w:t>
      </w:r>
    </w:p>
  </w:comment>
  <w:comment w:id="18" w:author="Isabelle Cote" w:date="2020-09-01T11:18:00Z" w:initials="IC">
    <w:p w14:paraId="155D925E" w14:textId="5B5C4D66" w:rsidR="0060588D" w:rsidRDefault="0060588D">
      <w:pPr>
        <w:pStyle w:val="CommentText"/>
      </w:pPr>
      <w:r>
        <w:rPr>
          <w:rStyle w:val="CommentReference"/>
        </w:rPr>
        <w:annotationRef/>
      </w:r>
      <w:r>
        <w:t>Spell out what’s excluded</w:t>
      </w:r>
    </w:p>
  </w:comment>
  <w:comment w:id="19" w:author="Em Lim" w:date="2022-01-20T10:45:00Z" w:initials="EL">
    <w:p w14:paraId="419ED5B5" w14:textId="1365B633" w:rsidR="002F72F3" w:rsidRDefault="002F72F3">
      <w:pPr>
        <w:pStyle w:val="CommentText"/>
      </w:pPr>
      <w:r>
        <w:rPr>
          <w:rStyle w:val="CommentReference"/>
        </w:rPr>
        <w:annotationRef/>
      </w:r>
      <w:r>
        <w:t>Justify this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D7903D5" w15:done="0"/>
  <w15:commentEx w15:paraId="5FD5287C" w15:done="0"/>
  <w15:commentEx w15:paraId="1C95D210" w15:done="0"/>
  <w15:commentEx w15:paraId="3B7AB094" w15:done="0"/>
  <w15:commentEx w15:paraId="6AF61E1C" w15:done="0"/>
  <w15:commentEx w15:paraId="37254462" w15:done="0"/>
  <w15:commentEx w15:paraId="54178595" w15:done="0"/>
  <w15:commentEx w15:paraId="687B1BD2" w15:done="0"/>
  <w15:commentEx w15:paraId="22318ADE" w15:done="0"/>
  <w15:commentEx w15:paraId="77AD243D" w15:done="0"/>
  <w15:commentEx w15:paraId="3365CF08" w15:done="0"/>
  <w15:commentEx w15:paraId="6CDCC3C6" w15:done="0"/>
  <w15:commentEx w15:paraId="79C42C16" w15:done="0"/>
  <w15:commentEx w15:paraId="2AD432BF" w15:done="0"/>
  <w15:commentEx w15:paraId="155D925E" w15:done="0"/>
  <w15:commentEx w15:paraId="419ED5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8AA57" w16cex:dateUtc="2020-09-01T18:09:00Z"/>
  <w16cex:commentExtensible w16cex:durableId="22F8ABFB" w16cex:dateUtc="2020-09-01T18:16:00Z"/>
  <w16cex:commentExtensible w16cex:durableId="22F8AB99" w16cex:dateUtc="2020-09-01T18:14:00Z"/>
  <w16cex:commentExtensible w16cex:durableId="22F8AACC" w16cex:dateUtc="2020-09-01T18:11:00Z"/>
  <w16cex:commentExtensible w16cex:durableId="22F8AB14" w16cex:dateUtc="2020-09-01T18:12:00Z"/>
  <w16cex:commentExtensible w16cex:durableId="22F8BBA7" w16cex:dateUtc="2020-09-01T19:23:00Z"/>
  <w16cex:commentExtensible w16cex:durableId="22F8BAB9" w16cex:dateUtc="2020-09-01T19:19:00Z"/>
  <w16cex:commentExtensible w16cex:durableId="22F8AE8C" w16cex:dateUtc="2020-09-01T18:27:00Z"/>
  <w16cex:commentExtensible w16cex:durableId="22F8BCED" w16cex:dateUtc="2020-09-01T19:28:00Z"/>
  <w16cex:commentExtensible w16cex:durableId="22F8BE19" w16cex:dateUtc="2020-09-01T19:33:00Z"/>
  <w16cex:commentExtensible w16cex:durableId="22F8BFFB" w16cex:dateUtc="2020-09-01T19:41:00Z"/>
  <w16cex:commentExtensible w16cex:durableId="22F8BFE8" w16cex:dateUtc="2020-09-01T19:41:00Z"/>
  <w16cex:commentExtensible w16cex:durableId="22F8BFC9" w16cex:dateUtc="2020-09-01T19:40:00Z"/>
  <w16cex:commentExtensible w16cex:durableId="2593BBA3" w16cex:dateUtc="2022-01-20T18:44:00Z"/>
  <w16cex:commentExtensible w16cex:durableId="22F8AC9D" w16cex:dateUtc="2020-09-01T18:18:00Z"/>
  <w16cex:commentExtensible w16cex:durableId="2593BBB0" w16cex:dateUtc="2022-01-20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D7903D5" w16cid:durableId="22F8AA57"/>
  <w16cid:commentId w16cid:paraId="5FD5287C" w16cid:durableId="22F8ABFB"/>
  <w16cid:commentId w16cid:paraId="1C95D210" w16cid:durableId="22F8AB99"/>
  <w16cid:commentId w16cid:paraId="3B7AB094" w16cid:durableId="22F8AACC"/>
  <w16cid:commentId w16cid:paraId="6AF61E1C" w16cid:durableId="22F8AB14"/>
  <w16cid:commentId w16cid:paraId="37254462" w16cid:durableId="22F8BBA7"/>
  <w16cid:commentId w16cid:paraId="54178595" w16cid:durableId="22F8BAB9"/>
  <w16cid:commentId w16cid:paraId="687B1BD2" w16cid:durableId="22F8AE8C"/>
  <w16cid:commentId w16cid:paraId="22318ADE" w16cid:durableId="22F8BCED"/>
  <w16cid:commentId w16cid:paraId="77AD243D" w16cid:durableId="22F8BE19"/>
  <w16cid:commentId w16cid:paraId="3365CF08" w16cid:durableId="22F8BFFB"/>
  <w16cid:commentId w16cid:paraId="6CDCC3C6" w16cid:durableId="22F8BFE8"/>
  <w16cid:commentId w16cid:paraId="79C42C16" w16cid:durableId="22F8BFC9"/>
  <w16cid:commentId w16cid:paraId="2AD432BF" w16cid:durableId="2593BBA3"/>
  <w16cid:commentId w16cid:paraId="155D925E" w16cid:durableId="22F8AC9D"/>
  <w16cid:commentId w16cid:paraId="419ED5B5" w16cid:durableId="2593BB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6DEDF4" w14:textId="77777777" w:rsidR="00FD3CA8" w:rsidRDefault="00FD3CA8" w:rsidP="00C5123B">
      <w:r>
        <w:separator/>
      </w:r>
    </w:p>
  </w:endnote>
  <w:endnote w:type="continuationSeparator" w:id="0">
    <w:p w14:paraId="72C835EF" w14:textId="77777777" w:rsidR="00FD3CA8" w:rsidRDefault="00FD3CA8"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6C882D" w14:textId="77777777" w:rsidR="00FD3CA8" w:rsidRDefault="00FD3CA8" w:rsidP="00C5123B">
      <w:r>
        <w:separator/>
      </w:r>
    </w:p>
  </w:footnote>
  <w:footnote w:type="continuationSeparator" w:id="0">
    <w:p w14:paraId="2B752235" w14:textId="77777777" w:rsidR="00FD3CA8" w:rsidRDefault="00FD3CA8" w:rsidP="00C51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F0218" w14:textId="77777777" w:rsidR="00932DB1" w:rsidRPr="00B748E3" w:rsidRDefault="00932DB1" w:rsidP="00932DB1">
    <w:pPr>
      <w:spacing w:line="360" w:lineRule="auto"/>
      <w:jc w:val="right"/>
      <w:rPr>
        <w:rFonts w:ascii="Times New Roman" w:hAnsi="Times New Roman" w:cs="Times New Roman"/>
        <w:lang w:val="en-CA"/>
      </w:rPr>
    </w:pPr>
    <w:r w:rsidRPr="00B748E3">
      <w:rPr>
        <w:rFonts w:ascii="Times New Roman" w:hAnsi="Times New Roman" w:cs="Times New Roman"/>
        <w:lang w:val="en-CA"/>
      </w:rPr>
      <w:t>Em Lim</w:t>
    </w:r>
  </w:p>
  <w:p w14:paraId="4B2012DB" w14:textId="77777777" w:rsidR="00932DB1" w:rsidRPr="00B748E3" w:rsidRDefault="00932DB1" w:rsidP="00932DB1">
    <w:pPr>
      <w:spacing w:line="360" w:lineRule="auto"/>
      <w:jc w:val="right"/>
      <w:rPr>
        <w:rFonts w:ascii="Times New Roman" w:hAnsi="Times New Roman" w:cs="Times New Roman"/>
        <w:lang w:val="en-CA"/>
      </w:rPr>
    </w:pPr>
    <w:r w:rsidRPr="00E80FB1">
      <w:rPr>
        <w:rFonts w:ascii="Times New Roman" w:hAnsi="Times New Roman" w:cs="Times New Roman"/>
        <w:lang w:val="en-CA"/>
      </w:rPr>
      <w:t>301434873</w:t>
    </w:r>
  </w:p>
  <w:p w14:paraId="288047FB" w14:textId="77777777" w:rsidR="00932DB1" w:rsidRPr="00B748E3" w:rsidRDefault="00932DB1" w:rsidP="00932DB1">
    <w:pPr>
      <w:spacing w:line="360" w:lineRule="auto"/>
      <w:jc w:val="right"/>
      <w:rPr>
        <w:rFonts w:ascii="Times New Roman" w:hAnsi="Times New Roman" w:cs="Times New Roman"/>
        <w:lang w:val="en-CA"/>
      </w:rPr>
    </w:pPr>
    <w:r w:rsidRPr="00B748E3">
      <w:rPr>
        <w:rFonts w:ascii="Times New Roman" w:hAnsi="Times New Roman" w:cs="Times New Roman"/>
        <w:lang w:val="en-CA"/>
      </w:rPr>
      <w:t>Directed Readings BISC 890</w:t>
    </w:r>
  </w:p>
  <w:p w14:paraId="05DE3222" w14:textId="77777777" w:rsidR="00932DB1" w:rsidRDefault="00932DB1">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Isabelle Cote">
    <w15:presenceInfo w15:providerId="AD" w15:userId="S::imcote@sfu.ca::21a460bd-e3fc-4d58-9196-46caf887a3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35C2"/>
    <w:rsid w:val="00004E70"/>
    <w:rsid w:val="000368E0"/>
    <w:rsid w:val="000655AA"/>
    <w:rsid w:val="00090008"/>
    <w:rsid w:val="000A592D"/>
    <w:rsid w:val="000D389D"/>
    <w:rsid w:val="001039E0"/>
    <w:rsid w:val="00116CE7"/>
    <w:rsid w:val="00140638"/>
    <w:rsid w:val="001430E3"/>
    <w:rsid w:val="001438DD"/>
    <w:rsid w:val="001509B4"/>
    <w:rsid w:val="00163860"/>
    <w:rsid w:val="0019580B"/>
    <w:rsid w:val="001C0E84"/>
    <w:rsid w:val="001C1331"/>
    <w:rsid w:val="001C473C"/>
    <w:rsid w:val="001C546F"/>
    <w:rsid w:val="001F514B"/>
    <w:rsid w:val="00200640"/>
    <w:rsid w:val="0020538A"/>
    <w:rsid w:val="002054EC"/>
    <w:rsid w:val="00212B39"/>
    <w:rsid w:val="00244413"/>
    <w:rsid w:val="00250755"/>
    <w:rsid w:val="00262F87"/>
    <w:rsid w:val="00272EE3"/>
    <w:rsid w:val="002813C3"/>
    <w:rsid w:val="0028519A"/>
    <w:rsid w:val="002A3E77"/>
    <w:rsid w:val="002D3816"/>
    <w:rsid w:val="002F72F3"/>
    <w:rsid w:val="00302D7A"/>
    <w:rsid w:val="00312ACB"/>
    <w:rsid w:val="00364D60"/>
    <w:rsid w:val="00394894"/>
    <w:rsid w:val="003A29CA"/>
    <w:rsid w:val="003D7403"/>
    <w:rsid w:val="003F5B30"/>
    <w:rsid w:val="00432A88"/>
    <w:rsid w:val="00463839"/>
    <w:rsid w:val="00470685"/>
    <w:rsid w:val="00472977"/>
    <w:rsid w:val="004811EE"/>
    <w:rsid w:val="004C5E95"/>
    <w:rsid w:val="004E69C8"/>
    <w:rsid w:val="004F7961"/>
    <w:rsid w:val="00501D7F"/>
    <w:rsid w:val="00523D2E"/>
    <w:rsid w:val="0052618F"/>
    <w:rsid w:val="00563494"/>
    <w:rsid w:val="00563F28"/>
    <w:rsid w:val="005814BD"/>
    <w:rsid w:val="00583782"/>
    <w:rsid w:val="005D2978"/>
    <w:rsid w:val="005F380A"/>
    <w:rsid w:val="0060588D"/>
    <w:rsid w:val="0061497D"/>
    <w:rsid w:val="00626F90"/>
    <w:rsid w:val="00647BC6"/>
    <w:rsid w:val="00661C52"/>
    <w:rsid w:val="006964FC"/>
    <w:rsid w:val="00696A7B"/>
    <w:rsid w:val="006A03DF"/>
    <w:rsid w:val="006A2C8D"/>
    <w:rsid w:val="006C6357"/>
    <w:rsid w:val="006E1049"/>
    <w:rsid w:val="00706957"/>
    <w:rsid w:val="00790CC8"/>
    <w:rsid w:val="00792DA2"/>
    <w:rsid w:val="007B55F1"/>
    <w:rsid w:val="007C73CA"/>
    <w:rsid w:val="007D1CA4"/>
    <w:rsid w:val="00817E60"/>
    <w:rsid w:val="0084590D"/>
    <w:rsid w:val="00864B7E"/>
    <w:rsid w:val="008B5AEA"/>
    <w:rsid w:val="008B6630"/>
    <w:rsid w:val="008F7310"/>
    <w:rsid w:val="00922C2B"/>
    <w:rsid w:val="00932DB1"/>
    <w:rsid w:val="009366CC"/>
    <w:rsid w:val="009562A3"/>
    <w:rsid w:val="009648FA"/>
    <w:rsid w:val="00982C03"/>
    <w:rsid w:val="00991DD5"/>
    <w:rsid w:val="009B12A9"/>
    <w:rsid w:val="009B23D7"/>
    <w:rsid w:val="009B5BF5"/>
    <w:rsid w:val="009C2911"/>
    <w:rsid w:val="009C2971"/>
    <w:rsid w:val="00A10494"/>
    <w:rsid w:val="00A51B2F"/>
    <w:rsid w:val="00A60B0D"/>
    <w:rsid w:val="00A913E6"/>
    <w:rsid w:val="00AA0D89"/>
    <w:rsid w:val="00AC46C7"/>
    <w:rsid w:val="00AD4BFC"/>
    <w:rsid w:val="00AD66D9"/>
    <w:rsid w:val="00AE2CF0"/>
    <w:rsid w:val="00AE6659"/>
    <w:rsid w:val="00B13C80"/>
    <w:rsid w:val="00B47A3A"/>
    <w:rsid w:val="00B67702"/>
    <w:rsid w:val="00B748E3"/>
    <w:rsid w:val="00B944A0"/>
    <w:rsid w:val="00BB2433"/>
    <w:rsid w:val="00BC0A04"/>
    <w:rsid w:val="00BC2A13"/>
    <w:rsid w:val="00BC7145"/>
    <w:rsid w:val="00C2024C"/>
    <w:rsid w:val="00C300D4"/>
    <w:rsid w:val="00C5123B"/>
    <w:rsid w:val="00C53934"/>
    <w:rsid w:val="00C91408"/>
    <w:rsid w:val="00C97FEF"/>
    <w:rsid w:val="00CB375F"/>
    <w:rsid w:val="00CB69EC"/>
    <w:rsid w:val="00CE5E3D"/>
    <w:rsid w:val="00D1627A"/>
    <w:rsid w:val="00D35FDD"/>
    <w:rsid w:val="00D37B45"/>
    <w:rsid w:val="00D61619"/>
    <w:rsid w:val="00D622A8"/>
    <w:rsid w:val="00DB065D"/>
    <w:rsid w:val="00DE150E"/>
    <w:rsid w:val="00DE23FA"/>
    <w:rsid w:val="00DF1A9E"/>
    <w:rsid w:val="00E01152"/>
    <w:rsid w:val="00E0624E"/>
    <w:rsid w:val="00E42532"/>
    <w:rsid w:val="00E622C0"/>
    <w:rsid w:val="00E80FB1"/>
    <w:rsid w:val="00EB30F5"/>
    <w:rsid w:val="00ED4745"/>
    <w:rsid w:val="00F00740"/>
    <w:rsid w:val="00F02A2B"/>
    <w:rsid w:val="00F041E7"/>
    <w:rsid w:val="00F20017"/>
    <w:rsid w:val="00F340C3"/>
    <w:rsid w:val="00F5124D"/>
    <w:rsid w:val="00F71C05"/>
    <w:rsid w:val="00F83D2C"/>
    <w:rsid w:val="00FB3754"/>
    <w:rsid w:val="00FB7F83"/>
    <w:rsid w:val="00FD3CA8"/>
    <w:rsid w:val="00FE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semiHidden/>
    <w:unhideWhenUsed/>
    <w:rsid w:val="00A60B0D"/>
    <w:rPr>
      <w:sz w:val="20"/>
      <w:szCs w:val="20"/>
    </w:rPr>
  </w:style>
  <w:style w:type="character" w:customStyle="1" w:styleId="CommentTextChar">
    <w:name w:val="Comment Text Char"/>
    <w:basedOn w:val="DefaultParagraphFont"/>
    <w:link w:val="CommentText"/>
    <w:uiPriority w:val="99"/>
    <w:semiHidden/>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8814</Words>
  <Characters>50244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15</cp:revision>
  <dcterms:created xsi:type="dcterms:W3CDTF">2020-09-01T19:41:00Z</dcterms:created>
  <dcterms:modified xsi:type="dcterms:W3CDTF">2022-02-17T20:19:00Z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id="9zabU1pR"/&gt;&lt;style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