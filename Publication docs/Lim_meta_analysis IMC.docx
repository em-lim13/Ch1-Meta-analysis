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EC473" w14:textId="77777777" w:rsidR="00E80FB1" w:rsidRPr="00B748E3" w:rsidRDefault="00E80FB1" w:rsidP="00E80FB1">
      <w:pPr>
        <w:spacing w:line="360" w:lineRule="auto"/>
        <w:rPr>
          <w:rFonts w:ascii="Times New Roman" w:hAnsi="Times New Roman" w:cs="Times New Roman"/>
          <w:lang w:val="en-CA"/>
        </w:rPr>
      </w:pPr>
    </w:p>
    <w:p w14:paraId="2CC34DD0" w14:textId="35D4C6A5" w:rsidR="003062C8" w:rsidRDefault="00457F19" w:rsidP="000D389D">
      <w:pPr>
        <w:spacing w:line="360" w:lineRule="auto"/>
        <w:jc w:val="center"/>
        <w:rPr>
          <w:ins w:id="0" w:author="Isabelle Cote" w:date="2023-02-23T12:57:00Z"/>
          <w:rFonts w:ascii="Times New Roman" w:hAnsi="Times New Roman" w:cs="Times New Roman"/>
          <w:b/>
          <w:bCs/>
          <w:lang w:val="en-CA"/>
        </w:rPr>
      </w:pPr>
      <w:r>
        <w:rPr>
          <w:rFonts w:ascii="Times New Roman" w:hAnsi="Times New Roman" w:cs="Times New Roman"/>
          <w:b/>
          <w:bCs/>
          <w:lang w:val="en-CA"/>
        </w:rPr>
        <w:t>Global meta-analysis of c</w:t>
      </w:r>
      <w:r w:rsidR="006E1FC0">
        <w:rPr>
          <w:rFonts w:ascii="Times New Roman" w:hAnsi="Times New Roman" w:cs="Times New Roman"/>
          <w:b/>
          <w:bCs/>
          <w:lang w:val="en-CA"/>
        </w:rPr>
        <w:t>onsumer</w:t>
      </w:r>
      <w:r w:rsidR="00696A7B" w:rsidRPr="00932DB1">
        <w:rPr>
          <w:rFonts w:ascii="Times New Roman" w:hAnsi="Times New Roman" w:cs="Times New Roman"/>
          <w:b/>
          <w:bCs/>
          <w:lang w:val="en-CA"/>
        </w:rPr>
        <w:t>-mediated nutrient cycling</w:t>
      </w:r>
      <w:r w:rsidR="006E412C">
        <w:rPr>
          <w:rFonts w:ascii="Times New Roman" w:hAnsi="Times New Roman" w:cs="Times New Roman"/>
          <w:b/>
          <w:bCs/>
          <w:lang w:val="en-CA"/>
        </w:rPr>
        <w:t xml:space="preserve"> across latitudes</w:t>
      </w:r>
    </w:p>
    <w:p w14:paraId="3ED5787D" w14:textId="76FA21C5" w:rsidR="00B864CF" w:rsidRDefault="00B864CF" w:rsidP="000D389D">
      <w:pPr>
        <w:spacing w:line="360" w:lineRule="auto"/>
        <w:jc w:val="center"/>
        <w:rPr>
          <w:ins w:id="1" w:author="Isabelle Cote" w:date="2023-02-23T12:57:00Z"/>
          <w:rFonts w:ascii="Times New Roman" w:hAnsi="Times New Roman" w:cs="Times New Roman"/>
          <w:b/>
          <w:bCs/>
          <w:lang w:val="en-CA"/>
        </w:rPr>
      </w:pPr>
    </w:p>
    <w:p w14:paraId="74EE8816" w14:textId="0522BB91" w:rsidR="00B864CF" w:rsidRDefault="00B864CF" w:rsidP="000D389D">
      <w:pPr>
        <w:spacing w:line="360" w:lineRule="auto"/>
        <w:jc w:val="center"/>
        <w:rPr>
          <w:rFonts w:ascii="Times New Roman" w:hAnsi="Times New Roman" w:cs="Times New Roman"/>
          <w:b/>
          <w:bCs/>
          <w:lang w:val="en-CA"/>
        </w:rPr>
      </w:pPr>
      <w:ins w:id="2" w:author="Isabelle Cote" w:date="2023-02-23T12:57:00Z">
        <w:r>
          <w:rPr>
            <w:rFonts w:ascii="Times New Roman" w:hAnsi="Times New Roman" w:cs="Times New Roman"/>
            <w:b/>
            <w:bCs/>
            <w:lang w:val="en-CA"/>
          </w:rPr>
          <w:t>Alt: Consumer</w:t>
        </w:r>
        <w:r w:rsidRPr="00932DB1">
          <w:rPr>
            <w:rFonts w:ascii="Times New Roman" w:hAnsi="Times New Roman" w:cs="Times New Roman"/>
            <w:b/>
            <w:bCs/>
            <w:lang w:val="en-CA"/>
          </w:rPr>
          <w:t>-mediated nutrient cycling</w:t>
        </w:r>
        <w:r>
          <w:rPr>
            <w:rFonts w:ascii="Times New Roman" w:hAnsi="Times New Roman" w:cs="Times New Roman"/>
            <w:b/>
            <w:bCs/>
            <w:lang w:val="en-CA"/>
          </w:rPr>
          <w:t xml:space="preserve"> across latitudes</w:t>
        </w:r>
      </w:ins>
    </w:p>
    <w:p w14:paraId="561EA438" w14:textId="77777777" w:rsidR="006E1FC0" w:rsidRPr="00932DB1" w:rsidRDefault="006E1FC0" w:rsidP="000D389D">
      <w:pPr>
        <w:spacing w:line="360" w:lineRule="auto"/>
        <w:jc w:val="center"/>
        <w:rPr>
          <w:rFonts w:ascii="Times New Roman" w:hAnsi="Times New Roman" w:cs="Times New Roman"/>
          <w:b/>
          <w:bCs/>
          <w:lang w:val="en-CA"/>
        </w:rPr>
      </w:pPr>
    </w:p>
    <w:p w14:paraId="5C6DD518" w14:textId="20783FAA" w:rsidR="00EA792A" w:rsidRPr="006E1FC0" w:rsidRDefault="006B0E75" w:rsidP="00EA792A">
      <w:pPr>
        <w:spacing w:line="360" w:lineRule="auto"/>
        <w:ind w:firstLine="720"/>
        <w:jc w:val="center"/>
        <w:rPr>
          <w:rFonts w:ascii="Times New Roman" w:hAnsi="Times New Roman" w:cs="Times New Roman"/>
          <w:vertAlign w:val="superscript"/>
        </w:rPr>
      </w:pPr>
      <w:proofErr w:type="spellStart"/>
      <w:r>
        <w:rPr>
          <w:rFonts w:ascii="Times New Roman" w:hAnsi="Times New Roman" w:cs="Times New Roman"/>
        </w:rPr>
        <w:t>Em</w:t>
      </w:r>
      <w:proofErr w:type="spellEnd"/>
      <w:r>
        <w:rPr>
          <w:rFonts w:ascii="Times New Roman" w:hAnsi="Times New Roman" w:cs="Times New Roman"/>
        </w:rPr>
        <w:t xml:space="preserve"> G Lim</w:t>
      </w:r>
      <w:r w:rsidR="006E1FC0">
        <w:rPr>
          <w:rFonts w:ascii="Times New Roman" w:hAnsi="Times New Roman" w:cs="Times New Roman"/>
          <w:vertAlign w:val="superscript"/>
        </w:rPr>
        <w:t>1</w:t>
      </w:r>
      <w:r w:rsidR="00057311">
        <w:rPr>
          <w:rFonts w:ascii="Times New Roman" w:hAnsi="Times New Roman" w:cs="Times New Roman"/>
        </w:rPr>
        <w:t xml:space="preserve"> and</w:t>
      </w:r>
      <w:r>
        <w:rPr>
          <w:rFonts w:ascii="Times New Roman" w:hAnsi="Times New Roman" w:cs="Times New Roman"/>
        </w:rPr>
        <w:t xml:space="preserve"> Isabelle M Côté</w:t>
      </w:r>
      <w:r w:rsidR="006E1FC0">
        <w:rPr>
          <w:rFonts w:ascii="Times New Roman" w:hAnsi="Times New Roman" w:cs="Times New Roman"/>
          <w:vertAlign w:val="superscript"/>
        </w:rPr>
        <w:t>1</w:t>
      </w:r>
    </w:p>
    <w:p w14:paraId="3153300F" w14:textId="77777777" w:rsidR="006E1FC0" w:rsidRDefault="006E1FC0" w:rsidP="00EA792A">
      <w:pPr>
        <w:spacing w:line="360" w:lineRule="auto"/>
        <w:ind w:firstLine="720"/>
        <w:jc w:val="center"/>
        <w:rPr>
          <w:rFonts w:ascii="Times New Roman" w:hAnsi="Times New Roman" w:cs="Times New Roman"/>
        </w:rPr>
      </w:pPr>
    </w:p>
    <w:p w14:paraId="3987E61E" w14:textId="77777777" w:rsidR="00057311" w:rsidRPr="00853AB2" w:rsidRDefault="00057311" w:rsidP="00057311">
      <w:pPr>
        <w:rPr>
          <w:rFonts w:ascii="Times New Roman" w:hAnsi="Times New Roman" w:cs="Times New Roman"/>
          <w:b/>
          <w:bCs/>
          <w:lang w:val="en-CA"/>
        </w:rPr>
      </w:pPr>
      <w:r w:rsidRPr="00853AB2">
        <w:rPr>
          <w:rFonts w:ascii="Times New Roman" w:hAnsi="Times New Roman" w:cs="Times New Roman"/>
          <w:b/>
          <w:bCs/>
          <w:lang w:val="en-CA"/>
        </w:rPr>
        <w:t>Affiliations</w:t>
      </w:r>
    </w:p>
    <w:p w14:paraId="2D93EA43" w14:textId="3F472B54" w:rsidR="00057311" w:rsidRDefault="00057311" w:rsidP="00057311">
      <w:pPr>
        <w:rPr>
          <w:rFonts w:ascii="Times New Roman" w:hAnsi="Times New Roman" w:cs="Times New Roman"/>
          <w:lang w:val="en-CA"/>
        </w:rPr>
      </w:pPr>
      <w:r>
        <w:rPr>
          <w:rFonts w:ascii="Times New Roman" w:hAnsi="Times New Roman" w:cs="Times New Roman"/>
          <w:vertAlign w:val="superscript"/>
          <w:lang w:val="en-CA"/>
        </w:rPr>
        <w:t>1</w:t>
      </w:r>
      <w:r w:rsidRPr="00853AB2">
        <w:rPr>
          <w:rFonts w:ascii="Times New Roman" w:hAnsi="Times New Roman" w:cs="Times New Roman"/>
          <w:lang w:val="en-CA"/>
        </w:rPr>
        <w:t>Biological Sciences, Simon Fraser University, Vancouver, British Columbia, CAN</w:t>
      </w:r>
    </w:p>
    <w:p w14:paraId="285610B5" w14:textId="08CBA568" w:rsidR="006E1FC0" w:rsidRDefault="006E1FC0" w:rsidP="00057311">
      <w:pPr>
        <w:rPr>
          <w:rFonts w:ascii="Times New Roman" w:hAnsi="Times New Roman" w:cs="Times New Roman"/>
          <w:lang w:val="en-CA"/>
        </w:rPr>
      </w:pPr>
    </w:p>
    <w:p w14:paraId="63636AEA" w14:textId="77777777" w:rsidR="006E1FC0" w:rsidRDefault="006E1FC0" w:rsidP="006E1FC0">
      <w:pPr>
        <w:rPr>
          <w:rFonts w:ascii="Times New Roman" w:hAnsi="Times New Roman" w:cs="Times New Roman"/>
          <w:lang w:val="en-CA"/>
        </w:rPr>
      </w:pPr>
      <w:r>
        <w:rPr>
          <w:rFonts w:ascii="Times New Roman" w:hAnsi="Times New Roman" w:cs="Times New Roman"/>
          <w:lang w:val="en-CA"/>
        </w:rPr>
        <w:t xml:space="preserve">Corresponding author: </w:t>
      </w:r>
      <w:proofErr w:type="spellStart"/>
      <w:r>
        <w:rPr>
          <w:rFonts w:ascii="Times New Roman" w:hAnsi="Times New Roman" w:cs="Times New Roman"/>
          <w:lang w:val="en-CA"/>
        </w:rPr>
        <w:t>Em</w:t>
      </w:r>
      <w:proofErr w:type="spellEnd"/>
      <w:r>
        <w:rPr>
          <w:rFonts w:ascii="Times New Roman" w:hAnsi="Times New Roman" w:cs="Times New Roman"/>
          <w:lang w:val="en-CA"/>
        </w:rPr>
        <w:t xml:space="preserve"> Lim (</w:t>
      </w:r>
      <w:proofErr w:type="spellStart"/>
      <w:r>
        <w:rPr>
          <w:rFonts w:ascii="Times New Roman" w:hAnsi="Times New Roman" w:cs="Times New Roman"/>
          <w:lang w:val="en-CA"/>
        </w:rPr>
        <w:t>ORCiD</w:t>
      </w:r>
      <w:proofErr w:type="spellEnd"/>
      <w:r>
        <w:rPr>
          <w:rFonts w:ascii="Times New Roman" w:hAnsi="Times New Roman" w:cs="Times New Roman"/>
          <w:lang w:val="en-CA"/>
        </w:rPr>
        <w:t xml:space="preserve">: </w:t>
      </w:r>
      <w:r w:rsidRPr="002139AC">
        <w:rPr>
          <w:rFonts w:ascii="Times New Roman" w:hAnsi="Times New Roman" w:cs="Times New Roman"/>
          <w:lang w:val="en-CA"/>
        </w:rPr>
        <w:t>0000-0002-3586-2108</w:t>
      </w:r>
      <w:r>
        <w:rPr>
          <w:rFonts w:ascii="Times New Roman" w:hAnsi="Times New Roman" w:cs="Times New Roman"/>
          <w:lang w:val="en-CA"/>
        </w:rPr>
        <w:t>), em.g.lim13@gmail.com</w:t>
      </w:r>
    </w:p>
    <w:p w14:paraId="07953C5C" w14:textId="77777777" w:rsidR="006E1FC0" w:rsidRPr="00853AB2" w:rsidRDefault="006E1FC0" w:rsidP="00057311">
      <w:pPr>
        <w:rPr>
          <w:rFonts w:ascii="Times New Roman" w:hAnsi="Times New Roman" w:cs="Times New Roman"/>
          <w:lang w:val="en-CA"/>
        </w:rPr>
      </w:pPr>
    </w:p>
    <w:p w14:paraId="4491E15C" w14:textId="77777777" w:rsidR="00057311" w:rsidRDefault="00057311" w:rsidP="00EA792A">
      <w:pPr>
        <w:spacing w:line="360" w:lineRule="auto"/>
        <w:ind w:firstLine="720"/>
        <w:rPr>
          <w:rFonts w:ascii="Times New Roman" w:hAnsi="Times New Roman" w:cs="Times New Roman"/>
        </w:rPr>
      </w:pPr>
    </w:p>
    <w:p w14:paraId="4F43CB88" w14:textId="78AA7B3F" w:rsidR="00057311" w:rsidRPr="006E1FC0" w:rsidRDefault="006E1FC0" w:rsidP="006E1FC0">
      <w:pPr>
        <w:spacing w:line="360" w:lineRule="auto"/>
        <w:rPr>
          <w:rFonts w:ascii="Times New Roman" w:hAnsi="Times New Roman" w:cs="Times New Roman"/>
          <w:b/>
        </w:rPr>
      </w:pPr>
      <w:r w:rsidRPr="006E1FC0">
        <w:rPr>
          <w:rFonts w:ascii="Times New Roman" w:hAnsi="Times New Roman" w:cs="Times New Roman"/>
          <w:b/>
        </w:rPr>
        <w:t>Abstract</w:t>
      </w:r>
    </w:p>
    <w:p w14:paraId="2FB8FB96" w14:textId="4A675EFA" w:rsidR="00E468C1" w:rsidRDefault="006E1FC0" w:rsidP="00EA792A">
      <w:pPr>
        <w:spacing w:line="360" w:lineRule="auto"/>
        <w:ind w:firstLine="720"/>
        <w:rPr>
          <w:rFonts w:ascii="Times New Roman" w:hAnsi="Times New Roman" w:cs="Times New Roman"/>
          <w:lang w:val="en-CA"/>
        </w:rPr>
      </w:pPr>
      <w:r>
        <w:rPr>
          <w:rFonts w:ascii="Times New Roman" w:hAnsi="Times New Roman" w:cs="Times New Roman"/>
          <w:lang w:val="en-CA"/>
        </w:rPr>
        <w:t>Consumer</w:t>
      </w:r>
      <w:r w:rsidR="00EA792A">
        <w:rPr>
          <w:rFonts w:ascii="Times New Roman" w:hAnsi="Times New Roman" w:cs="Times New Roman"/>
          <w:lang w:val="en-CA"/>
        </w:rPr>
        <w:t>-mediated nutrient cycling (</w:t>
      </w:r>
      <w:r>
        <w:rPr>
          <w:rFonts w:ascii="Times New Roman" w:hAnsi="Times New Roman" w:cs="Times New Roman"/>
          <w:lang w:val="en-CA"/>
        </w:rPr>
        <w:t>C</w:t>
      </w:r>
      <w:r w:rsidR="00EA792A">
        <w:rPr>
          <w:rFonts w:ascii="Times New Roman" w:hAnsi="Times New Roman" w:cs="Times New Roman"/>
          <w:lang w:val="en-CA"/>
        </w:rPr>
        <w:t>NC)</w:t>
      </w:r>
      <w:r w:rsidR="00B864CF">
        <w:rPr>
          <w:rFonts w:ascii="Times New Roman" w:hAnsi="Times New Roman" w:cs="Times New Roman"/>
          <w:lang w:val="en-CA"/>
        </w:rPr>
        <w:t xml:space="preserve"> refers to</w:t>
      </w:r>
      <w:r w:rsidR="00EA792A">
        <w:rPr>
          <w:rFonts w:ascii="Times New Roman" w:hAnsi="Times New Roman" w:cs="Times New Roman"/>
          <w:lang w:val="en-CA"/>
        </w:rPr>
        <w:t xml:space="preserve"> metabolic waste products of animals </w:t>
      </w:r>
      <w:r w:rsidR="00B864CF">
        <w:rPr>
          <w:rFonts w:ascii="Times New Roman" w:hAnsi="Times New Roman" w:cs="Times New Roman"/>
          <w:lang w:val="en-CA"/>
        </w:rPr>
        <w:t xml:space="preserve">that can </w:t>
      </w:r>
      <w:r w:rsidR="00EA792A">
        <w:rPr>
          <w:rFonts w:ascii="Times New Roman" w:hAnsi="Times New Roman" w:cs="Times New Roman"/>
          <w:lang w:val="en-CA"/>
        </w:rPr>
        <w:t xml:space="preserve">fertilize and bolster primary productivity. </w:t>
      </w:r>
      <w:r w:rsidR="00EA792A" w:rsidRPr="00B748E3">
        <w:rPr>
          <w:rFonts w:ascii="Times New Roman" w:hAnsi="Times New Roman" w:cs="Times New Roman"/>
          <w:lang w:val="en-CA"/>
        </w:rPr>
        <w:t xml:space="preserve">Despite the widespread assumption that </w:t>
      </w:r>
      <w:r>
        <w:rPr>
          <w:rFonts w:ascii="Times New Roman" w:hAnsi="Times New Roman" w:cs="Times New Roman"/>
          <w:lang w:val="en-CA"/>
        </w:rPr>
        <w:t>C</w:t>
      </w:r>
      <w:r w:rsidR="00EA792A">
        <w:rPr>
          <w:rFonts w:ascii="Times New Roman" w:hAnsi="Times New Roman" w:cs="Times New Roman"/>
          <w:lang w:val="en-CA"/>
        </w:rPr>
        <w:t xml:space="preserve">NC is </w:t>
      </w:r>
      <w:r w:rsidR="00EA792A" w:rsidRPr="00B748E3">
        <w:rPr>
          <w:rFonts w:ascii="Times New Roman" w:hAnsi="Times New Roman" w:cs="Times New Roman"/>
          <w:lang w:val="en-CA"/>
        </w:rPr>
        <w:t>less important in nutrient</w:t>
      </w:r>
      <w:r w:rsidR="00EA792A">
        <w:rPr>
          <w:rFonts w:ascii="Times New Roman" w:hAnsi="Times New Roman" w:cs="Times New Roman"/>
          <w:lang w:val="en-CA"/>
        </w:rPr>
        <w:t>-rich</w:t>
      </w:r>
      <w:r w:rsidR="00EA792A" w:rsidRPr="00B748E3">
        <w:rPr>
          <w:rFonts w:ascii="Times New Roman" w:hAnsi="Times New Roman" w:cs="Times New Roman"/>
          <w:lang w:val="en-CA"/>
        </w:rPr>
        <w:t xml:space="preserve"> temperate waters, empirical tests for global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scale patterns of </w:t>
      </w:r>
      <w:r>
        <w:rPr>
          <w:rFonts w:ascii="Times New Roman" w:hAnsi="Times New Roman" w:cs="Times New Roman"/>
          <w:lang w:val="en-CA"/>
        </w:rPr>
        <w:t>C</w:t>
      </w:r>
      <w:r w:rsidR="00EA792A">
        <w:rPr>
          <w:rFonts w:ascii="Times New Roman" w:hAnsi="Times New Roman" w:cs="Times New Roman"/>
          <w:lang w:val="en-CA"/>
        </w:rPr>
        <w:t>NC</w:t>
      </w:r>
      <w:r w:rsidR="00EA792A" w:rsidRPr="00B748E3">
        <w:rPr>
          <w:rFonts w:ascii="Times New Roman" w:hAnsi="Times New Roman" w:cs="Times New Roman"/>
          <w:lang w:val="en-CA"/>
        </w:rPr>
        <w:t xml:space="preserve"> effects on primary producers are </w:t>
      </w:r>
      <w:r w:rsidR="00EA792A">
        <w:rPr>
          <w:rFonts w:ascii="Times New Roman" w:hAnsi="Times New Roman" w:cs="Times New Roman"/>
          <w:lang w:val="en-CA"/>
        </w:rPr>
        <w:t>lacking. Here, w</w:t>
      </w:r>
      <w:r w:rsidR="00EA792A" w:rsidRPr="00B748E3">
        <w:rPr>
          <w:rFonts w:ascii="Times New Roman" w:hAnsi="Times New Roman" w:cs="Times New Roman"/>
          <w:lang w:val="en-CA"/>
        </w:rPr>
        <w:t>e conduct</w:t>
      </w:r>
      <w:r w:rsidR="00EA792A">
        <w:rPr>
          <w:rFonts w:ascii="Times New Roman" w:hAnsi="Times New Roman" w:cs="Times New Roman"/>
          <w:lang w:val="en-CA"/>
        </w:rPr>
        <w:t>ed</w:t>
      </w:r>
      <w:r w:rsidR="00EA792A" w:rsidRPr="00B748E3">
        <w:rPr>
          <w:rFonts w:ascii="Times New Roman" w:hAnsi="Times New Roman" w:cs="Times New Roman"/>
          <w:lang w:val="en-CA"/>
        </w:rPr>
        <w:t xml:space="preserve"> a meta-analysis of </w:t>
      </w:r>
      <w:r w:rsidR="00EA792A">
        <w:rPr>
          <w:rFonts w:ascii="Times New Roman" w:hAnsi="Times New Roman" w:cs="Times New Roman"/>
          <w:lang w:val="en-CA"/>
        </w:rPr>
        <w:t>published literature</w:t>
      </w:r>
      <w:r w:rsidR="00EA792A" w:rsidRPr="00B748E3">
        <w:rPr>
          <w:rFonts w:ascii="Times New Roman" w:hAnsi="Times New Roman" w:cs="Times New Roman"/>
          <w:lang w:val="en-CA"/>
        </w:rPr>
        <w:t xml:space="preserve"> </w:t>
      </w:r>
      <w:r w:rsidR="00EA792A">
        <w:rPr>
          <w:rFonts w:ascii="Times New Roman" w:hAnsi="Times New Roman" w:cs="Times New Roman"/>
          <w:lang w:val="en-CA"/>
        </w:rPr>
        <w:t>to</w:t>
      </w:r>
      <w:r w:rsidR="00EA792A" w:rsidRPr="00B748E3">
        <w:rPr>
          <w:rFonts w:ascii="Times New Roman" w:hAnsi="Times New Roman" w:cs="Times New Roman"/>
          <w:lang w:val="en-CA"/>
        </w:rPr>
        <w:t xml:space="preserve"> </w:t>
      </w:r>
      <w:r w:rsidR="00EA792A">
        <w:rPr>
          <w:rFonts w:ascii="Times New Roman" w:hAnsi="Times New Roman" w:cs="Times New Roman"/>
          <w:lang w:val="en-CA"/>
        </w:rPr>
        <w:t>assess</w:t>
      </w:r>
      <w:r w:rsidR="00EA792A" w:rsidRPr="00B748E3">
        <w:rPr>
          <w:rFonts w:ascii="Times New Roman" w:hAnsi="Times New Roman" w:cs="Times New Roman"/>
          <w:lang w:val="en-CA"/>
        </w:rPr>
        <w:t xml:space="preserve"> the effect</w:t>
      </w:r>
      <w:r w:rsidR="00EA792A">
        <w:rPr>
          <w:rFonts w:ascii="Times New Roman" w:hAnsi="Times New Roman" w:cs="Times New Roman"/>
          <w:lang w:val="en-CA"/>
        </w:rPr>
        <w:t>s</w:t>
      </w:r>
      <w:r w:rsidR="00EA792A" w:rsidRPr="00B748E3">
        <w:rPr>
          <w:rFonts w:ascii="Times New Roman" w:hAnsi="Times New Roman" w:cs="Times New Roman"/>
          <w:lang w:val="en-CA"/>
        </w:rPr>
        <w:t xml:space="preserve"> of animal</w:t>
      </w:r>
      <w:r w:rsidR="00EA792A">
        <w:rPr>
          <w:rFonts w:ascii="Times New Roman" w:hAnsi="Times New Roman" w:cs="Times New Roman"/>
          <w:lang w:val="en-CA"/>
        </w:rPr>
        <w:t>-</w:t>
      </w:r>
      <w:r w:rsidR="00EA792A" w:rsidRPr="00B748E3">
        <w:rPr>
          <w:rFonts w:ascii="Times New Roman" w:hAnsi="Times New Roman" w:cs="Times New Roman"/>
          <w:lang w:val="en-CA"/>
        </w:rPr>
        <w:t xml:space="preserve">provisioned nutrients on primary </w:t>
      </w:r>
      <w:r w:rsidR="00EA792A">
        <w:rPr>
          <w:rFonts w:ascii="Times New Roman" w:hAnsi="Times New Roman" w:cs="Times New Roman"/>
          <w:lang w:val="en-CA"/>
        </w:rPr>
        <w:t>productivity in marine ecosystems</w:t>
      </w:r>
      <w:r w:rsidR="00EA792A" w:rsidRPr="00B748E3">
        <w:rPr>
          <w:rFonts w:ascii="Times New Roman" w:hAnsi="Times New Roman" w:cs="Times New Roman"/>
          <w:lang w:val="en-CA"/>
        </w:rPr>
        <w:t xml:space="preserve">. </w:t>
      </w:r>
      <w:r w:rsidR="00EA792A">
        <w:rPr>
          <w:rFonts w:ascii="Times New Roman" w:hAnsi="Times New Roman" w:cs="Times New Roman"/>
          <w:lang w:val="en-CA"/>
        </w:rPr>
        <w:t xml:space="preserve">We identified 41 suitable studies, from which we calculated effect sizes as response ratios of productivity of provisioned vs </w:t>
      </w:r>
      <w:proofErr w:type="spellStart"/>
      <w:r w:rsidR="00EA792A">
        <w:rPr>
          <w:rFonts w:ascii="Times New Roman" w:hAnsi="Times New Roman" w:cs="Times New Roman"/>
          <w:lang w:val="en-CA"/>
        </w:rPr>
        <w:t>unprovisioned</w:t>
      </w:r>
      <w:proofErr w:type="spellEnd"/>
      <w:r w:rsidR="00EA792A">
        <w:rPr>
          <w:rFonts w:ascii="Times New Roman" w:hAnsi="Times New Roman" w:cs="Times New Roman"/>
          <w:lang w:val="en-CA"/>
        </w:rPr>
        <w:t xml:space="preserve"> systems. </w:t>
      </w:r>
      <w:r w:rsidR="00E468C1">
        <w:rPr>
          <w:rFonts w:ascii="Times New Roman" w:hAnsi="Times New Roman" w:cs="Times New Roman"/>
          <w:lang w:val="en-CA"/>
        </w:rPr>
        <w:t xml:space="preserve">We </w:t>
      </w:r>
      <w:r w:rsidR="00E468C1" w:rsidRPr="004E5128">
        <w:rPr>
          <w:rFonts w:ascii="Times New Roman" w:hAnsi="Times New Roman" w:cs="Times New Roman"/>
          <w:lang w:val="en-CA"/>
        </w:rPr>
        <w:t>quantif</w:t>
      </w:r>
      <w:r w:rsidR="00E468C1">
        <w:rPr>
          <w:rFonts w:ascii="Times New Roman" w:hAnsi="Times New Roman" w:cs="Times New Roman"/>
          <w:lang w:val="en-CA"/>
        </w:rPr>
        <w:t>ied</w:t>
      </w:r>
      <w:r w:rsidR="00E468C1" w:rsidRPr="004E5128">
        <w:rPr>
          <w:rFonts w:ascii="Times New Roman" w:hAnsi="Times New Roman" w:cs="Times New Roman"/>
          <w:lang w:val="en-CA"/>
        </w:rPr>
        <w:t xml:space="preserve"> and compare</w:t>
      </w:r>
      <w:r w:rsidR="00E468C1">
        <w:rPr>
          <w:rFonts w:ascii="Times New Roman" w:hAnsi="Times New Roman" w:cs="Times New Roman"/>
          <w:lang w:val="en-CA"/>
        </w:rPr>
        <w:t>d</w:t>
      </w:r>
      <w:r w:rsidR="00E468C1" w:rsidRPr="004E5128">
        <w:rPr>
          <w:rFonts w:ascii="Times New Roman" w:hAnsi="Times New Roman" w:cs="Times New Roman"/>
          <w:lang w:val="en-CA"/>
        </w:rPr>
        <w:t xml:space="preserve"> the effect sizes </w:t>
      </w:r>
      <w:r w:rsidR="00E468C1">
        <w:rPr>
          <w:rFonts w:ascii="Times New Roman" w:hAnsi="Times New Roman" w:cs="Times New Roman"/>
          <w:lang w:val="en-CA"/>
        </w:rPr>
        <w:t xml:space="preserve">reflecting the growth benefit of CNC to primary producers </w:t>
      </w:r>
      <w:r w:rsidR="00E468C1" w:rsidRPr="004E5128">
        <w:rPr>
          <w:rFonts w:ascii="Times New Roman" w:hAnsi="Times New Roman" w:cs="Times New Roman"/>
          <w:lang w:val="en-CA"/>
        </w:rPr>
        <w:t>between temperate and tropical regions</w:t>
      </w:r>
      <w:r w:rsidR="00E468C1">
        <w:rPr>
          <w:rFonts w:ascii="Times New Roman" w:hAnsi="Times New Roman" w:cs="Times New Roman"/>
          <w:lang w:val="en-CA"/>
        </w:rPr>
        <w:t xml:space="preserve">, considering latitude, temperature, and external nutrients. Our results </w:t>
      </w:r>
      <w:r w:rsidR="00E468C1" w:rsidRPr="00E468C1">
        <w:rPr>
          <w:rFonts w:ascii="Times New Roman" w:hAnsi="Times New Roman" w:cs="Times New Roman"/>
          <w:lang w:val="en-CA"/>
        </w:rPr>
        <w:t xml:space="preserve">show no difference in the effect of CNC on primary productivity between temperate vs tropical regions, contradicting the prevailing ecological </w:t>
      </w:r>
      <w:r w:rsidR="00B864CF">
        <w:rPr>
          <w:rFonts w:ascii="Times New Roman" w:hAnsi="Times New Roman" w:cs="Times New Roman"/>
          <w:lang w:val="en-CA"/>
        </w:rPr>
        <w:t>paradigm</w:t>
      </w:r>
      <w:r w:rsidR="00E468C1" w:rsidRPr="00E468C1">
        <w:rPr>
          <w:rFonts w:ascii="Times New Roman" w:hAnsi="Times New Roman" w:cs="Times New Roman"/>
          <w:lang w:val="en-CA"/>
        </w:rPr>
        <w:t xml:space="preserve">. This suggests that the effects of CNC </w:t>
      </w:r>
      <w:r w:rsidR="00B864CF">
        <w:rPr>
          <w:rFonts w:ascii="Times New Roman" w:hAnsi="Times New Roman" w:cs="Times New Roman"/>
          <w:lang w:val="en-CA"/>
        </w:rPr>
        <w:t xml:space="preserve">on primary producers </w:t>
      </w:r>
      <w:r w:rsidR="00E468C1" w:rsidRPr="00E468C1">
        <w:rPr>
          <w:rFonts w:ascii="Times New Roman" w:hAnsi="Times New Roman" w:cs="Times New Roman"/>
          <w:lang w:val="en-CA"/>
        </w:rPr>
        <w:t>may be driven by smaller-scale processes that are not generalizable across broad regions.</w:t>
      </w:r>
    </w:p>
    <w:p w14:paraId="00C5AA27" w14:textId="77777777" w:rsidR="00E468C1" w:rsidRDefault="00E468C1" w:rsidP="00EA792A">
      <w:pPr>
        <w:spacing w:line="360" w:lineRule="auto"/>
        <w:ind w:firstLine="720"/>
        <w:rPr>
          <w:rFonts w:ascii="Times New Roman" w:hAnsi="Times New Roman" w:cs="Times New Roman"/>
          <w:lang w:val="en-CA"/>
        </w:rPr>
      </w:pPr>
    </w:p>
    <w:p w14:paraId="5B8CFCD4" w14:textId="4D3C9D34" w:rsidR="006A2C8D" w:rsidRDefault="006A2C8D" w:rsidP="000D389D">
      <w:pPr>
        <w:spacing w:line="360" w:lineRule="auto"/>
        <w:rPr>
          <w:rFonts w:ascii="Times New Roman" w:hAnsi="Times New Roman" w:cs="Times New Roman"/>
          <w:lang w:val="en-CA"/>
        </w:rPr>
      </w:pPr>
    </w:p>
    <w:p w14:paraId="2967B8BF" w14:textId="77777777" w:rsidR="00E468C1" w:rsidRDefault="00E468C1" w:rsidP="000D389D">
      <w:pPr>
        <w:spacing w:line="360" w:lineRule="auto"/>
        <w:rPr>
          <w:rFonts w:ascii="Times New Roman" w:hAnsi="Times New Roman" w:cs="Times New Roman"/>
          <w:lang w:val="en-CA"/>
        </w:rPr>
      </w:pPr>
    </w:p>
    <w:p w14:paraId="1F95907E" w14:textId="39A03613" w:rsidR="006E1FC0" w:rsidRDefault="006E1FC0" w:rsidP="000D389D">
      <w:pPr>
        <w:spacing w:line="360" w:lineRule="auto"/>
        <w:rPr>
          <w:rFonts w:ascii="Times New Roman" w:hAnsi="Times New Roman" w:cs="Times New Roman"/>
          <w:lang w:val="en-CA"/>
        </w:rPr>
      </w:pPr>
    </w:p>
    <w:p w14:paraId="52474414" w14:textId="130B908E" w:rsidR="00C36E88" w:rsidRDefault="00C36E88" w:rsidP="000D389D">
      <w:pPr>
        <w:spacing w:line="360" w:lineRule="auto"/>
        <w:rPr>
          <w:rFonts w:ascii="Times New Roman" w:hAnsi="Times New Roman" w:cs="Times New Roman"/>
          <w:lang w:val="en-CA"/>
        </w:rPr>
      </w:pPr>
    </w:p>
    <w:p w14:paraId="3DB55088" w14:textId="6FDF4D0A" w:rsidR="00C36E88" w:rsidRDefault="00C36E88" w:rsidP="000D389D">
      <w:pPr>
        <w:spacing w:line="360" w:lineRule="auto"/>
        <w:rPr>
          <w:rFonts w:ascii="Times New Roman" w:hAnsi="Times New Roman" w:cs="Times New Roman"/>
          <w:lang w:val="en-CA"/>
        </w:rPr>
      </w:pPr>
    </w:p>
    <w:p w14:paraId="649B7E74" w14:textId="3C4F11DD" w:rsidR="00C36E88" w:rsidRDefault="00C36E88" w:rsidP="000D389D">
      <w:pPr>
        <w:spacing w:line="360" w:lineRule="auto"/>
        <w:rPr>
          <w:rFonts w:ascii="Times New Roman" w:hAnsi="Times New Roman" w:cs="Times New Roman"/>
          <w:lang w:val="en-CA"/>
        </w:rPr>
      </w:pPr>
    </w:p>
    <w:p w14:paraId="406D3070" w14:textId="37E81AC5" w:rsidR="00C36E88" w:rsidRDefault="00C36E88" w:rsidP="000D389D">
      <w:pPr>
        <w:spacing w:line="360" w:lineRule="auto"/>
        <w:rPr>
          <w:rFonts w:ascii="Times New Roman" w:hAnsi="Times New Roman" w:cs="Times New Roman"/>
          <w:lang w:val="en-CA"/>
        </w:rPr>
      </w:pPr>
    </w:p>
    <w:p w14:paraId="209A3CDB" w14:textId="581D5827" w:rsidR="0058791B" w:rsidRDefault="0058791B" w:rsidP="000D389D">
      <w:pPr>
        <w:spacing w:line="360" w:lineRule="auto"/>
        <w:rPr>
          <w:rFonts w:ascii="Times New Roman" w:hAnsi="Times New Roman" w:cs="Times New Roman"/>
          <w:u w:val="single"/>
          <w:lang w:val="en-CA"/>
        </w:rPr>
      </w:pPr>
    </w:p>
    <w:p w14:paraId="78CBABA7" w14:textId="659B8972" w:rsidR="0058791B" w:rsidRPr="0058791B" w:rsidRDefault="0058791B" w:rsidP="000D389D">
      <w:pPr>
        <w:spacing w:line="360" w:lineRule="auto"/>
        <w:rPr>
          <w:rFonts w:ascii="Times New Roman" w:hAnsi="Times New Roman" w:cs="Times New Roman"/>
          <w:lang w:val="en-CA"/>
        </w:rPr>
      </w:pPr>
      <w:r w:rsidRPr="0058791B">
        <w:rPr>
          <w:rFonts w:ascii="Times New Roman" w:hAnsi="Times New Roman" w:cs="Times New Roman"/>
          <w:lang w:val="en-CA"/>
        </w:rPr>
        <w:t>Overview</w:t>
      </w:r>
      <w:r>
        <w:rPr>
          <w:rFonts w:ascii="Times New Roman" w:hAnsi="Times New Roman" w:cs="Times New Roman"/>
          <w:lang w:val="en-CA"/>
        </w:rPr>
        <w:t xml:space="preserve"> for intro</w:t>
      </w:r>
      <w:r w:rsidRPr="0058791B">
        <w:rPr>
          <w:rFonts w:ascii="Times New Roman" w:hAnsi="Times New Roman" w:cs="Times New Roman"/>
          <w:lang w:val="en-CA"/>
        </w:rPr>
        <w:t>:</w:t>
      </w:r>
    </w:p>
    <w:p w14:paraId="19AE9965" w14:textId="4B32D98B"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Bottom-up processes are super important. Different systems have different limiting nutrients. Needs of pp dictate how important provisioning is</w:t>
      </w:r>
    </w:p>
    <w:p w14:paraId="24432B3A" w14:textId="04C538B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Animals contribute to bottom up processes. CND.</w:t>
      </w:r>
    </w:p>
    <w:p w14:paraId="1D1C7C0D" w14:textId="7E25E56F" w:rsidR="00C36E88" w:rsidRPr="00C36E88" w:rsidRDefault="005B6F9A"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CND super cool in the ocean? N</w:t>
      </w:r>
      <w:r w:rsidR="00C36E88">
        <w:rPr>
          <w:rFonts w:ascii="Times New Roman" w:hAnsi="Times New Roman" w:cs="Times New Roman"/>
          <w:lang w:val="en-CA"/>
        </w:rPr>
        <w:t xml:space="preserve">itrogen is limiting. External sources of nitrogen. Internal sources of nitrogen. Animals represent the largest pool of nutrients, so they dictate the rate of cycling. </w:t>
      </w:r>
    </w:p>
    <w:p w14:paraId="2356745A" w14:textId="13FDCDC0" w:rsidR="00C36E88" w:rsidRPr="00C36E88" w:rsidRDefault="00C36E88" w:rsidP="00C36E88">
      <w:pPr>
        <w:pStyle w:val="ListParagraph"/>
        <w:numPr>
          <w:ilvl w:val="0"/>
          <w:numId w:val="2"/>
        </w:numPr>
        <w:spacing w:line="360" w:lineRule="auto"/>
        <w:rPr>
          <w:rFonts w:ascii="Times New Roman" w:hAnsi="Times New Roman" w:cs="Times New Roman"/>
          <w:u w:val="single"/>
          <w:lang w:val="en-CA"/>
        </w:rPr>
      </w:pPr>
      <w:r>
        <w:rPr>
          <w:rFonts w:ascii="Times New Roman" w:hAnsi="Times New Roman" w:cs="Times New Roman"/>
          <w:lang w:val="en-CA"/>
        </w:rPr>
        <w:t xml:space="preserve">Theory states that provisioning is less important when nutrients are abundant, but there’s some exceptions (complementary timing, ideal ratio of delivery, bioavailable form). State the conventional wisdom assumption here. </w:t>
      </w:r>
    </w:p>
    <w:p w14:paraId="0ACAF441" w14:textId="5AA85876" w:rsidR="00C36E88" w:rsidRDefault="00C36E88" w:rsidP="00C36E88">
      <w:pPr>
        <w:pStyle w:val="ListParagraph"/>
        <w:numPr>
          <w:ilvl w:val="0"/>
          <w:numId w:val="2"/>
        </w:numPr>
        <w:spacing w:line="360" w:lineRule="auto"/>
        <w:rPr>
          <w:rFonts w:ascii="Times New Roman" w:hAnsi="Times New Roman" w:cs="Times New Roman"/>
          <w:lang w:val="en-CA"/>
        </w:rPr>
      </w:pPr>
      <w:r w:rsidRPr="00C36E88">
        <w:rPr>
          <w:rFonts w:ascii="Times New Roman" w:hAnsi="Times New Roman" w:cs="Times New Roman"/>
          <w:lang w:val="en-CA"/>
        </w:rPr>
        <w:t>In this study…</w:t>
      </w:r>
    </w:p>
    <w:p w14:paraId="0756A008" w14:textId="77777777" w:rsidR="0058791B" w:rsidRPr="00C36E88" w:rsidRDefault="0058791B" w:rsidP="0058791B">
      <w:pPr>
        <w:pStyle w:val="ListParagraph"/>
        <w:spacing w:line="360" w:lineRule="auto"/>
        <w:rPr>
          <w:rFonts w:ascii="Times New Roman" w:hAnsi="Times New Roman" w:cs="Times New Roman"/>
          <w:lang w:val="en-CA"/>
        </w:rPr>
      </w:pPr>
    </w:p>
    <w:p w14:paraId="408E9969" w14:textId="65D9238B" w:rsidR="00C36E88" w:rsidRDefault="0058791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Introduction</w:t>
      </w:r>
    </w:p>
    <w:p w14:paraId="17D5ED13" w14:textId="0A0ABFA8" w:rsidR="00476697" w:rsidRDefault="00214C00" w:rsidP="000D389D">
      <w:pPr>
        <w:spacing w:line="360" w:lineRule="auto"/>
        <w:rPr>
          <w:rFonts w:ascii="Times New Roman" w:hAnsi="Times New Roman" w:cs="Times New Roman"/>
          <w:lang w:val="en-CA"/>
        </w:rPr>
      </w:pPr>
      <w:r>
        <w:rPr>
          <w:rFonts w:ascii="Times New Roman" w:hAnsi="Times New Roman" w:cs="Times New Roman"/>
          <w:lang w:val="en-CA"/>
        </w:rPr>
        <w:t xml:space="preserve">Although </w:t>
      </w:r>
      <w:r w:rsidR="00BD0ABE">
        <w:rPr>
          <w:rFonts w:ascii="Times New Roman" w:hAnsi="Times New Roman" w:cs="Times New Roman"/>
          <w:lang w:val="en-CA"/>
        </w:rPr>
        <w:t>anthropogenic eutrophication</w:t>
      </w:r>
      <w:r>
        <w:rPr>
          <w:rFonts w:ascii="Times New Roman" w:hAnsi="Times New Roman" w:cs="Times New Roman"/>
          <w:lang w:val="en-CA"/>
        </w:rPr>
        <w:t xml:space="preserve"> </w:t>
      </w:r>
      <w:r w:rsidR="00BD0ABE">
        <w:rPr>
          <w:rFonts w:ascii="Times New Roman" w:hAnsi="Times New Roman" w:cs="Times New Roman"/>
          <w:lang w:val="en-CA"/>
        </w:rPr>
        <w:t>has had</w:t>
      </w:r>
      <w:r>
        <w:rPr>
          <w:rFonts w:ascii="Times New Roman" w:hAnsi="Times New Roman" w:cs="Times New Roman"/>
          <w:lang w:val="en-CA"/>
        </w:rPr>
        <w:t xml:space="preserve"> </w:t>
      </w:r>
      <w:r w:rsidR="00B864CF">
        <w:rPr>
          <w:rFonts w:ascii="Times New Roman" w:hAnsi="Times New Roman" w:cs="Times New Roman"/>
          <w:lang w:val="en-CA"/>
        </w:rPr>
        <w:t xml:space="preserve">some </w:t>
      </w:r>
      <w:r>
        <w:rPr>
          <w:rFonts w:ascii="Times New Roman" w:hAnsi="Times New Roman" w:cs="Times New Roman"/>
          <w:lang w:val="en-CA"/>
        </w:rPr>
        <w:t xml:space="preserve">catastrophic effects across </w:t>
      </w:r>
      <w:r w:rsidR="00B864CF">
        <w:rPr>
          <w:rFonts w:ascii="Times New Roman" w:hAnsi="Times New Roman" w:cs="Times New Roman"/>
          <w:lang w:val="en-CA"/>
        </w:rPr>
        <w:t xml:space="preserve">terrestrial and aquatic </w:t>
      </w:r>
      <w:r>
        <w:rPr>
          <w:rFonts w:ascii="Times New Roman" w:hAnsi="Times New Roman" w:cs="Times New Roman"/>
          <w:lang w:val="en-CA"/>
        </w:rPr>
        <w:t>ecosystems</w:t>
      </w:r>
      <w:r w:rsidR="00BD0ABE">
        <w:rPr>
          <w:rFonts w:ascii="Times New Roman" w:hAnsi="Times New Roman" w:cs="Times New Roman"/>
          <w:lang w:val="en-CA"/>
        </w:rPr>
        <w:t xml:space="preserve"> </w:t>
      </w:r>
      <w:r w:rsidR="00BD0ABE">
        <w:rPr>
          <w:rFonts w:ascii="Times New Roman" w:hAnsi="Times New Roman" w:cs="Times New Roman"/>
          <w:lang w:val="en-CA"/>
        </w:rPr>
        <w:fldChar w:fldCharType="begin"/>
      </w:r>
      <w:r w:rsidR="00BD0ABE">
        <w:rPr>
          <w:rFonts w:ascii="Times New Roman" w:hAnsi="Times New Roman" w:cs="Times New Roman"/>
          <w:lang w:val="en-CA"/>
        </w:rPr>
        <w:instrText xml:space="preserve"> ADDIN ZOTERO_ITEM CSL_CITATION {"citationID":"b87dQgzj","properties":{"formattedCitation":"(Smith et al., 1999)","plainCitation":"(Smith et al., 1999)","noteIndex":0},"citationItems":[{"id":1635,"uris":["http://zotero.org/users/local/idKDtb7T/items/RAJGZEVA"],"itemData":{"id":1635,"type":"article-journal","abstract":"In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D0ABE">
        <w:rPr>
          <w:rFonts w:ascii="Times New Roman" w:hAnsi="Times New Roman" w:cs="Times New Roman"/>
          <w:lang w:val="en-CA"/>
        </w:rPr>
        <w:fldChar w:fldCharType="separate"/>
      </w:r>
      <w:r w:rsidR="00BD0ABE">
        <w:rPr>
          <w:rFonts w:ascii="Times New Roman" w:hAnsi="Times New Roman" w:cs="Times New Roman"/>
          <w:noProof/>
          <w:lang w:val="en-CA"/>
        </w:rPr>
        <w:t>(Smith et al., 1999)</w:t>
      </w:r>
      <w:r w:rsidR="00BD0ABE">
        <w:rPr>
          <w:rFonts w:ascii="Times New Roman" w:hAnsi="Times New Roman" w:cs="Times New Roman"/>
          <w:lang w:val="en-CA"/>
        </w:rPr>
        <w:fldChar w:fldCharType="end"/>
      </w:r>
      <w:r>
        <w:rPr>
          <w:rFonts w:ascii="Times New Roman" w:hAnsi="Times New Roman" w:cs="Times New Roman"/>
          <w:lang w:val="en-CA"/>
        </w:rPr>
        <w:t xml:space="preserve">, nutrient enrichment remains an important process in supporting primary productivity and thus ecosystem structure. </w:t>
      </w:r>
      <w:r w:rsidR="00857597">
        <w:rPr>
          <w:rFonts w:ascii="Times New Roman" w:hAnsi="Times New Roman" w:cs="Times New Roman"/>
          <w:lang w:val="en-CA"/>
        </w:rPr>
        <w:t>Provisioning of</w:t>
      </w:r>
      <w:r w:rsidR="00F4780B">
        <w:rPr>
          <w:rFonts w:ascii="Times New Roman" w:hAnsi="Times New Roman" w:cs="Times New Roman"/>
          <w:lang w:val="en-CA"/>
        </w:rPr>
        <w:t xml:space="preserve"> </w:t>
      </w:r>
      <w:r w:rsidR="00857597">
        <w:rPr>
          <w:rFonts w:ascii="Times New Roman" w:hAnsi="Times New Roman" w:cs="Times New Roman"/>
          <w:lang w:val="en-CA"/>
        </w:rPr>
        <w:t>n</w:t>
      </w:r>
      <w:r w:rsidR="00927DC1">
        <w:rPr>
          <w:rFonts w:ascii="Times New Roman" w:hAnsi="Times New Roman" w:cs="Times New Roman"/>
          <w:lang w:val="en-CA"/>
        </w:rPr>
        <w:t xml:space="preserve">itrogen, phosphorus, and other </w:t>
      </w:r>
      <w:r w:rsidR="00B864CF">
        <w:rPr>
          <w:rFonts w:ascii="Times New Roman" w:hAnsi="Times New Roman" w:cs="Times New Roman"/>
          <w:lang w:val="en-CA"/>
        </w:rPr>
        <w:t xml:space="preserve">limiting </w:t>
      </w:r>
      <w:r w:rsidR="00927DC1">
        <w:rPr>
          <w:rFonts w:ascii="Times New Roman" w:hAnsi="Times New Roman" w:cs="Times New Roman"/>
          <w:lang w:val="en-CA"/>
        </w:rPr>
        <w:t xml:space="preserve">elements </w:t>
      </w:r>
      <w:r w:rsidR="00792989">
        <w:rPr>
          <w:rFonts w:ascii="Times New Roman" w:hAnsi="Times New Roman" w:cs="Times New Roman"/>
          <w:lang w:val="en-CA"/>
        </w:rPr>
        <w:t xml:space="preserve">can produce dramatic </w:t>
      </w:r>
      <w:r w:rsidR="00857597">
        <w:rPr>
          <w:rFonts w:ascii="Times New Roman" w:hAnsi="Times New Roman" w:cs="Times New Roman"/>
          <w:lang w:val="en-CA"/>
        </w:rPr>
        <w:t>increases</w:t>
      </w:r>
      <w:r w:rsidR="00792989">
        <w:rPr>
          <w:rFonts w:ascii="Times New Roman" w:hAnsi="Times New Roman" w:cs="Times New Roman"/>
          <w:lang w:val="en-CA"/>
        </w:rPr>
        <w:t xml:space="preserve"> in primary productivit</w:t>
      </w:r>
      <w:r w:rsidR="005D641B">
        <w:rPr>
          <w:rFonts w:ascii="Times New Roman" w:hAnsi="Times New Roman" w:cs="Times New Roman"/>
          <w:lang w:val="en-CA"/>
        </w:rPr>
        <w:t xml:space="preserve">y beyond Net Primary Productivity across ecosystems </w:t>
      </w:r>
      <w:r w:rsidR="005D641B">
        <w:rPr>
          <w:rFonts w:ascii="Times New Roman" w:hAnsi="Times New Roman" w:cs="Times New Roman"/>
          <w:lang w:val="en-CA"/>
        </w:rPr>
        <w:fldChar w:fldCharType="begin"/>
      </w:r>
      <w:r w:rsidR="005D641B">
        <w:rPr>
          <w:rFonts w:ascii="Times New Roman" w:hAnsi="Times New Roman" w:cs="Times New Roman"/>
          <w:lang w:val="en-CA"/>
        </w:rPr>
        <w:instrText xml:space="preserve"> ADDIN ZOTERO_ITEM CSL_CITATION {"citationID":"OXlByZu0","properties":{"formattedCitation":"(Gough et al., 2016)","plainCitation":"(Gough et al., 2016)","noteIndex":0},"citationItems":[{"id":3215,"uris":["http://zotero.org/users/local/idKDtb7T/items/NJPI3BYS"],"itemData":{"id":3215,"type":"article-journal","abstract":"Primary producers form the base of food webs but also affect other ecosystem characteristics, such as habitat structure, light availability, and microclimate. Here, we examine changes caused by 5–30+ years of nutrient addition and resulting increases in net primary productivity (NPP) in tundra, streams, and lakes in northern Alaska. The Arctic provides an important opportunity to examine how ecosystems characterized by low diversity and low productivity respond to release from nutrient limitation. We review how responses of algae and plants affect light availability, perennial biotic structures available for consumers, oxygen levels, and temperature. Sometimes, responses were similar across all three ecosystems; e.g., increased NPP significantly reduced light to the substrate following fertilization. Perennial biotic structures increased in tundra and streams but not in lakes, and provided important new habitat niches for consumers as well as other producers. Oxygen and temperature responses also differed. Life history traits (e.g., longevity) of the primary producers along with the fate of detritus drove the responses and recovery. As global change persists and nutrients become more available in the Arctic and elsewhere, incorporating these factors as response variables will enable better prediction of ecosystem changes and feedbacks in this biome and others.","container-title":"Oecologia","DOI":"10.1007/s00442-016-3716-0","ISSN":"1432-1939","issue":"3","journalAbbreviation":"Oecologia","language":"en","page":"653-665","source":"Springer Link","title":"Effects of long-term nutrient additions on Arctic tundra, stream, and lake ecosystems: beyond NPP","title-short":"Effects of long-term nutrient additions on Arctic tundra, stream, and lake ecosystems","volume":"182","author":[{"family":"Gough","given":"Laura"},{"family":"Bettez","given":"Neil D."},{"family":"Slavik","given":"Karie A."},{"family":"Bowden","given":"William B."},{"family":"Giblin","given":"Anne E."},{"family":"Kling","given":"George W."},{"family":"Laundre","given":"James A."},{"family":"Shaver","given":"Gaius R."}],"issued":{"date-parts":[["2016",11,1]]}}}],"schema":"https://github.com/citation-style-language/schema/raw/master/csl-citation.json"} </w:instrText>
      </w:r>
      <w:r w:rsidR="005D641B">
        <w:rPr>
          <w:rFonts w:ascii="Times New Roman" w:hAnsi="Times New Roman" w:cs="Times New Roman"/>
          <w:lang w:val="en-CA"/>
        </w:rPr>
        <w:fldChar w:fldCharType="separate"/>
      </w:r>
      <w:r w:rsidR="005D641B">
        <w:rPr>
          <w:rFonts w:ascii="Times New Roman" w:hAnsi="Times New Roman" w:cs="Times New Roman"/>
          <w:noProof/>
          <w:lang w:val="en-CA"/>
        </w:rPr>
        <w:t>(Gough et al., 2016)</w:t>
      </w:r>
      <w:r w:rsidR="005D641B">
        <w:rPr>
          <w:rFonts w:ascii="Times New Roman" w:hAnsi="Times New Roman" w:cs="Times New Roman"/>
          <w:lang w:val="en-CA"/>
        </w:rPr>
        <w:fldChar w:fldCharType="end"/>
      </w:r>
      <w:r w:rsidR="001632AC">
        <w:rPr>
          <w:rFonts w:ascii="Times New Roman" w:hAnsi="Times New Roman" w:cs="Times New Roman"/>
          <w:lang w:val="en-CA"/>
        </w:rPr>
        <w:t xml:space="preserve">. </w:t>
      </w:r>
      <w:r w:rsidR="00E468C1">
        <w:rPr>
          <w:rFonts w:ascii="Times New Roman" w:hAnsi="Times New Roman" w:cs="Times New Roman"/>
          <w:lang w:val="en-CA"/>
        </w:rPr>
        <w:t>N</w:t>
      </w:r>
      <w:r w:rsidR="00A717B2">
        <w:rPr>
          <w:rFonts w:ascii="Times New Roman" w:hAnsi="Times New Roman" w:cs="Times New Roman"/>
          <w:lang w:val="en-CA"/>
        </w:rPr>
        <w:t xml:space="preserve">utrient provisioning </w:t>
      </w:r>
      <w:r w:rsidR="00E468C1">
        <w:rPr>
          <w:rFonts w:ascii="Times New Roman" w:hAnsi="Times New Roman" w:cs="Times New Roman"/>
          <w:lang w:val="en-CA"/>
        </w:rPr>
        <w:t>is</w:t>
      </w:r>
      <w:r w:rsidR="00A717B2">
        <w:rPr>
          <w:rFonts w:ascii="Times New Roman" w:hAnsi="Times New Roman" w:cs="Times New Roman"/>
          <w:lang w:val="en-CA"/>
        </w:rPr>
        <w:t xml:space="preserve"> important only relative to the nutrient demands of the primary producer</w:t>
      </w:r>
      <w:r w:rsidR="00E00154">
        <w:rPr>
          <w:rFonts w:ascii="Times New Roman" w:hAnsi="Times New Roman" w:cs="Times New Roman"/>
          <w:lang w:val="en-CA"/>
        </w:rPr>
        <w:t xml:space="preserve">. </w:t>
      </w:r>
      <w:commentRangeStart w:id="3"/>
      <w:commentRangeStart w:id="4"/>
      <w:r w:rsidR="00E00154">
        <w:rPr>
          <w:rFonts w:ascii="Times New Roman" w:hAnsi="Times New Roman" w:cs="Times New Roman"/>
          <w:lang w:val="en-CA"/>
        </w:rPr>
        <w:t xml:space="preserve">For example, ___ is a limiting element for ____ (CITE) but does not appear to limit ____ growth (CITE). </w:t>
      </w:r>
      <w:commentRangeEnd w:id="3"/>
      <w:r w:rsidR="00E00154">
        <w:rPr>
          <w:rStyle w:val="CommentReference"/>
        </w:rPr>
        <w:commentReference w:id="3"/>
      </w:r>
      <w:commentRangeEnd w:id="4"/>
      <w:r w:rsidR="007508A3">
        <w:rPr>
          <w:rStyle w:val="CommentReference"/>
        </w:rPr>
        <w:commentReference w:id="4"/>
      </w:r>
      <w:r w:rsidR="00E00154">
        <w:rPr>
          <w:rFonts w:ascii="Times New Roman" w:hAnsi="Times New Roman" w:cs="Times New Roman"/>
          <w:lang w:val="en-CA"/>
        </w:rPr>
        <w:t xml:space="preserve">The impact of provisioning also depends on </w:t>
      </w:r>
      <w:r w:rsidR="00E468C1">
        <w:rPr>
          <w:rFonts w:ascii="Times New Roman" w:hAnsi="Times New Roman" w:cs="Times New Roman"/>
          <w:lang w:val="en-CA"/>
        </w:rPr>
        <w:t xml:space="preserve">the </w:t>
      </w:r>
      <w:r w:rsidR="00A717B2">
        <w:rPr>
          <w:rFonts w:ascii="Times New Roman" w:hAnsi="Times New Roman" w:cs="Times New Roman"/>
          <w:lang w:val="en-CA"/>
        </w:rPr>
        <w:t>availability of nutrients in the system</w:t>
      </w:r>
      <w:r w:rsidR="00E00154">
        <w:rPr>
          <w:rFonts w:ascii="Times New Roman" w:hAnsi="Times New Roman" w:cs="Times New Roman"/>
          <w:lang w:val="en-CA"/>
        </w:rPr>
        <w:t xml:space="preserve">; phosphorus enrichment famously causes algae blooms in lakes, while nitrogen fails to produce a similar bloom when added in isolation </w:t>
      </w:r>
      <w:commentRangeStart w:id="5"/>
      <w:r w:rsidR="00E00154">
        <w:rPr>
          <w:rFonts w:ascii="Times New Roman" w:hAnsi="Times New Roman" w:cs="Times New Roman"/>
          <w:lang w:val="en-CA"/>
        </w:rPr>
        <w:fldChar w:fldCharType="begin"/>
      </w:r>
      <w:r w:rsidR="00E00154">
        <w:rPr>
          <w:rFonts w:ascii="Times New Roman" w:hAnsi="Times New Roman" w:cs="Times New Roman"/>
          <w:lang w:val="en-CA"/>
        </w:rPr>
        <w:instrText xml:space="preserve"> ADDIN ZOTERO_ITEM CSL_CITATION {"citationID":"SLs0PXI7","properties":{"formattedCitation":"(Schindler, 1974)","plainCitation":"(Schindler, 1974)","noteIndex":0},"citationItems":[{"id":3064,"uris":["http://zotero.org/users/local/idKDtb7T/items/Z3BZZVSR"],"itemData":{"id":3064,"type":"article-journal","abstract":"Conlbinations of phosphorus, nitrogen, and carbon were added to several small lakes in northwestern Ontario, Canada, at rates similar to those in many culturally eutrophied lakes. Phosphate and nitrate caused rapid eutrophication. A similar result was obtained with phosphate, ammonia, and sucrose, but recovery was almost immediate when phosphate additions only were discontinued. When two basins o f one lake were fertilized with equal amounts o f nitrate and sucrose, and phosphorus was also added to one of the basins, the phosphateenriched basin quickly became highly eutrophic, while the basin receiving only nitrogen and carbon remained at prefertilization conditions. These results, and the high affinity of sediments for phosphorus indicate that rapid abatement of eutrophication may be expected to follow phosphorus control measures.","container-title":"Science","DOI":"10.1126/science.184.4139.897","ISSN":"0036-8075, 1095-9203","issue":"4139","journalAbbreviation":"Science","language":"en","page":"897-899","source":"DOI.org (Crossref)","title":"Eutrophication and Recovery in Experimental Lakes: Implications for Lake Management","title-short":"Eutrophication and Recovery in Experimental Lakes","volume":"184","author":[{"family":"Schindler","given":"D. W."}],"issued":{"date-parts":[["1974",5,24]]}}}],"schema":"https://github.com/citation-style-language/schema/raw/master/csl-citation.json"} </w:instrText>
      </w:r>
      <w:r w:rsidR="00E00154">
        <w:rPr>
          <w:rFonts w:ascii="Times New Roman" w:hAnsi="Times New Roman" w:cs="Times New Roman"/>
          <w:lang w:val="en-CA"/>
        </w:rPr>
        <w:fldChar w:fldCharType="separate"/>
      </w:r>
      <w:r w:rsidR="00E00154">
        <w:rPr>
          <w:rFonts w:ascii="Times New Roman" w:hAnsi="Times New Roman" w:cs="Times New Roman"/>
          <w:noProof/>
          <w:lang w:val="en-CA"/>
        </w:rPr>
        <w:t>(Schindler, 1974)</w:t>
      </w:r>
      <w:r w:rsidR="00E00154">
        <w:rPr>
          <w:rFonts w:ascii="Times New Roman" w:hAnsi="Times New Roman" w:cs="Times New Roman"/>
          <w:lang w:val="en-CA"/>
        </w:rPr>
        <w:fldChar w:fldCharType="end"/>
      </w:r>
      <w:commentRangeEnd w:id="5"/>
      <w:r w:rsidR="007508A3">
        <w:rPr>
          <w:rStyle w:val="CommentReference"/>
        </w:rPr>
        <w:commentReference w:id="5"/>
      </w:r>
      <w:r w:rsidR="00E00154">
        <w:rPr>
          <w:rFonts w:ascii="Times New Roman" w:hAnsi="Times New Roman" w:cs="Times New Roman"/>
          <w:lang w:val="en-CA"/>
        </w:rPr>
        <w:t xml:space="preserve">. </w:t>
      </w:r>
      <w:r w:rsidR="007508A3">
        <w:rPr>
          <w:rFonts w:ascii="Times New Roman" w:hAnsi="Times New Roman" w:cs="Times New Roman"/>
          <w:lang w:val="en-CA"/>
        </w:rPr>
        <w:t>F</w:t>
      </w:r>
      <w:r w:rsidR="00E00154">
        <w:rPr>
          <w:rFonts w:ascii="Times New Roman" w:hAnsi="Times New Roman" w:cs="Times New Roman"/>
          <w:lang w:val="en-CA"/>
        </w:rPr>
        <w:t xml:space="preserve">inally, even the </w:t>
      </w:r>
      <w:commentRangeStart w:id="6"/>
      <w:r w:rsidR="00E00154">
        <w:rPr>
          <w:rFonts w:ascii="Times New Roman" w:hAnsi="Times New Roman" w:cs="Times New Roman"/>
          <w:lang w:val="en-CA"/>
        </w:rPr>
        <w:t xml:space="preserve">form </w:t>
      </w:r>
      <w:commentRangeEnd w:id="6"/>
      <w:r w:rsidR="007508A3">
        <w:rPr>
          <w:rStyle w:val="CommentReference"/>
        </w:rPr>
        <w:commentReference w:id="6"/>
      </w:r>
      <w:r w:rsidR="00E00154">
        <w:rPr>
          <w:rFonts w:ascii="Times New Roman" w:hAnsi="Times New Roman" w:cs="Times New Roman"/>
          <w:lang w:val="en-CA"/>
        </w:rPr>
        <w:t>of the supplied nutrient</w:t>
      </w:r>
      <w:r w:rsidR="007508A3">
        <w:rPr>
          <w:rFonts w:ascii="Times New Roman" w:hAnsi="Times New Roman" w:cs="Times New Roman"/>
          <w:lang w:val="en-CA"/>
        </w:rPr>
        <w:t>s is important</w:t>
      </w:r>
      <w:r w:rsidR="00E00154">
        <w:rPr>
          <w:rFonts w:ascii="Times New Roman" w:hAnsi="Times New Roman" w:cs="Times New Roman"/>
          <w:lang w:val="en-CA"/>
        </w:rPr>
        <w:t xml:space="preserve">. In general, the addition of </w:t>
      </w:r>
      <w:r>
        <w:rPr>
          <w:rFonts w:ascii="Times New Roman" w:hAnsi="Times New Roman" w:cs="Times New Roman"/>
          <w:lang w:val="en-CA"/>
        </w:rPr>
        <w:t>nitrogen and phosphorus</w:t>
      </w:r>
      <w:r w:rsidR="00E00154">
        <w:rPr>
          <w:rFonts w:ascii="Times New Roman" w:hAnsi="Times New Roman" w:cs="Times New Roman"/>
          <w:lang w:val="en-CA"/>
        </w:rPr>
        <w:t xml:space="preserve"> in combination</w:t>
      </w:r>
      <w:r>
        <w:rPr>
          <w:rFonts w:ascii="Times New Roman" w:hAnsi="Times New Roman" w:cs="Times New Roman"/>
          <w:lang w:val="en-CA"/>
        </w:rPr>
        <w:t xml:space="preserve"> produces the largest increase in primary productivity across systems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{"citationID":"aeAjnBTg","properties":{"formattedCitation":"(Elser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(Elser et al., 2007)</w:t>
      </w:r>
      <w:r>
        <w:rPr>
          <w:rFonts w:ascii="Times New Roman" w:hAnsi="Times New Roman" w:cs="Times New Roman"/>
          <w:lang w:val="en-CA"/>
        </w:rPr>
        <w:fldChar w:fldCharType="end"/>
      </w:r>
      <w:r>
        <w:rPr>
          <w:rFonts w:ascii="Times New Roman" w:hAnsi="Times New Roman" w:cs="Times New Roman"/>
          <w:lang w:val="en-CA"/>
        </w:rPr>
        <w:t xml:space="preserve">, although non-additive effects are common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{"citationID":"gevzvH0q","properties":{"formattedCitation":"(Allgeier et al., 2011)","plainCitation":"(Allgeier et al., 2011)","noteIndex":0},"citationItems":[{"id":3045,"uris":["http://zotero.org/users/local/idKDtb7T/items/35MSRL6W"],"itemData":{"id":3045,"type":"article-journal","abstract":"1 Anthropogenic eutrophication is among the greatest threats to ecosystem functioning globally, often occurring via enrichment of both nitrogen (N) and phosphorus (P). As such, recent attention has focused on the implications of non-additive responses to dual nutrient enrichment and the inherent difficulty associated with predicting their combined effects. 2 We used a simple metric to quantify the frequency and magnitude of non-additive responses to enrichment by N, P and N + P in 653 experiments conducted across multiple ecosystem types and locations. 3 Non-additive responses were found to be common in all systems. Freshwater ecosystems and temperate latitudes tended to have frequent synergistic responses to dual nutrient enrichment, i.e. the response was greater than predicted by an additive model. Terrestrial and arctic systems were dominated by antagonistic responses (responses to N + P that were less than additive). 4 The mean of all experiments was synergistic because despite being less common, synergistic responses were generally of greater magnitude than antagonistic ones. 5 Synthesis and applications. Our study highlights the ubiquity of non-additive effects in response to dual nutrient enrichment and further elucidates the complex ways in which ecosystems respond to human impacts. Our results suggest how alternative nutrient limitation scenarios can be used to guide approaches to conservation and management of nutrient loading to ecosystems. This review provides the first published summary of non-additive responses by primary producers.","container-title":"Journal of Applied Ecology","DOI":"10.1111/j.1365-2664.2010.01894.x","ISSN":"1365-2664","issue":"1","language":"en","note":"_eprint: https://onlinelibrary.wiley.com/doi/pdf/10.1111/j.1365-2664.2010.01894.x","page":"96-101","source":"Wiley Online Library","title":"The frequency and magnitude of non-additive responses to multiple nutrient enrichment","volume":"48","author":[{"family":"Allgeier","given":"Jacob E."},{"family":"Rosemond","given":"Amy D."},{"family":"Layman","given":"Craig A."}],"issued":{"date-parts":[["2011"]]}}}],"schema":"https://github.com/citation-style-language/schema/raw/master/csl-citation.json"}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(Allgeier et al., 2011)</w:t>
      </w:r>
      <w:r>
        <w:rPr>
          <w:rFonts w:ascii="Times New Roman" w:hAnsi="Times New Roman" w:cs="Times New Roman"/>
          <w:lang w:val="en-CA"/>
        </w:rPr>
        <w:fldChar w:fldCharType="end"/>
      </w:r>
      <w:r>
        <w:rPr>
          <w:rFonts w:ascii="Times New Roman" w:hAnsi="Times New Roman" w:cs="Times New Roman"/>
          <w:lang w:val="en-CA"/>
        </w:rPr>
        <w:t xml:space="preserve">. </w:t>
      </w:r>
    </w:p>
    <w:p w14:paraId="6A47C219" w14:textId="77777777" w:rsidR="00AC6C89" w:rsidRPr="00C36E88" w:rsidRDefault="00AC6C89" w:rsidP="000D389D">
      <w:pPr>
        <w:spacing w:line="360" w:lineRule="auto"/>
        <w:rPr>
          <w:rFonts w:ascii="Times New Roman" w:hAnsi="Times New Roman" w:cs="Times New Roman"/>
          <w:lang w:val="en-CA"/>
        </w:rPr>
      </w:pPr>
    </w:p>
    <w:p w14:paraId="10FFD905" w14:textId="64291039" w:rsidR="009F68C5" w:rsidRDefault="007516B1" w:rsidP="002A0B74">
      <w:pPr>
        <w:spacing w:line="360" w:lineRule="auto"/>
        <w:ind w:firstLine="720"/>
        <w:rPr>
          <w:rFonts w:ascii="Times New Roman" w:hAnsi="Times New Roman" w:cs="Times New Roman"/>
          <w:lang w:val="en-CA"/>
        </w:rPr>
      </w:pPr>
      <w:r>
        <w:rPr>
          <w:rFonts w:ascii="Times New Roman" w:hAnsi="Times New Roman" w:cs="Times New Roman"/>
          <w:lang w:val="en-CA"/>
        </w:rPr>
        <w:lastRenderedPageBreak/>
        <w:t xml:space="preserve">Although consumers are often assumed to mediate primary productivity through “top-down” </w:t>
      </w:r>
      <w:r w:rsidRPr="004E5128">
        <w:rPr>
          <w:rFonts w:ascii="Times New Roman" w:hAnsi="Times New Roman" w:cs="Times New Roman"/>
        </w:rPr>
        <w:t>effects</w:t>
      </w:r>
      <w:r w:rsidR="009C450B">
        <w:rPr>
          <w:rFonts w:ascii="Times New Roman" w:hAnsi="Times New Roman" w:cs="Times New Roman"/>
        </w:rPr>
        <w:t>, e.g. herbivory</w:t>
      </w:r>
      <w:r>
        <w:rPr>
          <w:rFonts w:ascii="Times New Roman" w:hAnsi="Times New Roman" w:cs="Times New Roman"/>
        </w:rPr>
        <w:t>, they can also mediate</w:t>
      </w:r>
      <w:r w:rsidRPr="004E5128">
        <w:rPr>
          <w:rFonts w:ascii="Times New Roman" w:hAnsi="Times New Roman" w:cs="Times New Roman"/>
        </w:rPr>
        <w:t xml:space="preserve"> “bottom-up” processes</w:t>
      </w:r>
      <w:r>
        <w:rPr>
          <w:rFonts w:ascii="Times New Roman" w:hAnsi="Times New Roman" w:cs="Times New Roman"/>
        </w:rPr>
        <w:t xml:space="preserve"> through </w:t>
      </w:r>
      <w:r w:rsidR="009C450B">
        <w:rPr>
          <w:rFonts w:ascii="Times New Roman" w:hAnsi="Times New Roman" w:cs="Times New Roman"/>
        </w:rPr>
        <w:t xml:space="preserve">metabolic </w:t>
      </w:r>
      <w:r>
        <w:rPr>
          <w:rFonts w:ascii="Times New Roman" w:hAnsi="Times New Roman" w:cs="Times New Roman"/>
        </w:rPr>
        <w:t xml:space="preserve">nutrient </w:t>
      </w:r>
      <w:r w:rsidR="009C450B">
        <w:rPr>
          <w:rFonts w:ascii="Times New Roman" w:hAnsi="Times New Roman" w:cs="Times New Roman"/>
        </w:rPr>
        <w:t xml:space="preserve">release </w:t>
      </w:r>
      <w:r>
        <w:rPr>
          <w:rFonts w:ascii="Times New Roman" w:hAnsi="Times New Roman" w:cs="Times New Roman"/>
        </w:rPr>
        <w:fldChar w:fldCharType="begin"/>
      </w:r>
      <w:r w:rsidR="001B7617">
        <w:rPr>
          <w:rFonts w:ascii="Times New Roman" w:hAnsi="Times New Roman" w:cs="Times New Roman"/>
        </w:rPr>
        <w:instrText xml:space="preserve"> ADDIN ZOTERO_ITEM CSL_CITATION {"citationID":"evDnl0Gz","properties":{"formattedCitation":"(Allgeier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Pr>
          <w:rFonts w:ascii="Times New Roman" w:hAnsi="Times New Roman" w:cs="Times New Roman"/>
        </w:rPr>
        <w:fldChar w:fldCharType="separate"/>
      </w:r>
      <w:r w:rsidR="001B7617">
        <w:rPr>
          <w:rFonts w:ascii="Times New Roman" w:hAnsi="Times New Roman" w:cs="Times New Roman"/>
        </w:rPr>
        <w:t>(Allgeier et al., 2017)</w:t>
      </w:r>
      <w:r>
        <w:rPr>
          <w:rFonts w:ascii="Times New Roman" w:hAnsi="Times New Roman" w:cs="Times New Roman"/>
        </w:rPr>
        <w:fldChar w:fldCharType="end"/>
      </w:r>
      <w:r w:rsidRPr="00B50615">
        <w:rPr>
          <w:rFonts w:ascii="Times New Roman" w:hAnsi="Times New Roman" w:cs="Times New Roman"/>
          <w:lang w:val="en-CA"/>
        </w:rPr>
        <w:t xml:space="preserve">. </w:t>
      </w:r>
      <w:r w:rsidR="001F3C92">
        <w:rPr>
          <w:rFonts w:ascii="Times New Roman" w:hAnsi="Times New Roman" w:cs="Times New Roman"/>
          <w:lang w:val="en-CA"/>
        </w:rPr>
        <w:t>N</w:t>
      </w:r>
      <w:r w:rsidR="001F3C92">
        <w:rPr>
          <w:rFonts w:ascii="Times New Roman" w:hAnsi="Times New Roman" w:cs="Times New Roman"/>
          <w:color w:val="000000"/>
          <w:lang w:val="en-CA"/>
        </w:rPr>
        <w:t>utrient provisioning by consumers</w:t>
      </w:r>
      <w:r w:rsidR="00C753F0">
        <w:rPr>
          <w:rFonts w:ascii="Times New Roman" w:hAnsi="Times New Roman" w:cs="Times New Roman"/>
          <w:color w:val="000000"/>
          <w:lang w:val="en-CA"/>
        </w:rPr>
        <w:t xml:space="preserve"> via excretion or egestion</w:t>
      </w:r>
      <w:r w:rsidR="001F3C92">
        <w:rPr>
          <w:rFonts w:ascii="Times New Roman" w:hAnsi="Times New Roman" w:cs="Times New Roman"/>
          <w:color w:val="000000"/>
          <w:lang w:val="en-CA"/>
        </w:rPr>
        <w:t>, henceforth termed c</w:t>
      </w:r>
      <w:r w:rsidR="001F3C92" w:rsidRPr="00F05738">
        <w:rPr>
          <w:rFonts w:ascii="Times New Roman" w:hAnsi="Times New Roman" w:cs="Times New Roman"/>
          <w:color w:val="000000"/>
          <w:lang w:val="en-CA"/>
        </w:rPr>
        <w:t xml:space="preserve">onsumer-mediated nutrient </w:t>
      </w:r>
      <w:r w:rsidR="00C753F0">
        <w:rPr>
          <w:rFonts w:ascii="Times New Roman" w:hAnsi="Times New Roman" w:cs="Times New Roman"/>
          <w:color w:val="000000"/>
          <w:lang w:val="en-CA"/>
        </w:rPr>
        <w:t>cycling</w:t>
      </w:r>
      <w:r w:rsidR="001F3C92" w:rsidRPr="00F05738">
        <w:rPr>
          <w:rFonts w:ascii="Times New Roman" w:hAnsi="Times New Roman" w:cs="Times New Roman"/>
          <w:color w:val="000000"/>
          <w:lang w:val="en-CA"/>
        </w:rPr>
        <w:t xml:space="preserve"> (CN</w:t>
      </w:r>
      <w:r w:rsidR="00C753F0">
        <w:rPr>
          <w:rFonts w:ascii="Times New Roman" w:hAnsi="Times New Roman" w:cs="Times New Roman"/>
          <w:color w:val="000000"/>
          <w:lang w:val="en-CA"/>
        </w:rPr>
        <w:t>C</w:t>
      </w:r>
      <w:r w:rsidR="001F3C92" w:rsidRPr="00F05738">
        <w:rPr>
          <w:rFonts w:ascii="Times New Roman" w:hAnsi="Times New Roman" w:cs="Times New Roman"/>
          <w:color w:val="000000"/>
          <w:lang w:val="en-CA"/>
        </w:rPr>
        <w:t>)</w:t>
      </w:r>
      <w:r w:rsidR="009C450B">
        <w:rPr>
          <w:rFonts w:ascii="Times New Roman" w:hAnsi="Times New Roman" w:cs="Times New Roman"/>
          <w:color w:val="000000"/>
          <w:lang w:val="en-CA"/>
        </w:rPr>
        <w:t>,</w:t>
      </w:r>
      <w:r w:rsidR="001F3C92" w:rsidRPr="00F05738">
        <w:rPr>
          <w:rFonts w:ascii="Times New Roman" w:hAnsi="Times New Roman" w:cs="Times New Roman"/>
          <w:color w:val="000000"/>
          <w:lang w:val="en-CA"/>
        </w:rPr>
        <w:t xml:space="preserve"> ha</w:t>
      </w:r>
      <w:r w:rsidR="009C450B">
        <w:rPr>
          <w:rFonts w:ascii="Times New Roman" w:hAnsi="Times New Roman" w:cs="Times New Roman"/>
          <w:color w:val="000000"/>
          <w:lang w:val="en-CA"/>
        </w:rPr>
        <w:t>s</w:t>
      </w:r>
      <w:r w:rsidR="001F3C92" w:rsidRPr="00F05738">
        <w:rPr>
          <w:rFonts w:ascii="Times New Roman" w:hAnsi="Times New Roman" w:cs="Times New Roman"/>
          <w:color w:val="000000"/>
          <w:lang w:val="en-CA"/>
        </w:rPr>
        <w:t xml:space="preserve"> been shown to</w:t>
      </w:r>
      <w:r w:rsidR="001F3C92">
        <w:rPr>
          <w:rFonts w:ascii="Times New Roman" w:hAnsi="Times New Roman" w:cs="Times New Roman"/>
          <w:color w:val="000000"/>
          <w:lang w:val="en-CA"/>
        </w:rPr>
        <w:t xml:space="preserve"> substantially</w:t>
      </w:r>
      <w:r w:rsidR="001F3C92" w:rsidRPr="00F05738">
        <w:rPr>
          <w:rFonts w:ascii="Times New Roman" w:hAnsi="Times New Roman" w:cs="Times New Roman"/>
          <w:color w:val="000000"/>
          <w:lang w:val="en-CA"/>
        </w:rPr>
        <w:t xml:space="preserve"> affect primary productivity and community functioning in aquatic</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{"citationID":"kGvT2G0I","properties":{"formattedCitation":"(Atkinson et al., 2017; Vanni, 2002)","plainCitation":"(Atkinson et al., 2017; Vanni, 2002)","noteIndex":0},"citationItems":[{"id":1368,"uris":["http://zotero.org/users/local/idKDtb7T/items/GT9KCULB"],"itemData":{"id":1368,"type":"article-journal","abstract":"The role of animals in modulating nutrient cycling [hereafter, consumer-driven nutrient dynamics (CND)] has been accepted as an important influence on both community structure and ecosystem function in aquatic systems. Yet there is great variability in the influence of CND across species and ecosystems, and the causes of this variation are not well understood. Here, we review and synthesize the mechanisms behind CND in fresh waters. We reviewed 131 articles on CND published between 1973 and 1 June 2015. The rate of new publications in CND has increased from 1.4 papers per year during 1973–2002 to 7.3 per year during 2003–2015. The majority of investigations are in North America with many concentrating on fish. More recent studies have focused on animal-mediated nutrient excretion rates relative to nutrient demand and indirect impacts (e.g. decomposition). We identified several mechanisms that influence CND across levels of biological organization. Factors affecting the stoichiometric plasticity of consumers, including body size, feeding history and ontogeny, play an important role in determining the impact of individual consumers on nutrient dynamics and underlie the stoichiometry of CND across time and space. The abiotic characteristics of an ecosystem affect the net impact of consumers on ecosystem processes by influencing consumer metabolic processes (e.g. consumption and excretion/egestion rates), non-CND supply of nutrients and ecosystem nutrient demand. Furthermore, the transformation and transport of elements by populations and communities of consumers also influences the flow of energy and nutrients across ecosystem boundaries. This review highlights that shifts in community composition or biomass of consumers and eco-evolutionary underpinnings can have strong effects on the functional role of consumers in ecosystem processes, yet these are relatively unexplored aspects of CND. Future research should evaluate the value of using species traits and abiotic conditions to predict and understand the effects of consumers on ecosystem-level nutrient dynamics across temporal and spatial scales. Moreover, new work in CND should strive to integrate knowledge from disparate fields of ecology and environmental science, such as physiology and ecosystem ecology, to develop a comprehensive and mechanistic understanding of the functional role of consumers. Comparative and experimental studies that develop testable hypotheses to challenge the current assumptions of CND, including consumer stoichiometric homeostasis, are needed to assess the significance of CND among species and across freshwater ecosystems.","container-title":"Biological Reviews","DOI":"10.1111/brv.12318","ISSN":"1469-185X","issue":"4","language":"en","license":"© 2016 Cambridge Philosophical Society","note":"_eprint: https://onlinelibrary.wiley.com/doi/pdf/10.1111/brv.12318","page":"2003-2023","source":"Wiley Online Library","title":"Consumer-driven nutrient dynamics in freshwater ecosystems: from individuals to ecosystems","title-short":"Consumer-driven nutrient dynamics in freshwater ecosystems","volume":"92","author":[{"family":"Atkinson","given":"Carla L."},{"family":"Capps","given":"Krista A."},{"family":"Rugenski","given":"Amanda T."},{"family":"Vanni","given":"Michael J."}],"issued":{"date-parts":[["2017"]]}}},{"id":1600,"uris":["http://zotero.org/users/local/idKDtb7T/items/657HQEDK"],"itemData":{"id":1600,"type":"article-journal","abstract":"Animals are important in nutrient cycling in freshwater ecosystems. Via excretory processes, animals can supply nutrients (nitrogen and phosphorus) at rates comparable to major nutrient sources, and nutrient cycling by animals can support a substantial proportion of the nutrient demands of primary producers. In addition, animals may exert strong impacts on the species composition of primary producers via effects on nutrient supply rates and ratios. Animals can either recycle nutrients within a habitat, or translocate nutrients across habitats or ecosystems. Nutrient translocation by relatively large animals may be particularly important for stimulating new primary production and for increasing nutrient standing stocks in recipient habitats. Animals also have numerous indirect effects on nutrient fluxes via effects on their prey or by modification of the physical environment. Future studies must quantify how the importance of animal-mediated nutrient cycling varies among taxa and along environmental gradients such as ecosystem size and productivity.","container-title":"Annual Review of Ecology and Systematics","DOI":"10.1146/annurev.ecolsys.33.010802.150519","issue":"1","note":"_eprint: https://doi.org/10.1146/annurev.ecolsys.33.010802.150519","page":"341-370","source":"Annual Reviews","title":"Nutrient cycling by animals in freshwater ecosystems","volume":"33","author":[{"family":"Vanni","given":"Michael J."}],"issued":{"date-parts":[["2002"]]}}}],"schema":"https://github.com/citation-style-language/schema/raw/master/csl-citation.json"}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(Atkinson et al., 2017; Vanni, 2002)</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terrestrial</w:t>
      </w:r>
      <w:r w:rsidR="00B87DAB">
        <w:rPr>
          <w:rFonts w:ascii="Times New Roman" w:hAnsi="Times New Roman" w:cs="Times New Roman"/>
          <w:color w:val="000000"/>
          <w:lang w:val="en-CA"/>
        </w:rPr>
        <w:t xml:space="preserve"> </w:t>
      </w:r>
      <w:r w:rsidR="001F3C92" w:rsidRPr="00B748E3">
        <w:rPr>
          <w:rFonts w:ascii="Times New Roman" w:hAnsi="Times New Roman" w:cs="Times New Roman"/>
          <w:lang w:val="en-CA"/>
        </w:rPr>
        <w:fldChar w:fldCharType="begin"/>
      </w:r>
      <w:r w:rsidR="001632AC">
        <w:rPr>
          <w:rFonts w:ascii="Times New Roman" w:hAnsi="Times New Roman" w:cs="Times New Roman"/>
          <w:lang w:val="en-CA"/>
        </w:rPr>
        <w:instrText xml:space="preserve"> ADDIN ZOTERO_ITEM CSL_CITATION {"citationID":"RCgnACdG","properties":{"formattedCitation":"(McNaughton et al., 1988; Sitters et al., 2017)","plainCitation":"(McNaughton et al., 1988; Sitters et al., 2017)","noteIndex":0},"citationItems":[{"id":1583,"uris":["http://zotero.org/users/local/idKDtb7T/items/2U4WCD4B"],"itemData":{"id":1583,"type":"article-journal","archive":"JSTOR","container-title":"BioScience","DOI":"10.2307/1310789","ISSN":"0006-3568","issue":"11","note":"publisher: [American Institute of Biological Sciences, Oxford University Press]","page":"794-800","source":"JSTOR","title":"Large mammals and process dynamics in African ecosystems","volume":"38","author":[{"family":"McNaughton","given":"S. J."},{"family":"Ruess","given":"R. W."},{"family":"Seagle","given":"S. W."}],"issued":{"date-parts":[["1988"]]}}},{"id":1611,"uris":["http://zotero.org/users/local/idKDtb7T/items/49GGZTDW"],"itemData":{"id":1611,"type":"article-journal","abstract":"It is widely recognized that the release of nutrients by herbivores via their waste products strongly impacts nutrient availability for autotrophs. The ratios of nitrogen (N) and phosphorus (P) recycled through herbivore release (i.e., waste N:P) are mainly determined by the stoichiometric composition of the herbivore’s food (food N:P) and its body nutrient content (body N:P). Waste N:P can in turn impact autotroph nutrient limitation and productivity. Herbivore-driven nutrient recycling based on stoichiometric principles is dominated by theoretical and experimental research in freshwater systems, in particular interactions between algae and invertebrate herbivores. In terrestrial ecosystems, the impact of herbivores on nutrient cycling and availability is often limited to studying carbon (C ):N and C:P ratios, while the role of terrestrial herbivores in mediating N:P ratios is also likely to influence herbivore-driven nutrient recycling. In this review, we use rules and predictions on the stoichiometry of nutrient release originating from algal-based aquatic systems to identify the factors that determine the stoichiometry of nutrient release by herbivores. We then explore how these rules can be used to understand the stoichiometry of nutrient release by terrestrial herbivores, ranging from invertebrates to mammals, and its impact on plant nutrient limitation and productivity. Future studies should focus on measuring both N and P when investigating herbivore-driven nutrient recycling in terrestrial ecosystems, while also taking the form of waste product (urine or feces) and other pathways by which herbivores change nutrients into account, to be able to quantify the impact of waste stoichiometry on plant communities.","container-title":"Frontiers in Earth Science","DOI":"10.3389/feart.2017.00032","ISSN":"2296-6463","journalAbbreviation":"Front. Earth Sci.","language":"English","note":"publisher: Frontiers","source":"Frontiers","title":"The stoichiometry of nutrient release by terrestrial herbivores and its ecosystem consequences","URL":"https://www.frontiersin.org/articles/10.3389/feart.2017.00032/full","volume":"5","author":[{"family":"Sitters","given":"Judith"},{"family":"Bakker","given":"Elisabeth S."},{"family":"Veldhuis","given":"Michiel P."},{"family":"Veen","given":"G. F."},{"family":"Olde Venterink","given":"Harry"},{"family":"Vanni","given":"Michael J."}],"accessed":{"date-parts":[["2020",8,20]]},"issued":{"date-parts":[["2017"]]}}}],"schema":"https://github.com/citation-style-language/schema/raw/master/csl-citation.json"} </w:instrText>
      </w:r>
      <w:r w:rsidR="001F3C92" w:rsidRPr="00B748E3">
        <w:rPr>
          <w:rFonts w:ascii="Times New Roman" w:hAnsi="Times New Roman" w:cs="Times New Roman"/>
          <w:lang w:val="en-CA"/>
        </w:rPr>
        <w:fldChar w:fldCharType="separate"/>
      </w:r>
      <w:r w:rsidR="001632AC">
        <w:rPr>
          <w:rFonts w:ascii="Times New Roman" w:hAnsi="Times New Roman" w:cs="Times New Roman"/>
        </w:rPr>
        <w:t>(McNaughton et al., 1988; Sitters et al., 2017)</w:t>
      </w:r>
      <w:r w:rsidR="001F3C92" w:rsidRPr="00B748E3">
        <w:rPr>
          <w:rFonts w:ascii="Times New Roman" w:hAnsi="Times New Roman" w:cs="Times New Roman"/>
          <w:lang w:val="en-CA"/>
        </w:rPr>
        <w:fldChar w:fldCharType="end"/>
      </w:r>
      <w:r w:rsidR="001F3C92" w:rsidRPr="00F05738">
        <w:rPr>
          <w:rFonts w:ascii="Times New Roman" w:hAnsi="Times New Roman" w:cs="Times New Roman"/>
          <w:color w:val="000000"/>
          <w:lang w:val="en-CA"/>
        </w:rPr>
        <w:t xml:space="preserve">, </w:t>
      </w:r>
      <w:r w:rsidR="001F3C92">
        <w:rPr>
          <w:rFonts w:ascii="Times New Roman" w:hAnsi="Times New Roman" w:cs="Times New Roman"/>
          <w:color w:val="000000"/>
          <w:lang w:val="en-CA"/>
        </w:rPr>
        <w:t>tropical</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{"citationID":"LhwN6NWU","properties":{"formattedCitation":"(Meyer et al., 1983; Peterson and Heck, 2001)","plainCitation":"(Meyer et al., 1983; Peterson and Heck, 2001)","noteIndex":0},"citationItems":[{"id":1608,"uris":["http://zotero.org/users/local/idKDtb7T/items/I64UAYPC"],"itemData":{"id":1608,"type":"article-journal","abstract":"Schools of juvenile haemulid fish feed in sea grass beds at night. By day they rest over coral heads, where they excrete substantial quantities of ammonium and particulate nitrogen and phosphorus into the nutrient-poor waters. The percentages of these nutrients contributed by the fish were comparable to those from other sources. Coral heads with resident fish schools grew faster than those without resident schools, indicating that fish may be more beneficial to the corals than has been assumed.","container-title":"Science","DOI":"10.1126/science.220.4601.1047","ISSN":"0036-8075, 1095-9203","issue":"4601","language":"en","license":"© 1983","note":"publisher: American Association for the Advancement of Science\nsection: Reports\nPMID: 17754550","page":"1047-1049","source":"science.sciencemag.org","title":"Fish schools: An asset to corals","title-short":"Fish Schools","volume":"220","author":[{"family":"Meyer","given":"Judy L."},{"family":"Schultz","given":"Eric T."},{"family":"Helfman","given":"Gene S."}],"issued":{"date-parts":[["1983",6,3]]}}},{"id":1840,"uris":["http://zotero.org/users/local/idKDtb7T/items/6IP2NPM3"],"itemData":{"id":1840,"type":"article-journal","abstract":"In shallow coastal waters, suspension-feeding bivalves often dominate the benthos in numbers as well as biomass. In the Gulf of Mexico and the Caribbean Sea, these filter feeders are usually associated with seagrass. Two simultaneously conducted field experiments (a mussel density manipulation and a mussel predation experiment) were conducted to examine the potential positive interactions between the suspension-feeding mussel Modiolus americanus (Leach) and the seagrass Thalassia testudinum Banks ex König. The mussel density manipulations resulted in a doubling of the total nitrogen and total phosphorus levels of sediments, and a significant reduction in leaf tissue C:N, N:P and C:P ratios, demonstrating that the mussels increased the sediment nutrient content and that these increased nutrients were biologically available to the plant. T. testudinum responded to the presence of mussels by significantly increasing leaf widths and lengths. In addition, productivity significantly increased in the mussel-addition treatments. Another response to the presence of mussels included a significantly reduced epiphytic load on the seagrass leaves. The mussel predation experiment evaluated the effects of seagrass on the survivorship of the associated mussel, M. americanus. Mean survival was significantly greater in vegetated habitats than in unvegetated sediments. Consequently, when mussels are present in seagrass meadows, they elevate seagrass productivity through either increased nutrient resource pools or reduced epiphytic loads on the leaves, while the seagrass increases mussel survivorship. Thus, this study demonstrates the reciprocal positive interactions of these organisms when associated and suggests that seagrass meadows may exist as a mosaic of nutrient and productivity ‘hot spots’ when suspension-feeding organisms are present. These positive interactions may have important consequences in the development, structure and organization of seagrass communities.","container-title":"Marine Ecology Progress Series","DOI":"10.3354/meps213143","ISSN":"0171-8630, 1616-1599","journalAbbreviation":"Mar. Ecol. Prog. Ser.","language":"en","page":"143-155","source":"DOI.org (Crossref)","title":"Positive interactions between suspension-feeding bivalves and seagrass-a facultative mutualism","volume":"213","author":[{"family":"Peterson","given":"Bj"},{"family":"Heck","given":"Kl"}],"issued":{"date-parts":[["2001"]]}}}],"schema":"https://github.com/citation-style-language/schema/raw/master/csl-citation.json"}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(Meyer et al., 1983; Peterson and Heck, 2001)</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and some temperate</w:t>
      </w:r>
      <w:r w:rsidR="00B87DAB">
        <w:rPr>
          <w:rFonts w:ascii="Times New Roman" w:hAnsi="Times New Roman" w:cs="Times New Roman"/>
          <w:color w:val="000000"/>
          <w:lang w:val="en-CA"/>
        </w:rPr>
        <w:t xml:space="preserve"> </w:t>
      </w:r>
      <w:r w:rsidR="001F3C92">
        <w:rPr>
          <w:rFonts w:ascii="Times New Roman" w:hAnsi="Times New Roman" w:cs="Times New Roman"/>
          <w:color w:val="000000"/>
          <w:lang w:val="en-CA"/>
        </w:rPr>
        <w:fldChar w:fldCharType="begin"/>
      </w:r>
      <w:r w:rsidR="001632AC">
        <w:rPr>
          <w:rFonts w:ascii="Times New Roman" w:hAnsi="Times New Roman" w:cs="Times New Roman"/>
          <w:color w:val="000000"/>
          <w:lang w:val="en-CA"/>
        </w:rPr>
        <w:instrText xml:space="preserve"> ADDIN ZOTERO_ITEM CSL_CITATION {"citationID":"WOZImHKy","properties":{"formattedCitation":"(Bracken et al., 2007; Pfister et al., 2014)","plainCitation":"(Bracken et al., 2007; Pfister et al., 2014)","noteIndex":0},"citationItems":[{"id":1516,"uris":["http://zotero.org/users/local/idKDtb7T/items/45RJZZT7"],"itemData":{"id":1516,"type":"article-journal","abstract":"Many habitat-forming, or foundation, species harbor diverse assemblages of associated taxa that benefit from the refuges from predators or harsh physical conditions that foundation species provide. Growing numbers of studies show how specific taxa associated with foundation species can benefit their hosts, but the aggregate effects of the entire community of associated species remain poorly understood. Here, we evaluate the role that a diverse assemblage of invertebrates plays in mediating the dominance of a foundation species, the green filamentous seaweed Cladophora columbiana Collins, in rocky intertidal habitats. Cladophora is a fast-growing seaweed with a high nitrogen demand, and we suggest that it persists in nutrient-limited high-intertidal pools because of local-scale nitrogen excretion by the invertebrate taxa living within its filaments. Removal of associated invertebrates resulted in a fourfold increase in the rate of water-column nitrogen depletion by Cladophora, and ammonium concentrations inside Cladophora turfs with invertebrates present were seven times higher than in the adjacent tide-pool water. The ammonium excreted by invertebrate meiofauna far surpassed the nitrogen used by Cladophora, suggesting that all of Cladophora's nitrogen requirements could be met by the invertebrates associated with it. This study links host performance to the total aggregate biomass of mutualists rather than the particular traits of any one species, suggesting the potential for important feedbacks between individual hosts and the communities of associated species that they support.","container-title":"Ecology","DOI":"10.1890/06-0881.1","ISSN":"1939-9170","issue":"9","language":"en","note":"_eprint: https://onlinelibrary.wiley.com/doi/pdf/10.1890/06-0881.1","page":"2211-2219","source":"Wiley Online Library","title":"Whole-community mutualism: Associated invertebrates facilitate a dominant habitat-forming seaweed","title-short":"Whole-Community Mutualism","volume":"88","author":[{"family":"Bracken","given":"Matthew E. S."},{"family":"Gonzalez-Dorantes","given":"Cirse A."},{"family":"Stachowicz","given":"John J."}],"issued":{"date-parts":[["2007"]]}}},{"id":1572,"uris":["http://zotero.org/users/local/idKDtb7T/items/Z39FCYT6"],"itemData":{"id":1572,"type":"article-journal","abstract":"Animal contributions to ecosystem productivity via nutrient regeneration are increasingly recognized as significant for ecosystem productivity. The paradigm in coastal upwelling systems, in contrast, remains centered around the idea that nutrient supply is extrinsic and sourced from deep water. Here we tested for both animal contributions to nitrogen regeneration and microbial retention of nitrogen along a gradient of animal abundance in Washington State, USA. Using inferences from the concentration and isotopic composition of nitrogen forms, as well as the stable nitrogen isotopic composition of particulate organic matter, and plant and animal tissue, we found increased ammonium as well as greater stable nitrogen isotope values in these organisms in areas of increased animal abundance. We further tested the effect of the nearshore biota by comparing it with an immediately adjacent offshore area, and found an enriched δ15N value for nitrate and particulate organic matter. Further, an analysis of the dual isotopes of δ15N and the δ18O of nitrate indicated increasing microbial processing in the nearshore. Isoscapes, or the spatial pattern of stable isotopes, revealed that animal and microbial processing of nitrogen leave a consistent signature and are thus a previously overlooked and essential component of nearshore productivity.","container-title":"Ecology","DOI":"10.1890/13-1825.1","ISSN":"1939-9170","issue":"10","language":"en","license":"© 2014 by the Ecological Society of America","note":"_eprint: https://esajournals.onlinelibrary.wiley.com/doi/pdf/10.1890/13-1825.1","page":"2803-2814","source":"Wiley Online Library","title":"Animal regeneration and microbial retention of nitrogen along coastal rocky shores","volume":"95","author":[{"family":"Pfister","given":"Catherine A."},{"family":"Altabet","given":"Mark A."},{"family":"Post","given":"David"}],"issued":{"date-parts":[["2014"]]}}}],"schema":"https://github.com/citation-style-language/schema/raw/master/csl-citation.json"} </w:instrText>
      </w:r>
      <w:r w:rsidR="001F3C92">
        <w:rPr>
          <w:rFonts w:ascii="Times New Roman" w:hAnsi="Times New Roman" w:cs="Times New Roman"/>
          <w:color w:val="000000"/>
          <w:lang w:val="en-CA"/>
        </w:rPr>
        <w:fldChar w:fldCharType="separate"/>
      </w:r>
      <w:r w:rsidR="001632AC">
        <w:rPr>
          <w:rFonts w:ascii="Times New Roman" w:hAnsi="Times New Roman" w:cs="Times New Roman"/>
          <w:color w:val="000000"/>
        </w:rPr>
        <w:t>(Bracken et al., 2007; Pfister et al., 2014)</w:t>
      </w:r>
      <w:r w:rsidR="001F3C92">
        <w:rPr>
          <w:rFonts w:ascii="Times New Roman" w:hAnsi="Times New Roman" w:cs="Times New Roman"/>
          <w:color w:val="000000"/>
          <w:lang w:val="en-CA"/>
        </w:rPr>
        <w:fldChar w:fldCharType="end"/>
      </w:r>
      <w:r w:rsidR="001F3C92">
        <w:rPr>
          <w:rFonts w:ascii="Times New Roman" w:hAnsi="Times New Roman" w:cs="Times New Roman"/>
          <w:color w:val="000000"/>
          <w:lang w:val="en-CA"/>
        </w:rPr>
        <w:t xml:space="preserve"> </w:t>
      </w:r>
      <w:r w:rsidR="001F3C92" w:rsidRPr="00F05738">
        <w:rPr>
          <w:rFonts w:ascii="Times New Roman" w:hAnsi="Times New Roman" w:cs="Times New Roman"/>
          <w:color w:val="000000"/>
          <w:lang w:val="en-CA"/>
        </w:rPr>
        <w:t>marine ecosystems</w:t>
      </w:r>
      <w:r w:rsidR="001F3C92">
        <w:rPr>
          <w:rFonts w:ascii="Times New Roman" w:hAnsi="Times New Roman" w:cs="Times New Roman"/>
          <w:lang w:val="en-CA"/>
        </w:rPr>
        <w:t>. CN</w:t>
      </w:r>
      <w:r w:rsidR="00C753F0">
        <w:rPr>
          <w:rFonts w:ascii="Times New Roman" w:hAnsi="Times New Roman" w:cs="Times New Roman"/>
          <w:lang w:val="en-CA"/>
        </w:rPr>
        <w:t>C</w:t>
      </w:r>
      <w:r w:rsidR="001F3C92">
        <w:rPr>
          <w:rFonts w:ascii="Times New Roman" w:hAnsi="Times New Roman" w:cs="Times New Roman"/>
          <w:lang w:val="en-CA"/>
        </w:rPr>
        <w:t xml:space="preserve"> </w:t>
      </w:r>
      <w:r w:rsidR="00A55D03">
        <w:rPr>
          <w:rFonts w:ascii="Times New Roman" w:hAnsi="Times New Roman" w:cs="Times New Roman"/>
          <w:lang w:val="en-CA"/>
        </w:rPr>
        <w:t>refers both to the</w:t>
      </w:r>
      <w:r w:rsidR="001F3C92">
        <w:rPr>
          <w:rFonts w:ascii="Times New Roman" w:hAnsi="Times New Roman" w:cs="Times New Roman"/>
          <w:lang w:val="en-CA"/>
        </w:rPr>
        <w:t xml:space="preserve"> storage and cycling of nutrients</w:t>
      </w:r>
      <w:r w:rsidR="00A55D03">
        <w:rPr>
          <w:rFonts w:ascii="Times New Roman" w:hAnsi="Times New Roman" w:cs="Times New Roman"/>
          <w:lang w:val="en-CA"/>
        </w:rPr>
        <w:t xml:space="preserve"> through animal tissues</w:t>
      </w:r>
      <w:r w:rsidR="009E0E5E">
        <w:rPr>
          <w:rFonts w:ascii="Times New Roman" w:hAnsi="Times New Roman" w:cs="Times New Roman"/>
          <w:lang w:val="en-CA"/>
        </w:rPr>
        <w:t>, processes which are governed b</w:t>
      </w:r>
      <w:r w:rsidR="009C450B">
        <w:rPr>
          <w:rFonts w:ascii="Times New Roman" w:hAnsi="Times New Roman" w:cs="Times New Roman"/>
          <w:lang w:val="en-CA"/>
        </w:rPr>
        <w:t>y</w:t>
      </w:r>
      <w:r w:rsidR="009E0E5E">
        <w:rPr>
          <w:rFonts w:ascii="Times New Roman" w:hAnsi="Times New Roman" w:cs="Times New Roman"/>
          <w:lang w:val="en-CA"/>
        </w:rPr>
        <w:t xml:space="preserve"> stoichiometry </w:t>
      </w:r>
      <w:r w:rsidR="00C753F0">
        <w:rPr>
          <w:rFonts w:ascii="Times New Roman" w:hAnsi="Times New Roman" w:cs="Times New Roman"/>
          <w:lang w:val="en-CA"/>
        </w:rPr>
        <w:fldChar w:fldCharType="begin"/>
      </w:r>
      <w:r w:rsidR="00C753F0">
        <w:rPr>
          <w:rFonts w:ascii="Times New Roman" w:hAnsi="Times New Roman" w:cs="Times New Roman"/>
          <w:lang w:val="en-CA"/>
        </w:rPr>
        <w:instrText xml:space="preserve"> ADDIN ZOTERO_ITEM CSL_CITATION {"citationID":"3vcVt8Rm","properties":{"formattedCitation":"(Elser and Urabe, 1999)","plainCitation":"(Elser and Urabe, 1999)","noteIndex":0},"citationItems":[{"id":1359,"uris":["http://zotero.org/users/local/idKDtb7T/items/YPRJB6RV"],"itemData":{"id":1359,"type":"article-journal","abstract":"Ecologists are increasingly recognizing the importance of consumers in regulating ecosystem processes such as nutrient cycling. Ecologists have recently made considerable progress in understanding nutrient cycling and trophic interactions in pelagic systems by application of a new concept, ecological stoichiometry, to consumer-driven processes. In this paper we synthesize these conceptual advances within pelagic ecology and attempt to illustrate how they may be usefully applied in other ecosystems. Stoichiometric theory shows that both grazer and algal elemental composition are critical parameters influencing rates and ratios of nutrient release. Thus, the stoichiometry of nutrient recycling is a feedback mechanism linking grazer dynamics and algal nutritional status. Incorporation of such effects into a fully dynamic stoichiometric model generates profound changes in the predicted dynamics of algae and grazers, suggesting that adoption of a stoichiometric view may substantively alter our view of the interaction between trophic dynamics and nutrient cycling. The basic predictions of stoichiometric models of nutrient release are generally supported by experimental data showing that N:P release ratios are primarily a function of algal N:P ratio and secondarily a function of grazer N:P ratio, and that rates of P release by grazers are also related to food P:C. Furthermore, evidence for effects of nutrient release stoichiometry on phytoplankton communities and pelagic ecosystem function is accumulating, including data showing consistent alterations in algal physiological status and ecosystem-scale changes in N fixation in response to altered grazer community structure and elemental composition. As the general features of the stoichiometry of algae–zooplankton interactions reflect fundamental biological processes linked to plant and animal mineral nutrition, the stoichiometric view of consumer-driven nutrient recycling can easily be applied to other ecosystems, including terrestrial and benthic food webs. A suite of potential applications of stoichiometric thinking to benthic and terrestrial habitats is suggested.","container-title":"Ecology","DOI":"10.1890/0012-9658(1999)080[0735:TSOCDN]2.0.CO;2","ISSN":"1939-9170","issue":"3","language":"en","note":"_eprint: https://onlinelibrary.wiley.com/doi/pdf/10.1890/0012-9658%281999%29080%5B0735%3ATSOCDN%5D2.0.CO%3B2","page":"735-751","source":"Wiley Online Library","title":"The Stoichiometry of Consumer-Driven Nutrient Recycling: Theory, Observations, and Consequences","title-short":"The Stoichiometry of Consumer-Driven Nutrient Recycling","volume":"80","author":[{"family":"Elser","given":"James J."},{"family":"Urabe","given":"Jotaro"}],"issued":{"date-parts":[["1999"]]}}}],"schema":"https://github.com/citation-style-language/schema/raw/master/csl-citation.json"} </w:instrText>
      </w:r>
      <w:r w:rsidR="00C753F0">
        <w:rPr>
          <w:rFonts w:ascii="Times New Roman" w:hAnsi="Times New Roman" w:cs="Times New Roman"/>
          <w:lang w:val="en-CA"/>
        </w:rPr>
        <w:fldChar w:fldCharType="separate"/>
      </w:r>
      <w:r w:rsidR="00C753F0">
        <w:rPr>
          <w:rFonts w:ascii="Times New Roman" w:hAnsi="Times New Roman" w:cs="Times New Roman"/>
          <w:noProof/>
          <w:lang w:val="en-CA"/>
        </w:rPr>
        <w:t>(Elser and Urabe, 1999)</w:t>
      </w:r>
      <w:r w:rsidR="00C753F0">
        <w:rPr>
          <w:rFonts w:ascii="Times New Roman" w:hAnsi="Times New Roman" w:cs="Times New Roman"/>
          <w:lang w:val="en-CA"/>
        </w:rPr>
        <w:fldChar w:fldCharType="end"/>
      </w:r>
      <w:r w:rsidR="00C753F0">
        <w:rPr>
          <w:rFonts w:ascii="Times New Roman" w:hAnsi="Times New Roman" w:cs="Times New Roman"/>
          <w:lang w:val="en-CA"/>
        </w:rPr>
        <w:t xml:space="preserve"> </w:t>
      </w:r>
      <w:r w:rsidR="009E0E5E">
        <w:rPr>
          <w:rFonts w:ascii="Times New Roman" w:hAnsi="Times New Roman" w:cs="Times New Roman"/>
          <w:lang w:val="en-CA"/>
        </w:rPr>
        <w:t xml:space="preserve">and metabolic </w:t>
      </w:r>
      <w:r w:rsidR="009C450B">
        <w:rPr>
          <w:rFonts w:ascii="Times New Roman" w:hAnsi="Times New Roman" w:cs="Times New Roman"/>
          <w:lang w:val="en-CA"/>
        </w:rPr>
        <w:t xml:space="preserve">rates </w:t>
      </w:r>
      <w:r w:rsidR="009E0E5E">
        <w:rPr>
          <w:rFonts w:ascii="Times New Roman" w:hAnsi="Times New Roman" w:cs="Times New Roman"/>
          <w:lang w:val="en-CA"/>
        </w:rPr>
        <w:t>(REF)</w:t>
      </w:r>
      <w:r w:rsidR="001F3C92">
        <w:rPr>
          <w:rFonts w:ascii="Times New Roman" w:hAnsi="Times New Roman" w:cs="Times New Roman"/>
          <w:lang w:val="en-CA"/>
        </w:rPr>
        <w:t>.</w:t>
      </w:r>
      <w:r w:rsidR="00A669EA">
        <w:rPr>
          <w:rFonts w:ascii="Times New Roman" w:hAnsi="Times New Roman" w:cs="Times New Roman"/>
          <w:lang w:val="en-CA"/>
        </w:rPr>
        <w:t xml:space="preserve"> </w:t>
      </w:r>
      <w:r w:rsidR="009E0E5E">
        <w:rPr>
          <w:rFonts w:ascii="Times New Roman" w:hAnsi="Times New Roman" w:cs="Times New Roman"/>
          <w:lang w:val="en-CA"/>
        </w:rPr>
        <w:t>Scaling up from the individual to the population or community level can be challenging, but in general the amount of CND depend</w:t>
      </w:r>
      <w:r w:rsidR="009C450B">
        <w:rPr>
          <w:rFonts w:ascii="Times New Roman" w:hAnsi="Times New Roman" w:cs="Times New Roman"/>
          <w:lang w:val="en-CA"/>
        </w:rPr>
        <w:t>s</w:t>
      </w:r>
      <w:r w:rsidR="009E0E5E">
        <w:rPr>
          <w:rFonts w:ascii="Times New Roman" w:hAnsi="Times New Roman" w:cs="Times New Roman"/>
          <w:lang w:val="en-CA"/>
        </w:rPr>
        <w:t xml:space="preserve"> on the biomass and diversity of the total community of animals</w:t>
      </w:r>
      <w:r w:rsidR="009C450B">
        <w:rPr>
          <w:rFonts w:ascii="Times New Roman" w:hAnsi="Times New Roman" w:cs="Times New Roman"/>
          <w:lang w:val="en-CA"/>
        </w:rPr>
        <w:t xml:space="preserve"> in a system</w:t>
      </w:r>
      <w:r w:rsidR="009E0E5E">
        <w:rPr>
          <w:rFonts w:ascii="Times New Roman" w:hAnsi="Times New Roman" w:cs="Times New Roman"/>
          <w:lang w:val="en-CA"/>
        </w:rPr>
        <w:t xml:space="preserve"> </w:t>
      </w:r>
      <w:r w:rsidR="00B01179">
        <w:rPr>
          <w:rFonts w:ascii="Times New Roman" w:hAnsi="Times New Roman" w:cs="Times New Roman"/>
          <w:lang w:val="en-CA"/>
        </w:rPr>
        <w:fldChar w:fldCharType="begin"/>
      </w:r>
      <w:r w:rsidR="005C7A67">
        <w:rPr>
          <w:rFonts w:ascii="Times New Roman" w:hAnsi="Times New Roman" w:cs="Times New Roman"/>
          <w:lang w:val="en-CA"/>
        </w:rPr>
        <w:instrText xml:space="preserve"> ADDIN ZOTERO_ITEM CSL_CITATION {"citationID":"uFS3p7Ya","properties":{"formattedCitation":"(Allgeier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B01179">
        <w:rPr>
          <w:rFonts w:ascii="Times New Roman" w:hAnsi="Times New Roman" w:cs="Times New Roman"/>
          <w:lang w:val="en-CA"/>
        </w:rPr>
        <w:fldChar w:fldCharType="separate"/>
      </w:r>
      <w:r w:rsidR="005C7A67">
        <w:rPr>
          <w:rFonts w:ascii="Times New Roman" w:hAnsi="Times New Roman" w:cs="Times New Roman"/>
          <w:noProof/>
          <w:lang w:val="en-CA"/>
        </w:rPr>
        <w:t>(Allgeier et al., 2017)</w:t>
      </w:r>
      <w:r w:rsidR="00B01179">
        <w:rPr>
          <w:rFonts w:ascii="Times New Roman" w:hAnsi="Times New Roman" w:cs="Times New Roman"/>
          <w:lang w:val="en-CA"/>
        </w:rPr>
        <w:fldChar w:fldCharType="end"/>
      </w:r>
      <w:r w:rsidR="005C7A67">
        <w:rPr>
          <w:rFonts w:ascii="Times New Roman" w:hAnsi="Times New Roman" w:cs="Times New Roman"/>
          <w:lang w:val="en-CA"/>
        </w:rPr>
        <w:t>.</w:t>
      </w:r>
    </w:p>
    <w:p w14:paraId="6059F454" w14:textId="77777777" w:rsidR="009F68C5" w:rsidRDefault="009F68C5" w:rsidP="009F68C5">
      <w:pPr>
        <w:spacing w:line="360" w:lineRule="auto"/>
        <w:rPr>
          <w:rFonts w:ascii="Times New Roman" w:hAnsi="Times New Roman" w:cs="Times New Roman"/>
          <w:lang w:val="en-CA"/>
        </w:rPr>
      </w:pPr>
    </w:p>
    <w:p w14:paraId="61F7FD7A" w14:textId="6064F1C0" w:rsidR="00B354F3" w:rsidRDefault="00AC1CBE" w:rsidP="00B354F3">
      <w:pPr>
        <w:spacing w:line="360" w:lineRule="auto"/>
        <w:ind w:firstLine="720"/>
        <w:rPr>
          <w:rFonts w:ascii="Times New Roman" w:hAnsi="Times New Roman" w:cs="Times New Roman"/>
          <w:lang w:val="en-CA"/>
        </w:rPr>
      </w:pPr>
      <w:r>
        <w:rPr>
          <w:rFonts w:ascii="Times New Roman" w:hAnsi="Times New Roman" w:cs="Times New Roman"/>
          <w:lang w:val="en-CA"/>
        </w:rPr>
        <w:t xml:space="preserve">In </w:t>
      </w:r>
      <w:r w:rsidRPr="00B748E3">
        <w:rPr>
          <w:rFonts w:ascii="Times New Roman" w:hAnsi="Times New Roman" w:cs="Times New Roman"/>
          <w:lang w:val="en-CA"/>
        </w:rPr>
        <w:t>marine ecosystems nitrogen is</w:t>
      </w:r>
      <w:r>
        <w:rPr>
          <w:rFonts w:ascii="Times New Roman" w:hAnsi="Times New Roman" w:cs="Times New Roman"/>
          <w:lang w:val="en-CA"/>
        </w:rPr>
        <w:t xml:space="preserve"> the dominant</w:t>
      </w:r>
      <w:r w:rsidRPr="00B748E3">
        <w:rPr>
          <w:rFonts w:ascii="Times New Roman" w:hAnsi="Times New Roman" w:cs="Times New Roman"/>
          <w:lang w:val="en-CA"/>
        </w:rPr>
        <w:t xml:space="preserve"> limiting nutrient </w:t>
      </w:r>
      <w:r>
        <w:rPr>
          <w:rFonts w:ascii="Times New Roman" w:hAnsi="Times New Roman" w:cs="Times New Roman"/>
          <w:lang w:val="en-CA"/>
        </w:rPr>
        <w:t xml:space="preserve">for primary producers </w:t>
      </w:r>
      <w:r w:rsidRPr="00B748E3">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{"citationID":"XoAxh7g3","properties":{"formattedCitation":"(Ryther and Dunstan, 1971)","plainCitation":"(Ryther and Dunstan, 1971)","noteIndex":0},"citationItems":[{"id":1591,"uris":["http://zotero.org/users/local/idKDtb7T/items/MGX8SE2A"],"itemData":{"id":1591,"type":"article-journal","abstract":"The distribution of inorganic nitrogen and phosphorus and bioassay experiments both show that nitrogen is the critical limiting factor to algal growth and eutrophication in coastal marine waters. About twice the amount of phosphate as can be used by the algae is normally present. This surplus results from the low nitrogen to phosphorus ratio in terrigenous contributions, including human waste, and from the fact that phosphorus regenerates more quickly than ammonia from decomposing organic matter. Removal of phosphate from detergents is therefore not likely to slow the eutrophication of coastal marine waters, and its replacement with nitrogen-containing nitrilotriacetic acid may worsen the situation.","container-title":"Science","DOI":"10.1126/science.171.3975.1008","ISSN":"0036-8075, 1095-9203","issue":"3975","language":"en","license":"© 1971","note":"publisher: American Association for the Advancement of Science\nsection: Reports\nPMID: 4993386","page":"1008-1013","source":"science.sciencemag.org","title":"Nitrogen, phosphorus, and eutrophication in the coastal marine environment","volume":"171","author":[{"family":"Ryther","given":"John H."},{"family":"Dunstan","given":"William M."}],"issued":{"date-parts":[["1971",3,12]]}}}],"schema":"https://github.com/citation-style-language/schema/raw/master/csl-citation.json"} </w:instrText>
      </w:r>
      <w:r w:rsidRPr="00B748E3">
        <w:rPr>
          <w:rFonts w:ascii="Times New Roman" w:hAnsi="Times New Roman" w:cs="Times New Roman"/>
          <w:lang w:val="en-CA"/>
        </w:rPr>
        <w:fldChar w:fldCharType="separate"/>
      </w:r>
      <w:r w:rsidRPr="00B748E3">
        <w:rPr>
          <w:rFonts w:ascii="Times New Roman" w:hAnsi="Times New Roman" w:cs="Times New Roman"/>
          <w:noProof/>
          <w:lang w:val="en-CA"/>
        </w:rPr>
        <w:t>(Ryther and Dunstan, 1971)</w:t>
      </w:r>
      <w:r w:rsidRPr="00B748E3">
        <w:rPr>
          <w:rFonts w:ascii="Times New Roman" w:hAnsi="Times New Roman" w:cs="Times New Roman"/>
          <w:lang w:val="en-CA"/>
        </w:rPr>
        <w:fldChar w:fldCharType="end"/>
      </w:r>
      <w:r>
        <w:rPr>
          <w:rFonts w:ascii="Times New Roman" w:hAnsi="Times New Roman" w:cs="Times New Roman"/>
          <w:lang w:val="en-CA"/>
        </w:rPr>
        <w:t>, which</w:t>
      </w:r>
      <w:r w:rsidR="005B6F9A" w:rsidRPr="00B748E3">
        <w:rPr>
          <w:rFonts w:ascii="Times New Roman" w:hAnsi="Times New Roman" w:cs="Times New Roman"/>
          <w:lang w:val="en-CA"/>
        </w:rPr>
        <w:t xml:space="preserve"> </w:t>
      </w:r>
      <w:r w:rsidR="009E0E5E">
        <w:rPr>
          <w:rFonts w:ascii="Times New Roman" w:hAnsi="Times New Roman" w:cs="Times New Roman"/>
          <w:lang w:val="en-CA"/>
        </w:rPr>
        <w:t>contrast</w:t>
      </w:r>
      <w:r>
        <w:rPr>
          <w:rFonts w:ascii="Times New Roman" w:hAnsi="Times New Roman" w:cs="Times New Roman"/>
          <w:lang w:val="en-CA"/>
        </w:rPr>
        <w:t xml:space="preserve">s with </w:t>
      </w:r>
      <w:r w:rsidR="009E0E5E">
        <w:rPr>
          <w:rFonts w:ascii="Times New Roman" w:hAnsi="Times New Roman" w:cs="Times New Roman"/>
          <w:lang w:val="en-CA"/>
        </w:rPr>
        <w:t xml:space="preserve">terrestrial and freshwater ecosystems, which are co-limited by phosphorus and nitrogen </w:t>
      </w:r>
      <w:r w:rsidR="009E0E5E">
        <w:rPr>
          <w:rFonts w:ascii="Times New Roman" w:hAnsi="Times New Roman" w:cs="Times New Roman"/>
          <w:lang w:val="en-CA"/>
        </w:rPr>
        <w:fldChar w:fldCharType="begin"/>
      </w:r>
      <w:r w:rsidR="009E0E5E">
        <w:rPr>
          <w:rFonts w:ascii="Times New Roman" w:hAnsi="Times New Roman" w:cs="Times New Roman"/>
          <w:lang w:val="en-CA"/>
        </w:rPr>
        <w:instrText xml:space="preserve"> ADDIN ZOTERO_ITEM CSL_CITATION {"citationID":"n9EZYMjq","properties":{"formattedCitation":"(Elser et al., 2007)","plainCitation":"(Elser et al., 2007)","noteIndex":0},"citationItems":[{"id":2973,"uris":["http://zotero.org/users/local/idKDtb7T/items/VLM9TTRP"],"itemData":{"id":2973,"type":"article-journal","abstract":"The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limitation.","container-title":"Ecology Letters","DOI":"10.1111/j.1461-0248.2007.01113.x","ISSN":"1461-0248","issue":"12","language":"en","note":"_eprint: https://onlinelibrary.wiley.com/doi/pdf/10.1111/j.1461-0248.2007.01113.x","page":"1135-1142","source":"Wiley Online Library","title":"Global analysis of nitrogen and phosphorus limitation of primary producers in freshwater, marine and terrestrial ecosystems","volume":"10","author":[{"family":"Elser","given":"James J."},{"family":"Bracken","given":"Matthew E.S."},{"family":"Cleland","given":"Elsa E."},{"family":"Gruner","given":"Daniel S."},{"family":"Harpole","given":"W. Stanley"},{"family":"Hillebrand","given":"Helmut"},{"family":"Ngai","given":"Jacqueline T."},{"family":"Seabloom","given":"Eric W."},{"family":"Shurin","given":"Jonathan B."},{"family":"Smith","given":"Jennifer E."}],"issued":{"date-parts":[["2007"]]}}}],"schema":"https://github.com/citation-style-language/schema/raw/master/csl-citation.json"} </w:instrText>
      </w:r>
      <w:r w:rsidR="009E0E5E">
        <w:rPr>
          <w:rFonts w:ascii="Times New Roman" w:hAnsi="Times New Roman" w:cs="Times New Roman"/>
          <w:lang w:val="en-CA"/>
        </w:rPr>
        <w:fldChar w:fldCharType="separate"/>
      </w:r>
      <w:r w:rsidR="009E0E5E">
        <w:rPr>
          <w:rFonts w:ascii="Times New Roman" w:hAnsi="Times New Roman" w:cs="Times New Roman"/>
          <w:noProof/>
          <w:lang w:val="en-CA"/>
        </w:rPr>
        <w:t>(Elser et al., 2007)</w:t>
      </w:r>
      <w:r w:rsidR="009E0E5E">
        <w:rPr>
          <w:rFonts w:ascii="Times New Roman" w:hAnsi="Times New Roman" w:cs="Times New Roman"/>
          <w:lang w:val="en-CA"/>
        </w:rPr>
        <w:fldChar w:fldCharType="end"/>
      </w:r>
      <w:r w:rsidR="005B6F9A" w:rsidRPr="00B748E3">
        <w:rPr>
          <w:rFonts w:ascii="Times New Roman" w:hAnsi="Times New Roman" w:cs="Times New Roman"/>
          <w:lang w:val="en-CA"/>
        </w:rPr>
        <w:t>.</w:t>
      </w:r>
      <w:r w:rsidR="005B6F9A">
        <w:rPr>
          <w:rFonts w:ascii="Times New Roman" w:hAnsi="Times New Roman" w:cs="Times New Roman"/>
          <w:lang w:val="en-CA"/>
        </w:rPr>
        <w:t xml:space="preserve"> Specifically, the growth of many species of algae </w:t>
      </w:r>
      <w:r w:rsidR="005B6F9A" w:rsidRPr="00B748E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{"citationID":"l5HKp89T","properties":{"formattedCitation":"(Jackson, 1977)","plainCitation":"(Jackson, 1977)","noteIndex":0},"citationItems":[{"id":1620,"uris":["http://zotero.org/users/local/idKDtb7T/items/3QLLVAAC"],"itemData":{"id":1620,"type":"article-journal","abstract":"Concentrations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A."}],"issued":{"date-parts":[["1977"]]}}}],"schema":"https://github.com/citation-style-language/schema/raw/master/csl-citation.json"} </w:instrText>
      </w:r>
      <w:r w:rsidR="005B6F9A" w:rsidRPr="00B748E3">
        <w:rPr>
          <w:rFonts w:ascii="Times New Roman" w:hAnsi="Times New Roman" w:cs="Times New Roman"/>
          <w:lang w:val="en-CA"/>
        </w:rPr>
        <w:fldChar w:fldCharType="separate"/>
      </w:r>
      <w:r w:rsidR="005B6F9A" w:rsidRPr="00B748E3">
        <w:rPr>
          <w:rFonts w:ascii="Times New Roman" w:hAnsi="Times New Roman" w:cs="Times New Roman"/>
          <w:noProof/>
          <w:lang w:val="en-CA"/>
        </w:rPr>
        <w:t>(Jackson, 1977)</w:t>
      </w:r>
      <w:r w:rsidR="005B6F9A" w:rsidRPr="00B748E3">
        <w:rPr>
          <w:rFonts w:ascii="Times New Roman" w:hAnsi="Times New Roman" w:cs="Times New Roman"/>
          <w:lang w:val="en-CA"/>
        </w:rPr>
        <w:fldChar w:fldCharType="end"/>
      </w:r>
      <w:r w:rsidR="005B6F9A">
        <w:rPr>
          <w:rFonts w:ascii="Times New Roman" w:hAnsi="Times New Roman" w:cs="Times New Roman"/>
          <w:lang w:val="en-CA"/>
        </w:rPr>
        <w:t xml:space="preserve">, seagrasses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{"citationID":"YpMfscf7","properties":{"formattedCitation":"(Hillman et al., 1989)","plainCitation":"(Hillman et al., 1989)","noteIndex":0},"citationItems":[{"id":1630,"uris":["http://zotero.org/users/local/idKDtb7T/items/W9U7R77I"],"itemData":{"id":1630,"type":"chapter","abstract":"Research in the last decade has firmly established the importance of seagrass meadows to shallow coastal and estuarine ecosystems (Kemp, 1983 and references cited therein). Early studies (Westlake, 1963; McRoy and McMillan, 1977; Zieman and Wetzel, 1980) suggested that some seagrasses had primary productivities comparable with those of terrestrial crops, though more recent estimates (Larkum and West, 1983) set a more realistic upper limit while still acknowledging that seagrasses are amongst the most productive of submerged aquatic ecosystems. A number of authors (Wood et al., 1969; Thayer et al., 1975; den Hartog, 1977 ;Kemp, 1983) have outlined ways in which seagrass meadows function to maintain the productivity of coastal waters and estuaries and stabilize sediments, but the cornerstone of all these functions is the high productivity of the seagrasses themselves.\n\nThe high productivity of seagrasses implies a high nutrient demand, and some seagrass meadows may be nutrient limited, principally by the macronutrients nitrogen or phosphorus (Orth, 1977; Bulthuis and Woelkerling, 1981; Harlin and Thorne-Miller, 1981; Short et al., 1985). Seagrasses can tap both sediment and water column nutrients (McRoy and McMillan, 1977; lizumi and Hattori, 1982; Thursby and Harlin, 1982; Brix and Lyngby, 1985), and efficient uptake and utilization of essential nutrients, dynamic cycling and/or well developed nitrogen fixation must be important attributes of seagrass meadows (see Chapter 15).\n\nThe following account reviews Australian research on the primary production of seagrasses and nutrient limitation. Elsewhere, the majority of such research has involved the two species Thalassia testudinum and Zostera marina, neither of which occur in Australian waters. The results reviewed here therefore broaden the data base, to allow more meaningful generalizations and predictions about seagrass productivity in different ecosystems. The term 'primary production' is defined as in Larkum (1981) and is used where actual measurements on specific seagrasses are referred to. The term 'primary productivity' is used in the more general context, as when comparing different genera of seagrasses.","container-title":"Biology of seagrasses : a treatise on the biology of seagrasses with special reference to the Australian region","event-place":"Amsterdam, The Netherlands","language":"eng","license":"© Elsevier Science Publishers B.V. 1989","page":"635-685","publisher":"Elsevier Science Pub.","publisher-place":"Amsterdam, The Netherlands","source":"researchrepository.murdoch.edu.au","title":"Productivity and nutrient limitation","URL":"https://researchrepository.murdoch.edu.au/id/eprint/23991/","author":[{"family":"Hillman","given":"K."},{"family":"Walker","given":"D. I."},{"family":"Larkum","given":"A. W. D."},{"family":"McComb","given":"A. J."}],"editor":[{"family":"Larkum","given":"A. W. D."},{"family":"McComb","given":"A. J."},{"family":"Shephard","given":"S. A."}],"accessed":{"date-parts":[["2020",8,24]]},"issued":{"date-parts":[["1989"]]}}}],"schema":"https://github.com/citation-style-language/schema/raw/master/csl-citation.json"}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(Hillman et al., 1989)</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and phytoplankton </w:t>
      </w:r>
      <w:r w:rsidR="005B6F9A">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{"citationID":"hsiVZ4bV","properties":{"formattedCitation":"(Moore et al., 2013)","plainCitation":"(Moore et al., 2013)","noteIndex":0},"citationItems":[{"id":1632,"uris":["http://zotero.org/users/local/idKDtb7T/items/94ARLAAI"],"itemData":{"id":1632,"type":"article-journal","abstract":"Microbial activity is a fundamental component of oceanic nutrient cycles. Photosynthetic microbes, collectively termed phytoplankton, are responsible for the vast majority of primary production in marine waters. The availability of nutrients in the upper ocean frequently limits the activity and abundance of these organisms. Experimental data have revealed two broad regimes of phytoplankton nutrient limitation in the modern upper ocean. Nitrogen availability tends to limit productivity throughout much of the surface low-latitude ocean, where the supply of nutrients from the subsurface is relatively slow. In contrast, iron often limits productivity where subsurface nutrient supply is enhanced, including within the main oceanic upwelling regions of the Southern Ocean and the eastern equatorial Pacific. Phosphorus, vitamins and micronutrients other than iron may also (co-)limit marine phytoplankton. The spatial patterns and importance of co-limitation, however, remain unclear. Variability in the stoichiometries of nutrient supply and biological demand are key determinants of oceanic nutrient limitation. Deciphering the mechanisms that underpin this variability, and the consequences for marine microbes, will be a challenge. But such knowledge will be crucial for accurately predicting the consequences of ongoing anthropogenic perturbations to oceanic nutrient biogeochemistry.","container-title":"Nature Geoscience","DOI":"10.1038/ngeo1765","ISSN":"1752-0908","issue":"9","language":"en","license":"2013 Nature Publishing Group, a division of Macmillan Publishers Limited. All Rights Reserved.","note":"number: 9\npublisher: Nature Publishing Group","page":"701-710","source":"www.nature.com","title":"Processes and patterns of oceanic nutrient limitation","volume":"6","author":[{"family":"Moore","given":"C. M."},{"family":"Mills","given":"M. M."},{"family":"Arrigo","given":"K. R."},{"family":"Berman-Frank","given":"I."},{"family":"Bopp","given":"L."},{"family":"Boyd","given":"P. W."},{"family":"Galbraith","given":"E. D."},{"family":"Geider","given":"R. J."},{"family":"Guieu","given":"C."},{"family":"Jaccard","given":"S. L."},{"family":"Jickells","given":"T. D."},{"family":"La Roche","given":"J."},{"family":"Lenton","given":"T. M."},{"family":"Mahowald","given":"N. M."},{"family":"Marañón","given":"E."},{"family":"Marinov","given":"I."},{"family":"Moore","given":"J. K."},{"family":"Nakatsuka","given":"T."},{"family":"Oschlies","given":"A."},{"family":"Saito","given":"M. A."},{"family":"Thingstad","given":"T. F."},{"family":"Tsuda","given":"A."},{"family":"Ulloa","given":"O."}],"issued":{"date-parts":[["2013",9]]}}}],"schema":"https://github.com/citation-style-language/schema/raw/master/csl-citation.json"} </w:instrText>
      </w:r>
      <w:r w:rsidR="005B6F9A">
        <w:rPr>
          <w:rFonts w:ascii="Times New Roman" w:hAnsi="Times New Roman" w:cs="Times New Roman"/>
          <w:lang w:val="en-CA"/>
        </w:rPr>
        <w:fldChar w:fldCharType="separate"/>
      </w:r>
      <w:r w:rsidR="005B6F9A">
        <w:rPr>
          <w:rFonts w:ascii="Times New Roman" w:hAnsi="Times New Roman" w:cs="Times New Roman"/>
          <w:noProof/>
          <w:lang w:val="en-CA"/>
        </w:rPr>
        <w:t>(Moore et al., 2013)</w:t>
      </w:r>
      <w:r w:rsidR="005B6F9A">
        <w:rPr>
          <w:rFonts w:ascii="Times New Roman" w:hAnsi="Times New Roman" w:cs="Times New Roman"/>
          <w:lang w:val="en-CA"/>
        </w:rPr>
        <w:fldChar w:fldCharType="end"/>
      </w:r>
      <w:r w:rsidR="005B6F9A">
        <w:rPr>
          <w:rFonts w:ascii="Times New Roman" w:hAnsi="Times New Roman" w:cs="Times New Roman"/>
          <w:lang w:val="en-CA"/>
        </w:rPr>
        <w:t xml:space="preserve"> is</w:t>
      </w:r>
      <w:r w:rsidR="005B6F9A" w:rsidRPr="00B748E3">
        <w:rPr>
          <w:rFonts w:ascii="Times New Roman" w:hAnsi="Times New Roman" w:cs="Times New Roman"/>
          <w:lang w:val="en-CA"/>
        </w:rPr>
        <w:t xml:space="preserve"> limited by the availability of </w:t>
      </w:r>
      <w:r w:rsidR="005B6F9A">
        <w:rPr>
          <w:rFonts w:ascii="Times New Roman" w:hAnsi="Times New Roman" w:cs="Times New Roman"/>
          <w:lang w:val="en-CA"/>
        </w:rPr>
        <w:t xml:space="preserve">inorganic </w:t>
      </w:r>
      <w:r w:rsidR="005B6F9A" w:rsidRPr="00B748E3">
        <w:rPr>
          <w:rFonts w:ascii="Times New Roman" w:hAnsi="Times New Roman" w:cs="Times New Roman"/>
          <w:lang w:val="en-CA"/>
        </w:rPr>
        <w:t>nitrogen</w:t>
      </w:r>
      <w:ins w:id="7" w:author="Isabelle Cote" w:date="2023-02-23T13:38:00Z">
        <w:r w:rsidR="009C450B">
          <w:rPr>
            <w:rFonts w:ascii="Times New Roman" w:hAnsi="Times New Roman" w:cs="Times New Roman"/>
            <w:lang w:val="en-CA"/>
          </w:rPr>
          <w:t xml:space="preserve">, both </w:t>
        </w:r>
        <w:commentRangeStart w:id="8"/>
        <w:r w:rsidR="009C450B">
          <w:rPr>
            <w:rFonts w:ascii="Times New Roman" w:hAnsi="Times New Roman" w:cs="Times New Roman"/>
            <w:lang w:val="en-CA"/>
          </w:rPr>
          <w:t>exogenous</w:t>
        </w:r>
      </w:ins>
      <w:commentRangeEnd w:id="8"/>
      <w:ins w:id="9" w:author="Isabelle Cote" w:date="2023-02-23T13:44:00Z">
        <w:r w:rsidR="009C450B">
          <w:rPr>
            <w:rStyle w:val="CommentReference"/>
          </w:rPr>
          <w:commentReference w:id="8"/>
        </w:r>
      </w:ins>
      <w:ins w:id="10" w:author="Isabelle Cote" w:date="2023-02-23T13:38:00Z">
        <w:r w:rsidR="009C450B">
          <w:rPr>
            <w:rFonts w:ascii="Times New Roman" w:hAnsi="Times New Roman" w:cs="Times New Roman"/>
            <w:lang w:val="en-CA"/>
          </w:rPr>
          <w:t xml:space="preserve"> and endogenous</w:t>
        </w:r>
      </w:ins>
      <w:r w:rsidR="005B6F9A" w:rsidRPr="00B748E3">
        <w:rPr>
          <w:rFonts w:ascii="Times New Roman" w:hAnsi="Times New Roman" w:cs="Times New Roman"/>
          <w:lang w:val="en-CA"/>
        </w:rPr>
        <w:t xml:space="preserve">. </w:t>
      </w:r>
      <w:r w:rsidR="00B354F3">
        <w:rPr>
          <w:rFonts w:ascii="Times New Roman" w:hAnsi="Times New Roman" w:cs="Times New Roman"/>
          <w:lang w:val="en-CA"/>
        </w:rPr>
        <w:t xml:space="preserve">Exogenous nitrogen sources can profoundly affect marine primary productivity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{"citationID":"ViLlN7w0","properties":{"formattedCitation":"(Probyn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(Probyn and McQuaid, 1985; Smith et al., 1999)</w:t>
      </w:r>
      <w:r w:rsidR="00B354F3">
        <w:rPr>
          <w:rFonts w:ascii="Times New Roman" w:hAnsi="Times New Roman" w:cs="Times New Roman"/>
          <w:lang w:val="en-CA"/>
        </w:rPr>
        <w:fldChar w:fldCharType="end"/>
      </w:r>
      <w:r w:rsidR="00B354F3">
        <w:rPr>
          <w:rFonts w:ascii="Times New Roman" w:hAnsi="Times New Roman" w:cs="Times New Roman"/>
          <w:lang w:val="en-CA"/>
        </w:rPr>
        <w:t xml:space="preserve">. Coastal </w:t>
      </w:r>
      <w:r w:rsidR="00B354F3" w:rsidRPr="0019506B">
        <w:rPr>
          <w:rFonts w:ascii="Times New Roman" w:hAnsi="Times New Roman" w:cs="Times New Roman"/>
          <w:lang w:val="en-CA"/>
        </w:rPr>
        <w:t xml:space="preserve">upwelling </w:t>
      </w:r>
      <w:r w:rsidR="00B354F3" w:rsidRPr="0019506B">
        <w:rPr>
          <w:rFonts w:ascii="Times New Roman" w:hAnsi="Times New Roman" w:cs="Times New Roman"/>
          <w:bCs/>
          <w:lang w:val="en-CA"/>
        </w:rPr>
        <w:t xml:space="preserve">– </w:t>
      </w:r>
      <w:r w:rsidR="0019506B" w:rsidRPr="002A0B74">
        <w:rPr>
          <w:rFonts w:ascii="Times New Roman" w:hAnsi="Times New Roman" w:cs="Times New Roman"/>
          <w:bCs/>
          <w:lang w:val="en-CA"/>
        </w:rPr>
        <w:t>the delivery</w:t>
      </w:r>
      <w:r w:rsidR="009C450B">
        <w:rPr>
          <w:rFonts w:ascii="Times New Roman" w:hAnsi="Times New Roman" w:cs="Times New Roman"/>
          <w:bCs/>
          <w:lang w:val="en-CA"/>
        </w:rPr>
        <w:t xml:space="preserve"> to the surface</w:t>
      </w:r>
      <w:r w:rsidR="0019506B" w:rsidRPr="002A0B74">
        <w:rPr>
          <w:rFonts w:ascii="Times New Roman" w:hAnsi="Times New Roman" w:cs="Times New Roman"/>
          <w:bCs/>
          <w:lang w:val="en-CA"/>
        </w:rPr>
        <w:t xml:space="preserve"> of deep nutrient-rich waters via offshore winds</w:t>
      </w:r>
      <w:r w:rsidR="00B354F3" w:rsidRPr="0019506B">
        <w:rPr>
          <w:rFonts w:ascii="Times New Roman" w:hAnsi="Times New Roman" w:cs="Times New Roman"/>
          <w:bCs/>
          <w:lang w:val="en-CA"/>
        </w:rPr>
        <w:t>–</w:t>
      </w:r>
      <w:r w:rsidR="00B354F3" w:rsidRPr="0019506B">
        <w:rPr>
          <w:rFonts w:ascii="Times New Roman" w:hAnsi="Times New Roman" w:cs="Times New Roman"/>
          <w:lang w:val="en-CA"/>
        </w:rPr>
        <w:t xml:space="preserve"> can be an important source</w:t>
      </w:r>
      <w:r w:rsidR="00B354F3">
        <w:rPr>
          <w:rFonts w:ascii="Times New Roman" w:hAnsi="Times New Roman" w:cs="Times New Roman"/>
          <w:lang w:val="en-CA"/>
        </w:rPr>
        <w:t xml:space="preserve"> of nitrogen that drives the productivity of temperate marine</w:t>
      </w:r>
      <w:r w:rsidR="009C450B">
        <w:rPr>
          <w:rFonts w:ascii="Times New Roman" w:hAnsi="Times New Roman" w:cs="Times New Roman"/>
          <w:lang w:val="en-CA"/>
        </w:rPr>
        <w:t xml:space="preserve"> ecosystems</w:t>
      </w:r>
      <w:r w:rsidR="00B354F3">
        <w:rPr>
          <w:rFonts w:ascii="Times New Roman" w:hAnsi="Times New Roman" w:cs="Times New Roman"/>
          <w:lang w:val="en-CA"/>
        </w:rPr>
        <w:t xml:space="preserve"> </w:t>
      </w:r>
      <w:r w:rsidR="00B354F3">
        <w:rPr>
          <w:rFonts w:ascii="Times New Roman" w:hAnsi="Times New Roman" w:cs="Times New Roman"/>
          <w:lang w:val="en-CA"/>
        </w:rPr>
        <w:fldChar w:fldCharType="begin"/>
      </w:r>
      <w:r w:rsidR="00F4780B">
        <w:rPr>
          <w:rFonts w:ascii="Times New Roman" w:hAnsi="Times New Roman" w:cs="Times New Roman"/>
          <w:lang w:val="en-CA"/>
        </w:rPr>
        <w:instrText xml:space="preserve"> ADDIN ZOTERO_ITEM CSL_CITATION {"citationID":"DxX785ym","properties":{"formattedCitation":"(McPhee-Shaw et al., 2007)","plainCitation":"(McPhee-Shaw et al., 2007)","noteIndex":0},"citationItems":[{"id":1639,"uris":["http://zotero.org/users/local/idKDtb7T/items/J5CANTR3"],"itemData":{"id":1639,"type":"article-journal","abstract":"Oceanic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B354F3">
        <w:rPr>
          <w:rFonts w:ascii="Times New Roman" w:hAnsi="Times New Roman" w:cs="Times New Roman"/>
          <w:lang w:val="en-CA"/>
        </w:rPr>
        <w:fldChar w:fldCharType="separate"/>
      </w:r>
      <w:r w:rsidR="00B354F3">
        <w:rPr>
          <w:rFonts w:ascii="Times New Roman" w:hAnsi="Times New Roman" w:cs="Times New Roman"/>
          <w:noProof/>
          <w:lang w:val="en-CA"/>
        </w:rPr>
        <w:t>(McPhee-Shaw et al., 2007)</w:t>
      </w:r>
      <w:r w:rsidR="00B354F3">
        <w:rPr>
          <w:rFonts w:ascii="Times New Roman" w:hAnsi="Times New Roman" w:cs="Times New Roman"/>
          <w:lang w:val="en-CA"/>
        </w:rPr>
        <w:fldChar w:fldCharType="end"/>
      </w:r>
      <w:r w:rsidR="00B354F3">
        <w:rPr>
          <w:rFonts w:ascii="Times New Roman" w:hAnsi="Times New Roman" w:cs="Times New Roman"/>
          <w:lang w:val="en-CA"/>
        </w:rPr>
        <w:t>. Two</w:t>
      </w:r>
      <w:r w:rsidR="00051670">
        <w:rPr>
          <w:rFonts w:ascii="Times New Roman" w:hAnsi="Times New Roman" w:cs="Times New Roman"/>
          <w:lang w:val="en-CA"/>
        </w:rPr>
        <w:t xml:space="preserve"> external</w:t>
      </w:r>
      <w:r w:rsidR="00B354F3">
        <w:rPr>
          <w:rFonts w:ascii="Times New Roman" w:hAnsi="Times New Roman" w:cs="Times New Roman"/>
          <w:lang w:val="en-CA"/>
        </w:rPr>
        <w:t xml:space="preserve"> terrestrial sources – natural weathering of rocks and agricultural run-off – </w:t>
      </w:r>
      <w:r w:rsidR="0019506B">
        <w:rPr>
          <w:rFonts w:ascii="Times New Roman" w:hAnsi="Times New Roman" w:cs="Times New Roman"/>
          <w:lang w:val="en-CA"/>
        </w:rPr>
        <w:t>also supply nutrients to nearshore marine ecosystems (CITE)</w:t>
      </w:r>
      <w:r w:rsidR="00D84524" w:rsidRPr="00B748E3">
        <w:rPr>
          <w:rFonts w:ascii="Times New Roman" w:hAnsi="Times New Roman" w:cs="Times New Roman"/>
          <w:lang w:val="en-CA"/>
        </w:rPr>
        <w:t>.</w:t>
      </w:r>
      <w:r w:rsidR="00D84524">
        <w:rPr>
          <w:rFonts w:ascii="Times New Roman" w:hAnsi="Times New Roman" w:cs="Times New Roman"/>
          <w:lang w:val="en-CA"/>
        </w:rPr>
        <w:t xml:space="preserve"> However, upwelling, terrestrial input, and agricultural run-off supply nitrogen in </w:t>
      </w:r>
      <w:r w:rsidR="00A669EA">
        <w:rPr>
          <w:rFonts w:ascii="Times New Roman" w:hAnsi="Times New Roman" w:cs="Times New Roman"/>
          <w:lang w:val="en-CA"/>
        </w:rPr>
        <w:t>the</w:t>
      </w:r>
      <w:r w:rsidR="00D84524">
        <w:rPr>
          <w:rFonts w:ascii="Times New Roman" w:hAnsi="Times New Roman" w:cs="Times New Roman"/>
          <w:lang w:val="en-CA"/>
        </w:rPr>
        <w:t xml:space="preserve"> form </w:t>
      </w:r>
      <w:r w:rsidR="00A669EA">
        <w:rPr>
          <w:rFonts w:ascii="Times New Roman" w:hAnsi="Times New Roman" w:cs="Times New Roman"/>
          <w:lang w:val="en-CA"/>
        </w:rPr>
        <w:t>of nitrates</w:t>
      </w:r>
      <w:r w:rsidR="00E00154">
        <w:rPr>
          <w:rFonts w:ascii="Times New Roman" w:hAnsi="Times New Roman" w:cs="Times New Roman"/>
          <w:lang w:val="en-CA"/>
        </w:rPr>
        <w:t xml:space="preserve"> (NO</w:t>
      </w:r>
      <w:r w:rsidR="00E00154">
        <w:rPr>
          <w:rFonts w:ascii="Times New Roman" w:hAnsi="Times New Roman" w:cs="Times New Roman"/>
          <w:vertAlign w:val="subscript"/>
          <w:lang w:val="en-CA"/>
        </w:rPr>
        <w:t>3</w:t>
      </w:r>
      <w:r w:rsidR="00E00154">
        <w:rPr>
          <w:rFonts w:ascii="Times New Roman" w:hAnsi="Times New Roman" w:cs="Times New Roman"/>
          <w:vertAlign w:val="superscript"/>
          <w:lang w:val="en-CA"/>
        </w:rPr>
        <w:t>-</w:t>
      </w:r>
      <w:r w:rsidR="00E00154">
        <w:rPr>
          <w:rFonts w:ascii="Times New Roman" w:hAnsi="Times New Roman" w:cs="Times New Roman"/>
          <w:lang w:val="en-CA"/>
        </w:rPr>
        <w:t>)</w:t>
      </w:r>
      <w:r w:rsidR="00A669EA">
        <w:rPr>
          <w:rFonts w:ascii="Times New Roman" w:hAnsi="Times New Roman" w:cs="Times New Roman"/>
          <w:lang w:val="en-CA"/>
        </w:rPr>
        <w:t xml:space="preserve"> </w:t>
      </w:r>
      <w:r w:rsidR="00D84524">
        <w:rPr>
          <w:rFonts w:ascii="Times New Roman" w:hAnsi="Times New Roman" w:cs="Times New Roman"/>
          <w:lang w:val="en-CA"/>
        </w:rPr>
        <w:t>which requires metabolic conversion by plants and algae before use</w:t>
      </w:r>
      <w:r w:rsidR="003C61F7">
        <w:rPr>
          <w:rFonts w:ascii="Times New Roman" w:hAnsi="Times New Roman" w:cs="Times New Roman"/>
          <w:lang w:val="en-CA"/>
        </w:rPr>
        <w:t xml:space="preserve"> </w:t>
      </w:r>
      <w:r w:rsidR="00D84524">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{"citationID":"cz0oNrUV","properties":{"formattedCitation":"(Probyn and McQuaid, 1985; Smith et al., 1999)","plainCitation":"(Probyn and McQuaid, 1985; Smith et al., 1999)","noteIndex":0},"citationItems":[{"id":1616,"uris":["http://zotero.org/users/local/idKDtb7T/items/3H5IWUK6"],"itemData":{"id":1616,"type":"article-journal","abstract":"Nitrogen uptake by the kelp Ecklonia maxima Osbeck and phytoplankton was examined under different conditions of nutrient availability in a kelp bed off the Cape of Good Hope by measuring nutrient depletion in large plastic bags by the kelp and 15N uptake by phytoplankton. E. maxima took up nitrate and ammonia, but not urea, and showed only a weak preference for reduced nitrogen. Phytoplankton absorbed all three forms of nitrogen available, with a preference for ammonia and urea. Ambient nitrate concentration exhibited a marked and rapid decrease with northerly winds and an increase in response to offshore southerly winds. Nitrogen uptake by E. maxima was linearly related to ambient concentration and did not saturate even at nitrate concentrations &gt;20μg-at N l-1, resulting in a significantly higher tissue nitrogen content under upwelling conditions. Nitrate imported by upwelling was the chief source of nitrogen utilised within the kelp bed. Locally regenerated nitrogen (ammonia and urea) was calculated to contribute only ca 4% of total nitrogen uptake during upwelling and 30% during the relaxation or downwelling phase.","container-title":"Marine Biology","DOI":"10.1007/BF00397162","ISSN":"1432-1793","issue":"2","journalAbbreviation":"Mar. Biol.","language":"en","page":"149-154","source":"Springer Link","title":"In-situ measurements of nitrogenous nutrient uptake by kelp (Ecklonia maxima) and phytoplankton in a nitrate-rich upwelling environment","volume":"88","author":[{"family":"Probyn","given":"T. A."},{"family":"McQuaid","given":"C. D."}],"issued":{"date-parts":[["1985",8,1]]}}},{"id":1635,"uris":["http://zotero.org/users/local/idKDtb7T/items/RAJGZEVA"],"itemData":{"id":1635,"type":"article-journal","abstract":"In the mid-1800s, the agricultural chemist Justus von Liebig demonstrated strong positive relationships between soil nutrient supplies and the growth yields of terrestrial plants, and it has since been found that freshwater and marine plants are equally responsive to nutrient inputs. Anthropogenic inputs of nutrients to the Earth's surface and atmosphere have increased greatly during the past two centuries. This nutrient enrichment, or eutrophication, can lead to highly undesirable changes in ecosystem structure and function, however. In this paper we briefly review the process, the impacts, and the potential management of cultural eutrophication in freshwater, marine, and terrestrial ecosystems. We present two brief case studies (one freshwater and one marine) demonstrating that nutrient loading restriction is the essential cornerstone of aquatic eutrophication control. In addition, we present results of a preliminary statistical analysis that is consistent with the hypothesis that anthropogenic emissions of oxidized nitrogen could be influencing atmospheric levels of carbon dioxide via nitrogen stimulation of global primary production.","container-title":"Environmental Pollution","DOI":"10.1016/S0269-7491(99)00091-3","ISSN":"0269-7491","issue":"1","journalAbbreviation":"Environmental Pollution","language":"en","page":"179-196","source":"ScienceDirect","title":"Eutrophication: impacts of excess nutrient inputs on freshwater, marine, and terrestrial ecosystems","title-short":"Eutrophication","volume":"100","author":[{"family":"Smith","given":"V. H."},{"family":"Tilman","given":"G. D."},{"family":"Nekola","given":"J. C."}],"issued":{"date-parts":[["1999",1,1]]}}}],"schema":"https://github.com/citation-style-language/schema/raw/master/csl-citation.json"} </w:instrText>
      </w:r>
      <w:r w:rsidR="00D84524">
        <w:rPr>
          <w:rFonts w:ascii="Times New Roman" w:hAnsi="Times New Roman" w:cs="Times New Roman"/>
          <w:lang w:val="en-CA"/>
        </w:rPr>
        <w:fldChar w:fldCharType="separate"/>
      </w:r>
      <w:r w:rsidR="001B7617">
        <w:rPr>
          <w:rFonts w:ascii="Times New Roman" w:hAnsi="Times New Roman" w:cs="Times New Roman"/>
        </w:rPr>
        <w:t>(Probyn and McQuaid, 1985; Smith et al., 1999)</w:t>
      </w:r>
      <w:r w:rsidR="00D84524">
        <w:rPr>
          <w:rFonts w:ascii="Times New Roman" w:hAnsi="Times New Roman" w:cs="Times New Roman"/>
          <w:lang w:val="en-CA"/>
        </w:rPr>
        <w:fldChar w:fldCharType="end"/>
      </w:r>
      <w:r w:rsidR="00D84524">
        <w:rPr>
          <w:rFonts w:ascii="Times New Roman" w:hAnsi="Times New Roman" w:cs="Times New Roman"/>
          <w:lang w:val="en-CA"/>
        </w:rPr>
        <w:t xml:space="preserve">. </w:t>
      </w:r>
      <w:r w:rsidR="009C450B">
        <w:rPr>
          <w:rFonts w:ascii="Times New Roman" w:hAnsi="Times New Roman" w:cs="Times New Roman"/>
          <w:lang w:val="en-CA"/>
        </w:rPr>
        <w:t xml:space="preserve">In contrast, </w:t>
      </w:r>
      <w:r w:rsidR="009C450B">
        <w:rPr>
          <w:rFonts w:ascii="Times New Roman" w:hAnsi="Times New Roman" w:cs="Times New Roman"/>
          <w:color w:val="000000"/>
          <w:lang w:val="en-CA"/>
        </w:rPr>
        <w:t>s</w:t>
      </w:r>
      <w:commentRangeStart w:id="11"/>
      <w:r w:rsidR="00917464" w:rsidRPr="00F05738">
        <w:rPr>
          <w:rFonts w:ascii="Times New Roman" w:hAnsi="Times New Roman" w:cs="Times New Roman"/>
          <w:color w:val="000000"/>
          <w:lang w:val="en-CA"/>
        </w:rPr>
        <w:t xml:space="preserve">ome </w:t>
      </w:r>
      <w:commentRangeEnd w:id="11"/>
      <w:r w:rsidR="00B7738A">
        <w:rPr>
          <w:rStyle w:val="CommentReference"/>
        </w:rPr>
        <w:commentReference w:id="11"/>
      </w:r>
      <w:r w:rsidR="00917464" w:rsidRPr="00F05738">
        <w:rPr>
          <w:rFonts w:ascii="Times New Roman" w:hAnsi="Times New Roman" w:cs="Times New Roman"/>
          <w:color w:val="000000"/>
          <w:lang w:val="en-CA"/>
        </w:rPr>
        <w:t>animals</w:t>
      </w:r>
      <w:r w:rsidR="00917464">
        <w:rPr>
          <w:rFonts w:ascii="Times New Roman" w:hAnsi="Times New Roman" w:cs="Times New Roman"/>
          <w:color w:val="000000"/>
          <w:lang w:val="en-CA"/>
        </w:rPr>
        <w:t>, such as fish</w:t>
      </w:r>
      <w:r w:rsidR="009C450B">
        <w:rPr>
          <w:rFonts w:ascii="Times New Roman" w:hAnsi="Times New Roman" w:cs="Times New Roman"/>
          <w:color w:val="000000"/>
          <w:lang w:val="en-CA"/>
        </w:rPr>
        <w:t>es</w:t>
      </w:r>
      <w:r w:rsidR="00917464">
        <w:rPr>
          <w:rFonts w:ascii="Times New Roman" w:hAnsi="Times New Roman" w:cs="Times New Roman"/>
          <w:color w:val="000000"/>
          <w:lang w:val="en-CA"/>
        </w:rPr>
        <w:t xml:space="preserve"> and invertebrates, also </w:t>
      </w:r>
      <w:r w:rsidR="00917464" w:rsidRPr="00F05738">
        <w:rPr>
          <w:rFonts w:ascii="Times New Roman" w:hAnsi="Times New Roman" w:cs="Times New Roman"/>
          <w:color w:val="000000"/>
          <w:lang w:val="en-CA"/>
        </w:rPr>
        <w:t xml:space="preserve">contribute </w:t>
      </w:r>
      <w:r w:rsidR="00917464">
        <w:rPr>
          <w:rFonts w:ascii="Times New Roman" w:hAnsi="Times New Roman" w:cs="Times New Roman"/>
          <w:color w:val="000000"/>
          <w:lang w:val="en-CA"/>
        </w:rPr>
        <w:t xml:space="preserve">nitrogen (e.g. via excretion) </w:t>
      </w:r>
      <w:r w:rsidR="00917464" w:rsidRPr="00F05738">
        <w:rPr>
          <w:rFonts w:ascii="Times New Roman" w:hAnsi="Times New Roman" w:cs="Times New Roman"/>
          <w:color w:val="000000"/>
          <w:lang w:val="en-CA"/>
        </w:rPr>
        <w:t>in the form of ammonium</w:t>
      </w:r>
      <w:r w:rsidR="00917464">
        <w:rPr>
          <w:rFonts w:ascii="Times New Roman" w:hAnsi="Times New Roman" w:cs="Times New Roman"/>
          <w:color w:val="000000"/>
          <w:lang w:val="en-CA"/>
        </w:rPr>
        <w:t xml:space="preserve"> (NH</w:t>
      </w:r>
      <w:r w:rsidR="00917464">
        <w:rPr>
          <w:rFonts w:ascii="Times New Roman" w:hAnsi="Times New Roman" w:cs="Times New Roman"/>
          <w:color w:val="000000"/>
          <w:vertAlign w:val="subscript"/>
          <w:lang w:val="en-CA"/>
        </w:rPr>
        <w:t>4</w:t>
      </w:r>
      <w:r w:rsidR="00917464">
        <w:rPr>
          <w:rFonts w:ascii="Times New Roman" w:hAnsi="Times New Roman" w:cs="Times New Roman"/>
          <w:color w:val="000000"/>
          <w:vertAlign w:val="superscript"/>
          <w:lang w:val="en-CA"/>
        </w:rPr>
        <w:t>+</w:t>
      </w:r>
      <w:r w:rsidR="00917464">
        <w:rPr>
          <w:rFonts w:ascii="Times New Roman" w:hAnsi="Times New Roman" w:cs="Times New Roman"/>
          <w:color w:val="000000"/>
          <w:lang w:val="en-CA"/>
        </w:rPr>
        <w:t>)</w:t>
      </w:r>
      <w:r w:rsidR="00917464" w:rsidRPr="00F05738">
        <w:rPr>
          <w:rFonts w:ascii="Times New Roman" w:hAnsi="Times New Roman" w:cs="Times New Roman"/>
          <w:color w:val="000000"/>
          <w:lang w:val="en-CA"/>
        </w:rPr>
        <w:t>, which is available for direct uptake</w:t>
      </w:r>
      <w:r w:rsidR="00917464">
        <w:rPr>
          <w:rFonts w:ascii="Times New Roman" w:hAnsi="Times New Roman" w:cs="Times New Roman"/>
          <w:color w:val="000000"/>
          <w:lang w:val="en-CA"/>
        </w:rPr>
        <w:t xml:space="preserve"> and is thus preferred</w:t>
      </w:r>
      <w:r w:rsidR="003C61F7">
        <w:rPr>
          <w:rFonts w:ascii="Times New Roman" w:hAnsi="Times New Roman" w:cs="Times New Roman"/>
          <w:color w:val="000000"/>
          <w:lang w:val="en-CA"/>
        </w:rPr>
        <w:t xml:space="preserve"> </w:t>
      </w:r>
      <w:r w:rsidR="00917464" w:rsidRPr="00B748E3">
        <w:rPr>
          <w:rFonts w:ascii="Times New Roman" w:hAnsi="Times New Roman" w:cs="Times New Roman"/>
          <w:lang w:val="en-CA"/>
        </w:rPr>
        <w:fldChar w:fldCharType="begin"/>
      </w:r>
      <w:r w:rsidR="001B7617">
        <w:rPr>
          <w:rFonts w:ascii="Times New Roman" w:hAnsi="Times New Roman" w:cs="Times New Roman"/>
          <w:lang w:val="en-CA"/>
        </w:rPr>
        <w:instrText xml:space="preserve"> ADDIN ZOTERO_ITEM CSL_CITATION {"citationID":"D7bTcm6Z","properties":{"formattedCitation":"(Phillips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917464" w:rsidRPr="00B748E3">
        <w:rPr>
          <w:rFonts w:ascii="Times New Roman" w:hAnsi="Times New Roman" w:cs="Times New Roman"/>
          <w:lang w:val="en-CA"/>
        </w:rPr>
        <w:fldChar w:fldCharType="separate"/>
      </w:r>
      <w:r w:rsidR="001B7617">
        <w:rPr>
          <w:rFonts w:ascii="Times New Roman" w:hAnsi="Times New Roman" w:cs="Times New Roman"/>
        </w:rPr>
        <w:t>(Phillips and Hurd, 2004)</w:t>
      </w:r>
      <w:r w:rsidR="00917464" w:rsidRPr="00B748E3">
        <w:rPr>
          <w:rFonts w:ascii="Times New Roman" w:hAnsi="Times New Roman" w:cs="Times New Roman"/>
          <w:lang w:val="en-CA"/>
        </w:rPr>
        <w:fldChar w:fldCharType="end"/>
      </w:r>
      <w:r w:rsidR="00917464" w:rsidRPr="00F05738">
        <w:rPr>
          <w:rFonts w:ascii="Times New Roman" w:hAnsi="Times New Roman" w:cs="Times New Roman"/>
          <w:color w:val="000000"/>
          <w:lang w:val="en-CA"/>
        </w:rPr>
        <w:t>.</w:t>
      </w:r>
      <w:r w:rsidR="00917464">
        <w:rPr>
          <w:rFonts w:ascii="Times New Roman" w:hAnsi="Times New Roman" w:cs="Times New Roman"/>
          <w:color w:val="000000"/>
          <w:lang w:val="en-CA"/>
        </w:rPr>
        <w:t xml:space="preserve"> </w:t>
      </w:r>
      <w:r w:rsidR="0019506B">
        <w:rPr>
          <w:rFonts w:ascii="Times New Roman" w:hAnsi="Times New Roman" w:cs="Times New Roman"/>
          <w:color w:val="000000"/>
          <w:lang w:val="en-CA"/>
        </w:rPr>
        <w:t xml:space="preserve">Therefore, </w:t>
      </w:r>
      <w:r w:rsidR="00051670">
        <w:rPr>
          <w:rFonts w:ascii="Times New Roman" w:hAnsi="Times New Roman" w:cs="Times New Roman"/>
          <w:color w:val="000000"/>
          <w:lang w:val="en-CA"/>
        </w:rPr>
        <w:t>excretion</w:t>
      </w:r>
      <w:r w:rsidR="0019506B">
        <w:rPr>
          <w:rFonts w:ascii="Times New Roman" w:hAnsi="Times New Roman" w:cs="Times New Roman"/>
          <w:color w:val="000000"/>
          <w:lang w:val="en-CA"/>
        </w:rPr>
        <w:t xml:space="preserve"> by marine animals represent</w:t>
      </w:r>
      <w:r w:rsidR="00051670">
        <w:rPr>
          <w:rFonts w:ascii="Times New Roman" w:hAnsi="Times New Roman" w:cs="Times New Roman"/>
          <w:color w:val="000000"/>
          <w:lang w:val="en-CA"/>
        </w:rPr>
        <w:t>s</w:t>
      </w:r>
      <w:r w:rsidR="0019506B">
        <w:rPr>
          <w:rFonts w:ascii="Times New Roman" w:hAnsi="Times New Roman" w:cs="Times New Roman"/>
          <w:color w:val="000000"/>
          <w:lang w:val="en-CA"/>
        </w:rPr>
        <w:t xml:space="preserve"> an important </w:t>
      </w:r>
      <w:r w:rsidR="00B00892">
        <w:rPr>
          <w:rFonts w:ascii="Times New Roman" w:hAnsi="Times New Roman" w:cs="Times New Roman"/>
          <w:color w:val="000000"/>
          <w:lang w:val="en-CA"/>
        </w:rPr>
        <w:t xml:space="preserve">endogenous </w:t>
      </w:r>
      <w:r w:rsidR="0019506B">
        <w:rPr>
          <w:rFonts w:ascii="Times New Roman" w:hAnsi="Times New Roman" w:cs="Times New Roman"/>
          <w:color w:val="000000"/>
          <w:lang w:val="en-CA"/>
        </w:rPr>
        <w:t xml:space="preserve">source of </w:t>
      </w:r>
      <w:r w:rsidR="00051670">
        <w:rPr>
          <w:rFonts w:ascii="Times New Roman" w:hAnsi="Times New Roman" w:cs="Times New Roman"/>
          <w:color w:val="000000"/>
          <w:lang w:val="en-CA"/>
        </w:rPr>
        <w:t>nutrients</w:t>
      </w:r>
      <w:r w:rsidR="0019506B">
        <w:rPr>
          <w:rFonts w:ascii="Times New Roman" w:hAnsi="Times New Roman" w:cs="Times New Roman"/>
          <w:color w:val="000000"/>
          <w:lang w:val="en-CA"/>
        </w:rPr>
        <w:t xml:space="preserve"> </w:t>
      </w:r>
      <w:r w:rsidR="002A0B74">
        <w:rPr>
          <w:rFonts w:ascii="Times New Roman" w:hAnsi="Times New Roman" w:cs="Times New Roman"/>
          <w:color w:val="000000"/>
          <w:lang w:val="en-CA"/>
        </w:rPr>
        <w:t xml:space="preserve">in marine ecosystems </w:t>
      </w:r>
      <w:r w:rsidR="002A0B74">
        <w:rPr>
          <w:rFonts w:ascii="Times New Roman" w:hAnsi="Times New Roman" w:cs="Times New Roman"/>
          <w:color w:val="000000"/>
          <w:lang w:val="en-CA"/>
        </w:rPr>
        <w:fldChar w:fldCharType="begin"/>
      </w:r>
      <w:r w:rsidR="002A0B74">
        <w:rPr>
          <w:rFonts w:ascii="Times New Roman" w:hAnsi="Times New Roman" w:cs="Times New Roman"/>
          <w:color w:val="000000"/>
          <w:lang w:val="en-CA"/>
        </w:rPr>
        <w:instrText xml:space="preserve"> ADDIN ZOTERO_ITEM CSL_CITATION {"citationID":"VpB6pgCb","properties":{"formattedCitation":"(Allgeier et al., 2017)","plainCitation":"(Allgeier et al., 2017)","noteIndex":0},"citationItems":[{"id":1353,"uris":["http://zotero.org/users/local/idKDtb7T/items/MX8X9VD8"],"itemData":{"id":1353,"type":"article-journal","abstract":"Humans have drastically altered the abundance of animals in marine ecosystems via exploitation. Reduced abundance can destabilize food webs, leading to cascading indirect effects that dramatically reorganize community structure and shift ecosystem function. However, the additional implications of these top-down changes for biogeochemical cycles via consumer-mediated nutrient dynamics (CND) are often overlooked in marine systems, particularly in coastal areas. Here, we review research that underscores the importance of this bottom-up control at local, regional, and global scales in coastal marine ecosystems, and the potential implications of anthropogenic change to fundamentally alter these processes. We focus attention on the two primary ways consumers affect nutrient dynamics, with emphasis on implications for the nutrient capacity of ecosystems: (1) the storage and retention of nutrients in biomass, and (2) the supply of nutrients via excretion and egestion. Nutrient storage in consumer biomass may be especially important in many marine ecosystems because consumers, as opposed to producers, often dominate organismal biomass. As for nutrient supply, we emphasize how consumers enhance primary production through both press and pulse dynamics. Looking forward, we explore the importance of CDN for improving theory (e.g., ecological stoichiometry, metabolic theory, and biodiversity–ecosystem function relationships), all in the context of global environmental change. Increasing research focus on CND will likely transform our perspectives on how consumers affect the functioning of marine ecosystems.","container-title":"Global Change Biology","DOI":"10.1111/gcb.13625","ISSN":"1365-2486","issue":"6","language":"en","note":"_eprint: https://onlinelibrary.wiley.com/doi/pdf/10.1111/gcb.13625","page":"2166-2178","source":"Wiley Online Library","title":"Animal pee in the sea: consumer-mediated nutrient dynamics in the world's changing oceans","title-short":"Animal pee in the sea","volume":"23","author":[{"family":"Allgeier","given":"Jacob E."},{"family":"Burkepile","given":"Deron E."},{"family":"Layman","given":"Craig A."}],"issued":{"date-parts":[["2017"]]}}}],"schema":"https://github.com/citation-style-language/schema/raw/master/csl-citation.json"} </w:instrText>
      </w:r>
      <w:r w:rsidR="002A0B74">
        <w:rPr>
          <w:rFonts w:ascii="Times New Roman" w:hAnsi="Times New Roman" w:cs="Times New Roman"/>
          <w:color w:val="000000"/>
          <w:lang w:val="en-CA"/>
        </w:rPr>
        <w:fldChar w:fldCharType="separate"/>
      </w:r>
      <w:r w:rsidR="002A0B74">
        <w:rPr>
          <w:rFonts w:ascii="Times New Roman" w:hAnsi="Times New Roman" w:cs="Times New Roman"/>
          <w:noProof/>
          <w:color w:val="000000"/>
          <w:lang w:val="en-CA"/>
        </w:rPr>
        <w:t>(Allgeier et al., 2017)</w:t>
      </w:r>
      <w:r w:rsidR="002A0B74">
        <w:rPr>
          <w:rFonts w:ascii="Times New Roman" w:hAnsi="Times New Roman" w:cs="Times New Roman"/>
          <w:color w:val="000000"/>
          <w:lang w:val="en-CA"/>
        </w:rPr>
        <w:fldChar w:fldCharType="end"/>
      </w:r>
      <w:r w:rsidR="0019506B">
        <w:rPr>
          <w:rFonts w:ascii="Times New Roman" w:hAnsi="Times New Roman" w:cs="Times New Roman"/>
          <w:color w:val="000000"/>
          <w:lang w:val="en-CA"/>
        </w:rPr>
        <w:t xml:space="preserve">. Further, marine </w:t>
      </w:r>
      <w:r w:rsidR="0019506B">
        <w:rPr>
          <w:rFonts w:ascii="Times New Roman" w:hAnsi="Times New Roman" w:cs="Times New Roman"/>
          <w:lang w:val="en-CA"/>
        </w:rPr>
        <w:t>a</w:t>
      </w:r>
      <w:r w:rsidR="00883B94">
        <w:rPr>
          <w:rFonts w:ascii="Times New Roman" w:hAnsi="Times New Roman" w:cs="Times New Roman"/>
          <w:lang w:val="en-CA"/>
        </w:rPr>
        <w:t xml:space="preserve">nimals represent the largest </w:t>
      </w:r>
      <w:r w:rsidR="00B00892">
        <w:rPr>
          <w:rFonts w:ascii="Times New Roman" w:hAnsi="Times New Roman" w:cs="Times New Roman"/>
          <w:lang w:val="en-CA"/>
        </w:rPr>
        <w:t xml:space="preserve">pool of </w:t>
      </w:r>
      <w:r w:rsidR="00883B94">
        <w:rPr>
          <w:rFonts w:ascii="Times New Roman" w:hAnsi="Times New Roman" w:cs="Times New Roman"/>
          <w:lang w:val="en-CA"/>
        </w:rPr>
        <w:t xml:space="preserve">standing biomass, so their processes dictate the rate of internal nutrient cycling. </w:t>
      </w:r>
      <w:r w:rsidR="005B6F9A">
        <w:rPr>
          <w:rFonts w:ascii="Times New Roman" w:hAnsi="Times New Roman" w:cs="Times New Roman"/>
          <w:lang w:val="en-CA"/>
        </w:rPr>
        <w:lastRenderedPageBreak/>
        <w:t>Consequently</w:t>
      </w:r>
      <w:r w:rsidR="005B6F9A" w:rsidRPr="00B748E3">
        <w:rPr>
          <w:rFonts w:ascii="Times New Roman" w:hAnsi="Times New Roman" w:cs="Times New Roman"/>
          <w:lang w:val="en-CA"/>
        </w:rPr>
        <w:t xml:space="preserve">, </w:t>
      </w:r>
      <w:r w:rsidR="005B6F9A" w:rsidRPr="00090008">
        <w:rPr>
          <w:rFonts w:ascii="Times New Roman" w:hAnsi="Times New Roman" w:cs="Times New Roman"/>
        </w:rPr>
        <w:t xml:space="preserve">the total </w:t>
      </w:r>
      <w:r w:rsidR="005B6F9A">
        <w:rPr>
          <w:rFonts w:ascii="Times New Roman" w:hAnsi="Times New Roman" w:cs="Times New Roman"/>
        </w:rPr>
        <w:t xml:space="preserve">available </w:t>
      </w:r>
      <w:r w:rsidR="005B6F9A" w:rsidRPr="00090008">
        <w:rPr>
          <w:rFonts w:ascii="Times New Roman" w:hAnsi="Times New Roman" w:cs="Times New Roman"/>
        </w:rPr>
        <w:t xml:space="preserve">nitrogen content in marine </w:t>
      </w:r>
      <w:r w:rsidR="005B6F9A">
        <w:rPr>
          <w:rFonts w:ascii="Times New Roman" w:hAnsi="Times New Roman" w:cs="Times New Roman"/>
        </w:rPr>
        <w:t>systems can dictate trophic energy transfer</w:t>
      </w:r>
      <w:r w:rsidR="00B00892">
        <w:rPr>
          <w:rFonts w:ascii="Times New Roman" w:hAnsi="Times New Roman" w:cs="Times New Roman"/>
        </w:rPr>
        <w:t>,</w:t>
      </w:r>
      <w:r w:rsidR="005B6F9A">
        <w:rPr>
          <w:rFonts w:ascii="Times New Roman" w:hAnsi="Times New Roman" w:cs="Times New Roman"/>
        </w:rPr>
        <w:t xml:space="preserve"> and therefore total ecosystem biomass</w:t>
      </w:r>
      <w:r w:rsidR="00B00892">
        <w:rPr>
          <w:rFonts w:ascii="Times New Roman" w:hAnsi="Times New Roman" w:cs="Times New Roman"/>
        </w:rPr>
        <w:t>,</w:t>
      </w:r>
      <w:r w:rsidR="005B6F9A" w:rsidRPr="00090008">
        <w:rPr>
          <w:rFonts w:ascii="Times New Roman" w:hAnsi="Times New Roman" w:cs="Times New Roman"/>
        </w:rPr>
        <w:t xml:space="preserve"> </w:t>
      </w:r>
      <w:r w:rsidR="005B6F9A">
        <w:rPr>
          <w:rFonts w:ascii="Times New Roman" w:hAnsi="Times New Roman" w:cs="Times New Roman"/>
        </w:rPr>
        <w:t>mainly through</w:t>
      </w:r>
      <w:r w:rsidR="005B6F9A" w:rsidRPr="00090008">
        <w:rPr>
          <w:rFonts w:ascii="Times New Roman" w:hAnsi="Times New Roman" w:cs="Times New Roman"/>
        </w:rPr>
        <w:t xml:space="preserve"> bottom-up </w:t>
      </w:r>
      <w:r w:rsidR="005B6F9A">
        <w:rPr>
          <w:rFonts w:ascii="Times New Roman" w:hAnsi="Times New Roman" w:cs="Times New Roman"/>
        </w:rPr>
        <w:t>processes.</w:t>
      </w:r>
    </w:p>
    <w:p w14:paraId="00EDA805" w14:textId="77777777" w:rsidR="00B354F3" w:rsidRDefault="00B354F3" w:rsidP="00B354F3">
      <w:pPr>
        <w:spacing w:line="360" w:lineRule="auto"/>
        <w:rPr>
          <w:rFonts w:ascii="Times New Roman" w:hAnsi="Times New Roman" w:cs="Times New Roman"/>
          <w:lang w:val="en-CA"/>
        </w:rPr>
      </w:pPr>
    </w:p>
    <w:p w14:paraId="64834E45" w14:textId="0C6AF662" w:rsidR="002A3E77" w:rsidRDefault="008A70CE" w:rsidP="00B354F3">
      <w:pPr>
        <w:spacing w:line="360" w:lineRule="auto"/>
        <w:ind w:firstLine="720"/>
        <w:rPr>
          <w:rFonts w:ascii="Times New Roman" w:hAnsi="Times New Roman" w:cs="Times New Roman"/>
          <w:lang w:val="en-CA"/>
        </w:rPr>
      </w:pPr>
      <w:r w:rsidRPr="00F51928">
        <w:rPr>
          <w:rFonts w:ascii="Times New Roman" w:hAnsi="Times New Roman" w:cs="Times New Roman"/>
          <w:lang w:val="en-CA"/>
        </w:rPr>
        <w:t xml:space="preserve">There is a widespread, although untested, assumption that </w:t>
      </w:r>
      <w:r w:rsidR="00051670" w:rsidRPr="00F51928">
        <w:rPr>
          <w:rFonts w:ascii="Times New Roman" w:hAnsi="Times New Roman" w:cs="Times New Roman"/>
          <w:lang w:val="en-CA"/>
        </w:rPr>
        <w:t xml:space="preserve">the effect of CND should be </w:t>
      </w:r>
      <w:r w:rsidRPr="00F51928">
        <w:rPr>
          <w:rFonts w:ascii="Times New Roman" w:hAnsi="Times New Roman" w:cs="Times New Roman"/>
          <w:lang w:val="en-CA"/>
        </w:rPr>
        <w:t>largest</w:t>
      </w:r>
      <w:r w:rsidR="00051670" w:rsidRPr="00F51928">
        <w:rPr>
          <w:rFonts w:ascii="Times New Roman" w:hAnsi="Times New Roman" w:cs="Times New Roman"/>
          <w:lang w:val="en-CA"/>
        </w:rPr>
        <w:t xml:space="preserve"> </w:t>
      </w:r>
      <w:r w:rsidRPr="00F51928">
        <w:rPr>
          <w:rFonts w:ascii="Times New Roman" w:hAnsi="Times New Roman" w:cs="Times New Roman"/>
          <w:lang w:val="en-CA"/>
        </w:rPr>
        <w:t>in ecosystems with low</w:t>
      </w:r>
      <w:r w:rsidR="00051670" w:rsidRPr="00F51928">
        <w:rPr>
          <w:rFonts w:ascii="Times New Roman" w:hAnsi="Times New Roman" w:cs="Times New Roman"/>
          <w:lang w:val="en-CA"/>
        </w:rPr>
        <w:t xml:space="preserve"> external nutrient </w:t>
      </w:r>
      <w:commentRangeStart w:id="12"/>
      <w:r w:rsidR="00051670" w:rsidRPr="00F51928">
        <w:rPr>
          <w:rFonts w:ascii="Times New Roman" w:hAnsi="Times New Roman" w:cs="Times New Roman"/>
          <w:lang w:val="en-CA"/>
        </w:rPr>
        <w:t>input</w:t>
      </w:r>
      <w:commentRangeEnd w:id="12"/>
      <w:r w:rsidR="000547F8">
        <w:rPr>
          <w:rStyle w:val="CommentReference"/>
        </w:rPr>
        <w:commentReference w:id="12"/>
      </w:r>
      <w:r w:rsidR="00051670" w:rsidRPr="00F51928">
        <w:rPr>
          <w:rFonts w:ascii="Times New Roman" w:hAnsi="Times New Roman" w:cs="Times New Roman"/>
          <w:lang w:val="en-CA"/>
        </w:rPr>
        <w:t xml:space="preserve">, such as </w:t>
      </w:r>
      <w:r w:rsidRPr="00F51928">
        <w:rPr>
          <w:rFonts w:ascii="Times New Roman" w:hAnsi="Times New Roman" w:cs="Times New Roman"/>
          <w:lang w:val="en-CA"/>
        </w:rPr>
        <w:t>on</w:t>
      </w:r>
      <w:r w:rsidR="00051670" w:rsidRPr="00F51928">
        <w:rPr>
          <w:rFonts w:ascii="Times New Roman" w:hAnsi="Times New Roman" w:cs="Times New Roman"/>
          <w:lang w:val="en-CA"/>
        </w:rPr>
        <w:t xml:space="preserve"> coral reefs (REF).</w:t>
      </w:r>
      <w:r w:rsidR="00315ACC">
        <w:rPr>
          <w:rFonts w:ascii="Times New Roman" w:hAnsi="Times New Roman" w:cs="Times New Roman"/>
          <w:lang w:val="en-CA"/>
        </w:rPr>
        <w:t xml:space="preserve"> </w:t>
      </w:r>
      <w:r w:rsidR="00B44ACC">
        <w:rPr>
          <w:rFonts w:ascii="Times New Roman" w:hAnsi="Times New Roman" w:cs="Times New Roman"/>
          <w:color w:val="000000"/>
          <w:lang w:val="en-CA"/>
        </w:rPr>
        <w:t xml:space="preserve">However, </w:t>
      </w:r>
      <w:r w:rsidR="000547F8">
        <w:rPr>
          <w:rFonts w:ascii="Times New Roman" w:hAnsi="Times New Roman" w:cs="Times New Roman"/>
          <w:color w:val="000000"/>
          <w:lang w:val="en-CA"/>
        </w:rPr>
        <w:t xml:space="preserve">several lines of evidence do not support this assumption. </w:t>
      </w:r>
      <w:r w:rsidR="00533DDC">
        <w:rPr>
          <w:rFonts w:ascii="Times New Roman" w:hAnsi="Times New Roman" w:cs="Times New Roman"/>
          <w:lang w:val="en-CA"/>
        </w:rPr>
        <w:t xml:space="preserve">CND </w:t>
      </w:r>
      <w:r w:rsidR="00F51928">
        <w:rPr>
          <w:rFonts w:ascii="Times New Roman" w:hAnsi="Times New Roman" w:cs="Times New Roman"/>
          <w:lang w:val="en-CA"/>
        </w:rPr>
        <w:t xml:space="preserve">has been shown to significantly bolster primary productivity </w:t>
      </w:r>
      <w:r w:rsidR="00533DDC">
        <w:rPr>
          <w:rFonts w:ascii="Times New Roman" w:hAnsi="Times New Roman" w:cs="Times New Roman"/>
          <w:lang w:val="en-CA"/>
        </w:rPr>
        <w:t>in</w:t>
      </w:r>
      <w:r w:rsidR="00051670">
        <w:rPr>
          <w:rFonts w:ascii="Times New Roman" w:hAnsi="Times New Roman" w:cs="Times New Roman"/>
          <w:lang w:val="en-CA"/>
        </w:rPr>
        <w:t xml:space="preserve"> </w:t>
      </w:r>
      <w:r w:rsidR="00B00892">
        <w:rPr>
          <w:rFonts w:ascii="Times New Roman" w:hAnsi="Times New Roman" w:cs="Times New Roman"/>
          <w:lang w:val="en-CA"/>
        </w:rPr>
        <w:t xml:space="preserve">some </w:t>
      </w:r>
      <w:r w:rsidR="00051670">
        <w:rPr>
          <w:rFonts w:ascii="Times New Roman" w:hAnsi="Times New Roman" w:cs="Times New Roman"/>
          <w:lang w:val="en-CA"/>
        </w:rPr>
        <w:t>areas with</w:t>
      </w:r>
      <w:r w:rsidR="00533DDC">
        <w:rPr>
          <w:rFonts w:ascii="Times New Roman" w:hAnsi="Times New Roman" w:cs="Times New Roman"/>
          <w:lang w:val="en-CA"/>
        </w:rPr>
        <w:t xml:space="preserve"> high </w:t>
      </w:r>
      <w:r w:rsidR="00051670">
        <w:rPr>
          <w:rFonts w:ascii="Times New Roman" w:hAnsi="Times New Roman" w:cs="Times New Roman"/>
          <w:lang w:val="en-CA"/>
        </w:rPr>
        <w:t>external</w:t>
      </w:r>
      <w:r w:rsidR="00533DDC">
        <w:rPr>
          <w:rFonts w:ascii="Times New Roman" w:hAnsi="Times New Roman" w:cs="Times New Roman"/>
          <w:lang w:val="en-CA"/>
        </w:rPr>
        <w:t xml:space="preserve"> </w:t>
      </w:r>
      <w:r w:rsidR="00051670">
        <w:rPr>
          <w:rFonts w:ascii="Times New Roman" w:hAnsi="Times New Roman" w:cs="Times New Roman"/>
          <w:lang w:val="en-CA"/>
        </w:rPr>
        <w:t>nutrient input</w:t>
      </w:r>
      <w:r>
        <w:rPr>
          <w:rFonts w:ascii="Times New Roman" w:hAnsi="Times New Roman" w:cs="Times New Roman"/>
          <w:lang w:val="en-CA"/>
        </w:rPr>
        <w:t>, such as those frequently found in temperate latitudes</w:t>
      </w:r>
      <w:r w:rsidR="00533DDC">
        <w:rPr>
          <w:rFonts w:ascii="Times New Roman" w:hAnsi="Times New Roman" w:cs="Times New Roman"/>
          <w:lang w:val="en-CA"/>
        </w:rPr>
        <w:t xml:space="preserve">. </w:t>
      </w:r>
      <w:r w:rsidR="00B354F3">
        <w:rPr>
          <w:rFonts w:ascii="Times New Roman" w:hAnsi="Times New Roman" w:cs="Times New Roman"/>
          <w:lang w:val="en-CA"/>
        </w:rPr>
        <w:t xml:space="preserve">For example, </w:t>
      </w:r>
      <w:r w:rsidR="00B354F3" w:rsidRPr="00B748E3">
        <w:rPr>
          <w:rFonts w:ascii="Times New Roman" w:hAnsi="Times New Roman" w:cs="Times New Roman"/>
          <w:noProof/>
          <w:lang w:val="en-CA"/>
        </w:rPr>
        <w:t>Pfister et al.</w:t>
      </w:r>
      <w:r w:rsidR="00B354F3">
        <w:rPr>
          <w:rFonts w:ascii="Times New Roman" w:hAnsi="Times New Roman" w:cs="Times New Roman"/>
          <w:noProof/>
          <w:lang w:val="en-CA"/>
        </w:rPr>
        <w:t xml:space="preserve"> (</w:t>
      </w:r>
      <w:r w:rsidR="00B354F3" w:rsidRPr="00B748E3">
        <w:rPr>
          <w:rFonts w:ascii="Times New Roman" w:hAnsi="Times New Roman" w:cs="Times New Roman"/>
          <w:noProof/>
          <w:lang w:val="en-CA"/>
        </w:rPr>
        <w:t>2014</w:t>
      </w:r>
      <w:r w:rsidR="00B354F3">
        <w:rPr>
          <w:rFonts w:ascii="Times New Roman" w:hAnsi="Times New Roman" w:cs="Times New Roman"/>
          <w:noProof/>
          <w:lang w:val="en-CA"/>
        </w:rPr>
        <w:t xml:space="preserve">) </w:t>
      </w:r>
      <w:r w:rsidR="00B354F3">
        <w:rPr>
          <w:rFonts w:ascii="Times New Roman" w:hAnsi="Times New Roman" w:cs="Times New Roman"/>
          <w:lang w:val="en-CA"/>
        </w:rPr>
        <w:t xml:space="preserve">found that </w:t>
      </w:r>
      <w:r w:rsidR="00B354F3" w:rsidRPr="00B748E3">
        <w:rPr>
          <w:rFonts w:ascii="Times New Roman" w:hAnsi="Times New Roman" w:cs="Times New Roman"/>
          <w:lang w:val="en-CA"/>
        </w:rPr>
        <w:t>animal</w:t>
      </w:r>
      <w:r w:rsidR="00B354F3">
        <w:rPr>
          <w:rFonts w:ascii="Times New Roman" w:hAnsi="Times New Roman" w:cs="Times New Roman"/>
          <w:lang w:val="en-CA"/>
        </w:rPr>
        <w:t>-</w:t>
      </w:r>
      <w:r w:rsidR="00B354F3" w:rsidRPr="00B748E3">
        <w:rPr>
          <w:rFonts w:ascii="Times New Roman" w:hAnsi="Times New Roman" w:cs="Times New Roman"/>
          <w:lang w:val="en-CA"/>
        </w:rPr>
        <w:t xml:space="preserve">derived ammonium </w:t>
      </w:r>
      <w:r w:rsidR="00B354F3">
        <w:rPr>
          <w:rFonts w:ascii="Times New Roman" w:hAnsi="Times New Roman" w:cs="Times New Roman"/>
          <w:lang w:val="en-CA"/>
        </w:rPr>
        <w:t xml:space="preserve">contributed more </w:t>
      </w:r>
      <w:r w:rsidR="00B354F3" w:rsidRPr="00B748E3">
        <w:rPr>
          <w:rFonts w:ascii="Times New Roman" w:hAnsi="Times New Roman" w:cs="Times New Roman"/>
          <w:lang w:val="en-CA"/>
        </w:rPr>
        <w:t xml:space="preserve">to </w:t>
      </w:r>
      <w:r w:rsidR="00B354F3">
        <w:rPr>
          <w:rFonts w:ascii="Times New Roman" w:hAnsi="Times New Roman" w:cs="Times New Roman"/>
          <w:lang w:val="en-CA"/>
        </w:rPr>
        <w:t xml:space="preserve">the </w:t>
      </w:r>
      <w:r w:rsidR="00B354F3" w:rsidRPr="00B748E3">
        <w:rPr>
          <w:rFonts w:ascii="Times New Roman" w:hAnsi="Times New Roman" w:cs="Times New Roman"/>
          <w:lang w:val="en-CA"/>
        </w:rPr>
        <w:t xml:space="preserve">overall nitrogen budget </w:t>
      </w:r>
      <w:r w:rsidR="00B354F3">
        <w:rPr>
          <w:rFonts w:ascii="Times New Roman" w:hAnsi="Times New Roman" w:cs="Times New Roman"/>
          <w:lang w:val="en-CA"/>
        </w:rPr>
        <w:t xml:space="preserve">of a temperate </w:t>
      </w:r>
      <w:r w:rsidR="00B354F3" w:rsidRPr="00B748E3">
        <w:rPr>
          <w:rFonts w:ascii="Times New Roman" w:hAnsi="Times New Roman" w:cs="Times New Roman"/>
          <w:lang w:val="en-CA"/>
        </w:rPr>
        <w:t xml:space="preserve">rocky reef </w:t>
      </w:r>
      <w:r w:rsidR="00B354F3">
        <w:rPr>
          <w:rFonts w:ascii="Times New Roman" w:hAnsi="Times New Roman" w:cs="Times New Roman"/>
          <w:lang w:val="en-CA"/>
        </w:rPr>
        <w:t>eco</w:t>
      </w:r>
      <w:r w:rsidR="00B354F3" w:rsidRPr="00B748E3">
        <w:rPr>
          <w:rFonts w:ascii="Times New Roman" w:hAnsi="Times New Roman" w:cs="Times New Roman"/>
          <w:lang w:val="en-CA"/>
        </w:rPr>
        <w:t>system</w:t>
      </w:r>
      <w:r w:rsidR="00B354F3">
        <w:rPr>
          <w:rFonts w:ascii="Times New Roman" w:hAnsi="Times New Roman" w:cs="Times New Roman"/>
          <w:lang w:val="en-CA"/>
        </w:rPr>
        <w:t xml:space="preserve"> </w:t>
      </w:r>
      <w:r w:rsidR="00B354F3" w:rsidRPr="00B748E3">
        <w:rPr>
          <w:rFonts w:ascii="Times New Roman" w:hAnsi="Times New Roman" w:cs="Times New Roman"/>
          <w:lang w:val="en-CA"/>
        </w:rPr>
        <w:t>than nitrates from upwelling.</w:t>
      </w:r>
      <w:r w:rsidR="00B354F3">
        <w:rPr>
          <w:rFonts w:ascii="Times New Roman" w:hAnsi="Times New Roman" w:cs="Times New Roman"/>
          <w:lang w:val="en-CA"/>
        </w:rPr>
        <w:t xml:space="preserve"> </w:t>
      </w:r>
      <w:r w:rsidR="00B7738A">
        <w:rPr>
          <w:rFonts w:ascii="Times New Roman" w:hAnsi="Times New Roman" w:cs="Times New Roman"/>
          <w:lang w:val="en-CA"/>
        </w:rPr>
        <w:t xml:space="preserve">In </w:t>
      </w:r>
      <w:r w:rsidR="00F51928">
        <w:rPr>
          <w:rFonts w:ascii="Times New Roman" w:hAnsi="Times New Roman" w:cs="Times New Roman"/>
          <w:lang w:val="en-CA"/>
        </w:rPr>
        <w:t>temperate tidepools</w:t>
      </w:r>
      <w:r w:rsidR="00B7738A">
        <w:rPr>
          <w:rFonts w:ascii="Times New Roman" w:hAnsi="Times New Roman" w:cs="Times New Roman"/>
          <w:lang w:val="en-CA"/>
        </w:rPr>
        <w:t xml:space="preserve"> that </w:t>
      </w:r>
      <w:r w:rsidR="00B44ACC">
        <w:rPr>
          <w:rFonts w:ascii="Times New Roman" w:hAnsi="Times New Roman" w:cs="Times New Roman"/>
          <w:lang w:val="en-CA"/>
        </w:rPr>
        <w:t xml:space="preserve">are isolated </w:t>
      </w:r>
      <w:r w:rsidR="00B7738A">
        <w:rPr>
          <w:rFonts w:ascii="Times New Roman" w:hAnsi="Times New Roman" w:cs="Times New Roman"/>
          <w:lang w:val="en-CA"/>
        </w:rPr>
        <w:t>from the ocean for extended periods of time,</w:t>
      </w:r>
      <w:r w:rsidR="00533DDC">
        <w:rPr>
          <w:rFonts w:ascii="Times New Roman" w:hAnsi="Times New Roman" w:cs="Times New Roman"/>
          <w:lang w:val="en-CA"/>
        </w:rPr>
        <w:t xml:space="preserve"> </w:t>
      </w:r>
      <w:r w:rsidR="00B7738A">
        <w:rPr>
          <w:rFonts w:ascii="Times New Roman" w:hAnsi="Times New Roman" w:cs="Times New Roman"/>
          <w:lang w:val="en-CA"/>
        </w:rPr>
        <w:t>CND can prevent nutrient depletion</w:t>
      </w:r>
      <w:r w:rsidR="00F51928">
        <w:rPr>
          <w:rFonts w:ascii="Times New Roman" w:hAnsi="Times New Roman" w:cs="Times New Roman"/>
          <w:lang w:val="en-CA"/>
        </w:rPr>
        <w:t xml:space="preserve"> and support continuous productivity</w:t>
      </w:r>
      <w:r w:rsidR="00B7738A">
        <w:rPr>
          <w:rFonts w:ascii="Times New Roman" w:hAnsi="Times New Roman" w:cs="Times New Roman"/>
          <w:lang w:val="en-CA"/>
        </w:rPr>
        <w:t xml:space="preserve"> </w:t>
      </w:r>
      <w:r w:rsidR="00C23AF9">
        <w:rPr>
          <w:rFonts w:ascii="Times New Roman" w:hAnsi="Times New Roman" w:cs="Times New Roman"/>
          <w:lang w:val="en-CA"/>
        </w:rPr>
        <w:fldChar w:fldCharType="begin"/>
      </w:r>
      <w:r w:rsidR="00C23AF9">
        <w:rPr>
          <w:rFonts w:ascii="Times New Roman" w:hAnsi="Times New Roman" w:cs="Times New Roman"/>
          <w:lang w:val="en-CA"/>
        </w:rPr>
        <w:instrText xml:space="preserve"> ADDIN ZOTERO_ITEM CSL_CITATION {"citationID":"2X3M6Ff4","properties":{"formattedCitation":"(Bracken, 2004)","plainCitation":"(Bracken, 2004)","noteIndex":0},"citationItems":[{"id":1836,"uris":["http://zotero.org/users/local/idKDtb7T/items/QEAH5NNJ"],"itemData":{"id":1836,"type":"article-journal","abstract":"Even in nitrogen-replete ecosystems, microhabitats exist where local-scale nutrient limitation occurs. For example, coastal waters of the northeastern Pacific Ocean are characterized by high nitrate concentrations associated with upwelling. However, macroalgae living in high-zone tide pools on adjacent rocky shores are isolated from this upwelled nitrate for extended periods of time, leading to nutrient limitation. When high-intertidal pools are isolated during low tide, invertebrate-excreted ammonium accumulates, providing a potential nitrogen source for macroalgae. I quantified the influence of mussels (Mytilus californianus Conrad) on ammonium accumulation rates in tide pools. I then evaluated the effects of ammonium loading by mussels on nitrogen assimilation and growth rates of Odonthalia floccosa (Esp.) Falkenb., a common red algal inhabitant of pools on northeastern Pacific rocky shores. Odonthalia was grown in artificial tide pool mesocosms in the presence and absence of mussels. Mesocosms were subjected to a simulated tidal cycle mimicking emersion and immersion patterns of high-intertidal pools on the central Oregon coast. In the presence of mussels, ammonium accumulated more quickly in the mesocosms, resulting in increased rates of nitrogen assimilation into algal tissues. These increased nitrogen assimilation rates were primarily associated with higher growth rates. In mesocosms containing mussels, Odonthalia individuals added 41% more biomass than in mesocosms without mussels. This direct positive effect of mussels on macroalgal biomass represents an often overlooked interaction between macroalgae and invertebrates. In nutrient-limited microhabitats, such as high-intertidal pools, invertebrate-excreted ammonium is likely an important local-scale contributor to macroalgal productivity.","container-title":"Journal of Phycology","DOI":"https://doi.org/10.1111/j.1529-8817.2004.03106.x","ISSN":"1529-8817","issue":"6","language":"en","note":"_eprint: https://onlinelibrary.wiley.com/doi/pdf/10.1111/j.1529-8817.2004.03106.x","page":"1032-1041","source":"Wiley Online Library","title":"Invertebrate-Mediated Nutrient Loading Increases Growth of an Intertidal Macroalga1","volume":"40","author":[{"family":"Bracken","given":"Matthew E. S."}],"issued":{"date-parts":[["2004"]]}}}],"schema":"https://github.com/citation-style-language/schema/raw/master/csl-citation.json"} </w:instrText>
      </w:r>
      <w:r w:rsidR="00C23AF9">
        <w:rPr>
          <w:rFonts w:ascii="Times New Roman" w:hAnsi="Times New Roman" w:cs="Times New Roman"/>
          <w:lang w:val="en-CA"/>
        </w:rPr>
        <w:fldChar w:fldCharType="separate"/>
      </w:r>
      <w:r w:rsidR="00C23AF9">
        <w:rPr>
          <w:rFonts w:ascii="Times New Roman" w:hAnsi="Times New Roman" w:cs="Times New Roman"/>
          <w:noProof/>
          <w:lang w:val="en-CA"/>
        </w:rPr>
        <w:t>(Bracken, 2004)</w:t>
      </w:r>
      <w:r w:rsidR="00C23AF9">
        <w:rPr>
          <w:rFonts w:ascii="Times New Roman" w:hAnsi="Times New Roman" w:cs="Times New Roman"/>
          <w:lang w:val="en-CA"/>
        </w:rPr>
        <w:fldChar w:fldCharType="end"/>
      </w:r>
      <w:r w:rsidR="009F68C5">
        <w:rPr>
          <w:rFonts w:ascii="Times New Roman" w:hAnsi="Times New Roman" w:cs="Times New Roman"/>
          <w:lang w:val="en-CA"/>
        </w:rPr>
        <w:t>.</w:t>
      </w:r>
      <w:r w:rsidR="00B354F3">
        <w:rPr>
          <w:rFonts w:ascii="Times New Roman" w:hAnsi="Times New Roman" w:cs="Times New Roman"/>
          <w:lang w:val="en-CA"/>
        </w:rPr>
        <w:t xml:space="preserve"> </w:t>
      </w:r>
      <w:r w:rsidR="00F51928">
        <w:rPr>
          <w:rFonts w:ascii="Times New Roman" w:hAnsi="Times New Roman" w:cs="Times New Roman"/>
          <w:lang w:val="en-CA"/>
        </w:rPr>
        <w:t>Further, in high</w:t>
      </w:r>
      <w:r w:rsidR="000547F8">
        <w:rPr>
          <w:rFonts w:ascii="Times New Roman" w:hAnsi="Times New Roman" w:cs="Times New Roman"/>
          <w:lang w:val="en-CA"/>
        </w:rPr>
        <w:t>-</w:t>
      </w:r>
      <w:r w:rsidR="00F51928">
        <w:rPr>
          <w:rFonts w:ascii="Times New Roman" w:hAnsi="Times New Roman" w:cs="Times New Roman"/>
          <w:lang w:val="en-CA"/>
        </w:rPr>
        <w:t xml:space="preserve">nutrient upwelling systems, the delivery of nitrates may be mismatched with the timing of summer productivity </w:t>
      </w:r>
      <w:r w:rsidR="00F51928">
        <w:rPr>
          <w:rFonts w:ascii="Times New Roman" w:hAnsi="Times New Roman" w:cs="Times New Roman"/>
          <w:lang w:val="en-CA"/>
        </w:rPr>
        <w:fldChar w:fldCharType="begin"/>
      </w:r>
      <w:r w:rsidR="00F51928">
        <w:rPr>
          <w:rFonts w:ascii="Times New Roman" w:hAnsi="Times New Roman" w:cs="Times New Roman"/>
          <w:lang w:val="en-CA"/>
        </w:rPr>
        <w:instrText xml:space="preserve"> ADDIN ZOTERO_ITEM CSL_CITATION {"citationID":"kvrhKCyb","properties":{"formattedCitation":"(Jackson, 1977; McPhee-Shaw et al., 2007)","plainCitation":"(Jackson, 1977; McPhee-Shaw et al., 2007)","noteIndex":0},"citationItems":[{"id":1620,"uris":["http://zotero.org/users/local/idKDtb7T/items/3QLLVAAC"],"itemData":{"id":1620,"type":"article-journal","abstract":"Concentrations of nutrients in the vicinity of the giant kelp (Macrocystis pyrifera) off San Diego, California, varied seasonally. Surface nitrate concentrations were low for most of the year $(usually &lt;1 \\muM)$, higher during winter. Nitrate concentrations below 4.5-m depth usually exceeded $1 \\muM$ and were highest during spring upwelling, lowest during summer. Nutrients in the kelp bed were not depleted by the kelp nor enhanced by sediment regeneration, implying relatively fast exchange between water in the bed and outside waters. Nutrient concentrations varied at different longshore locations. The condition most limiting to M. pyrifera was probably the low concentration of dissolved nutrients, especially nitrogenous substances, near the sea surface. Translocation of nitrogenous compounds by the kelp plant from depths where concentrations are higher could compensate for this limitation. The summer die-off of the surface canopy may be caused by the inability of plants to translocate nutrients due to low availability of nutrients in the deeper water. The maximum change in dissolved oxygen measured was 0.43 mol O2 m-2 between 0900 and 1130 PST; extrapolated to 1 day this yields a production of 1.0 mol O2 m-2 d-1 (9.5 g C m-2 d-1).","archive":"JSTOR","container-title":"Limnology and Oceanography","ISSN":"0024-3590","issue":"6","page":"979-995","source":"JSTOR","title":"Nutrients and Production of Giant Kelp, Macrocystis pyrifera, Off Southern California","volume":"22","author":[{"family":"Jackson","given":"George A."}],"issued":{"date-parts":[["1977"]]}}},{"id":1639,"uris":["http://zotero.org/users/local/idKDtb7T/items/J5CANTR3"],"itemData":{"id":1639,"type":"article-journal","abstract":"Oceanic sources of nutrients to the kelp forests of the Santa Barbara Channel were diagnosed using time series from three moorings in 12- to 17-m water depth. An in situ nitrate autoanalyzer on the moorings provided the first high-resolution time series of nitrate + nitrite (dissolved inorganic nitrogen, DIN) concentrations for this environment. Measurements between February 2001 and May 2003 show that the major mechanisms that supply DIN to the inner shelf of the Santa Barbara Channel are upwelling, diurnal internal motions, and storm runoff. These supply mechanisms vary in importance seasonally. Upwelling dominates increases of inner-shelf DIN concentration between March and May and accounts for more than half of the annual advective DIN transport to shelf reefs. In summer, baroclinic motions akin to internal waves are an important source of DIN because they occur when surface nutrient concentrations are depleted and other supply mechanisms are inactive. Brief episodes of upwelling become important in late autumn and early winter. DIN inputs from storm runoff, detected as salinity dilution at the moorings and estimated from measurements of stream discharge and nutrient concentration, are significant during winter runoff events.","container-title":"Limnology and Oceanography","DOI":"10.4319/lo.2007.52.5.1748","ISSN":"1939-5590","issue":"5","language":"en","license":"© 2007, by the Association for the Sciences of Limnology and Oceanography, Inc.","note":"_eprint: https://onlinelibrary.wiley.com/doi/pdf/10.4319/lo.2007.52.5.1748","page":"1748-1766","source":"Wiley Online Library","title":"Mechanisms for nutrient delivery to the inner shelf: Observations from the Santa Barbara Channel","title-short":"Mechanisms for nutrient delivery to the inner shelf","volume":"52","author":[{"family":"McPhee-Shaw","given":"Erika E."},{"family":"Siegel","given":"David A."},{"family":"Washburn","given":"Libe"},{"family":"Brzezinski","given":"Mark A."},{"family":"Jones","given":"Janice L."},{"family":"Leydecker","given":"Al"},{"family":"Melack","given":"John"}],"issued":{"date-parts":[["2007"]]}}}],"schema":"https://github.com/citation-style-language/schema/raw/master/csl-citation.json"} </w:instrText>
      </w:r>
      <w:r w:rsidR="00F51928">
        <w:rPr>
          <w:rFonts w:ascii="Times New Roman" w:hAnsi="Times New Roman" w:cs="Times New Roman"/>
          <w:lang w:val="en-CA"/>
        </w:rPr>
        <w:fldChar w:fldCharType="separate"/>
      </w:r>
      <w:r w:rsidR="00F51928">
        <w:rPr>
          <w:rFonts w:ascii="Times New Roman" w:hAnsi="Times New Roman" w:cs="Times New Roman"/>
          <w:noProof/>
          <w:lang w:val="en-CA"/>
        </w:rPr>
        <w:t>(Jackson, 1977; McPhee-Shaw et al., 2007)</w:t>
      </w:r>
      <w:r w:rsidR="00F51928">
        <w:rPr>
          <w:rFonts w:ascii="Times New Roman" w:hAnsi="Times New Roman" w:cs="Times New Roman"/>
          <w:lang w:val="en-CA"/>
        </w:rPr>
        <w:fldChar w:fldCharType="end"/>
      </w:r>
      <w:r w:rsidR="00F51928">
        <w:rPr>
          <w:rFonts w:ascii="Times New Roman" w:hAnsi="Times New Roman" w:cs="Times New Roman"/>
          <w:lang w:val="en-CA"/>
        </w:rPr>
        <w:t>, necessitating alternat</w:t>
      </w:r>
      <w:r w:rsidR="00B44ACC">
        <w:rPr>
          <w:rFonts w:ascii="Times New Roman" w:hAnsi="Times New Roman" w:cs="Times New Roman"/>
          <w:lang w:val="en-CA"/>
        </w:rPr>
        <w:t>ive</w:t>
      </w:r>
      <w:r w:rsidR="00F51928">
        <w:rPr>
          <w:rFonts w:ascii="Times New Roman" w:hAnsi="Times New Roman" w:cs="Times New Roman"/>
          <w:lang w:val="en-CA"/>
        </w:rPr>
        <w:t xml:space="preserve"> nutrient sources in the summer</w:t>
      </w:r>
      <w:r w:rsidR="00220EF3">
        <w:rPr>
          <w:rFonts w:ascii="Times New Roman" w:hAnsi="Times New Roman" w:cs="Times New Roman"/>
          <w:lang w:val="en-CA"/>
        </w:rPr>
        <w:t xml:space="preserve"> </w:t>
      </w:r>
      <w:r w:rsidR="00220EF3">
        <w:rPr>
          <w:rFonts w:ascii="Times New Roman" w:hAnsi="Times New Roman" w:cs="Times New Roman"/>
          <w:lang w:val="en-CA"/>
        </w:rPr>
        <w:fldChar w:fldCharType="begin"/>
      </w:r>
      <w:r w:rsidR="00220EF3">
        <w:rPr>
          <w:rFonts w:ascii="Times New Roman" w:hAnsi="Times New Roman" w:cs="Times New Roman"/>
          <w:lang w:val="en-CA"/>
        </w:rPr>
        <w:instrText xml:space="preserve"> ADDIN ZOTERO_ITEM CSL_CITATION {"citationID":"zHAgxVTb","properties":{"formattedCitation":"(Brzezinksi et al., 2013)","plainCitation":"(Brzezinksi et al., 2013)","noteIndex":0},"citationItems":[{"id":1803,"uris":["http://zotero.org/users/local/idKDtb7T/items/QMCAU7IR"],"itemData":{"id":1803,"type":"article-journal","container-title":"Oceanography","DOI":"10.5670/oceanog.2013.53","ISSN":"10428275","issue":"3","journalAbbreviation":"oceanog","language":"en","page":"114-123","source":"DOI.org (Crossref)","title":"Multiple sources and forms of nitrogen sustain year-round kelp growth on the inner continental shelf of the Santa Barbara Channel","volume":"26","author":[{"family":"Brzezinksi","given":"Mark"},{"family":"Reed","given":"Daniel"},{"family":"Harrer","given":"Shannon"},{"family":"Rassweiler","given":"Andrew"},{"family":"Melack","given":"John"},{"family":"Goodridge","given":"Blair"},{"family":"Dugan","given":"Jenifer"}],"issued":{"date-parts":[["2013",9,1]]}}}],"schema":"https://github.com/citation-style-language/schema/raw/master/csl-citation.json"} </w:instrText>
      </w:r>
      <w:r w:rsidR="00220EF3">
        <w:rPr>
          <w:rFonts w:ascii="Times New Roman" w:hAnsi="Times New Roman" w:cs="Times New Roman"/>
          <w:lang w:val="en-CA"/>
        </w:rPr>
        <w:fldChar w:fldCharType="separate"/>
      </w:r>
      <w:r w:rsidR="00220EF3">
        <w:rPr>
          <w:rFonts w:ascii="Times New Roman" w:hAnsi="Times New Roman" w:cs="Times New Roman"/>
          <w:noProof/>
          <w:lang w:val="en-CA"/>
        </w:rPr>
        <w:t>(Brzezinksi et al., 2013)</w:t>
      </w:r>
      <w:r w:rsidR="00220EF3">
        <w:rPr>
          <w:rFonts w:ascii="Times New Roman" w:hAnsi="Times New Roman" w:cs="Times New Roman"/>
          <w:lang w:val="en-CA"/>
        </w:rPr>
        <w:fldChar w:fldCharType="end"/>
      </w:r>
      <w:r w:rsidR="00F51928">
        <w:rPr>
          <w:rFonts w:ascii="Times New Roman" w:hAnsi="Times New Roman" w:cs="Times New Roman"/>
          <w:lang w:val="en-CA"/>
        </w:rPr>
        <w:t xml:space="preserve">. Finally, even </w:t>
      </w:r>
      <w:r w:rsidR="000547F8">
        <w:rPr>
          <w:rFonts w:ascii="Times New Roman" w:hAnsi="Times New Roman" w:cs="Times New Roman"/>
          <w:lang w:val="en-CA"/>
        </w:rPr>
        <w:t>when</w:t>
      </w:r>
      <w:r w:rsidR="00F51928">
        <w:rPr>
          <w:rFonts w:ascii="Times New Roman" w:hAnsi="Times New Roman" w:cs="Times New Roman"/>
          <w:lang w:val="en-CA"/>
        </w:rPr>
        <w:t xml:space="preserve"> nitrates</w:t>
      </w:r>
      <w:r w:rsidR="000547F8">
        <w:rPr>
          <w:rFonts w:ascii="Times New Roman" w:hAnsi="Times New Roman" w:cs="Times New Roman"/>
          <w:lang w:val="en-CA"/>
        </w:rPr>
        <w:t xml:space="preserve"> are abundant</w:t>
      </w:r>
      <w:r w:rsidR="00F51928">
        <w:rPr>
          <w:rFonts w:ascii="Times New Roman" w:hAnsi="Times New Roman" w:cs="Times New Roman"/>
          <w:lang w:val="en-CA"/>
        </w:rPr>
        <w:t xml:space="preserve">, ammonium is </w:t>
      </w:r>
      <w:r w:rsidR="000547F8">
        <w:rPr>
          <w:rFonts w:ascii="Times New Roman" w:hAnsi="Times New Roman" w:cs="Times New Roman"/>
          <w:lang w:val="en-CA"/>
        </w:rPr>
        <w:t xml:space="preserve">more readily taken up </w:t>
      </w:r>
      <w:r w:rsidR="00F51928">
        <w:rPr>
          <w:rFonts w:ascii="Times New Roman" w:hAnsi="Times New Roman" w:cs="Times New Roman"/>
          <w:lang w:val="en-CA"/>
        </w:rPr>
        <w:t>by primary producers</w:t>
      </w:r>
      <w:r w:rsidR="000547F8">
        <w:rPr>
          <w:rFonts w:ascii="Times New Roman" w:hAnsi="Times New Roman" w:cs="Times New Roman"/>
          <w:lang w:val="en-CA"/>
        </w:rPr>
        <w:t xml:space="preserve"> </w:t>
      </w:r>
      <w:r w:rsidR="00F51928" w:rsidRPr="00B748E3">
        <w:rPr>
          <w:rFonts w:ascii="Times New Roman" w:hAnsi="Times New Roman" w:cs="Times New Roman"/>
          <w:lang w:val="en-CA"/>
        </w:rPr>
        <w:fldChar w:fldCharType="begin"/>
      </w:r>
      <w:r w:rsidR="00E34177">
        <w:rPr>
          <w:rFonts w:ascii="Times New Roman" w:hAnsi="Times New Roman" w:cs="Times New Roman"/>
          <w:lang w:val="en-CA"/>
        </w:rPr>
        <w:instrText xml:space="preserve"> ADDIN ZOTERO_ITEM CSL_CITATION {"citationID":"ayu76p0o","properties":{"formattedCitation":"(Phillips and Hurd, 2004)","plainCitation":"(Phillips and Hurd, 2004)","noteIndex":0},"citationItems":[{"id":1613,"uris":["http://zotero.org/users/local/idKDtb7T/items/VEZZGSKC"],"itemData":{"id":1613,"type":"article-journal","abstract":"The competitive ability for N uptake by four intertidal seaweeds, Stictosiphonia arbuscula (Harvey) King et Puttock, Apophlaea lyallii Hook. f. et Harvey, Scytothamnus australis Hook. f. et Harvey, and Xiphophora gladiata (Labillardière) Montagne ex Harvey, from New Zealand is described by the uptake kinetics for NO3−, NH4+, and urea. This is the first study to report uptake kinetics for N uptake by a range of southern hemisphere intertidal seaweeds in relation to season and zonation. Species growing at the highest shore positions had higher NO3− and urea uptake at both high and low concentrations and had unsaturable NH4+ uptake in both summer and winter. Although there was evidence of some feedback inhibition of Vmax for NO3− uptake by Stictosiphonia arbuscula growing at the lower vertical limits of its range, rates were high compared with species growing lower on the shore. Our results highlight the superior competitive ability for N uptake of certain high intertidal seaweeds, and consistent with our previous findings we can conclude that intertidal seaweeds in southeast New Zealand are adapted to maximizing N acquisition in a potentially N-limiting environment.","container-title":"Journal of Phycology","DOI":"10.1111/j.1529-8817.2004.03157.x","ISSN":"1529-8817","issue":"3","language":"en","note":"_eprint: https://onlinelibrary.wiley.com/doi/pdf/10.1111/j.1529-8817.2004.03157.x","page":"534-545","source":"Wiley Online Library","title":"Kinetics of nitrate, ammonium, and urea uptake by four intertidal seaweeds from New Zealand","volume":"40","author":[{"family":"Phillips","given":"Julia C."},{"family":"Hurd","given":"Catriona L."}],"issued":{"date-parts":[["2004"]]}}}],"schema":"https://github.com/citation-style-language/schema/raw/master/csl-citation.json"} </w:instrText>
      </w:r>
      <w:r w:rsidR="00F51928" w:rsidRPr="00B748E3">
        <w:rPr>
          <w:rFonts w:ascii="Times New Roman" w:hAnsi="Times New Roman" w:cs="Times New Roman"/>
          <w:lang w:val="en-CA"/>
        </w:rPr>
        <w:fldChar w:fldCharType="separate"/>
      </w:r>
      <w:r w:rsidR="00F51928">
        <w:rPr>
          <w:rFonts w:ascii="Times New Roman" w:hAnsi="Times New Roman" w:cs="Times New Roman"/>
        </w:rPr>
        <w:t>(Phillips and Hurd, 2004)</w:t>
      </w:r>
      <w:r w:rsidR="00F51928" w:rsidRPr="00B748E3">
        <w:rPr>
          <w:rFonts w:ascii="Times New Roman" w:hAnsi="Times New Roman" w:cs="Times New Roman"/>
          <w:lang w:val="en-CA"/>
        </w:rPr>
        <w:fldChar w:fldCharType="end"/>
      </w:r>
      <w:r w:rsidR="00F51928">
        <w:rPr>
          <w:rFonts w:ascii="Times New Roman" w:hAnsi="Times New Roman" w:cs="Times New Roman"/>
          <w:lang w:val="en-CA"/>
        </w:rPr>
        <w:t>.</w:t>
      </w:r>
      <w:r w:rsidR="00533DDC">
        <w:rPr>
          <w:rFonts w:ascii="Times New Roman" w:hAnsi="Times New Roman" w:cs="Times New Roman"/>
          <w:lang w:val="en-CA"/>
        </w:rPr>
        <w:t xml:space="preserve"> </w:t>
      </w:r>
      <w:r w:rsidR="00B354F3">
        <w:rPr>
          <w:rFonts w:ascii="Times New Roman" w:hAnsi="Times New Roman" w:cs="Times New Roman"/>
          <w:lang w:val="en-CA"/>
        </w:rPr>
        <w:t xml:space="preserve">Consumer-mediated nutrients might therefore be an overlooked source of nitrogen that drives bottom-up processes in temperate systems. </w:t>
      </w:r>
      <w:r w:rsidR="000547F8">
        <w:rPr>
          <w:rFonts w:ascii="Times New Roman" w:hAnsi="Times New Roman" w:cs="Times New Roman"/>
          <w:lang w:val="en-CA"/>
        </w:rPr>
        <w:t>E</w:t>
      </w:r>
      <w:r w:rsidR="00B44ACC" w:rsidRPr="004E5128">
        <w:rPr>
          <w:rFonts w:ascii="Times New Roman" w:hAnsi="Times New Roman" w:cs="Times New Roman"/>
          <w:lang w:val="en-CA"/>
        </w:rPr>
        <w:t>mpirical tests for global</w:t>
      </w:r>
      <w:r w:rsidR="00B44ACC">
        <w:rPr>
          <w:rFonts w:ascii="Times New Roman" w:hAnsi="Times New Roman" w:cs="Times New Roman"/>
          <w:lang w:val="en-CA"/>
        </w:rPr>
        <w:t>-</w:t>
      </w:r>
      <w:r w:rsidR="00B44ACC" w:rsidRPr="004E5128">
        <w:rPr>
          <w:rFonts w:ascii="Times New Roman" w:hAnsi="Times New Roman" w:cs="Times New Roman"/>
          <w:lang w:val="en-CA"/>
        </w:rPr>
        <w:t>scale patterns of CN</w:t>
      </w:r>
      <w:r w:rsidR="00B44ACC">
        <w:rPr>
          <w:rFonts w:ascii="Times New Roman" w:hAnsi="Times New Roman" w:cs="Times New Roman"/>
          <w:lang w:val="en-CA"/>
        </w:rPr>
        <w:t>C</w:t>
      </w:r>
      <w:r w:rsidR="00B44ACC" w:rsidRPr="004E5128">
        <w:rPr>
          <w:rFonts w:ascii="Times New Roman" w:hAnsi="Times New Roman" w:cs="Times New Roman"/>
          <w:lang w:val="en-CA"/>
        </w:rPr>
        <w:t xml:space="preserve"> effects on primary producers</w:t>
      </w:r>
      <w:r w:rsidR="00B44ACC">
        <w:rPr>
          <w:rFonts w:ascii="Times New Roman" w:hAnsi="Times New Roman" w:cs="Times New Roman"/>
          <w:lang w:val="en-CA"/>
        </w:rPr>
        <w:t xml:space="preserve"> </w:t>
      </w:r>
      <w:r w:rsidR="00B44ACC" w:rsidRPr="004E5128">
        <w:rPr>
          <w:rFonts w:ascii="Times New Roman" w:hAnsi="Times New Roman" w:cs="Times New Roman"/>
          <w:lang w:val="en-CA"/>
        </w:rPr>
        <w:t xml:space="preserve">are </w:t>
      </w:r>
      <w:r w:rsidR="00B44ACC">
        <w:rPr>
          <w:rFonts w:ascii="Times New Roman" w:hAnsi="Times New Roman" w:cs="Times New Roman"/>
          <w:lang w:val="en-CA"/>
        </w:rPr>
        <w:t xml:space="preserve">currently lacking. </w:t>
      </w:r>
    </w:p>
    <w:p w14:paraId="35F9C70A" w14:textId="1C5EA029" w:rsidR="008B5AEA" w:rsidRDefault="008B5AEA" w:rsidP="003A29CA">
      <w:pPr>
        <w:spacing w:line="360" w:lineRule="auto"/>
        <w:rPr>
          <w:rFonts w:ascii="Times New Roman" w:hAnsi="Times New Roman" w:cs="Times New Roman"/>
          <w:lang w:val="en-CA"/>
        </w:rPr>
      </w:pPr>
    </w:p>
    <w:p w14:paraId="521ACD0F" w14:textId="2B26D1A3" w:rsidR="00212B39" w:rsidRPr="00B748E3" w:rsidRDefault="004811EE" w:rsidP="000D389D">
      <w:pPr>
        <w:spacing w:line="360" w:lineRule="auto"/>
        <w:ind w:firstLine="720"/>
        <w:rPr>
          <w:rFonts w:ascii="Times New Roman" w:hAnsi="Times New Roman" w:cs="Times New Roman"/>
          <w:lang w:val="en-CA"/>
        </w:rPr>
      </w:pPr>
      <w:r w:rsidRPr="00CA339B">
        <w:rPr>
          <w:rFonts w:ascii="Times New Roman" w:hAnsi="Times New Roman" w:cs="Times New Roman"/>
          <w:lang w:val="en-CA"/>
        </w:rPr>
        <w:t>In this study,</w:t>
      </w:r>
      <w:r>
        <w:rPr>
          <w:rFonts w:ascii="Times New Roman" w:hAnsi="Times New Roman" w:cs="Times New Roman"/>
          <w:lang w:val="en-CA"/>
        </w:rPr>
        <w:t xml:space="preserve"> w</w:t>
      </w:r>
      <w:r w:rsidR="00272EE3" w:rsidRPr="00B748E3">
        <w:rPr>
          <w:rFonts w:ascii="Times New Roman" w:hAnsi="Times New Roman" w:cs="Times New Roman"/>
          <w:lang w:val="en-CA"/>
        </w:rPr>
        <w:t xml:space="preserve">e </w:t>
      </w:r>
      <w:r w:rsidR="00932DB1">
        <w:rPr>
          <w:rFonts w:ascii="Times New Roman" w:hAnsi="Times New Roman" w:cs="Times New Roman"/>
          <w:lang w:val="en-CA"/>
        </w:rPr>
        <w:t>assess</w:t>
      </w:r>
      <w:r w:rsidR="00FF055F">
        <w:rPr>
          <w:rFonts w:ascii="Times New Roman" w:hAnsi="Times New Roman" w:cs="Times New Roman"/>
          <w:lang w:val="en-CA"/>
        </w:rPr>
        <w:t>ed</w:t>
      </w:r>
      <w:r w:rsidR="00212B39" w:rsidRPr="00B748E3">
        <w:rPr>
          <w:rFonts w:ascii="Times New Roman" w:hAnsi="Times New Roman" w:cs="Times New Roman"/>
          <w:lang w:val="en-CA"/>
        </w:rPr>
        <w:t xml:space="preserve"> the effect</w:t>
      </w:r>
      <w:r w:rsidR="006A03DF">
        <w:rPr>
          <w:rFonts w:ascii="Times New Roman" w:hAnsi="Times New Roman" w:cs="Times New Roman"/>
          <w:lang w:val="en-CA"/>
        </w:rPr>
        <w:t>s</w:t>
      </w:r>
      <w:r w:rsidR="00212B39" w:rsidRPr="00B748E3">
        <w:rPr>
          <w:rFonts w:ascii="Times New Roman" w:hAnsi="Times New Roman" w:cs="Times New Roman"/>
          <w:lang w:val="en-CA"/>
        </w:rPr>
        <w:t xml:space="preserve"> of animal</w:t>
      </w:r>
      <w:r w:rsidR="006A03DF">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primary </w:t>
      </w:r>
      <w:r w:rsidR="006A03DF">
        <w:rPr>
          <w:rFonts w:ascii="Times New Roman" w:hAnsi="Times New Roman" w:cs="Times New Roman"/>
          <w:lang w:val="en-CA"/>
        </w:rPr>
        <w:t xml:space="preserve">productivity in </w:t>
      </w:r>
      <w:r w:rsidR="00F83D2C">
        <w:rPr>
          <w:rFonts w:ascii="Times New Roman" w:hAnsi="Times New Roman" w:cs="Times New Roman"/>
          <w:lang w:val="en-CA"/>
        </w:rPr>
        <w:t xml:space="preserve">different </w:t>
      </w:r>
      <w:r w:rsidR="006A03DF">
        <w:rPr>
          <w:rFonts w:ascii="Times New Roman" w:hAnsi="Times New Roman" w:cs="Times New Roman"/>
          <w:lang w:val="en-CA"/>
        </w:rPr>
        <w:t>marine ecosystems</w:t>
      </w:r>
      <w:r w:rsidR="00F83D2C">
        <w:rPr>
          <w:rFonts w:ascii="Times New Roman" w:hAnsi="Times New Roman" w:cs="Times New Roman"/>
          <w:lang w:val="en-CA"/>
        </w:rPr>
        <w:t>, and specifically test whether these effects are more marked in nutrient-poor environments</w:t>
      </w:r>
      <w:r w:rsidR="00212B39" w:rsidRPr="00B748E3">
        <w:rPr>
          <w:rFonts w:ascii="Times New Roman" w:hAnsi="Times New Roman" w:cs="Times New Roman"/>
          <w:lang w:val="en-CA"/>
        </w:rPr>
        <w:t xml:space="preserve">. </w:t>
      </w:r>
      <w:r w:rsidR="00F83D2C">
        <w:rPr>
          <w:rFonts w:ascii="Times New Roman" w:hAnsi="Times New Roman" w:cs="Times New Roman"/>
          <w:lang w:val="en-CA"/>
        </w:rPr>
        <w:t>By c</w:t>
      </w:r>
      <w:r w:rsidR="00F83D2C" w:rsidRPr="00B748E3">
        <w:rPr>
          <w:rFonts w:ascii="Times New Roman" w:hAnsi="Times New Roman" w:cs="Times New Roman"/>
          <w:lang w:val="en-CA"/>
        </w:rPr>
        <w:t>onduct</w:t>
      </w:r>
      <w:r w:rsidR="00F83D2C">
        <w:rPr>
          <w:rFonts w:ascii="Times New Roman" w:hAnsi="Times New Roman" w:cs="Times New Roman"/>
          <w:lang w:val="en-CA"/>
        </w:rPr>
        <w:t>ing a systematic review and</w:t>
      </w:r>
      <w:r w:rsidR="00F83D2C" w:rsidRPr="00B748E3">
        <w:rPr>
          <w:rFonts w:ascii="Times New Roman" w:hAnsi="Times New Roman" w:cs="Times New Roman"/>
          <w:lang w:val="en-CA"/>
        </w:rPr>
        <w:t xml:space="preserve"> meta-analysis of </w:t>
      </w:r>
      <w:r w:rsidR="00F83D2C">
        <w:rPr>
          <w:rFonts w:ascii="Times New Roman" w:hAnsi="Times New Roman" w:cs="Times New Roman"/>
          <w:lang w:val="en-CA"/>
        </w:rPr>
        <w:t>published literature, w</w:t>
      </w:r>
      <w:r w:rsidR="00212B39" w:rsidRPr="00B748E3">
        <w:rPr>
          <w:rFonts w:ascii="Times New Roman" w:hAnsi="Times New Roman" w:cs="Times New Roman"/>
          <w:lang w:val="en-CA"/>
        </w:rPr>
        <w:t xml:space="preserve">e sought to quantify and compare the </w:t>
      </w:r>
      <w:r w:rsidR="00FF055F">
        <w:rPr>
          <w:rFonts w:ascii="Times New Roman" w:hAnsi="Times New Roman" w:cs="Times New Roman"/>
          <w:lang w:val="en-CA"/>
        </w:rPr>
        <w:t>extent to which</w:t>
      </w:r>
      <w:r w:rsidR="00212B39" w:rsidRPr="00B748E3">
        <w:rPr>
          <w:rFonts w:ascii="Times New Roman" w:hAnsi="Times New Roman" w:cs="Times New Roman"/>
          <w:lang w:val="en-CA"/>
        </w:rPr>
        <w:t xml:space="preserve"> </w:t>
      </w:r>
      <w:commentRangeStart w:id="13"/>
      <w:r w:rsidR="00FF055F" w:rsidRPr="00B748E3">
        <w:rPr>
          <w:rFonts w:ascii="Times New Roman" w:hAnsi="Times New Roman" w:cs="Times New Roman"/>
          <w:lang w:val="en-CA"/>
        </w:rPr>
        <w:t>animal</w:t>
      </w:r>
      <w:r w:rsidR="00FF055F">
        <w:rPr>
          <w:rFonts w:ascii="Times New Roman" w:hAnsi="Times New Roman" w:cs="Times New Roman"/>
          <w:lang w:val="en-CA"/>
        </w:rPr>
        <w:t>s contribute more to the total nutrient availability</w:t>
      </w:r>
      <w:r w:rsidR="00FF055F" w:rsidRPr="00B748E3">
        <w:rPr>
          <w:rFonts w:ascii="Times New Roman" w:hAnsi="Times New Roman" w:cs="Times New Roman"/>
          <w:lang w:val="en-CA"/>
        </w:rPr>
        <w:t xml:space="preserve"> in oligotrophic waters</w:t>
      </w:r>
      <w:r w:rsidR="00FF055F">
        <w:rPr>
          <w:rFonts w:ascii="Times New Roman" w:hAnsi="Times New Roman" w:cs="Times New Roman"/>
          <w:lang w:val="en-CA"/>
        </w:rPr>
        <w:t xml:space="preserve"> than external abiotic sources</w:t>
      </w:r>
      <w:commentRangeEnd w:id="13"/>
      <w:r w:rsidR="006052A2">
        <w:rPr>
          <w:rStyle w:val="CommentReference"/>
        </w:rPr>
        <w:commentReference w:id="13"/>
      </w:r>
      <w:r w:rsidR="00FF055F" w:rsidRPr="00B748E3">
        <w:rPr>
          <w:rFonts w:ascii="Times New Roman" w:hAnsi="Times New Roman" w:cs="Times New Roman"/>
          <w:lang w:val="en-CA"/>
        </w:rPr>
        <w:t xml:space="preserve"> </w:t>
      </w:r>
      <w:r w:rsidR="00212B39" w:rsidRPr="00B748E3">
        <w:rPr>
          <w:rFonts w:ascii="Times New Roman" w:hAnsi="Times New Roman" w:cs="Times New Roman"/>
          <w:lang w:val="en-CA"/>
        </w:rPr>
        <w:t>between temperate and tropical regions</w:t>
      </w:r>
      <w:r w:rsidR="00394894" w:rsidRPr="00B748E3">
        <w:rPr>
          <w:rFonts w:ascii="Times New Roman" w:hAnsi="Times New Roman" w:cs="Times New Roman"/>
          <w:lang w:val="en-CA"/>
        </w:rPr>
        <w:t>.</w:t>
      </w:r>
      <w:r w:rsidR="005D2978" w:rsidRPr="00B748E3">
        <w:rPr>
          <w:rFonts w:ascii="Times New Roman" w:hAnsi="Times New Roman" w:cs="Times New Roman"/>
          <w:lang w:val="en-CA"/>
        </w:rPr>
        <w:t xml:space="preserve"> </w:t>
      </w:r>
      <w:r w:rsidR="006052A2">
        <w:rPr>
          <w:rFonts w:ascii="Times New Roman" w:hAnsi="Times New Roman" w:cs="Times New Roman"/>
          <w:lang w:val="en-CA"/>
        </w:rPr>
        <w:t>Our results</w:t>
      </w:r>
      <w:r w:rsidR="00F5124D" w:rsidRPr="00B748E3">
        <w:rPr>
          <w:rFonts w:ascii="Times New Roman" w:hAnsi="Times New Roman" w:cs="Times New Roman"/>
          <w:lang w:val="en-CA"/>
        </w:rPr>
        <w:t xml:space="preserve"> strengthen our understanding of consumers in mediating not just top</w:t>
      </w:r>
      <w:r w:rsidR="00090008">
        <w:rPr>
          <w:rFonts w:ascii="Times New Roman" w:hAnsi="Times New Roman" w:cs="Times New Roman"/>
          <w:lang w:val="en-CA"/>
        </w:rPr>
        <w:t>-</w:t>
      </w:r>
      <w:r w:rsidR="00F5124D" w:rsidRPr="00B748E3">
        <w:rPr>
          <w:rFonts w:ascii="Times New Roman" w:hAnsi="Times New Roman" w:cs="Times New Roman"/>
          <w:lang w:val="en-CA"/>
        </w:rPr>
        <w:t>down processes, but also bottom</w:t>
      </w:r>
      <w:r w:rsidR="006052A2">
        <w:rPr>
          <w:rFonts w:ascii="Times New Roman" w:hAnsi="Times New Roman" w:cs="Times New Roman"/>
          <w:lang w:val="en-CA"/>
        </w:rPr>
        <w:t>-</w:t>
      </w:r>
      <w:r w:rsidR="00F5124D" w:rsidRPr="00B748E3">
        <w:rPr>
          <w:rFonts w:ascii="Times New Roman" w:hAnsi="Times New Roman" w:cs="Times New Roman"/>
          <w:lang w:val="en-CA"/>
        </w:rPr>
        <w:t>up processes</w:t>
      </w:r>
      <w:r w:rsidR="00792DA2" w:rsidRPr="00B748E3">
        <w:rPr>
          <w:rFonts w:ascii="Times New Roman" w:hAnsi="Times New Roman" w:cs="Times New Roman"/>
          <w:lang w:val="en-CA"/>
        </w:rPr>
        <w:t xml:space="preserve"> on a global</w:t>
      </w:r>
      <w:r w:rsidR="006A03DF">
        <w:rPr>
          <w:rFonts w:ascii="Times New Roman" w:hAnsi="Times New Roman" w:cs="Times New Roman"/>
          <w:lang w:val="en-CA"/>
        </w:rPr>
        <w:t xml:space="preserve"> scale</w:t>
      </w:r>
      <w:r w:rsidR="00F5124D" w:rsidRPr="00B748E3">
        <w:rPr>
          <w:rFonts w:ascii="Times New Roman" w:hAnsi="Times New Roman" w:cs="Times New Roman"/>
          <w:lang w:val="en-CA"/>
        </w:rPr>
        <w:t>. Further</w:t>
      </w:r>
      <w:r w:rsidR="00D37B45">
        <w:rPr>
          <w:rFonts w:ascii="Times New Roman" w:hAnsi="Times New Roman" w:cs="Times New Roman"/>
          <w:lang w:val="en-CA"/>
        </w:rPr>
        <w:t xml:space="preserve">, </w:t>
      </w:r>
      <w:r w:rsidR="00F5124D" w:rsidRPr="00B748E3">
        <w:rPr>
          <w:rFonts w:ascii="Times New Roman" w:hAnsi="Times New Roman" w:cs="Times New Roman"/>
          <w:lang w:val="en-CA"/>
        </w:rPr>
        <w:t>we hope this work will</w:t>
      </w:r>
      <w:r w:rsidR="00090008">
        <w:rPr>
          <w:rFonts w:ascii="Times New Roman" w:hAnsi="Times New Roman" w:cs="Times New Roman"/>
          <w:lang w:val="en-CA"/>
        </w:rPr>
        <w:t xml:space="preserve"> highlight the often-overlooked role of animals in </w:t>
      </w:r>
      <w:r w:rsidR="006052A2">
        <w:rPr>
          <w:rFonts w:ascii="Times New Roman" w:hAnsi="Times New Roman" w:cs="Times New Roman"/>
          <w:lang w:val="en-CA"/>
        </w:rPr>
        <w:t xml:space="preserve">marine </w:t>
      </w:r>
      <w:r w:rsidR="00090008">
        <w:rPr>
          <w:rFonts w:ascii="Times New Roman" w:hAnsi="Times New Roman" w:cs="Times New Roman"/>
          <w:lang w:val="en-CA"/>
        </w:rPr>
        <w:t>nutrient dynamics.</w:t>
      </w:r>
    </w:p>
    <w:p w14:paraId="6939A578" w14:textId="77777777" w:rsidR="00472977" w:rsidRPr="00B748E3" w:rsidRDefault="00472977" w:rsidP="000D389D">
      <w:pPr>
        <w:spacing w:line="360" w:lineRule="auto"/>
        <w:ind w:firstLine="720"/>
        <w:rPr>
          <w:rFonts w:ascii="Times New Roman" w:hAnsi="Times New Roman" w:cs="Times New Roman"/>
          <w:lang w:val="en-CA"/>
        </w:rPr>
      </w:pPr>
    </w:p>
    <w:p w14:paraId="638DD172" w14:textId="77777777" w:rsidR="00696A7B" w:rsidRPr="00B748E3" w:rsidRDefault="00696A7B" w:rsidP="000D389D">
      <w:pPr>
        <w:spacing w:line="360" w:lineRule="auto"/>
        <w:rPr>
          <w:rFonts w:ascii="Times New Roman" w:hAnsi="Times New Roman" w:cs="Times New Roman"/>
          <w:u w:val="single"/>
          <w:lang w:val="en-CA"/>
        </w:rPr>
      </w:pPr>
      <w:r w:rsidRPr="00B748E3">
        <w:rPr>
          <w:rFonts w:ascii="Times New Roman" w:hAnsi="Times New Roman" w:cs="Times New Roman"/>
          <w:u w:val="single"/>
          <w:lang w:val="en-CA"/>
        </w:rPr>
        <w:t>Methods</w:t>
      </w:r>
    </w:p>
    <w:p w14:paraId="19467FEF" w14:textId="171DF033" w:rsidR="006E1049" w:rsidRPr="00955049" w:rsidRDefault="00D622A8" w:rsidP="00955049">
      <w:pPr>
        <w:spacing w:line="360" w:lineRule="auto"/>
        <w:ind w:firstLine="720"/>
        <w:rPr>
          <w:rFonts w:ascii="Times New Roman" w:hAnsi="Times New Roman" w:cs="Times New Roman"/>
          <w:lang w:val="en-CA"/>
        </w:rPr>
      </w:pPr>
      <w:r w:rsidRPr="00B748E3">
        <w:rPr>
          <w:rFonts w:ascii="Times New Roman" w:hAnsi="Times New Roman" w:cs="Times New Roman"/>
          <w:lang w:val="en-CA"/>
        </w:rPr>
        <w:lastRenderedPageBreak/>
        <w:t>We</w:t>
      </w:r>
      <w:r w:rsidR="00212B39" w:rsidRPr="00B748E3">
        <w:rPr>
          <w:rFonts w:ascii="Times New Roman" w:hAnsi="Times New Roman" w:cs="Times New Roman"/>
          <w:lang w:val="en-CA"/>
        </w:rPr>
        <w:t xml:space="preserve"> conducted a </w:t>
      </w:r>
      <w:r w:rsidR="006052A2">
        <w:rPr>
          <w:rFonts w:ascii="Times New Roman" w:hAnsi="Times New Roman" w:cs="Times New Roman"/>
          <w:lang w:val="en-CA"/>
        </w:rPr>
        <w:t xml:space="preserve">systematic review and </w:t>
      </w:r>
      <w:r w:rsidR="00212B39" w:rsidRPr="00B748E3">
        <w:rPr>
          <w:rFonts w:ascii="Times New Roman" w:hAnsi="Times New Roman" w:cs="Times New Roman"/>
          <w:lang w:val="en-CA"/>
        </w:rPr>
        <w:t xml:space="preserve">meta-analysis of existing literature </w:t>
      </w:r>
      <w:r w:rsidR="00932DB1">
        <w:rPr>
          <w:rFonts w:ascii="Times New Roman" w:hAnsi="Times New Roman" w:cs="Times New Roman"/>
          <w:lang w:val="en-CA"/>
        </w:rPr>
        <w:t xml:space="preserve">to </w:t>
      </w:r>
      <w:r w:rsidR="00212B39" w:rsidRPr="00B748E3">
        <w:rPr>
          <w:rFonts w:ascii="Times New Roman" w:hAnsi="Times New Roman" w:cs="Times New Roman"/>
          <w:lang w:val="en-CA"/>
        </w:rPr>
        <w:t>investigat</w:t>
      </w:r>
      <w:r w:rsidR="00932DB1">
        <w:rPr>
          <w:rFonts w:ascii="Times New Roman" w:hAnsi="Times New Roman" w:cs="Times New Roman"/>
          <w:lang w:val="en-CA"/>
        </w:rPr>
        <w:t>e</w:t>
      </w:r>
      <w:r w:rsidR="00212B39" w:rsidRPr="00B748E3">
        <w:rPr>
          <w:rFonts w:ascii="Times New Roman" w:hAnsi="Times New Roman" w:cs="Times New Roman"/>
          <w:lang w:val="en-CA"/>
        </w:rPr>
        <w:t xml:space="preserve"> the effect of animal</w:t>
      </w:r>
      <w:r w:rsidR="0060588D">
        <w:rPr>
          <w:rFonts w:ascii="Times New Roman" w:hAnsi="Times New Roman" w:cs="Times New Roman"/>
          <w:lang w:val="en-CA"/>
        </w:rPr>
        <w:t>-</w:t>
      </w:r>
      <w:r w:rsidR="00212B39" w:rsidRPr="00B748E3">
        <w:rPr>
          <w:rFonts w:ascii="Times New Roman" w:hAnsi="Times New Roman" w:cs="Times New Roman"/>
          <w:lang w:val="en-CA"/>
        </w:rPr>
        <w:t xml:space="preserve">provisioned nutrients on </w:t>
      </w:r>
      <w:r w:rsidR="0060588D">
        <w:rPr>
          <w:rFonts w:ascii="Times New Roman" w:hAnsi="Times New Roman" w:cs="Times New Roman"/>
          <w:lang w:val="en-CA"/>
        </w:rPr>
        <w:t xml:space="preserve">marine </w:t>
      </w:r>
      <w:r w:rsidR="00212B39" w:rsidRPr="00B748E3">
        <w:rPr>
          <w:rFonts w:ascii="Times New Roman" w:hAnsi="Times New Roman" w:cs="Times New Roman"/>
          <w:lang w:val="en-CA"/>
        </w:rPr>
        <w:t>primary producers.</w:t>
      </w:r>
      <w:r w:rsidR="002F72F3">
        <w:rPr>
          <w:rFonts w:ascii="Times New Roman" w:hAnsi="Times New Roman" w:cs="Times New Roman"/>
          <w:lang w:val="en-CA"/>
        </w:rPr>
        <w:t xml:space="preserve"> </w:t>
      </w:r>
      <w:r w:rsidR="006E1049">
        <w:rPr>
          <w:rFonts w:ascii="Times New Roman" w:hAnsi="Times New Roman" w:cs="Times New Roman"/>
        </w:rPr>
        <w:t>We conducted two consecutive searches, first from 19</w:t>
      </w:r>
      <w:r w:rsidR="00960C3D">
        <w:rPr>
          <w:rFonts w:ascii="Times New Roman" w:hAnsi="Times New Roman" w:cs="Times New Roman"/>
        </w:rPr>
        <w:t>0</w:t>
      </w:r>
      <w:r w:rsidR="006E1049">
        <w:rPr>
          <w:rFonts w:ascii="Times New Roman" w:hAnsi="Times New Roman" w:cs="Times New Roman"/>
        </w:rPr>
        <w:t xml:space="preserve">0 - </w:t>
      </w:r>
      <w:r w:rsidR="006E1049" w:rsidRPr="00BC2A13">
        <w:rPr>
          <w:rFonts w:ascii="Times New Roman" w:hAnsi="Times New Roman" w:cs="Times New Roman"/>
        </w:rPr>
        <w:t>August 13, 2020</w:t>
      </w:r>
      <w:r w:rsidR="006E1049">
        <w:rPr>
          <w:rFonts w:ascii="Times New Roman" w:hAnsi="Times New Roman" w:cs="Times New Roman"/>
        </w:rPr>
        <w:t>, then from August 14, 2020 – January 3, 2022</w:t>
      </w:r>
      <w:r w:rsidR="006052A2">
        <w:rPr>
          <w:rFonts w:ascii="Times New Roman" w:hAnsi="Times New Roman" w:cs="Times New Roman"/>
        </w:rPr>
        <w:t>,</w:t>
      </w:r>
      <w:r w:rsidR="006E1049">
        <w:rPr>
          <w:rFonts w:ascii="Times New Roman" w:hAnsi="Times New Roman" w:cs="Times New Roman"/>
        </w:rPr>
        <w:t xml:space="preserve"> using the same search strings and limits</w:t>
      </w:r>
      <w:r w:rsidR="006052A2">
        <w:rPr>
          <w:rFonts w:ascii="Times New Roman" w:hAnsi="Times New Roman" w:cs="Times New Roman"/>
        </w:rPr>
        <w:t>. The last day of each interval was the day the search was performed</w:t>
      </w:r>
      <w:r w:rsidR="006E1049">
        <w:rPr>
          <w:rFonts w:ascii="Times New Roman" w:hAnsi="Times New Roman" w:cs="Times New Roman"/>
        </w:rPr>
        <w:t xml:space="preserve">. </w:t>
      </w:r>
      <w:r w:rsidR="002F72F3">
        <w:rPr>
          <w:rFonts w:ascii="Times New Roman" w:hAnsi="Times New Roman" w:cs="Times New Roman"/>
          <w:lang w:val="en-CA"/>
        </w:rPr>
        <w:t>We searched the Web of Science Core Collection (Web of Science) and Aquatic Sciences and Fisheries Abstracts (ProQuest</w:t>
      </w:r>
      <w:r w:rsidR="00004E70">
        <w:rPr>
          <w:rFonts w:ascii="Times New Roman" w:hAnsi="Times New Roman" w:cs="Times New Roman"/>
          <w:lang w:val="en-CA"/>
        </w:rPr>
        <w:t>)</w:t>
      </w:r>
      <w:r w:rsidR="006052A2">
        <w:rPr>
          <w:rFonts w:ascii="Times New Roman" w:hAnsi="Times New Roman" w:cs="Times New Roman"/>
          <w:lang w:val="en-CA"/>
        </w:rPr>
        <w:t xml:space="preserve"> database</w:t>
      </w:r>
      <w:r w:rsidR="00315ACC">
        <w:rPr>
          <w:rFonts w:ascii="Times New Roman" w:hAnsi="Times New Roman" w:cs="Times New Roman"/>
          <w:lang w:val="en-CA"/>
        </w:rPr>
        <w:t>s</w:t>
      </w:r>
      <w:r w:rsidR="002F72F3">
        <w:rPr>
          <w:rFonts w:ascii="Times New Roman" w:hAnsi="Times New Roman" w:cs="Times New Roman"/>
          <w:lang w:val="en-CA"/>
        </w:rPr>
        <w:t xml:space="preserve"> and added two papers from our personal files.</w:t>
      </w:r>
      <w:r w:rsidR="00212B39" w:rsidRPr="00B748E3">
        <w:rPr>
          <w:rFonts w:ascii="Times New Roman" w:hAnsi="Times New Roman" w:cs="Times New Roman"/>
          <w:lang w:val="en-CA"/>
        </w:rPr>
        <w:t xml:space="preserve"> In Web of Science, we used </w:t>
      </w:r>
      <w:r w:rsidR="00955049">
        <w:rPr>
          <w:rFonts w:ascii="Times New Roman" w:hAnsi="Times New Roman" w:cs="Times New Roman"/>
          <w:lang w:val="en-CA"/>
        </w:rPr>
        <w:t xml:space="preserve">the search </w:t>
      </w:r>
      <w:r w:rsidR="006052A2">
        <w:rPr>
          <w:rFonts w:ascii="Times New Roman" w:hAnsi="Times New Roman" w:cs="Times New Roman"/>
          <w:lang w:val="en-CA"/>
        </w:rPr>
        <w:t>string “</w:t>
      </w:r>
      <w:r w:rsidR="00955049">
        <w:rPr>
          <w:rFonts w:ascii="Times New Roman" w:hAnsi="Times New Roman" w:cs="Times New Roman"/>
          <w:lang w:val="en-CA"/>
        </w:rPr>
        <w:t>nutrient AND excretion AND primary producer AND marine AND growth</w:t>
      </w:r>
      <w:r w:rsidR="006052A2">
        <w:rPr>
          <w:rFonts w:ascii="Times New Roman" w:hAnsi="Times New Roman" w:cs="Times New Roman"/>
          <w:lang w:val="en-CA"/>
        </w:rPr>
        <w:t>”</w:t>
      </w:r>
      <w:r w:rsidR="00955049">
        <w:rPr>
          <w:rFonts w:ascii="Times New Roman" w:hAnsi="Times New Roman" w:cs="Times New Roman"/>
          <w:lang w:val="en-CA"/>
        </w:rPr>
        <w:t xml:space="preserve"> with synonyms </w:t>
      </w:r>
      <w:r w:rsidR="006052A2">
        <w:rPr>
          <w:rFonts w:ascii="Times New Roman" w:hAnsi="Times New Roman" w:cs="Times New Roman"/>
          <w:lang w:val="en-CA"/>
        </w:rPr>
        <w:t xml:space="preserve">added </w:t>
      </w:r>
      <w:r w:rsidR="00955049">
        <w:rPr>
          <w:rFonts w:ascii="Times New Roman" w:hAnsi="Times New Roman" w:cs="Times New Roman"/>
          <w:lang w:val="en-CA"/>
        </w:rPr>
        <w:t>for each word (See supplement).</w:t>
      </w:r>
      <w:r w:rsidR="00212B39" w:rsidRPr="00B748E3">
        <w:rPr>
          <w:rFonts w:ascii="Times New Roman" w:hAnsi="Times New Roman" w:cs="Times New Roman"/>
          <w:lang w:val="en-CA"/>
        </w:rPr>
        <w:t xml:space="preserve"> </w:t>
      </w:r>
      <w:r w:rsidR="006052A2">
        <w:rPr>
          <w:rFonts w:ascii="Times New Roman" w:hAnsi="Times New Roman" w:cs="Times New Roman"/>
        </w:rPr>
        <w:t>T</w:t>
      </w:r>
      <w:r w:rsidR="004F7961">
        <w:rPr>
          <w:rFonts w:ascii="Times New Roman" w:hAnsi="Times New Roman" w:cs="Times New Roman"/>
        </w:rPr>
        <w:t>his search yielded</w:t>
      </w:r>
      <w:r w:rsidR="00212B39" w:rsidRPr="00B748E3">
        <w:rPr>
          <w:rFonts w:ascii="Times New Roman" w:hAnsi="Times New Roman" w:cs="Times New Roman"/>
        </w:rPr>
        <w:t xml:space="preserve"> 1,257 publications. We refined this list by only including articles </w:t>
      </w:r>
      <w:r w:rsidR="00090008">
        <w:rPr>
          <w:rFonts w:ascii="Times New Roman" w:hAnsi="Times New Roman" w:cs="Times New Roman"/>
        </w:rPr>
        <w:t>and</w:t>
      </w:r>
      <w:r w:rsidR="00212B39" w:rsidRPr="00B748E3">
        <w:rPr>
          <w:rFonts w:ascii="Times New Roman" w:hAnsi="Times New Roman" w:cs="Times New Roman"/>
        </w:rPr>
        <w:t xml:space="preserve"> proceedings papers</w:t>
      </w:r>
      <w:r w:rsidR="00955049">
        <w:rPr>
          <w:rFonts w:ascii="Times New Roman" w:hAnsi="Times New Roman" w:cs="Times New Roman"/>
        </w:rPr>
        <w:t xml:space="preserve"> to filter </w:t>
      </w:r>
      <w:r w:rsidR="006052A2">
        <w:rPr>
          <w:rFonts w:ascii="Times New Roman" w:hAnsi="Times New Roman" w:cs="Times New Roman"/>
        </w:rPr>
        <w:t xml:space="preserve">out </w:t>
      </w:r>
      <w:r w:rsidR="00955049">
        <w:rPr>
          <w:rFonts w:ascii="Times New Roman" w:hAnsi="Times New Roman" w:cs="Times New Roman"/>
        </w:rPr>
        <w:t>unreviewed articles</w:t>
      </w:r>
      <w:r w:rsidR="00212B39" w:rsidRPr="00B748E3">
        <w:rPr>
          <w:rFonts w:ascii="Times New Roman" w:hAnsi="Times New Roman" w:cs="Times New Roman"/>
        </w:rPr>
        <w:t xml:space="preserve">, which narrowed the results to 1,164 </w:t>
      </w:r>
      <w:r w:rsidR="00D37B45">
        <w:rPr>
          <w:rFonts w:ascii="Times New Roman" w:hAnsi="Times New Roman" w:cs="Times New Roman"/>
        </w:rPr>
        <w:t>publications</w:t>
      </w:r>
      <w:r w:rsidR="00212B39" w:rsidRPr="00B748E3">
        <w:rPr>
          <w:rFonts w:ascii="Times New Roman" w:hAnsi="Times New Roman" w:cs="Times New Roman"/>
        </w:rPr>
        <w:t xml:space="preserve">. </w:t>
      </w:r>
      <w:r w:rsidR="00312ACB">
        <w:rPr>
          <w:rFonts w:ascii="Times New Roman" w:hAnsi="Times New Roman" w:cs="Times New Roman"/>
        </w:rPr>
        <w:t>We then</w:t>
      </w:r>
      <w:r w:rsidR="00212B39" w:rsidRPr="00B748E3">
        <w:rPr>
          <w:rFonts w:ascii="Times New Roman" w:hAnsi="Times New Roman" w:cs="Times New Roman"/>
        </w:rPr>
        <w:t xml:space="preserve"> </w:t>
      </w:r>
      <w:r w:rsidR="001509B4" w:rsidRPr="00B748E3">
        <w:rPr>
          <w:rFonts w:ascii="Times New Roman" w:hAnsi="Times New Roman" w:cs="Times New Roman"/>
        </w:rPr>
        <w:t>removed</w:t>
      </w:r>
      <w:r w:rsidRPr="00B748E3">
        <w:rPr>
          <w:rFonts w:ascii="Times New Roman" w:hAnsi="Times New Roman" w:cs="Times New Roman"/>
        </w:rPr>
        <w:t xml:space="preserve"> publications that were not included in the Web of Science categories: Marine Freshwater Biology, Environmental Engineering, Ecology, Oceanography, Zoology, Environmental Studies, Limnology, Multidisciplinary Sciences, Biology, Plant Sciences, Fisheries, or Biodiversity Conservation</w:t>
      </w:r>
      <w:r w:rsidR="006052A2">
        <w:rPr>
          <w:rFonts w:ascii="Times New Roman" w:hAnsi="Times New Roman" w:cs="Times New Roman"/>
        </w:rPr>
        <w:t>,</w:t>
      </w:r>
      <w:r w:rsidR="00E00154">
        <w:rPr>
          <w:rFonts w:ascii="Times New Roman" w:hAnsi="Times New Roman" w:cs="Times New Roman"/>
        </w:rPr>
        <w:t xml:space="preserve"> to </w:t>
      </w:r>
      <w:r w:rsidR="006052A2">
        <w:rPr>
          <w:rFonts w:ascii="Times New Roman" w:hAnsi="Times New Roman" w:cs="Times New Roman"/>
        </w:rPr>
        <w:t xml:space="preserve">remove </w:t>
      </w:r>
      <w:r w:rsidR="00E00154">
        <w:rPr>
          <w:rFonts w:ascii="Times New Roman" w:hAnsi="Times New Roman" w:cs="Times New Roman"/>
        </w:rPr>
        <w:t>studies outside of our field</w:t>
      </w:r>
      <w:r w:rsidR="006052A2">
        <w:rPr>
          <w:rFonts w:ascii="Times New Roman" w:hAnsi="Times New Roman" w:cs="Times New Roman"/>
        </w:rPr>
        <w:t>,</w:t>
      </w:r>
      <w:r w:rsidR="00E00154">
        <w:rPr>
          <w:rFonts w:ascii="Times New Roman" w:hAnsi="Times New Roman" w:cs="Times New Roman"/>
        </w:rPr>
        <w:t xml:space="preserve"> which were generally not relev</w:t>
      </w:r>
      <w:r w:rsidR="006052A2">
        <w:rPr>
          <w:rFonts w:ascii="Times New Roman" w:hAnsi="Times New Roman" w:cs="Times New Roman"/>
        </w:rPr>
        <w:t>a</w:t>
      </w:r>
      <w:r w:rsidR="00E00154">
        <w:rPr>
          <w:rFonts w:ascii="Times New Roman" w:hAnsi="Times New Roman" w:cs="Times New Roman"/>
        </w:rPr>
        <w:t>nt</w:t>
      </w:r>
      <w:r w:rsidRPr="00B748E3">
        <w:rPr>
          <w:rFonts w:ascii="Times New Roman" w:hAnsi="Times New Roman" w:cs="Times New Roman"/>
        </w:rPr>
        <w:t xml:space="preserve">, resulting in 1,006 </w:t>
      </w:r>
      <w:r w:rsidR="00932DB1">
        <w:rPr>
          <w:rFonts w:ascii="Times New Roman" w:hAnsi="Times New Roman" w:cs="Times New Roman"/>
        </w:rPr>
        <w:t>publications</w:t>
      </w:r>
      <w:r w:rsidRPr="00B748E3">
        <w:rPr>
          <w:rFonts w:ascii="Times New Roman" w:hAnsi="Times New Roman" w:cs="Times New Roman"/>
        </w:rPr>
        <w:t>. We supplemented this list by conducting a search in the database of Aquatic Sciences and Fisheries Abstracts using the same search string. This second search resulted in 1,428 publications, which</w:t>
      </w:r>
      <w:r w:rsidR="006052A2">
        <w:rPr>
          <w:rFonts w:ascii="Times New Roman" w:hAnsi="Times New Roman" w:cs="Times New Roman"/>
        </w:rPr>
        <w:t xml:space="preserve"> </w:t>
      </w:r>
      <w:r w:rsidR="00D37B45" w:rsidRPr="00B748E3">
        <w:rPr>
          <w:rFonts w:ascii="Times New Roman" w:hAnsi="Times New Roman" w:cs="Times New Roman"/>
        </w:rPr>
        <w:t>narrowed to 1,169</w:t>
      </w:r>
      <w:r w:rsidR="00D37B45">
        <w:rPr>
          <w:rFonts w:ascii="Times New Roman" w:hAnsi="Times New Roman" w:cs="Times New Roman"/>
        </w:rPr>
        <w:t xml:space="preserve"> publications</w:t>
      </w:r>
      <w:r w:rsidR="006052A2" w:rsidRPr="006052A2">
        <w:rPr>
          <w:rFonts w:ascii="Times New Roman" w:hAnsi="Times New Roman" w:cs="Times New Roman"/>
        </w:rPr>
        <w:t xml:space="preserve"> </w:t>
      </w:r>
      <w:r w:rsidR="006052A2" w:rsidRPr="00B748E3">
        <w:rPr>
          <w:rFonts w:ascii="Times New Roman" w:hAnsi="Times New Roman" w:cs="Times New Roman"/>
        </w:rPr>
        <w:t xml:space="preserve">once we included only </w:t>
      </w:r>
      <w:r w:rsidR="006052A2">
        <w:rPr>
          <w:rFonts w:ascii="Times New Roman" w:hAnsi="Times New Roman" w:cs="Times New Roman"/>
        </w:rPr>
        <w:t>published</w:t>
      </w:r>
      <w:r w:rsidR="006052A2" w:rsidRPr="00B748E3">
        <w:rPr>
          <w:rFonts w:ascii="Times New Roman" w:hAnsi="Times New Roman" w:cs="Times New Roman"/>
        </w:rPr>
        <w:t xml:space="preserve"> literature</w:t>
      </w:r>
      <w:r w:rsidRPr="00B748E3">
        <w:rPr>
          <w:rFonts w:ascii="Times New Roman" w:hAnsi="Times New Roman" w:cs="Times New Roman"/>
        </w:rPr>
        <w:t xml:space="preserve">. We excluded the subjects: freshwater, bacteria, aquaculture, lakes, rivers, cyanobacteria, biogeochemistry, and nitrogen fixation to further narrow the results to 784 </w:t>
      </w:r>
      <w:r w:rsidR="00D37B45">
        <w:rPr>
          <w:rFonts w:ascii="Times New Roman" w:hAnsi="Times New Roman" w:cs="Times New Roman"/>
        </w:rPr>
        <w:t>publications</w:t>
      </w:r>
      <w:r w:rsidRPr="00B748E3">
        <w:rPr>
          <w:rFonts w:ascii="Times New Roman" w:hAnsi="Times New Roman" w:cs="Times New Roman"/>
        </w:rPr>
        <w:t xml:space="preserve">. We merged these two searches </w:t>
      </w:r>
      <w:r w:rsidR="006052A2">
        <w:rPr>
          <w:rFonts w:ascii="Times New Roman" w:hAnsi="Times New Roman" w:cs="Times New Roman"/>
        </w:rPr>
        <w:t xml:space="preserve">and removed </w:t>
      </w:r>
      <w:r w:rsidR="006052A2" w:rsidRPr="00B748E3">
        <w:rPr>
          <w:rFonts w:ascii="Times New Roman" w:hAnsi="Times New Roman" w:cs="Times New Roman"/>
        </w:rPr>
        <w:t xml:space="preserve">duplicates </w:t>
      </w:r>
      <w:r w:rsidR="006052A2">
        <w:rPr>
          <w:rFonts w:ascii="Times New Roman" w:hAnsi="Times New Roman" w:cs="Times New Roman"/>
        </w:rPr>
        <w:t xml:space="preserve">(using </w:t>
      </w:r>
      <w:proofErr w:type="spellStart"/>
      <w:proofErr w:type="gramStart"/>
      <w:r w:rsidR="006052A2">
        <w:rPr>
          <w:rFonts w:ascii="Times New Roman" w:hAnsi="Times New Roman" w:cs="Times New Roman"/>
        </w:rPr>
        <w:t>revtools</w:t>
      </w:r>
      <w:proofErr w:type="spellEnd"/>
      <w:r w:rsidR="006052A2">
        <w:rPr>
          <w:rFonts w:ascii="Times New Roman" w:hAnsi="Times New Roman" w:cs="Times New Roman"/>
        </w:rPr>
        <w:t>::</w:t>
      </w:r>
      <w:proofErr w:type="spellStart"/>
      <w:proofErr w:type="gramEnd"/>
      <w:r w:rsidR="006052A2">
        <w:rPr>
          <w:rFonts w:ascii="Times New Roman" w:hAnsi="Times New Roman" w:cs="Times New Roman"/>
        </w:rPr>
        <w:t>find_duplicates</w:t>
      </w:r>
      <w:proofErr w:type="spellEnd"/>
      <w:r w:rsidR="006052A2">
        <w:rPr>
          <w:rFonts w:ascii="Times New Roman" w:hAnsi="Times New Roman" w:cs="Times New Roman"/>
        </w:rPr>
        <w:t xml:space="preserve">() in R), </w:t>
      </w:r>
      <w:r w:rsidRPr="00B748E3">
        <w:rPr>
          <w:rFonts w:ascii="Times New Roman" w:hAnsi="Times New Roman" w:cs="Times New Roman"/>
        </w:rPr>
        <w:t>result</w:t>
      </w:r>
      <w:r w:rsidR="006052A2">
        <w:rPr>
          <w:rFonts w:ascii="Times New Roman" w:hAnsi="Times New Roman" w:cs="Times New Roman"/>
        </w:rPr>
        <w:t>ing</w:t>
      </w:r>
      <w:r w:rsidRPr="00B748E3">
        <w:rPr>
          <w:rFonts w:ascii="Times New Roman" w:hAnsi="Times New Roman" w:cs="Times New Roman"/>
        </w:rPr>
        <w:t xml:space="preserve"> in 1</w:t>
      </w:r>
      <w:r w:rsidR="006052A2">
        <w:rPr>
          <w:rFonts w:ascii="Times New Roman" w:hAnsi="Times New Roman" w:cs="Times New Roman"/>
        </w:rPr>
        <w:t>,</w:t>
      </w:r>
      <w:r w:rsidRPr="00B748E3">
        <w:rPr>
          <w:rFonts w:ascii="Times New Roman" w:hAnsi="Times New Roman" w:cs="Times New Roman"/>
        </w:rPr>
        <w:t>429 publications</w:t>
      </w:r>
      <w:r w:rsidR="006052A2">
        <w:rPr>
          <w:rFonts w:ascii="Times New Roman" w:hAnsi="Times New Roman" w:cs="Times New Roman"/>
        </w:rPr>
        <w:t>.</w:t>
      </w:r>
    </w:p>
    <w:p w14:paraId="358C5BEE" w14:textId="77777777" w:rsidR="00B47A3A" w:rsidRPr="00B748E3" w:rsidRDefault="00B47A3A" w:rsidP="00B47A3A">
      <w:pPr>
        <w:spacing w:line="360" w:lineRule="auto"/>
        <w:ind w:firstLine="720"/>
        <w:rPr>
          <w:rFonts w:ascii="Times New Roman" w:hAnsi="Times New Roman" w:cs="Times New Roman"/>
        </w:rPr>
      </w:pPr>
    </w:p>
    <w:p w14:paraId="35E51AF4" w14:textId="3A4703FF" w:rsidR="00212B39" w:rsidRDefault="002813C3" w:rsidP="00BF51E8">
      <w:pPr>
        <w:spacing w:line="360" w:lineRule="auto"/>
        <w:ind w:firstLine="720"/>
        <w:rPr>
          <w:rFonts w:ascii="Times New Roman" w:hAnsi="Times New Roman" w:cs="Times New Roman"/>
        </w:rPr>
      </w:pPr>
      <w:r>
        <w:rPr>
          <w:rFonts w:ascii="Times New Roman" w:hAnsi="Times New Roman" w:cs="Times New Roman"/>
        </w:rPr>
        <w:t>Each record had to meet the following criteria to be included</w:t>
      </w:r>
      <w:r w:rsidR="00D622A8" w:rsidRPr="00B748E3">
        <w:rPr>
          <w:rFonts w:ascii="Times New Roman" w:hAnsi="Times New Roman" w:cs="Times New Roman"/>
        </w:rPr>
        <w:t xml:space="preserve">: 1) </w:t>
      </w:r>
      <w:r w:rsidR="0060588D">
        <w:rPr>
          <w:rFonts w:ascii="Times New Roman" w:hAnsi="Times New Roman" w:cs="Times New Roman"/>
        </w:rPr>
        <w:t xml:space="preserve">the </w:t>
      </w:r>
      <w:r w:rsidR="00472977" w:rsidRPr="00B748E3">
        <w:rPr>
          <w:rFonts w:ascii="Times New Roman" w:hAnsi="Times New Roman" w:cs="Times New Roman"/>
        </w:rPr>
        <w:t>s</w:t>
      </w:r>
      <w:r w:rsidR="00D622A8" w:rsidRPr="00B748E3">
        <w:rPr>
          <w:rFonts w:ascii="Times New Roman" w:hAnsi="Times New Roman" w:cs="Times New Roman"/>
        </w:rPr>
        <w:t xml:space="preserve">tudy </w:t>
      </w:r>
      <w:r w:rsidR="00AF5B20">
        <w:rPr>
          <w:rFonts w:ascii="Times New Roman" w:hAnsi="Times New Roman" w:cs="Times New Roman"/>
        </w:rPr>
        <w:t>was</w:t>
      </w:r>
      <w:r w:rsidR="0060588D">
        <w:rPr>
          <w:rFonts w:ascii="Times New Roman" w:hAnsi="Times New Roman" w:cs="Times New Roman"/>
        </w:rPr>
        <w:t xml:space="preserve"> </w:t>
      </w:r>
      <w:r w:rsidR="00D622A8" w:rsidRPr="00B748E3">
        <w:rPr>
          <w:rFonts w:ascii="Times New Roman" w:hAnsi="Times New Roman" w:cs="Times New Roman"/>
        </w:rPr>
        <w:t xml:space="preserve">conducted in </w:t>
      </w:r>
      <w:r w:rsidR="006052A2">
        <w:rPr>
          <w:rFonts w:ascii="Times New Roman" w:hAnsi="Times New Roman" w:cs="Times New Roman"/>
        </w:rPr>
        <w:t>the</w:t>
      </w:r>
      <w:r w:rsidR="006052A2" w:rsidRPr="00B748E3">
        <w:rPr>
          <w:rFonts w:ascii="Times New Roman" w:hAnsi="Times New Roman" w:cs="Times New Roman"/>
        </w:rPr>
        <w:t xml:space="preserve"> </w:t>
      </w:r>
      <w:r w:rsidR="00D622A8" w:rsidRPr="00B748E3">
        <w:rPr>
          <w:rFonts w:ascii="Times New Roman" w:hAnsi="Times New Roman" w:cs="Times New Roman"/>
        </w:rPr>
        <w:t xml:space="preserve">marine environment, 2) </w:t>
      </w:r>
      <w:r w:rsidR="00AF5B20">
        <w:rPr>
          <w:rFonts w:ascii="Times New Roman" w:hAnsi="Times New Roman" w:cs="Times New Roman"/>
        </w:rPr>
        <w:t xml:space="preserve">animals were the primary </w:t>
      </w:r>
      <w:r w:rsidR="006052A2">
        <w:rPr>
          <w:rFonts w:ascii="Times New Roman" w:hAnsi="Times New Roman" w:cs="Times New Roman"/>
        </w:rPr>
        <w:t xml:space="preserve">contributors </w:t>
      </w:r>
      <w:r w:rsidR="00AF5B20">
        <w:rPr>
          <w:rFonts w:ascii="Times New Roman" w:hAnsi="Times New Roman" w:cs="Times New Roman"/>
        </w:rPr>
        <w:t>of manipulated or observed nutrient levels</w:t>
      </w:r>
      <w:r w:rsidR="00D622A8" w:rsidRPr="00B748E3">
        <w:rPr>
          <w:rFonts w:ascii="Times New Roman" w:hAnsi="Times New Roman" w:cs="Times New Roman"/>
        </w:rPr>
        <w:t xml:space="preserve">, 3) </w:t>
      </w:r>
      <w:r w:rsidR="006052A2">
        <w:rPr>
          <w:rFonts w:ascii="Times New Roman" w:hAnsi="Times New Roman" w:cs="Times New Roman"/>
        </w:rPr>
        <w:t>the</w:t>
      </w:r>
      <w:r w:rsidR="006052A2" w:rsidRPr="00B748E3">
        <w:rPr>
          <w:rFonts w:ascii="Times New Roman" w:hAnsi="Times New Roman" w:cs="Times New Roman"/>
        </w:rPr>
        <w:t xml:space="preserve"> response </w:t>
      </w:r>
      <w:r w:rsidR="006052A2">
        <w:rPr>
          <w:rFonts w:ascii="Times New Roman" w:hAnsi="Times New Roman" w:cs="Times New Roman"/>
        </w:rPr>
        <w:t xml:space="preserve">of </w:t>
      </w:r>
      <w:r w:rsidR="00D622A8" w:rsidRPr="00B748E3">
        <w:rPr>
          <w:rFonts w:ascii="Times New Roman" w:hAnsi="Times New Roman" w:cs="Times New Roman"/>
        </w:rPr>
        <w:t>primary producers to this nutrient provisioning</w:t>
      </w:r>
      <w:r w:rsidR="006052A2" w:rsidRPr="00B748E3">
        <w:rPr>
          <w:rFonts w:ascii="Times New Roman" w:hAnsi="Times New Roman" w:cs="Times New Roman"/>
        </w:rPr>
        <w:t xml:space="preserve"> w</w:t>
      </w:r>
      <w:r w:rsidR="006052A2">
        <w:rPr>
          <w:rFonts w:ascii="Times New Roman" w:hAnsi="Times New Roman" w:cs="Times New Roman"/>
        </w:rPr>
        <w:t>as</w:t>
      </w:r>
      <w:r w:rsidR="006052A2" w:rsidRPr="00B748E3">
        <w:rPr>
          <w:rFonts w:ascii="Times New Roman" w:hAnsi="Times New Roman" w:cs="Times New Roman"/>
        </w:rPr>
        <w:t xml:space="preserve"> measured</w:t>
      </w:r>
      <w:r w:rsidR="007D588D">
        <w:rPr>
          <w:rFonts w:ascii="Times New Roman" w:hAnsi="Times New Roman" w:cs="Times New Roman"/>
        </w:rPr>
        <w:t xml:space="preserve"> in terms of </w:t>
      </w:r>
      <w:commentRangeStart w:id="14"/>
      <w:r w:rsidR="007D588D" w:rsidRPr="00D47552">
        <w:rPr>
          <w:rFonts w:ascii="Times New Roman" w:hAnsi="Times New Roman" w:cs="Times New Roman"/>
          <w:highlight w:val="yellow"/>
        </w:rPr>
        <w:t>growth, abundance, weight or biomass</w:t>
      </w:r>
      <w:commentRangeEnd w:id="14"/>
      <w:r w:rsidR="00B64B39">
        <w:rPr>
          <w:rStyle w:val="CommentReference"/>
        </w:rPr>
        <w:commentReference w:id="14"/>
      </w:r>
      <w:r>
        <w:rPr>
          <w:rFonts w:ascii="Times New Roman" w:hAnsi="Times New Roman" w:cs="Times New Roman"/>
        </w:rPr>
        <w:t>, and 4) the study reported all necessary information required to calculate an effect size of animal-provisioned nutrients on primary productivity</w:t>
      </w:r>
      <w:r w:rsidR="00D622A8" w:rsidRPr="00B748E3">
        <w:rPr>
          <w:rFonts w:ascii="Times New Roman" w:hAnsi="Times New Roman" w:cs="Times New Roman"/>
        </w:rPr>
        <w:t xml:space="preserve">. </w:t>
      </w:r>
      <w:r>
        <w:rPr>
          <w:rFonts w:ascii="Times New Roman" w:hAnsi="Times New Roman" w:cs="Times New Roman"/>
        </w:rPr>
        <w:t>This resulted in</w:t>
      </w:r>
      <w:r w:rsidR="00FB3754">
        <w:rPr>
          <w:rFonts w:ascii="Times New Roman" w:hAnsi="Times New Roman" w:cs="Times New Roman"/>
        </w:rPr>
        <w:t xml:space="preserve"> </w:t>
      </w:r>
      <w:commentRangeStart w:id="15"/>
      <w:r w:rsidR="00977A10" w:rsidRPr="00E448D3">
        <w:rPr>
          <w:rFonts w:ascii="Times New Roman" w:hAnsi="Times New Roman" w:cs="Times New Roman"/>
        </w:rPr>
        <w:t>3</w:t>
      </w:r>
      <w:r w:rsidR="00D504C4">
        <w:rPr>
          <w:rFonts w:ascii="Times New Roman" w:hAnsi="Times New Roman" w:cs="Times New Roman"/>
        </w:rPr>
        <w:t>7</w:t>
      </w:r>
      <w:r w:rsidR="00FB3754">
        <w:rPr>
          <w:rFonts w:ascii="Times New Roman" w:hAnsi="Times New Roman" w:cs="Times New Roman"/>
        </w:rPr>
        <w:t xml:space="preserve"> </w:t>
      </w:r>
      <w:commentRangeEnd w:id="15"/>
      <w:r w:rsidR="00D504C4">
        <w:rPr>
          <w:rStyle w:val="CommentReference"/>
        </w:rPr>
        <w:commentReference w:id="15"/>
      </w:r>
      <w:r>
        <w:rPr>
          <w:rFonts w:ascii="Times New Roman" w:hAnsi="Times New Roman" w:cs="Times New Roman"/>
        </w:rPr>
        <w:t>records</w:t>
      </w:r>
      <w:r w:rsidR="00FB3754">
        <w:rPr>
          <w:rFonts w:ascii="Times New Roman" w:hAnsi="Times New Roman" w:cs="Times New Roman"/>
        </w:rPr>
        <w:t xml:space="preserve"> (</w:t>
      </w:r>
      <w:r w:rsidR="00FB3754" w:rsidRPr="00E00154">
        <w:rPr>
          <w:rFonts w:ascii="Times New Roman" w:hAnsi="Times New Roman" w:cs="Times New Roman"/>
          <w:highlight w:val="yellow"/>
        </w:rPr>
        <w:t>Fig. 1</w:t>
      </w:r>
      <w:r w:rsidR="00FB3754">
        <w:rPr>
          <w:rFonts w:ascii="Times New Roman" w:hAnsi="Times New Roman" w:cs="Times New Roman"/>
        </w:rPr>
        <w:t xml:space="preserve">). We extracted </w:t>
      </w:r>
      <w:commentRangeStart w:id="16"/>
      <w:r w:rsidR="00FB3754">
        <w:rPr>
          <w:rFonts w:ascii="Times New Roman" w:hAnsi="Times New Roman" w:cs="Times New Roman"/>
        </w:rPr>
        <w:t>meta-data</w:t>
      </w:r>
      <w:commentRangeEnd w:id="16"/>
      <w:r w:rsidR="006052A2">
        <w:rPr>
          <w:rStyle w:val="CommentReference"/>
        </w:rPr>
        <w:commentReference w:id="16"/>
      </w:r>
      <w:r w:rsidR="00FB3754">
        <w:rPr>
          <w:rFonts w:ascii="Times New Roman" w:hAnsi="Times New Roman" w:cs="Times New Roman"/>
        </w:rPr>
        <w:t xml:space="preserve"> from these </w:t>
      </w:r>
      <w:r w:rsidR="006052A2">
        <w:rPr>
          <w:rFonts w:ascii="Times New Roman" w:hAnsi="Times New Roman" w:cs="Times New Roman"/>
        </w:rPr>
        <w:t>publications</w:t>
      </w:r>
      <w:r w:rsidR="00AF3F14">
        <w:rPr>
          <w:rFonts w:ascii="Times New Roman" w:hAnsi="Times New Roman" w:cs="Times New Roman"/>
        </w:rPr>
        <w:t xml:space="preserve"> (i.e., mean, standard deviation, and sample size for both the </w:t>
      </w:r>
      <w:proofErr w:type="spellStart"/>
      <w:r w:rsidR="00AF3F14">
        <w:rPr>
          <w:rFonts w:ascii="Times New Roman" w:hAnsi="Times New Roman" w:cs="Times New Roman"/>
        </w:rPr>
        <w:t>unprovisioned</w:t>
      </w:r>
      <w:proofErr w:type="spellEnd"/>
      <w:r w:rsidR="00AF3F14">
        <w:rPr>
          <w:rFonts w:ascii="Times New Roman" w:hAnsi="Times New Roman" w:cs="Times New Roman"/>
        </w:rPr>
        <w:t xml:space="preserve"> control and the provisioned treatment)</w:t>
      </w:r>
      <w:r w:rsidR="006052A2">
        <w:rPr>
          <w:rFonts w:ascii="Times New Roman" w:hAnsi="Times New Roman" w:cs="Times New Roman"/>
        </w:rPr>
        <w:t xml:space="preserve"> </w:t>
      </w:r>
      <w:r w:rsidR="00FB3754">
        <w:rPr>
          <w:rFonts w:ascii="Times New Roman" w:hAnsi="Times New Roman" w:cs="Times New Roman"/>
        </w:rPr>
        <w:t xml:space="preserve">to </w:t>
      </w:r>
      <w:r w:rsidR="006052A2">
        <w:rPr>
          <w:rFonts w:ascii="Times New Roman" w:hAnsi="Times New Roman" w:cs="Times New Roman"/>
        </w:rPr>
        <w:t xml:space="preserve">calculate </w:t>
      </w:r>
      <w:r w:rsidR="00FB3754">
        <w:rPr>
          <w:rFonts w:ascii="Times New Roman" w:hAnsi="Times New Roman" w:cs="Times New Roman"/>
        </w:rPr>
        <w:t>effect sizes as log-transformed response ratios</w:t>
      </w:r>
      <w:r w:rsidR="006F56DA">
        <w:rPr>
          <w:rFonts w:ascii="Times New Roman" w:hAnsi="Times New Roman" w:cs="Times New Roman"/>
        </w:rPr>
        <w:t xml:space="preserve"> (see below)</w:t>
      </w:r>
      <w:r w:rsidR="00FB3754">
        <w:rPr>
          <w:rFonts w:ascii="Times New Roman" w:hAnsi="Times New Roman" w:cs="Times New Roman"/>
        </w:rPr>
        <w:t>.</w:t>
      </w:r>
      <w:r>
        <w:rPr>
          <w:rFonts w:ascii="Times New Roman" w:hAnsi="Times New Roman" w:cs="Times New Roman"/>
        </w:rPr>
        <w:t xml:space="preserve"> </w:t>
      </w:r>
      <w:r w:rsidR="00E448D3">
        <w:rPr>
          <w:rFonts w:ascii="Times New Roman" w:hAnsi="Times New Roman" w:cs="Times New Roman"/>
        </w:rPr>
        <w:t xml:space="preserve">When studies included multiple treatment levels, we only compared control and maximum </w:t>
      </w:r>
      <w:r w:rsidR="00E448D3">
        <w:rPr>
          <w:rFonts w:ascii="Times New Roman" w:hAnsi="Times New Roman" w:cs="Times New Roman"/>
        </w:rPr>
        <w:lastRenderedPageBreak/>
        <w:t xml:space="preserve">treatment levels. For time series data we </w:t>
      </w:r>
      <w:r w:rsidR="00AF3F14">
        <w:rPr>
          <w:rFonts w:ascii="Times New Roman" w:hAnsi="Times New Roman" w:cs="Times New Roman"/>
        </w:rPr>
        <w:t xml:space="preserve">considered </w:t>
      </w:r>
      <w:r w:rsidR="00E448D3">
        <w:rPr>
          <w:rFonts w:ascii="Times New Roman" w:hAnsi="Times New Roman" w:cs="Times New Roman"/>
        </w:rPr>
        <w:t xml:space="preserve">growth </w:t>
      </w:r>
      <w:r w:rsidR="00AF3F14">
        <w:rPr>
          <w:rFonts w:ascii="Times New Roman" w:hAnsi="Times New Roman" w:cs="Times New Roman"/>
        </w:rPr>
        <w:t xml:space="preserve">achieved </w:t>
      </w:r>
      <w:r w:rsidR="00E448D3">
        <w:rPr>
          <w:rFonts w:ascii="Times New Roman" w:hAnsi="Times New Roman" w:cs="Times New Roman"/>
        </w:rPr>
        <w:t xml:space="preserve">between the first and last measurements (see </w:t>
      </w:r>
      <w:r w:rsidR="00E448D3" w:rsidRPr="00731DAD">
        <w:rPr>
          <w:rFonts w:ascii="Times New Roman" w:hAnsi="Times New Roman" w:cs="Times New Roman"/>
          <w:highlight w:val="yellow"/>
        </w:rPr>
        <w:t xml:space="preserve">Table </w:t>
      </w:r>
      <w:r w:rsidR="00AF3F14">
        <w:rPr>
          <w:rFonts w:ascii="Times New Roman" w:hAnsi="Times New Roman" w:cs="Times New Roman"/>
          <w:highlight w:val="yellow"/>
        </w:rPr>
        <w:t>S</w:t>
      </w:r>
      <w:r w:rsidR="00731DAD">
        <w:rPr>
          <w:rFonts w:ascii="Times New Roman" w:hAnsi="Times New Roman" w:cs="Times New Roman"/>
          <w:highlight w:val="yellow"/>
        </w:rPr>
        <w:t>X</w:t>
      </w:r>
      <w:r w:rsidR="00E448D3">
        <w:rPr>
          <w:rFonts w:ascii="Times New Roman" w:hAnsi="Times New Roman" w:cs="Times New Roman"/>
        </w:rPr>
        <w:t xml:space="preserve"> for full list of the types of growth data)</w:t>
      </w:r>
      <w:r w:rsidR="00BF51E8">
        <w:rPr>
          <w:rFonts w:ascii="Times New Roman" w:hAnsi="Times New Roman" w:cs="Times New Roman"/>
        </w:rPr>
        <w:t xml:space="preserve">. </w:t>
      </w:r>
      <w:r w:rsidR="00661C52">
        <w:rPr>
          <w:rFonts w:ascii="Times New Roman" w:hAnsi="Times New Roman" w:cs="Times New Roman"/>
        </w:rPr>
        <w:t>When standard error</w:t>
      </w:r>
      <w:r w:rsidR="00AF3F14">
        <w:rPr>
          <w:rFonts w:ascii="Times New Roman" w:hAnsi="Times New Roman" w:cs="Times New Roman"/>
        </w:rPr>
        <w:t>s</w:t>
      </w:r>
      <w:r w:rsidR="00661C52">
        <w:rPr>
          <w:rFonts w:ascii="Times New Roman" w:hAnsi="Times New Roman" w:cs="Times New Roman"/>
        </w:rPr>
        <w:t xml:space="preserve"> or confidence intervals were provided, we </w:t>
      </w:r>
      <w:r w:rsidR="00AF3F14">
        <w:rPr>
          <w:rFonts w:ascii="Times New Roman" w:hAnsi="Times New Roman" w:cs="Times New Roman"/>
        </w:rPr>
        <w:t xml:space="preserve">calculated </w:t>
      </w:r>
      <w:r w:rsidR="00661C52">
        <w:rPr>
          <w:rFonts w:ascii="Times New Roman" w:hAnsi="Times New Roman" w:cs="Times New Roman"/>
        </w:rPr>
        <w:t>standard deviation</w:t>
      </w:r>
      <w:r w:rsidR="00AF3F14">
        <w:rPr>
          <w:rFonts w:ascii="Times New Roman" w:hAnsi="Times New Roman" w:cs="Times New Roman"/>
        </w:rPr>
        <w:t>s</w:t>
      </w:r>
      <w:r w:rsidR="00661C52">
        <w:rPr>
          <w:rFonts w:ascii="Times New Roman" w:hAnsi="Times New Roman" w:cs="Times New Roman"/>
        </w:rPr>
        <w:t xml:space="preserve"> from these values. </w:t>
      </w:r>
      <w:r>
        <w:rPr>
          <w:rFonts w:ascii="Times New Roman" w:hAnsi="Times New Roman" w:cs="Times New Roman"/>
        </w:rPr>
        <w:t xml:space="preserve">When data were only available in graph form, we used the program </w:t>
      </w:r>
      <w:proofErr w:type="spellStart"/>
      <w:r>
        <w:rPr>
          <w:rFonts w:ascii="Times New Roman" w:hAnsi="Times New Roman" w:cs="Times New Roman"/>
        </w:rPr>
        <w:t>WebPlotDigitizer</w:t>
      </w:r>
      <w:proofErr w:type="spellEnd"/>
      <w:r>
        <w:rPr>
          <w:rFonts w:ascii="Times New Roman" w:hAnsi="Times New Roman" w:cs="Times New Roman"/>
        </w:rPr>
        <w:t xml:space="preserve"> </w:t>
      </w:r>
      <w:r w:rsidRPr="002813C3">
        <w:rPr>
          <w:rFonts w:ascii="Times New Roman" w:hAnsi="Times New Roman" w:cs="Times New Roman"/>
        </w:rPr>
        <w:t>(https://automeris.io/WebPlotDigitizer/)</w:t>
      </w:r>
      <w:r>
        <w:rPr>
          <w:rFonts w:ascii="Times New Roman" w:hAnsi="Times New Roman" w:cs="Times New Roman"/>
        </w:rPr>
        <w:t xml:space="preserve"> to extract the </w:t>
      </w:r>
      <w:r w:rsidR="00661C52">
        <w:rPr>
          <w:rFonts w:ascii="Times New Roman" w:hAnsi="Times New Roman" w:cs="Times New Roman"/>
        </w:rPr>
        <w:t>mean</w:t>
      </w:r>
      <w:r w:rsidR="00AF3F14">
        <w:rPr>
          <w:rFonts w:ascii="Times New Roman" w:hAnsi="Times New Roman" w:cs="Times New Roman"/>
        </w:rPr>
        <w:t>s</w:t>
      </w:r>
      <w:r w:rsidR="00661C52">
        <w:rPr>
          <w:rFonts w:ascii="Times New Roman" w:hAnsi="Times New Roman" w:cs="Times New Roman"/>
        </w:rPr>
        <w:t xml:space="preserve"> and standard deviation</w:t>
      </w:r>
      <w:r w:rsidR="00AF3F14">
        <w:rPr>
          <w:rFonts w:ascii="Times New Roman" w:hAnsi="Times New Roman" w:cs="Times New Roman"/>
        </w:rPr>
        <w:t>s</w:t>
      </w:r>
      <w:r w:rsidR="006964FC">
        <w:rPr>
          <w:rFonts w:ascii="Times New Roman" w:hAnsi="Times New Roman" w:cs="Times New Roman"/>
        </w:rPr>
        <w:t xml:space="preserve">. </w:t>
      </w:r>
      <w:r w:rsidR="00960C3D">
        <w:rPr>
          <w:rFonts w:ascii="Times New Roman" w:hAnsi="Times New Roman" w:cs="Times New Roman"/>
        </w:rPr>
        <w:t>As some studies presented multiple experiments</w:t>
      </w:r>
      <w:r w:rsidR="00AF3F14">
        <w:rPr>
          <w:rFonts w:ascii="Times New Roman" w:hAnsi="Times New Roman" w:cs="Times New Roman"/>
        </w:rPr>
        <w:t>,</w:t>
      </w:r>
      <w:r w:rsidR="00960C3D">
        <w:rPr>
          <w:rFonts w:ascii="Times New Roman" w:hAnsi="Times New Roman" w:cs="Times New Roman"/>
        </w:rPr>
        <w:t xml:space="preserve"> our </w:t>
      </w:r>
      <w:r w:rsidR="00AF3F14">
        <w:rPr>
          <w:rFonts w:ascii="Times New Roman" w:hAnsi="Times New Roman" w:cs="Times New Roman"/>
        </w:rPr>
        <w:t xml:space="preserve">dataset included </w:t>
      </w:r>
      <w:r w:rsidR="00E00154">
        <w:rPr>
          <w:rFonts w:ascii="Times New Roman" w:hAnsi="Times New Roman" w:cs="Times New Roman"/>
        </w:rPr>
        <w:t>172</w:t>
      </w:r>
      <w:r w:rsidR="00AF3F14">
        <w:rPr>
          <w:rFonts w:ascii="Times New Roman" w:hAnsi="Times New Roman" w:cs="Times New Roman"/>
        </w:rPr>
        <w:t xml:space="preserve"> comparisons of growth of primary producers under provisioned and </w:t>
      </w:r>
      <w:proofErr w:type="spellStart"/>
      <w:r w:rsidR="00AF3F14">
        <w:rPr>
          <w:rFonts w:ascii="Times New Roman" w:hAnsi="Times New Roman" w:cs="Times New Roman"/>
        </w:rPr>
        <w:t>unprovisioned</w:t>
      </w:r>
      <w:proofErr w:type="spellEnd"/>
      <w:r w:rsidR="00AF3F14">
        <w:rPr>
          <w:rFonts w:ascii="Times New Roman" w:hAnsi="Times New Roman" w:cs="Times New Roman"/>
        </w:rPr>
        <w:t xml:space="preserve"> conditions</w:t>
      </w:r>
      <w:r w:rsidR="00960C3D">
        <w:rPr>
          <w:rFonts w:ascii="Times New Roman" w:hAnsi="Times New Roman" w:cs="Times New Roman"/>
        </w:rPr>
        <w:t>.</w:t>
      </w:r>
    </w:p>
    <w:p w14:paraId="040A1E96" w14:textId="77777777" w:rsidR="00AF3F14" w:rsidRDefault="00AF3F14" w:rsidP="00BF51E8">
      <w:pPr>
        <w:spacing w:line="360" w:lineRule="auto"/>
        <w:ind w:firstLine="720"/>
        <w:rPr>
          <w:rFonts w:ascii="Times New Roman" w:hAnsi="Times New Roman" w:cs="Times New Roman"/>
        </w:rPr>
      </w:pPr>
    </w:p>
    <w:p w14:paraId="73C19E47" w14:textId="77777777" w:rsidR="00731DAD" w:rsidRDefault="00731DAD" w:rsidP="00731DAD">
      <w:pPr>
        <w:spacing w:line="360" w:lineRule="auto"/>
        <w:rPr>
          <w:rFonts w:ascii="Times New Roman" w:hAnsi="Times New Roman" w:cs="Times New Roman"/>
          <w:u w:val="single"/>
        </w:rPr>
      </w:pPr>
      <w:r>
        <w:rPr>
          <w:rFonts w:ascii="Times New Roman" w:hAnsi="Times New Roman" w:cs="Times New Roman"/>
          <w:noProof/>
          <w:u w:val="single"/>
        </w:rPr>
        <w:drawing>
          <wp:inline distT="0" distB="0" distL="0" distR="0" wp14:anchorId="2CCE6024" wp14:editId="044B0393">
            <wp:extent cx="5942807" cy="37478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RISMA_2020_flow_diagram_new_SRs_v2.pdf"/>
                    <pic:cNvPicPr/>
                  </pic:nvPicPr>
                  <pic:blipFill rotWithShape="1">
                    <a:blip r:embed="rId11">
                      <a:extLst>
                        <a:ext uri="{28A0092B-C50C-407E-A947-70E740481C1C}">
                          <a14:useLocalDpi xmlns:a14="http://schemas.microsoft.com/office/drawing/2010/main" val="0"/>
                        </a:ext>
                      </a:extLst>
                    </a:blip>
                    <a:srcRect t="4584" b="6167"/>
                    <a:stretch/>
                  </pic:blipFill>
                  <pic:spPr bwMode="auto">
                    <a:xfrm>
                      <a:off x="0" y="0"/>
                      <a:ext cx="5943600" cy="3748337"/>
                    </a:xfrm>
                    <a:prstGeom prst="rect">
                      <a:avLst/>
                    </a:prstGeom>
                    <a:ln>
                      <a:noFill/>
                    </a:ln>
                    <a:extLst>
                      <a:ext uri="{53640926-AAD7-44D8-BBD7-CCE9431645EC}">
                        <a14:shadowObscured xmlns:a14="http://schemas.microsoft.com/office/drawing/2010/main"/>
                      </a:ext>
                    </a:extLst>
                  </pic:spPr>
                </pic:pic>
              </a:graphicData>
            </a:graphic>
          </wp:inline>
        </w:drawing>
      </w:r>
    </w:p>
    <w:p w14:paraId="5BA2130C" w14:textId="1893584C" w:rsidR="00731DAD" w:rsidRDefault="00731DAD" w:rsidP="00731DAD">
      <w:pPr>
        <w:spacing w:line="360" w:lineRule="auto"/>
        <w:rPr>
          <w:rFonts w:ascii="Times New Roman" w:hAnsi="Times New Roman" w:cs="Times New Roman"/>
        </w:rPr>
      </w:pPr>
      <w:r w:rsidRPr="00E448D3">
        <w:rPr>
          <w:rFonts w:ascii="Times New Roman" w:hAnsi="Times New Roman" w:cs="Times New Roman"/>
        </w:rPr>
        <w:t>Figure 1: PRISMA diagram</w:t>
      </w:r>
    </w:p>
    <w:p w14:paraId="3C909B38" w14:textId="77777777" w:rsidR="00B47A3A" w:rsidRDefault="00B47A3A" w:rsidP="000D389D">
      <w:pPr>
        <w:spacing w:line="360" w:lineRule="auto"/>
        <w:ind w:firstLine="720"/>
        <w:rPr>
          <w:rFonts w:ascii="Times New Roman" w:hAnsi="Times New Roman" w:cs="Times New Roman"/>
        </w:rPr>
      </w:pPr>
    </w:p>
    <w:p w14:paraId="07C64F54" w14:textId="57D2E74D" w:rsidR="00DA5219" w:rsidRDefault="006E1049" w:rsidP="000D3F79">
      <w:pPr>
        <w:spacing w:line="360" w:lineRule="auto"/>
        <w:ind w:firstLine="720"/>
        <w:rPr>
          <w:rFonts w:ascii="Times New Roman" w:hAnsi="Times New Roman" w:cs="Times New Roman"/>
        </w:rPr>
      </w:pPr>
      <w:r>
        <w:rPr>
          <w:rFonts w:ascii="Times New Roman" w:hAnsi="Times New Roman" w:cs="Times New Roman"/>
        </w:rPr>
        <w:t xml:space="preserve">We </w:t>
      </w:r>
      <w:r w:rsidR="00CD60B3">
        <w:rPr>
          <w:rFonts w:ascii="Times New Roman" w:hAnsi="Times New Roman" w:cs="Times New Roman"/>
        </w:rPr>
        <w:t>examined</w:t>
      </w:r>
      <w:r>
        <w:rPr>
          <w:rFonts w:ascii="Times New Roman" w:hAnsi="Times New Roman" w:cs="Times New Roman"/>
        </w:rPr>
        <w:t xml:space="preserve"> latitude, </w:t>
      </w:r>
      <w:r w:rsidR="002A1009">
        <w:rPr>
          <w:rFonts w:ascii="Times New Roman" w:hAnsi="Times New Roman" w:cs="Times New Roman"/>
        </w:rPr>
        <w:t>temperature, background nutrient concentration</w:t>
      </w:r>
      <w:r w:rsidR="00DA5219">
        <w:rPr>
          <w:rFonts w:ascii="Times New Roman" w:hAnsi="Times New Roman" w:cs="Times New Roman"/>
        </w:rPr>
        <w:t xml:space="preserve">, </w:t>
      </w:r>
      <w:del w:id="17" w:author="Em Lim" w:date="2023-03-01T11:45:00Z">
        <w:r w:rsidR="00DA5219" w:rsidDel="00140497">
          <w:rPr>
            <w:rFonts w:ascii="Times New Roman" w:hAnsi="Times New Roman" w:cs="Times New Roman"/>
          </w:rPr>
          <w:delText xml:space="preserve">the </w:delText>
        </w:r>
        <w:r w:rsidR="006F56DA" w:rsidDel="00140497">
          <w:rPr>
            <w:rFonts w:ascii="Times New Roman" w:hAnsi="Times New Roman" w:cs="Times New Roman"/>
          </w:rPr>
          <w:delText>‘</w:delText>
        </w:r>
        <w:r w:rsidDel="00140497">
          <w:rPr>
            <w:rFonts w:ascii="Times New Roman" w:hAnsi="Times New Roman" w:cs="Times New Roman"/>
          </w:rPr>
          <w:delText>openness</w:delText>
        </w:r>
        <w:r w:rsidR="006F56DA" w:rsidDel="00140497">
          <w:rPr>
            <w:rFonts w:ascii="Times New Roman" w:hAnsi="Times New Roman" w:cs="Times New Roman"/>
          </w:rPr>
          <w:delText>’</w:delText>
        </w:r>
        <w:r w:rsidDel="00140497">
          <w:rPr>
            <w:rFonts w:ascii="Times New Roman" w:hAnsi="Times New Roman" w:cs="Times New Roman"/>
          </w:rPr>
          <w:delText xml:space="preserve"> of the experiment</w:delText>
        </w:r>
      </w:del>
      <w:ins w:id="18" w:author="Em Lim" w:date="2023-03-01T11:45:00Z">
        <w:r w:rsidR="00140497">
          <w:rPr>
            <w:rFonts w:ascii="Times New Roman" w:hAnsi="Times New Roman" w:cs="Times New Roman"/>
          </w:rPr>
          <w:t>experimental design</w:t>
        </w:r>
      </w:ins>
      <w:r>
        <w:rPr>
          <w:rFonts w:ascii="Times New Roman" w:hAnsi="Times New Roman" w:cs="Times New Roman"/>
        </w:rPr>
        <w:t xml:space="preserve">, </w:t>
      </w:r>
      <w:r w:rsidR="00DA5219">
        <w:rPr>
          <w:rFonts w:ascii="Times New Roman" w:hAnsi="Times New Roman" w:cs="Times New Roman"/>
        </w:rPr>
        <w:t xml:space="preserve">and primary producer taxa as potential moderators of the effect of animal-mediated </w:t>
      </w:r>
      <w:r w:rsidR="006F56DA">
        <w:rPr>
          <w:rFonts w:ascii="Times New Roman" w:hAnsi="Times New Roman" w:cs="Times New Roman"/>
        </w:rPr>
        <w:t>nutrient provisioning</w:t>
      </w:r>
      <w:r w:rsidR="00DA5219">
        <w:rPr>
          <w:rFonts w:ascii="Times New Roman" w:hAnsi="Times New Roman" w:cs="Times New Roman"/>
        </w:rPr>
        <w:t xml:space="preserve">. We took the absolute </w:t>
      </w:r>
      <w:r w:rsidR="00CD60B3">
        <w:rPr>
          <w:rFonts w:ascii="Times New Roman" w:hAnsi="Times New Roman" w:cs="Times New Roman"/>
        </w:rPr>
        <w:t>latitude to reflect the distance of each study site from the equator</w:t>
      </w:r>
      <w:r w:rsidR="00FA60EA">
        <w:rPr>
          <w:rFonts w:ascii="Times New Roman" w:hAnsi="Times New Roman" w:cs="Times New Roman"/>
        </w:rPr>
        <w:t xml:space="preserve"> (CITE)</w:t>
      </w:r>
      <w:r w:rsidR="007B4D9D">
        <w:rPr>
          <w:rFonts w:ascii="Times New Roman" w:hAnsi="Times New Roman" w:cs="Times New Roman"/>
        </w:rPr>
        <w:t>. We estimated mean water temperature during the experiments from data reported in the publications, and</w:t>
      </w:r>
      <w:r w:rsidR="00CD60B3">
        <w:rPr>
          <w:rFonts w:ascii="Times New Roman" w:hAnsi="Times New Roman" w:cs="Times New Roman"/>
        </w:rPr>
        <w:t xml:space="preserve"> extrapolated temperature from papers published in </w:t>
      </w:r>
      <w:r w:rsidR="007B4D9D">
        <w:rPr>
          <w:rFonts w:ascii="Times New Roman" w:hAnsi="Times New Roman" w:cs="Times New Roman"/>
        </w:rPr>
        <w:t>nearby</w:t>
      </w:r>
      <w:r w:rsidR="00CD60B3">
        <w:rPr>
          <w:rFonts w:ascii="Times New Roman" w:hAnsi="Times New Roman" w:cs="Times New Roman"/>
        </w:rPr>
        <w:t xml:space="preserve"> regions when the raw data was not presented in the original text. </w:t>
      </w:r>
      <w:r w:rsidR="007B4D9D">
        <w:rPr>
          <w:rFonts w:ascii="Times New Roman" w:hAnsi="Times New Roman" w:cs="Times New Roman"/>
        </w:rPr>
        <w:t xml:space="preserve">We classified background </w:t>
      </w:r>
      <w:r w:rsidR="007B4D9D">
        <w:rPr>
          <w:rFonts w:ascii="Times New Roman" w:hAnsi="Times New Roman" w:cs="Times New Roman"/>
        </w:rPr>
        <w:lastRenderedPageBreak/>
        <w:t>nutrient levels as the total nitrogen present in the ambient or control treatment, which could include any combination of nitrate, nitrite and ammonium. When this data was</w:t>
      </w:r>
      <w:r w:rsidR="006F56DA">
        <w:rPr>
          <w:rFonts w:ascii="Times New Roman" w:hAnsi="Times New Roman" w:cs="Times New Roman"/>
        </w:rPr>
        <w:t xml:space="preserve"> not</w:t>
      </w:r>
      <w:r w:rsidR="007B4D9D">
        <w:rPr>
          <w:rFonts w:ascii="Times New Roman" w:hAnsi="Times New Roman" w:cs="Times New Roman"/>
        </w:rPr>
        <w:t xml:space="preserve"> </w:t>
      </w:r>
      <w:r w:rsidR="006F56DA">
        <w:rPr>
          <w:rFonts w:ascii="Times New Roman" w:hAnsi="Times New Roman" w:cs="Times New Roman"/>
        </w:rPr>
        <w:t>reported</w:t>
      </w:r>
      <w:r w:rsidR="007B4D9D">
        <w:rPr>
          <w:rFonts w:ascii="Times New Roman" w:hAnsi="Times New Roman" w:cs="Times New Roman"/>
        </w:rPr>
        <w:t xml:space="preserve">, we used background nutrient levels </w:t>
      </w:r>
      <w:r w:rsidR="006F56DA">
        <w:rPr>
          <w:rFonts w:ascii="Times New Roman" w:hAnsi="Times New Roman" w:cs="Times New Roman"/>
        </w:rPr>
        <w:t>recorded in</w:t>
      </w:r>
      <w:r w:rsidR="007B4D9D">
        <w:rPr>
          <w:rFonts w:ascii="Times New Roman" w:hAnsi="Times New Roman" w:cs="Times New Roman"/>
        </w:rPr>
        <w:t xml:space="preserve"> </w:t>
      </w:r>
      <w:commentRangeStart w:id="19"/>
      <w:r w:rsidR="007B4D9D">
        <w:rPr>
          <w:rFonts w:ascii="Times New Roman" w:hAnsi="Times New Roman" w:cs="Times New Roman"/>
        </w:rPr>
        <w:t xml:space="preserve">nearby </w:t>
      </w:r>
      <w:commentRangeEnd w:id="19"/>
      <w:r w:rsidR="006F56DA">
        <w:rPr>
          <w:rStyle w:val="CommentReference"/>
        </w:rPr>
        <w:commentReference w:id="19"/>
      </w:r>
      <w:r w:rsidR="007B4D9D">
        <w:rPr>
          <w:rFonts w:ascii="Times New Roman" w:hAnsi="Times New Roman" w:cs="Times New Roman"/>
        </w:rPr>
        <w:t xml:space="preserve">studies. </w:t>
      </w:r>
      <w:r w:rsidR="00A6305A">
        <w:rPr>
          <w:rFonts w:ascii="Times New Roman" w:hAnsi="Times New Roman" w:cs="Times New Roman"/>
        </w:rPr>
        <w:t>We standardized the continuous moderators (absolute latitude, temperature, and background nutrients) in the models</w:t>
      </w:r>
      <w:r w:rsidR="006F56DA">
        <w:rPr>
          <w:rFonts w:ascii="Times New Roman" w:hAnsi="Times New Roman" w:cs="Times New Roman"/>
        </w:rPr>
        <w:t xml:space="preserve"> to make the parameter estimates comparable</w:t>
      </w:r>
      <w:r w:rsidR="00A6305A">
        <w:rPr>
          <w:rFonts w:ascii="Times New Roman" w:hAnsi="Times New Roman" w:cs="Times New Roman"/>
        </w:rPr>
        <w:t xml:space="preserve">. </w:t>
      </w:r>
      <w:r w:rsidR="00CD60B3">
        <w:rPr>
          <w:rFonts w:ascii="Times New Roman" w:hAnsi="Times New Roman" w:cs="Times New Roman"/>
        </w:rPr>
        <w:t xml:space="preserve">We </w:t>
      </w:r>
      <w:r w:rsidR="00F02A2B">
        <w:rPr>
          <w:rFonts w:ascii="Times New Roman" w:hAnsi="Times New Roman" w:cs="Times New Roman"/>
        </w:rPr>
        <w:t>scored each experiment</w:t>
      </w:r>
      <w:ins w:id="20" w:author="Em Lim" w:date="2023-03-01T11:46:00Z">
        <w:r w:rsidR="00140497">
          <w:rPr>
            <w:rFonts w:ascii="Times New Roman" w:hAnsi="Times New Roman" w:cs="Times New Roman"/>
          </w:rPr>
          <w:t>’s</w:t>
        </w:r>
      </w:ins>
      <w:r w:rsidR="00F02A2B">
        <w:rPr>
          <w:rFonts w:ascii="Times New Roman" w:hAnsi="Times New Roman" w:cs="Times New Roman"/>
        </w:rPr>
        <w:t xml:space="preserve"> </w:t>
      </w:r>
      <w:del w:id="21" w:author="Em Lim" w:date="2023-03-01T11:46:00Z">
        <w:r w:rsidR="00AF5B20" w:rsidDel="00140497">
          <w:rPr>
            <w:rFonts w:ascii="Times New Roman" w:hAnsi="Times New Roman" w:cs="Times New Roman"/>
          </w:rPr>
          <w:delText xml:space="preserve">for </w:delText>
        </w:r>
      </w:del>
      <w:ins w:id="22" w:author="Em Lim" w:date="2023-03-01T11:45:00Z">
        <w:r w:rsidR="00140497">
          <w:rPr>
            <w:rFonts w:ascii="Times New Roman" w:hAnsi="Times New Roman" w:cs="Times New Roman"/>
          </w:rPr>
          <w:t>experimental design</w:t>
        </w:r>
      </w:ins>
      <w:ins w:id="23" w:author="Em Lim" w:date="2023-03-01T11:46:00Z">
        <w:r w:rsidR="00140497">
          <w:rPr>
            <w:rFonts w:ascii="Times New Roman" w:hAnsi="Times New Roman" w:cs="Times New Roman"/>
          </w:rPr>
          <w:t xml:space="preserve"> </w:t>
        </w:r>
      </w:ins>
      <w:del w:id="24" w:author="Em Lim" w:date="2023-03-01T11:46:00Z">
        <w:r w:rsidR="006F56DA" w:rsidDel="00140497">
          <w:rPr>
            <w:rFonts w:ascii="Times New Roman" w:hAnsi="Times New Roman" w:cs="Times New Roman"/>
          </w:rPr>
          <w:delText>‘</w:delText>
        </w:r>
        <w:r w:rsidR="00AF5B20" w:rsidDel="00140497">
          <w:rPr>
            <w:rFonts w:ascii="Times New Roman" w:hAnsi="Times New Roman" w:cs="Times New Roman"/>
          </w:rPr>
          <w:delText>openness</w:delText>
        </w:r>
        <w:r w:rsidR="006F56DA" w:rsidDel="00140497">
          <w:rPr>
            <w:rFonts w:ascii="Times New Roman" w:hAnsi="Times New Roman" w:cs="Times New Roman"/>
          </w:rPr>
          <w:delText>’</w:delText>
        </w:r>
        <w:r w:rsidR="00AF5B20" w:rsidDel="00140497">
          <w:rPr>
            <w:rFonts w:ascii="Times New Roman" w:hAnsi="Times New Roman" w:cs="Times New Roman"/>
          </w:rPr>
          <w:delText xml:space="preserve"> </w:delText>
        </w:r>
      </w:del>
      <w:r w:rsidR="00F02A2B">
        <w:rPr>
          <w:rFonts w:ascii="Times New Roman" w:hAnsi="Times New Roman" w:cs="Times New Roman"/>
        </w:rPr>
        <w:t xml:space="preserve">on a scale of 1-5; (1) Field: natural experiment, (2) Field: primary producer manipulated, (3) Field: animal stocked, (4) Field: both primary producer and animals stocked, and (5) Lab: mesocosm experiment. </w:t>
      </w:r>
      <w:commentRangeStart w:id="25"/>
      <w:r w:rsidR="00CD60B3">
        <w:rPr>
          <w:rFonts w:ascii="Times New Roman" w:hAnsi="Times New Roman" w:cs="Times New Roman"/>
        </w:rPr>
        <w:t>Primary producers were grouped</w:t>
      </w:r>
      <w:commentRangeEnd w:id="25"/>
      <w:r w:rsidR="00A6305A">
        <w:rPr>
          <w:rStyle w:val="CommentReference"/>
        </w:rPr>
        <w:commentReference w:id="25"/>
      </w:r>
      <w:r w:rsidR="00CD60B3">
        <w:rPr>
          <w:rFonts w:ascii="Times New Roman" w:hAnsi="Times New Roman" w:cs="Times New Roman"/>
        </w:rPr>
        <w:t xml:space="preserve"> into either (1) </w:t>
      </w:r>
      <w:r w:rsidR="006F56DA">
        <w:rPr>
          <w:rFonts w:ascii="Times New Roman" w:hAnsi="Times New Roman" w:cs="Times New Roman"/>
        </w:rPr>
        <w:t>macroalgae</w:t>
      </w:r>
      <w:r w:rsidR="00CD60B3">
        <w:rPr>
          <w:rFonts w:ascii="Times New Roman" w:hAnsi="Times New Roman" w:cs="Times New Roman"/>
        </w:rPr>
        <w:t xml:space="preserve">, (2) </w:t>
      </w:r>
      <w:r w:rsidR="006F56DA">
        <w:rPr>
          <w:rFonts w:ascii="Times New Roman" w:hAnsi="Times New Roman" w:cs="Times New Roman"/>
        </w:rPr>
        <w:t>corals</w:t>
      </w:r>
      <w:r w:rsidR="00CD60B3">
        <w:rPr>
          <w:rFonts w:ascii="Times New Roman" w:hAnsi="Times New Roman" w:cs="Times New Roman"/>
        </w:rPr>
        <w:t xml:space="preserve">, (3) </w:t>
      </w:r>
      <w:r w:rsidR="006F56DA">
        <w:rPr>
          <w:rFonts w:ascii="Times New Roman" w:hAnsi="Times New Roman" w:cs="Times New Roman"/>
        </w:rPr>
        <w:t>phytoplankton</w:t>
      </w:r>
      <w:r w:rsidR="00CD60B3">
        <w:rPr>
          <w:rFonts w:ascii="Times New Roman" w:hAnsi="Times New Roman" w:cs="Times New Roman"/>
        </w:rPr>
        <w:t xml:space="preserve">, or (4) </w:t>
      </w:r>
      <w:r w:rsidR="006F56DA">
        <w:rPr>
          <w:rFonts w:ascii="Times New Roman" w:hAnsi="Times New Roman" w:cs="Times New Roman"/>
        </w:rPr>
        <w:t xml:space="preserve">vascular </w:t>
      </w:r>
      <w:r w:rsidR="00CD60B3">
        <w:rPr>
          <w:rFonts w:ascii="Times New Roman" w:hAnsi="Times New Roman" w:cs="Times New Roman"/>
        </w:rPr>
        <w:t>plant</w:t>
      </w:r>
      <w:r w:rsidR="0067606A">
        <w:rPr>
          <w:rFonts w:ascii="Times New Roman" w:hAnsi="Times New Roman" w:cs="Times New Roman"/>
        </w:rPr>
        <w:t>s</w:t>
      </w:r>
      <w:ins w:id="26" w:author="Em Lim" w:date="2023-03-08T14:24:00Z">
        <w:r w:rsidR="00B64B39">
          <w:rPr>
            <w:rFonts w:ascii="Times New Roman" w:hAnsi="Times New Roman" w:cs="Times New Roman"/>
          </w:rPr>
          <w:t xml:space="preserve"> </w:t>
        </w:r>
        <w:r w:rsidR="00B64B39" w:rsidRPr="00B64B39">
          <w:rPr>
            <w:rFonts w:ascii="Times New Roman" w:hAnsi="Times New Roman" w:cs="Times New Roman"/>
            <w:highlight w:val="yellow"/>
            <w:rPrChange w:id="27" w:author="Em Lim" w:date="2023-03-08T14:24:00Z">
              <w:rPr>
                <w:rFonts w:ascii="Times New Roman" w:hAnsi="Times New Roman" w:cs="Times New Roman"/>
              </w:rPr>
            </w:rPrChange>
          </w:rPr>
          <w:t>(</w:t>
        </w:r>
      </w:ins>
      <w:ins w:id="28" w:author="Em Lim" w:date="2023-03-08T15:07:00Z">
        <w:r w:rsidR="00C8787E">
          <w:rPr>
            <w:rFonts w:ascii="Times New Roman" w:hAnsi="Times New Roman" w:cs="Times New Roman"/>
            <w:highlight w:val="yellow"/>
          </w:rPr>
          <w:t xml:space="preserve">see </w:t>
        </w:r>
      </w:ins>
      <w:ins w:id="29" w:author="Em Lim" w:date="2023-03-08T14:24:00Z">
        <w:r w:rsidR="00B64B39" w:rsidRPr="00B64B39">
          <w:rPr>
            <w:rFonts w:ascii="Times New Roman" w:hAnsi="Times New Roman" w:cs="Times New Roman"/>
            <w:highlight w:val="yellow"/>
            <w:rPrChange w:id="30" w:author="Em Lim" w:date="2023-03-08T14:24:00Z">
              <w:rPr>
                <w:rFonts w:ascii="Times New Roman" w:hAnsi="Times New Roman" w:cs="Times New Roman"/>
              </w:rPr>
            </w:rPrChange>
          </w:rPr>
          <w:t>Table SX</w:t>
        </w:r>
      </w:ins>
      <w:ins w:id="31" w:author="Em Lim" w:date="2023-03-08T15:07:00Z">
        <w:r w:rsidR="00C8787E">
          <w:rPr>
            <w:rFonts w:ascii="Times New Roman" w:hAnsi="Times New Roman" w:cs="Times New Roman"/>
            <w:highlight w:val="yellow"/>
          </w:rPr>
          <w:t xml:space="preserve"> for full list of the species included in each group</w:t>
        </w:r>
      </w:ins>
      <w:ins w:id="32" w:author="Em Lim" w:date="2023-03-08T14:24:00Z">
        <w:r w:rsidR="00B64B39" w:rsidRPr="00B64B39">
          <w:rPr>
            <w:rFonts w:ascii="Times New Roman" w:hAnsi="Times New Roman" w:cs="Times New Roman"/>
            <w:highlight w:val="yellow"/>
            <w:rPrChange w:id="33" w:author="Em Lim" w:date="2023-03-08T14:24:00Z">
              <w:rPr>
                <w:rFonts w:ascii="Times New Roman" w:hAnsi="Times New Roman" w:cs="Times New Roman"/>
              </w:rPr>
            </w:rPrChange>
          </w:rPr>
          <w:t>)</w:t>
        </w:r>
      </w:ins>
      <w:r w:rsidR="00CD60B3" w:rsidRPr="00B64B39">
        <w:rPr>
          <w:rFonts w:ascii="Times New Roman" w:hAnsi="Times New Roman" w:cs="Times New Roman"/>
          <w:highlight w:val="yellow"/>
          <w:rPrChange w:id="34" w:author="Em Lim" w:date="2023-03-08T14:24:00Z">
            <w:rPr>
              <w:rFonts w:ascii="Times New Roman" w:hAnsi="Times New Roman" w:cs="Times New Roman"/>
            </w:rPr>
          </w:rPrChange>
        </w:rPr>
        <w:t>.</w:t>
      </w:r>
      <w:r w:rsidR="00CD60B3">
        <w:rPr>
          <w:rFonts w:ascii="Times New Roman" w:hAnsi="Times New Roman" w:cs="Times New Roman"/>
        </w:rPr>
        <w:t xml:space="preserve"> </w:t>
      </w:r>
      <w:r w:rsidR="0067606A">
        <w:rPr>
          <w:rFonts w:ascii="Times New Roman" w:hAnsi="Times New Roman" w:cs="Times New Roman"/>
        </w:rPr>
        <w:t xml:space="preserve">We considered grouping primary producers into finer </w:t>
      </w:r>
      <w:r w:rsidR="00067124">
        <w:rPr>
          <w:rFonts w:ascii="Times New Roman" w:hAnsi="Times New Roman" w:cs="Times New Roman"/>
        </w:rPr>
        <w:t xml:space="preserve">taxonomic </w:t>
      </w:r>
      <w:r w:rsidR="0067606A">
        <w:rPr>
          <w:rFonts w:ascii="Times New Roman" w:hAnsi="Times New Roman" w:cs="Times New Roman"/>
        </w:rPr>
        <w:t>levels (e</w:t>
      </w:r>
      <w:r w:rsidR="006F56DA">
        <w:rPr>
          <w:rFonts w:ascii="Times New Roman" w:hAnsi="Times New Roman" w:cs="Times New Roman"/>
        </w:rPr>
        <w:t>.</w:t>
      </w:r>
      <w:r w:rsidR="0067606A">
        <w:rPr>
          <w:rFonts w:ascii="Times New Roman" w:hAnsi="Times New Roman" w:cs="Times New Roman"/>
        </w:rPr>
        <w:t>g.</w:t>
      </w:r>
      <w:r w:rsidR="006F56DA">
        <w:rPr>
          <w:rFonts w:ascii="Times New Roman" w:hAnsi="Times New Roman" w:cs="Times New Roman"/>
        </w:rPr>
        <w:t xml:space="preserve">, </w:t>
      </w:r>
      <w:r w:rsidR="0067606A">
        <w:rPr>
          <w:rFonts w:ascii="Times New Roman" w:hAnsi="Times New Roman" w:cs="Times New Roman"/>
        </w:rPr>
        <w:t xml:space="preserve">splitting fleshy and crustose algae, or seagrass and mangroves) but preliminary models </w:t>
      </w:r>
      <w:r w:rsidR="00284616">
        <w:rPr>
          <w:rFonts w:ascii="Times New Roman" w:hAnsi="Times New Roman" w:cs="Times New Roman"/>
        </w:rPr>
        <w:t xml:space="preserve">with these finer groupings did not improve </w:t>
      </w:r>
      <w:r w:rsidR="006F56DA">
        <w:rPr>
          <w:rFonts w:ascii="Times New Roman" w:hAnsi="Times New Roman" w:cs="Times New Roman"/>
        </w:rPr>
        <w:t xml:space="preserve">model </w:t>
      </w:r>
      <w:r w:rsidR="00284616">
        <w:rPr>
          <w:rFonts w:ascii="Times New Roman" w:hAnsi="Times New Roman" w:cs="Times New Roman"/>
        </w:rPr>
        <w:t>fit, and we did</w:t>
      </w:r>
      <w:r w:rsidR="000D3F79">
        <w:rPr>
          <w:rFonts w:ascii="Times New Roman" w:hAnsi="Times New Roman" w:cs="Times New Roman"/>
        </w:rPr>
        <w:t xml:space="preserve"> not detect significant differences between finer groups within our chosen broader categories. </w:t>
      </w:r>
      <w:ins w:id="35" w:author="Em Lim" w:date="2023-03-10T15:10:00Z">
        <w:r w:rsidR="003F5023">
          <w:rPr>
            <w:rFonts w:ascii="Times New Roman" w:hAnsi="Times New Roman" w:cs="Times New Roman"/>
          </w:rPr>
          <w:t xml:space="preserve">We also investigated the effect of the taxa or activity level (vertebrate, mobile invertebrate, or sessile invertebrate) but there were no subgroup differences and inclusion of this did not improve the model (but see </w:t>
        </w:r>
        <w:r w:rsidR="003F5023" w:rsidRPr="009A4930">
          <w:rPr>
            <w:rFonts w:ascii="Times New Roman" w:hAnsi="Times New Roman" w:cs="Times New Roman"/>
            <w:highlight w:val="yellow"/>
          </w:rPr>
          <w:t>S Table X</w:t>
        </w:r>
        <w:r w:rsidR="003F5023">
          <w:rPr>
            <w:rFonts w:ascii="Times New Roman" w:hAnsi="Times New Roman" w:cs="Times New Roman"/>
          </w:rPr>
          <w:t xml:space="preserve"> for full list of consumers used in experiments). </w:t>
        </w:r>
      </w:ins>
      <w:r w:rsidR="00977A10">
        <w:rPr>
          <w:rFonts w:ascii="Times New Roman" w:hAnsi="Times New Roman" w:cs="Times New Roman"/>
        </w:rPr>
        <w:t xml:space="preserve">We also collected data quantifying the level </w:t>
      </w:r>
      <w:r w:rsidR="006F56DA">
        <w:rPr>
          <w:rFonts w:ascii="Times New Roman" w:hAnsi="Times New Roman" w:cs="Times New Roman"/>
        </w:rPr>
        <w:t xml:space="preserve">(i.e., </w:t>
      </w:r>
      <w:r w:rsidR="00315ACC">
        <w:rPr>
          <w:rFonts w:ascii="Times New Roman" w:hAnsi="Times New Roman" w:cs="Times New Roman"/>
        </w:rPr>
        <w:t xml:space="preserve">nitrogen </w:t>
      </w:r>
      <w:r w:rsidR="006F56DA">
        <w:rPr>
          <w:rFonts w:ascii="Times New Roman" w:hAnsi="Times New Roman" w:cs="Times New Roman"/>
        </w:rPr>
        <w:t xml:space="preserve">concentration) </w:t>
      </w:r>
      <w:r w:rsidR="00977A10">
        <w:rPr>
          <w:rFonts w:ascii="Times New Roman" w:hAnsi="Times New Roman" w:cs="Times New Roman"/>
        </w:rPr>
        <w:t xml:space="preserve">of provisioning by animals to primary producers, but this information was unavailable for </w:t>
      </w:r>
      <w:r w:rsidR="006F56DA">
        <w:rPr>
          <w:rFonts w:ascii="Times New Roman" w:hAnsi="Times New Roman" w:cs="Times New Roman"/>
        </w:rPr>
        <w:t xml:space="preserve">most </w:t>
      </w:r>
      <w:r w:rsidR="00977A10">
        <w:rPr>
          <w:rFonts w:ascii="Times New Roman" w:hAnsi="Times New Roman" w:cs="Times New Roman"/>
        </w:rPr>
        <w:t>studies</w:t>
      </w:r>
      <w:r w:rsidR="000D3F79">
        <w:rPr>
          <w:rFonts w:ascii="Times New Roman" w:hAnsi="Times New Roman" w:cs="Times New Roman"/>
        </w:rPr>
        <w:t xml:space="preserve"> and inclusion did not improve model</w:t>
      </w:r>
      <w:r w:rsidR="006F56DA">
        <w:rPr>
          <w:rFonts w:ascii="Times New Roman" w:hAnsi="Times New Roman" w:cs="Times New Roman"/>
        </w:rPr>
        <w:t xml:space="preserve"> fit</w:t>
      </w:r>
      <w:r w:rsidR="000D3F79">
        <w:rPr>
          <w:rFonts w:ascii="Times New Roman" w:hAnsi="Times New Roman" w:cs="Times New Roman"/>
        </w:rPr>
        <w:t>, so we did not consider this factor in final models</w:t>
      </w:r>
      <w:r w:rsidR="00977A10">
        <w:rPr>
          <w:rFonts w:ascii="Times New Roman" w:hAnsi="Times New Roman" w:cs="Times New Roman"/>
        </w:rPr>
        <w:t xml:space="preserve">.  </w:t>
      </w:r>
      <w:ins w:id="36" w:author="Em Lim" w:date="2023-03-01T11:46:00Z">
        <w:r w:rsidR="00140497">
          <w:rPr>
            <w:rFonts w:ascii="Times New Roman" w:hAnsi="Times New Roman" w:cs="Times New Roman"/>
          </w:rPr>
          <w:t xml:space="preserve">–mention </w:t>
        </w:r>
        <w:proofErr w:type="spellStart"/>
        <w:r w:rsidR="00140497">
          <w:rPr>
            <w:rFonts w:ascii="Times New Roman" w:hAnsi="Times New Roman" w:cs="Times New Roman"/>
          </w:rPr>
          <w:t>chl</w:t>
        </w:r>
        <w:proofErr w:type="spellEnd"/>
        <w:r w:rsidR="00140497">
          <w:rPr>
            <w:rFonts w:ascii="Times New Roman" w:hAnsi="Times New Roman" w:cs="Times New Roman"/>
          </w:rPr>
          <w:t xml:space="preserve"> a </w:t>
        </w:r>
        <w:proofErr w:type="gramStart"/>
        <w:r w:rsidR="00140497">
          <w:rPr>
            <w:rFonts w:ascii="Times New Roman" w:hAnsi="Times New Roman" w:cs="Times New Roman"/>
          </w:rPr>
          <w:t>stuff</w:t>
        </w:r>
      </w:ins>
      <w:ins w:id="37" w:author="Em Lim" w:date="2023-03-01T11:48:00Z">
        <w:r w:rsidR="00140497">
          <w:rPr>
            <w:rFonts w:ascii="Times New Roman" w:hAnsi="Times New Roman" w:cs="Times New Roman"/>
          </w:rPr>
          <w:t>?</w:t>
        </w:r>
      </w:ins>
      <w:ins w:id="38" w:author="Em Lim" w:date="2023-03-01T11:46:00Z">
        <w:r w:rsidR="00140497">
          <w:rPr>
            <w:rFonts w:ascii="Times New Roman" w:hAnsi="Times New Roman" w:cs="Times New Roman"/>
          </w:rPr>
          <w:t>-</w:t>
        </w:r>
        <w:proofErr w:type="gramEnd"/>
        <w:r w:rsidR="00140497">
          <w:rPr>
            <w:rFonts w:ascii="Times New Roman" w:hAnsi="Times New Roman" w:cs="Times New Roman"/>
          </w:rPr>
          <w:t>-</w:t>
        </w:r>
      </w:ins>
    </w:p>
    <w:p w14:paraId="7D07E2F0" w14:textId="329A1271" w:rsidR="000A592D" w:rsidRDefault="000A592D" w:rsidP="000A592D">
      <w:pPr>
        <w:spacing w:line="360" w:lineRule="auto"/>
        <w:rPr>
          <w:rFonts w:ascii="Times New Roman" w:hAnsi="Times New Roman" w:cs="Times New Roman"/>
        </w:rPr>
      </w:pPr>
    </w:p>
    <w:p w14:paraId="5BC23943" w14:textId="0DA27AD5" w:rsidR="000A592D" w:rsidRPr="000A592D" w:rsidRDefault="000A592D" w:rsidP="000A592D">
      <w:pPr>
        <w:spacing w:line="360" w:lineRule="auto"/>
        <w:rPr>
          <w:rFonts w:ascii="Times New Roman" w:hAnsi="Times New Roman" w:cs="Times New Roman"/>
          <w:i/>
          <w:iCs/>
        </w:rPr>
      </w:pPr>
      <w:r w:rsidRPr="000A592D">
        <w:rPr>
          <w:rFonts w:ascii="Times New Roman" w:hAnsi="Times New Roman" w:cs="Times New Roman"/>
          <w:i/>
          <w:iCs/>
        </w:rPr>
        <w:t>Data analysis</w:t>
      </w:r>
    </w:p>
    <w:p w14:paraId="59840816" w14:textId="03D2EBA1" w:rsidR="00960C3D" w:rsidRDefault="000A592D" w:rsidP="00795714">
      <w:pPr>
        <w:spacing w:line="360" w:lineRule="auto"/>
        <w:ind w:firstLine="720"/>
        <w:rPr>
          <w:rFonts w:ascii="Times New Roman" w:hAnsi="Times New Roman" w:cs="Times New Roman"/>
        </w:rPr>
      </w:pPr>
      <w:r>
        <w:rPr>
          <w:rFonts w:ascii="Times New Roman" w:hAnsi="Times New Roman" w:cs="Times New Roman"/>
        </w:rPr>
        <w:t xml:space="preserve">We calculated effect sizes as </w:t>
      </w:r>
      <w:r w:rsidR="007D1CA4" w:rsidRPr="007D1CA4">
        <w:rPr>
          <w:rFonts w:ascii="Times New Roman" w:hAnsi="Times New Roman" w:cs="Times New Roman"/>
        </w:rPr>
        <w:t>log</w:t>
      </w:r>
      <w:r w:rsidR="006F56DA">
        <w:rPr>
          <w:rFonts w:ascii="Times New Roman" w:hAnsi="Times New Roman" w:cs="Times New Roman"/>
        </w:rPr>
        <w:t>-</w:t>
      </w:r>
      <w:r w:rsidR="007D1CA4" w:rsidRPr="007D1CA4">
        <w:rPr>
          <w:rFonts w:ascii="Times New Roman" w:hAnsi="Times New Roman" w:cs="Times New Roman"/>
        </w:rPr>
        <w:t xml:space="preserve">transformed </w:t>
      </w:r>
      <w:r w:rsidR="00067FAF">
        <w:rPr>
          <w:rFonts w:ascii="Times New Roman" w:hAnsi="Times New Roman" w:cs="Times New Roman"/>
        </w:rPr>
        <w:t xml:space="preserve">response </w:t>
      </w:r>
      <w:r w:rsidR="007D1CA4" w:rsidRPr="007D1CA4">
        <w:rPr>
          <w:rFonts w:ascii="Times New Roman" w:hAnsi="Times New Roman" w:cs="Times New Roman"/>
        </w:rPr>
        <w:t>ratio</w:t>
      </w:r>
      <w:r w:rsidR="00067FAF">
        <w:rPr>
          <w:rFonts w:ascii="Times New Roman" w:hAnsi="Times New Roman" w:cs="Times New Roman"/>
        </w:rPr>
        <w:t>s</w:t>
      </w:r>
      <w:r w:rsidR="007D1CA4" w:rsidRPr="007D1CA4">
        <w:rPr>
          <w:rFonts w:ascii="Times New Roman" w:hAnsi="Times New Roman" w:cs="Times New Roman"/>
        </w:rPr>
        <w:t xml:space="preserve"> </w:t>
      </w:r>
      <w:r>
        <w:rPr>
          <w:rFonts w:ascii="Times New Roman" w:hAnsi="Times New Roman" w:cs="Times New Roman"/>
        </w:rPr>
        <w:t xml:space="preserve">using </w:t>
      </w:r>
      <w:r w:rsidR="00067124">
        <w:rPr>
          <w:rFonts w:ascii="Times New Roman" w:hAnsi="Times New Roman" w:cs="Times New Roman"/>
        </w:rPr>
        <w:t xml:space="preserve">the R </w:t>
      </w:r>
      <w:del w:id="39" w:author="Em Lim" w:date="2023-03-01T11:48:00Z">
        <w:r w:rsidR="00067124" w:rsidDel="00140497">
          <w:rPr>
            <w:rFonts w:ascii="Times New Roman" w:hAnsi="Times New Roman" w:cs="Times New Roman"/>
          </w:rPr>
          <w:delText xml:space="preserve">package </w:delText>
        </w:r>
      </w:del>
      <w:ins w:id="40" w:author="Em Lim" w:date="2023-03-01T11:48:00Z">
        <w:r w:rsidR="00140497">
          <w:rPr>
            <w:rFonts w:ascii="Times New Roman" w:hAnsi="Times New Roman" w:cs="Times New Roman"/>
          </w:rPr>
          <w:t xml:space="preserve">function </w:t>
        </w:r>
      </w:ins>
      <w:proofErr w:type="spellStart"/>
      <w:proofErr w:type="gramStart"/>
      <w:r>
        <w:rPr>
          <w:rFonts w:ascii="Times New Roman" w:hAnsi="Times New Roman" w:cs="Times New Roman"/>
        </w:rPr>
        <w:t>metafor</w:t>
      </w:r>
      <w:proofErr w:type="spellEnd"/>
      <w:r>
        <w:rPr>
          <w:rFonts w:ascii="Times New Roman" w:hAnsi="Times New Roman" w:cs="Times New Roman"/>
        </w:rPr>
        <w:t>::</w:t>
      </w:r>
      <w:proofErr w:type="spellStart"/>
      <w:proofErr w:type="gramEnd"/>
      <w:r>
        <w:rPr>
          <w:rFonts w:ascii="Times New Roman" w:hAnsi="Times New Roman" w:cs="Times New Roman"/>
        </w:rPr>
        <w:t>escalc</w:t>
      </w:r>
      <w:proofErr w:type="spellEnd"/>
      <w:r w:rsidR="007D1CA4">
        <w:rPr>
          <w:rFonts w:ascii="Times New Roman" w:hAnsi="Times New Roman" w:cs="Times New Roman"/>
        </w:rPr>
        <w:t xml:space="preserve">, which computes effect size as </w:t>
      </w:r>
      <w:r w:rsidR="00E01152">
        <w:rPr>
          <w:rFonts w:ascii="Times New Roman" w:hAnsi="Times New Roman" w:cs="Times New Roman"/>
        </w:rPr>
        <w:t xml:space="preserve">the </w:t>
      </w:r>
      <w:r w:rsidR="007D1CA4">
        <w:rPr>
          <w:rFonts w:ascii="Times New Roman" w:hAnsi="Times New Roman" w:cs="Times New Roman"/>
        </w:rPr>
        <w:t>log</w:t>
      </w:r>
      <w:r w:rsidR="00E01152">
        <w:rPr>
          <w:rFonts w:ascii="Times New Roman" w:hAnsi="Times New Roman" w:cs="Times New Roman"/>
        </w:rPr>
        <w:t xml:space="preserve"> of the </w:t>
      </w:r>
      <w:r w:rsidR="007D1CA4">
        <w:rPr>
          <w:rFonts w:ascii="Times New Roman" w:hAnsi="Times New Roman" w:cs="Times New Roman"/>
        </w:rPr>
        <w:t>treatment</w:t>
      </w:r>
      <w:r w:rsidR="00067124" w:rsidRPr="00067124">
        <w:rPr>
          <w:rFonts w:ascii="Times New Roman" w:hAnsi="Times New Roman" w:cs="Times New Roman"/>
        </w:rPr>
        <w:t xml:space="preserve"> </w:t>
      </w:r>
      <w:r w:rsidR="00067124">
        <w:rPr>
          <w:rFonts w:ascii="Times New Roman" w:hAnsi="Times New Roman" w:cs="Times New Roman"/>
        </w:rPr>
        <w:t>mean</w:t>
      </w:r>
      <w:r w:rsidR="00E01152">
        <w:rPr>
          <w:rFonts w:ascii="Times New Roman" w:hAnsi="Times New Roman" w:cs="Times New Roman"/>
        </w:rPr>
        <w:t xml:space="preserve"> divided by the </w:t>
      </w:r>
      <w:r w:rsidR="007D1CA4">
        <w:rPr>
          <w:rFonts w:ascii="Times New Roman" w:hAnsi="Times New Roman" w:cs="Times New Roman"/>
        </w:rPr>
        <w:t>control</w:t>
      </w:r>
      <w:r w:rsidR="00067124" w:rsidRPr="00067124">
        <w:rPr>
          <w:rFonts w:ascii="Times New Roman" w:hAnsi="Times New Roman" w:cs="Times New Roman"/>
        </w:rPr>
        <w:t xml:space="preserve"> </w:t>
      </w:r>
      <w:r w:rsidR="00067124">
        <w:rPr>
          <w:rFonts w:ascii="Times New Roman" w:hAnsi="Times New Roman" w:cs="Times New Roman"/>
        </w:rPr>
        <w:t>mean</w:t>
      </w:r>
      <w:r w:rsidR="007D1CA4">
        <w:rPr>
          <w:rFonts w:ascii="Times New Roman" w:hAnsi="Times New Roman" w:cs="Times New Roman"/>
        </w:rPr>
        <w:t>.</w:t>
      </w:r>
      <w:r w:rsidR="00E01152">
        <w:rPr>
          <w:rFonts w:ascii="Times New Roman" w:hAnsi="Times New Roman" w:cs="Times New Roman"/>
        </w:rPr>
        <w:t xml:space="preserve"> </w:t>
      </w:r>
      <w:r w:rsidR="004A7E98">
        <w:rPr>
          <w:rFonts w:ascii="Times New Roman" w:hAnsi="Times New Roman" w:cs="Times New Roman"/>
        </w:rPr>
        <w:t xml:space="preserve">Effect </w:t>
      </w:r>
      <w:r w:rsidR="00AF5B20">
        <w:rPr>
          <w:rFonts w:ascii="Times New Roman" w:hAnsi="Times New Roman" w:cs="Times New Roman"/>
        </w:rPr>
        <w:t xml:space="preserve">sizes </w:t>
      </w:r>
      <w:r w:rsidR="00960C3D">
        <w:rPr>
          <w:rFonts w:ascii="Times New Roman" w:hAnsi="Times New Roman" w:cs="Times New Roman"/>
        </w:rPr>
        <w:t>cannot</w:t>
      </w:r>
      <w:r w:rsidR="004A7E98">
        <w:rPr>
          <w:rFonts w:ascii="Times New Roman" w:hAnsi="Times New Roman" w:cs="Times New Roman"/>
        </w:rPr>
        <w:t xml:space="preserve"> be </w:t>
      </w:r>
      <w:r w:rsidR="00067124">
        <w:rPr>
          <w:rFonts w:ascii="Times New Roman" w:hAnsi="Times New Roman" w:cs="Times New Roman"/>
        </w:rPr>
        <w:t xml:space="preserve">calculated </w:t>
      </w:r>
      <w:r w:rsidR="004A7E98">
        <w:rPr>
          <w:rFonts w:ascii="Times New Roman" w:hAnsi="Times New Roman" w:cs="Times New Roman"/>
        </w:rPr>
        <w:t>for</w:t>
      </w:r>
      <w:r w:rsidR="00AF5B20">
        <w:rPr>
          <w:rFonts w:ascii="Times New Roman" w:hAnsi="Times New Roman" w:cs="Times New Roman"/>
        </w:rPr>
        <w:t xml:space="preserve"> mean </w:t>
      </w:r>
      <w:r w:rsidR="004A7E98">
        <w:rPr>
          <w:rFonts w:ascii="Times New Roman" w:hAnsi="Times New Roman" w:cs="Times New Roman"/>
        </w:rPr>
        <w:t>values</w:t>
      </w:r>
      <w:r w:rsidR="00AF5B20">
        <w:rPr>
          <w:rFonts w:ascii="Times New Roman" w:hAnsi="Times New Roman" w:cs="Times New Roman"/>
        </w:rPr>
        <w:t xml:space="preserve"> less than or equal to zero (</w:t>
      </w:r>
      <w:r w:rsidR="00D21C19">
        <w:rPr>
          <w:rFonts w:ascii="Times New Roman" w:hAnsi="Times New Roman" w:cs="Times New Roman"/>
        </w:rPr>
        <w:t xml:space="preserve">n = </w:t>
      </w:r>
      <w:r w:rsidR="00AF5B20">
        <w:rPr>
          <w:rFonts w:ascii="Times New Roman" w:hAnsi="Times New Roman" w:cs="Times New Roman"/>
        </w:rPr>
        <w:t xml:space="preserve">9), so these were excluded. </w:t>
      </w:r>
      <w:r w:rsidR="00145342">
        <w:rPr>
          <w:rFonts w:ascii="Times New Roman" w:hAnsi="Times New Roman" w:cs="Times New Roman"/>
        </w:rPr>
        <w:t xml:space="preserve">We determined that absolute latitude, temperature, and background nutrients were </w:t>
      </w:r>
      <w:commentRangeStart w:id="41"/>
      <w:r w:rsidR="00145342">
        <w:rPr>
          <w:rFonts w:ascii="Times New Roman" w:hAnsi="Times New Roman" w:cs="Times New Roman"/>
        </w:rPr>
        <w:t>correlated</w:t>
      </w:r>
      <w:commentRangeEnd w:id="41"/>
      <w:r w:rsidR="00145342">
        <w:rPr>
          <w:rStyle w:val="CommentReference"/>
        </w:rPr>
        <w:commentReference w:id="41"/>
      </w:r>
      <w:r w:rsidR="00145342">
        <w:rPr>
          <w:rFonts w:ascii="Times New Roman" w:hAnsi="Times New Roman" w:cs="Times New Roman"/>
        </w:rPr>
        <w:t xml:space="preserve"> using a correlation matrix (</w:t>
      </w:r>
      <w:proofErr w:type="gramStart"/>
      <w:r w:rsidR="00145342">
        <w:rPr>
          <w:rFonts w:ascii="Times New Roman" w:hAnsi="Times New Roman" w:cs="Times New Roman"/>
        </w:rPr>
        <w:t>metaphor::</w:t>
      </w:r>
      <w:proofErr w:type="spellStart"/>
      <w:proofErr w:type="gramEnd"/>
      <w:r w:rsidR="00145342">
        <w:rPr>
          <w:rFonts w:ascii="Times New Roman" w:hAnsi="Times New Roman" w:cs="Times New Roman"/>
        </w:rPr>
        <w:t>vif</w:t>
      </w:r>
      <w:proofErr w:type="spellEnd"/>
      <w:r w:rsidR="00145342">
        <w:rPr>
          <w:rFonts w:ascii="Times New Roman" w:hAnsi="Times New Roman" w:cs="Times New Roman"/>
        </w:rPr>
        <w:t xml:space="preserve">), </w:t>
      </w:r>
      <w:ins w:id="42" w:author="Em Lim" w:date="2023-03-01T14:51:00Z">
        <w:r w:rsidR="00145342">
          <w:rPr>
            <w:rFonts w:ascii="Times New Roman" w:hAnsi="Times New Roman" w:cs="Times New Roman"/>
          </w:rPr>
          <w:t xml:space="preserve">with VIF values of </w:t>
        </w:r>
      </w:ins>
      <w:ins w:id="43" w:author="Em Lim" w:date="2023-03-01T14:53:00Z">
        <w:r w:rsidR="00145342" w:rsidRPr="005317EB">
          <w:rPr>
            <w:rFonts w:ascii="Times New Roman" w:hAnsi="Times New Roman" w:cs="Times New Roman"/>
          </w:rPr>
          <w:t>6.6</w:t>
        </w:r>
        <w:r w:rsidR="00145342">
          <w:rPr>
            <w:rFonts w:ascii="Times New Roman" w:hAnsi="Times New Roman" w:cs="Times New Roman"/>
          </w:rPr>
          <w:t xml:space="preserve">1, </w:t>
        </w:r>
        <w:r w:rsidR="00145342" w:rsidRPr="005317EB">
          <w:rPr>
            <w:rFonts w:ascii="Times New Roman" w:hAnsi="Times New Roman" w:cs="Times New Roman"/>
          </w:rPr>
          <w:t>5.0</w:t>
        </w:r>
        <w:r w:rsidR="00145342">
          <w:rPr>
            <w:rFonts w:ascii="Times New Roman" w:hAnsi="Times New Roman" w:cs="Times New Roman"/>
          </w:rPr>
          <w:t xml:space="preserve">9, and </w:t>
        </w:r>
        <w:r w:rsidR="00145342" w:rsidRPr="005317EB">
          <w:rPr>
            <w:rFonts w:ascii="Times New Roman" w:hAnsi="Times New Roman" w:cs="Times New Roman"/>
          </w:rPr>
          <w:t>6.</w:t>
        </w:r>
        <w:r w:rsidR="00145342">
          <w:rPr>
            <w:rFonts w:ascii="Times New Roman" w:hAnsi="Times New Roman" w:cs="Times New Roman"/>
          </w:rPr>
          <w:t>70 respectively.</w:t>
        </w:r>
      </w:ins>
      <w:ins w:id="44" w:author="Em Lim" w:date="2023-03-10T09:57:00Z">
        <w:r w:rsidR="006149A7">
          <w:rPr>
            <w:rFonts w:ascii="Times New Roman" w:hAnsi="Times New Roman" w:cs="Times New Roman"/>
          </w:rPr>
          <w:t xml:space="preserve"> Therefore we were unable to include</w:t>
        </w:r>
      </w:ins>
      <w:ins w:id="45" w:author="Em Lim" w:date="2023-03-10T10:46:00Z">
        <w:r w:rsidR="006149A7">
          <w:rPr>
            <w:rFonts w:ascii="Times New Roman" w:hAnsi="Times New Roman" w:cs="Times New Roman"/>
          </w:rPr>
          <w:t xml:space="preserve"> all three moderators in the same model, </w:t>
        </w:r>
      </w:ins>
      <w:ins w:id="46" w:author="Em Lim" w:date="2023-03-10T10:47:00Z">
        <w:r w:rsidR="006149A7">
          <w:rPr>
            <w:rFonts w:ascii="Times New Roman" w:hAnsi="Times New Roman" w:cs="Times New Roman"/>
          </w:rPr>
          <w:t xml:space="preserve">and instead </w:t>
        </w:r>
      </w:ins>
      <w:del w:id="47" w:author="Em Lim" w:date="2023-03-10T10:47:00Z">
        <w:r w:rsidR="00E01152" w:rsidDel="006149A7">
          <w:rPr>
            <w:rFonts w:ascii="Times New Roman" w:hAnsi="Times New Roman" w:cs="Times New Roman"/>
          </w:rPr>
          <w:delText xml:space="preserve">We </w:delText>
        </w:r>
      </w:del>
      <w:r w:rsidR="00E01152">
        <w:rPr>
          <w:rFonts w:ascii="Times New Roman" w:hAnsi="Times New Roman" w:cs="Times New Roman"/>
        </w:rPr>
        <w:t xml:space="preserve">constructed </w:t>
      </w:r>
      <w:ins w:id="48" w:author="Em Lim" w:date="2023-03-10T10:47:00Z">
        <w:r w:rsidR="006149A7">
          <w:rPr>
            <w:rFonts w:ascii="Times New Roman" w:hAnsi="Times New Roman" w:cs="Times New Roman"/>
          </w:rPr>
          <w:t xml:space="preserve">three </w:t>
        </w:r>
      </w:ins>
      <w:del w:id="49" w:author="Em Lim" w:date="2023-03-10T10:47:00Z">
        <w:r w:rsidR="00D21C19" w:rsidDel="006149A7">
          <w:rPr>
            <w:rFonts w:ascii="Times New Roman" w:hAnsi="Times New Roman" w:cs="Times New Roman"/>
          </w:rPr>
          <w:delText xml:space="preserve">a full </w:delText>
        </w:r>
      </w:del>
      <w:r w:rsidR="00CF1968">
        <w:rPr>
          <w:rFonts w:ascii="Times New Roman" w:hAnsi="Times New Roman" w:cs="Times New Roman"/>
        </w:rPr>
        <w:t>three-level mixed</w:t>
      </w:r>
      <w:r w:rsidR="00067124">
        <w:rPr>
          <w:rFonts w:ascii="Times New Roman" w:hAnsi="Times New Roman" w:cs="Times New Roman"/>
        </w:rPr>
        <w:t>-</w:t>
      </w:r>
      <w:r w:rsidR="00CF1968">
        <w:rPr>
          <w:rFonts w:ascii="Times New Roman" w:hAnsi="Times New Roman" w:cs="Times New Roman"/>
        </w:rPr>
        <w:t>effects</w:t>
      </w:r>
      <w:r w:rsidR="00E01152">
        <w:rPr>
          <w:rFonts w:ascii="Times New Roman" w:hAnsi="Times New Roman" w:cs="Times New Roman"/>
        </w:rPr>
        <w:t xml:space="preserve"> model</w:t>
      </w:r>
      <w:ins w:id="50" w:author="Em Lim" w:date="2023-03-10T10:47:00Z">
        <w:r w:rsidR="006149A7">
          <w:rPr>
            <w:rFonts w:ascii="Times New Roman" w:hAnsi="Times New Roman" w:cs="Times New Roman"/>
          </w:rPr>
          <w:t>s</w:t>
        </w:r>
      </w:ins>
      <w:r w:rsidR="00E01152">
        <w:rPr>
          <w:rFonts w:ascii="Times New Roman" w:hAnsi="Times New Roman" w:cs="Times New Roman"/>
        </w:rPr>
        <w:t xml:space="preserve"> (</w:t>
      </w:r>
      <w:proofErr w:type="spellStart"/>
      <w:r w:rsidR="00E01152">
        <w:rPr>
          <w:rFonts w:ascii="Times New Roman" w:hAnsi="Times New Roman" w:cs="Times New Roman"/>
        </w:rPr>
        <w:t>metafor</w:t>
      </w:r>
      <w:proofErr w:type="spellEnd"/>
      <w:r w:rsidR="00E01152">
        <w:rPr>
          <w:rFonts w:ascii="Times New Roman" w:hAnsi="Times New Roman" w:cs="Times New Roman"/>
        </w:rPr>
        <w:t xml:space="preserve">::rma.mv) </w:t>
      </w:r>
      <w:r w:rsidR="00D21C19">
        <w:rPr>
          <w:rFonts w:ascii="Times New Roman" w:hAnsi="Times New Roman" w:cs="Times New Roman"/>
        </w:rPr>
        <w:t xml:space="preserve">including </w:t>
      </w:r>
      <w:ins w:id="51" w:author="Em Lim" w:date="2023-03-10T10:48:00Z">
        <w:r w:rsidR="006149A7">
          <w:rPr>
            <w:rFonts w:ascii="Times New Roman" w:hAnsi="Times New Roman" w:cs="Times New Roman"/>
          </w:rPr>
          <w:t xml:space="preserve">only one of the correlated moderators </w:t>
        </w:r>
      </w:ins>
      <w:del w:id="52" w:author="Em Lim" w:date="2023-03-10T10:48:00Z">
        <w:r w:rsidR="00D21C19" w:rsidDel="006149A7">
          <w:rPr>
            <w:rFonts w:ascii="Times New Roman" w:hAnsi="Times New Roman" w:cs="Times New Roman"/>
          </w:rPr>
          <w:delText>all</w:delText>
        </w:r>
        <w:r w:rsidR="00E01152" w:rsidDel="006149A7">
          <w:rPr>
            <w:rFonts w:ascii="Times New Roman" w:hAnsi="Times New Roman" w:cs="Times New Roman"/>
          </w:rPr>
          <w:delText xml:space="preserve"> moderator</w:delText>
        </w:r>
        <w:r w:rsidR="00D21C19" w:rsidDel="006149A7">
          <w:rPr>
            <w:rFonts w:ascii="Times New Roman" w:hAnsi="Times New Roman" w:cs="Times New Roman"/>
          </w:rPr>
          <w:delText>s</w:delText>
        </w:r>
        <w:r w:rsidR="00E01152" w:rsidDel="006149A7">
          <w:rPr>
            <w:rFonts w:ascii="Times New Roman" w:hAnsi="Times New Roman" w:cs="Times New Roman"/>
          </w:rPr>
          <w:delText xml:space="preserve"> </w:delText>
        </w:r>
      </w:del>
      <w:r w:rsidR="00E01152">
        <w:rPr>
          <w:rFonts w:ascii="Times New Roman" w:hAnsi="Times New Roman" w:cs="Times New Roman"/>
        </w:rPr>
        <w:t>(</w:t>
      </w:r>
      <w:r w:rsidR="00D21C19">
        <w:rPr>
          <w:rFonts w:ascii="Times New Roman" w:hAnsi="Times New Roman" w:cs="Times New Roman"/>
        </w:rPr>
        <w:t xml:space="preserve">absolute </w:t>
      </w:r>
      <w:r w:rsidR="00E01152">
        <w:rPr>
          <w:rFonts w:ascii="Times New Roman" w:hAnsi="Times New Roman" w:cs="Times New Roman"/>
        </w:rPr>
        <w:t xml:space="preserve">latitude, </w:t>
      </w:r>
      <w:r w:rsidR="00D21C19">
        <w:rPr>
          <w:rFonts w:ascii="Times New Roman" w:hAnsi="Times New Roman" w:cs="Times New Roman"/>
        </w:rPr>
        <w:t xml:space="preserve">temperature, </w:t>
      </w:r>
      <w:ins w:id="53" w:author="Em Lim" w:date="2023-03-10T10:48:00Z">
        <w:r w:rsidR="006149A7">
          <w:rPr>
            <w:rFonts w:ascii="Times New Roman" w:hAnsi="Times New Roman" w:cs="Times New Roman"/>
          </w:rPr>
          <w:t xml:space="preserve">or </w:t>
        </w:r>
      </w:ins>
      <w:r w:rsidR="00D21C19">
        <w:rPr>
          <w:rFonts w:ascii="Times New Roman" w:hAnsi="Times New Roman" w:cs="Times New Roman"/>
        </w:rPr>
        <w:t>background nutrients</w:t>
      </w:r>
      <w:ins w:id="54" w:author="Em Lim" w:date="2023-03-10T10:48:00Z">
        <w:r w:rsidR="006149A7">
          <w:rPr>
            <w:rFonts w:ascii="Times New Roman" w:hAnsi="Times New Roman" w:cs="Times New Roman"/>
          </w:rPr>
          <w:t>) and both categorical moderators (</w:t>
        </w:r>
      </w:ins>
      <w:del w:id="55" w:author="Em Lim" w:date="2023-03-10T10:48:00Z">
        <w:r w:rsidR="00D21C19" w:rsidDel="006149A7">
          <w:rPr>
            <w:rFonts w:ascii="Times New Roman" w:hAnsi="Times New Roman" w:cs="Times New Roman"/>
          </w:rPr>
          <w:delText xml:space="preserve">, </w:delText>
        </w:r>
      </w:del>
      <w:del w:id="56" w:author="Em Lim" w:date="2023-03-01T14:54:00Z">
        <w:r w:rsidR="00E01152" w:rsidDel="005317EB">
          <w:rPr>
            <w:rFonts w:ascii="Times New Roman" w:hAnsi="Times New Roman" w:cs="Times New Roman"/>
          </w:rPr>
          <w:delText>openness</w:delText>
        </w:r>
      </w:del>
      <w:ins w:id="57" w:author="Em Lim" w:date="2023-03-01T14:54:00Z">
        <w:r w:rsidR="005317EB">
          <w:rPr>
            <w:rFonts w:ascii="Times New Roman" w:hAnsi="Times New Roman" w:cs="Times New Roman"/>
          </w:rPr>
          <w:t>experimental design</w:t>
        </w:r>
      </w:ins>
      <w:ins w:id="58" w:author="Em Lim" w:date="2023-03-10T10:48:00Z">
        <w:r w:rsidR="006149A7">
          <w:rPr>
            <w:rFonts w:ascii="Times New Roman" w:hAnsi="Times New Roman" w:cs="Times New Roman"/>
          </w:rPr>
          <w:t xml:space="preserve"> and</w:t>
        </w:r>
      </w:ins>
      <w:del w:id="59" w:author="Em Lim" w:date="2023-03-10T10:48:00Z">
        <w:r w:rsidR="00E01152" w:rsidDel="006149A7">
          <w:rPr>
            <w:rFonts w:ascii="Times New Roman" w:hAnsi="Times New Roman" w:cs="Times New Roman"/>
          </w:rPr>
          <w:delText>,</w:delText>
        </w:r>
      </w:del>
      <w:r w:rsidR="00E01152">
        <w:rPr>
          <w:rFonts w:ascii="Times New Roman" w:hAnsi="Times New Roman" w:cs="Times New Roman"/>
        </w:rPr>
        <w:t xml:space="preserve"> </w:t>
      </w:r>
      <w:proofErr w:type="spellStart"/>
      <w:r w:rsidR="00E01152">
        <w:rPr>
          <w:rFonts w:ascii="Times New Roman" w:hAnsi="Times New Roman" w:cs="Times New Roman"/>
        </w:rPr>
        <w:t>and</w:t>
      </w:r>
      <w:proofErr w:type="spellEnd"/>
      <w:r w:rsidR="00E01152">
        <w:rPr>
          <w:rFonts w:ascii="Times New Roman" w:hAnsi="Times New Roman" w:cs="Times New Roman"/>
        </w:rPr>
        <w:t xml:space="preserve"> </w:t>
      </w:r>
      <w:r w:rsidR="00D21C19">
        <w:rPr>
          <w:rFonts w:ascii="Times New Roman" w:hAnsi="Times New Roman" w:cs="Times New Roman"/>
        </w:rPr>
        <w:t xml:space="preserve">primary producer </w:t>
      </w:r>
      <w:del w:id="60" w:author="Em Lim" w:date="2023-03-01T14:54:00Z">
        <w:r w:rsidR="00067124" w:rsidDel="005317EB">
          <w:rPr>
            <w:rFonts w:ascii="Times New Roman" w:hAnsi="Times New Roman" w:cs="Times New Roman"/>
          </w:rPr>
          <w:delText>group</w:delText>
        </w:r>
      </w:del>
      <w:ins w:id="61" w:author="Em Lim" w:date="2023-03-01T14:54:00Z">
        <w:r w:rsidR="005317EB">
          <w:rPr>
            <w:rFonts w:ascii="Times New Roman" w:hAnsi="Times New Roman" w:cs="Times New Roman"/>
          </w:rPr>
          <w:t>taxa</w:t>
        </w:r>
      </w:ins>
      <w:r w:rsidR="00E01152">
        <w:rPr>
          <w:rFonts w:ascii="Times New Roman" w:hAnsi="Times New Roman" w:cs="Times New Roman"/>
        </w:rPr>
        <w:t xml:space="preserve">) </w:t>
      </w:r>
      <w:r w:rsidR="00A6305A">
        <w:rPr>
          <w:rFonts w:ascii="Times New Roman" w:hAnsi="Times New Roman" w:cs="Times New Roman"/>
        </w:rPr>
        <w:t>and</w:t>
      </w:r>
      <w:r w:rsidR="00E01152">
        <w:rPr>
          <w:rFonts w:ascii="Times New Roman" w:hAnsi="Times New Roman" w:cs="Times New Roman"/>
        </w:rPr>
        <w:t xml:space="preserve"> </w:t>
      </w:r>
      <w:r w:rsidR="00A6305A">
        <w:rPr>
          <w:rFonts w:ascii="Times New Roman" w:hAnsi="Times New Roman" w:cs="Times New Roman"/>
        </w:rPr>
        <w:t xml:space="preserve">a random effect of individual effect size nested within </w:t>
      </w:r>
      <w:r w:rsidR="00067124">
        <w:rPr>
          <w:rFonts w:ascii="Times New Roman" w:hAnsi="Times New Roman" w:cs="Times New Roman"/>
        </w:rPr>
        <w:t>publication (</w:t>
      </w:r>
      <w:r w:rsidR="00067124" w:rsidRPr="00A6305A">
        <w:rPr>
          <w:rFonts w:ascii="Times New Roman" w:hAnsi="Times New Roman" w:cs="Times New Roman"/>
        </w:rPr>
        <w:t xml:space="preserve">random = ~ 1 | paper </w:t>
      </w:r>
      <w:r w:rsidR="00067124" w:rsidRPr="00A6305A">
        <w:rPr>
          <w:rFonts w:ascii="Times New Roman" w:hAnsi="Times New Roman" w:cs="Times New Roman"/>
        </w:rPr>
        <w:lastRenderedPageBreak/>
        <w:t>/</w:t>
      </w:r>
      <w:proofErr w:type="spellStart"/>
      <w:r w:rsidR="00067124">
        <w:rPr>
          <w:rFonts w:ascii="Times New Roman" w:hAnsi="Times New Roman" w:cs="Times New Roman"/>
        </w:rPr>
        <w:t>individual_effect_size</w:t>
      </w:r>
      <w:proofErr w:type="spellEnd"/>
      <w:r w:rsidR="00067124">
        <w:rPr>
          <w:rFonts w:ascii="Times New Roman" w:hAnsi="Times New Roman" w:cs="Times New Roman"/>
        </w:rPr>
        <w:t>)</w:t>
      </w:r>
      <w:r w:rsidR="00A6305A">
        <w:rPr>
          <w:rFonts w:ascii="Times New Roman" w:hAnsi="Times New Roman" w:cs="Times New Roman"/>
        </w:rPr>
        <w:t xml:space="preserve">. As some studies contributed multiple effect sizes, this nested structure accounted for non-independence </w:t>
      </w:r>
      <w:r w:rsidR="00067124">
        <w:rPr>
          <w:rFonts w:ascii="Times New Roman" w:hAnsi="Times New Roman" w:cs="Times New Roman"/>
        </w:rPr>
        <w:t xml:space="preserve">among </w:t>
      </w:r>
      <w:r w:rsidR="00A6305A">
        <w:rPr>
          <w:rFonts w:ascii="Times New Roman" w:hAnsi="Times New Roman" w:cs="Times New Roman"/>
        </w:rPr>
        <w:t xml:space="preserve">our effect sizes </w:t>
      </w:r>
      <w:r w:rsidR="00A6305A">
        <w:rPr>
          <w:rFonts w:ascii="Times New Roman" w:hAnsi="Times New Roman" w:cs="Times New Roman"/>
        </w:rPr>
        <w:fldChar w:fldCharType="begin"/>
      </w:r>
      <w:r w:rsidR="00A6305A">
        <w:rPr>
          <w:rFonts w:ascii="Times New Roman" w:hAnsi="Times New Roman" w:cs="Times New Roman"/>
        </w:rPr>
        <w:instrText xml:space="preserve"> ADDIN ZOTERO_ITEM CSL_CITATION {"citationID":"ngse7ztq","properties":{"formattedCitation":"(Viechtbauer, 2010)","plainCitation":"(Viechtbauer, 2010)","noteIndex":0},"citationItems":[{"id":2020,"uris":["http://zotero.org/users/local/idKDtb7T/items/9ACBHWEB"],"itemData":{"id":2020,"type":"article-journal","abstract":"The metafor package provides functions for conducting meta-analyses in R. The package includes functions for ﬁtting the meta-analytic ﬁxed- and random-e</w:instrText>
      </w:r>
      <w:r w:rsidR="00A6305A">
        <w:rPr>
          <w:rFonts w:ascii="Cambria Math" w:hAnsi="Cambria Math" w:cs="Cambria Math"/>
        </w:rPr>
        <w:instrText>ﬀ</w:instrText>
      </w:r>
      <w:r w:rsidR="00A6305A">
        <w:rPr>
          <w:rFonts w:ascii="Times New Roman" w:hAnsi="Times New Roman" w:cs="Times New Roman"/>
        </w:rPr>
        <w:instrText xml:space="preserve">ects models and allows for the inclusion of moderators variables (study-level covariates) in these models. Meta-regression analyses with continuous and categorical moderators can be conducted in this way. Functions for the Mantel-Haenszel and Peto’s one-step method for metaanalyses of 2 × 2 table data are also available. Finally, the package provides various plot functions (for example, for forest, funnel, and radial plots) and functions for assessing the model ﬁt, for obtaining case diagnostics, and for tests of publication bias.","container-title":"Journal of Statistical Software","DOI":"10.18637/jss.v036.i03","ISSN":"1548-7660","issue":"3","journalAbbreviation":"J. Stat. Soft.","language":"en","source":"DOI.org (Crossref)","title":"Conducting Meta-Analyses in &lt;i&gt;R&lt;/i&gt; with the &lt;b&gt;metafor&lt;/b&gt; Package","URL":"http://www.jstatsoft.org/v36/i03/","volume":"36","author":[{"family":"Viechtbauer","given":"Wolfgang"}],"accessed":{"date-parts":[["2021",12,6]]},"issued":{"date-parts":[["2010"]]}}}],"schema":"https://github.com/citation-style-language/schema/raw/master/csl-citation.json"} </w:instrText>
      </w:r>
      <w:r w:rsidR="00A6305A">
        <w:rPr>
          <w:rFonts w:ascii="Times New Roman" w:hAnsi="Times New Roman" w:cs="Times New Roman"/>
        </w:rPr>
        <w:fldChar w:fldCharType="separate"/>
      </w:r>
      <w:r w:rsidR="00A6305A">
        <w:rPr>
          <w:rFonts w:ascii="Times New Roman" w:hAnsi="Times New Roman" w:cs="Times New Roman"/>
          <w:noProof/>
        </w:rPr>
        <w:t>(Viechtbauer, 2010)</w:t>
      </w:r>
      <w:r w:rsidR="00A6305A">
        <w:rPr>
          <w:rFonts w:ascii="Times New Roman" w:hAnsi="Times New Roman" w:cs="Times New Roman"/>
        </w:rPr>
        <w:fldChar w:fldCharType="end"/>
      </w:r>
      <w:r w:rsidR="00A6305A">
        <w:rPr>
          <w:rFonts w:ascii="Times New Roman" w:hAnsi="Times New Roman" w:cs="Times New Roman"/>
        </w:rPr>
        <w:t xml:space="preserve">. </w:t>
      </w:r>
      <w:r w:rsidR="004A7E98">
        <w:rPr>
          <w:rFonts w:ascii="Times New Roman" w:hAnsi="Times New Roman" w:cs="Times New Roman"/>
        </w:rPr>
        <w:t xml:space="preserve">We used the restricted maximum likelihood estimator to estimate residual heterogeneity and used </w:t>
      </w:r>
      <w:commentRangeStart w:id="62"/>
      <w:r w:rsidR="00157593" w:rsidRPr="00157593">
        <w:rPr>
          <w:rFonts w:ascii="Times New Roman" w:hAnsi="Times New Roman" w:cs="Times New Roman"/>
        </w:rPr>
        <w:t>Cochran’s Q-test</w:t>
      </w:r>
      <w:r w:rsidR="00157593">
        <w:rPr>
          <w:rFonts w:ascii="Times New Roman" w:hAnsi="Times New Roman" w:cs="Times New Roman"/>
        </w:rPr>
        <w:t xml:space="preserve"> </w:t>
      </w:r>
      <w:commentRangeEnd w:id="62"/>
      <w:r w:rsidR="000C25BF">
        <w:rPr>
          <w:rStyle w:val="CommentReference"/>
        </w:rPr>
        <w:commentReference w:id="62"/>
      </w:r>
      <w:r w:rsidR="004A7E98">
        <w:rPr>
          <w:rFonts w:ascii="Times New Roman" w:hAnsi="Times New Roman" w:cs="Times New Roman"/>
        </w:rPr>
        <w:t xml:space="preserve">to test for significance for all models. </w:t>
      </w:r>
      <w:r w:rsidR="00A6305A">
        <w:rPr>
          <w:rFonts w:ascii="Times New Roman" w:hAnsi="Times New Roman" w:cs="Times New Roman"/>
        </w:rPr>
        <w:t xml:space="preserve">We </w:t>
      </w:r>
      <w:r w:rsidR="000C25BF">
        <w:rPr>
          <w:rFonts w:ascii="Times New Roman" w:hAnsi="Times New Roman" w:cs="Times New Roman"/>
        </w:rPr>
        <w:t xml:space="preserve">set test = “t” to use a t-distribution similar to the </w:t>
      </w:r>
      <w:r w:rsidR="000C25BF" w:rsidRPr="000C25BF">
        <w:rPr>
          <w:rFonts w:ascii="Times New Roman" w:hAnsi="Times New Roman" w:cs="Times New Roman"/>
        </w:rPr>
        <w:t>Knapp-Hartung method</w:t>
      </w:r>
      <w:r w:rsidR="000C25BF">
        <w:rPr>
          <w:rFonts w:ascii="Times New Roman" w:hAnsi="Times New Roman" w:cs="Times New Roman"/>
        </w:rPr>
        <w:t>.</w:t>
      </w:r>
      <w:r w:rsidR="00A6305A">
        <w:rPr>
          <w:rFonts w:ascii="Times New Roman" w:hAnsi="Times New Roman" w:cs="Times New Roman"/>
        </w:rPr>
        <w:t xml:space="preserve"> </w:t>
      </w:r>
      <w:ins w:id="63" w:author="Em Lim" w:date="2023-03-10T10:49:00Z">
        <w:r w:rsidR="006149A7">
          <w:rPr>
            <w:rFonts w:ascii="Times New Roman" w:hAnsi="Times New Roman" w:cs="Times New Roman"/>
          </w:rPr>
          <w:t>We compared the three models</w:t>
        </w:r>
      </w:ins>
      <w:del w:id="64" w:author="Em Lim" w:date="2023-03-01T14:54:00Z">
        <w:r w:rsidR="0005645D" w:rsidDel="005317EB">
          <w:rPr>
            <w:rFonts w:ascii="Times New Roman" w:hAnsi="Times New Roman" w:cs="Times New Roman"/>
          </w:rPr>
          <w:delText>so</w:delText>
        </w:r>
      </w:del>
      <w:del w:id="65" w:author="Em Lim" w:date="2023-03-10T10:49:00Z">
        <w:r w:rsidR="0005645D" w:rsidDel="006149A7">
          <w:rPr>
            <w:rFonts w:ascii="Times New Roman" w:hAnsi="Times New Roman" w:cs="Times New Roman"/>
          </w:rPr>
          <w:delText xml:space="preserve"> we</w:delText>
        </w:r>
        <w:r w:rsidR="00D21C19" w:rsidDel="006149A7">
          <w:rPr>
            <w:rFonts w:ascii="Times New Roman" w:hAnsi="Times New Roman" w:cs="Times New Roman"/>
          </w:rPr>
          <w:delText xml:space="preserve"> then constructed three reduced models that each contained only one of the correlated moderators</w:delText>
        </w:r>
        <w:r w:rsidR="00C269E0" w:rsidDel="006149A7">
          <w:rPr>
            <w:rFonts w:ascii="Times New Roman" w:hAnsi="Times New Roman" w:cs="Times New Roman"/>
          </w:rPr>
          <w:delText>, in addition to</w:delText>
        </w:r>
        <w:r w:rsidR="00C269E0" w:rsidRPr="00C269E0" w:rsidDel="006149A7">
          <w:rPr>
            <w:rFonts w:ascii="Times New Roman" w:hAnsi="Times New Roman" w:cs="Times New Roman"/>
          </w:rPr>
          <w:delText xml:space="preserve"> </w:delText>
        </w:r>
      </w:del>
      <w:del w:id="66" w:author="Em Lim" w:date="2023-03-01T14:54:00Z">
        <w:r w:rsidR="00C269E0" w:rsidDel="005317EB">
          <w:rPr>
            <w:rFonts w:ascii="Times New Roman" w:hAnsi="Times New Roman" w:cs="Times New Roman"/>
          </w:rPr>
          <w:delText xml:space="preserve">openness </w:delText>
        </w:r>
      </w:del>
      <w:del w:id="67" w:author="Em Lim" w:date="2023-03-10T10:49:00Z">
        <w:r w:rsidR="00C269E0" w:rsidDel="006149A7">
          <w:rPr>
            <w:rFonts w:ascii="Times New Roman" w:hAnsi="Times New Roman" w:cs="Times New Roman"/>
          </w:rPr>
          <w:delText xml:space="preserve">and primary producer </w:delText>
        </w:r>
        <w:r w:rsidR="00315ACC" w:rsidDel="006149A7">
          <w:rPr>
            <w:rFonts w:ascii="Times New Roman" w:hAnsi="Times New Roman" w:cs="Times New Roman"/>
          </w:rPr>
          <w:delText>taxa</w:delText>
        </w:r>
        <w:r w:rsidR="00C269E0" w:rsidDel="006149A7">
          <w:rPr>
            <w:rFonts w:ascii="Times New Roman" w:hAnsi="Times New Roman" w:cs="Times New Roman"/>
          </w:rPr>
          <w:delText xml:space="preserve">, </w:delText>
        </w:r>
        <w:r w:rsidR="0005645D" w:rsidDel="006149A7">
          <w:rPr>
            <w:rFonts w:ascii="Times New Roman" w:hAnsi="Times New Roman" w:cs="Times New Roman"/>
          </w:rPr>
          <w:delText>and</w:delText>
        </w:r>
      </w:del>
      <w:r w:rsidR="0005645D">
        <w:rPr>
          <w:rFonts w:ascii="Times New Roman" w:hAnsi="Times New Roman" w:cs="Times New Roman"/>
        </w:rPr>
        <w:t xml:space="preserve"> </w:t>
      </w:r>
      <w:del w:id="68" w:author="Em Lim" w:date="2023-03-10T10:49:00Z">
        <w:r w:rsidR="0005645D" w:rsidDel="006149A7">
          <w:rPr>
            <w:rFonts w:ascii="Times New Roman" w:hAnsi="Times New Roman" w:cs="Times New Roman"/>
          </w:rPr>
          <w:delText xml:space="preserve">competed them </w:delText>
        </w:r>
      </w:del>
      <w:r w:rsidR="0005645D">
        <w:rPr>
          <w:rFonts w:ascii="Times New Roman" w:hAnsi="Times New Roman" w:cs="Times New Roman"/>
        </w:rPr>
        <w:t xml:space="preserve">against a null model using </w:t>
      </w:r>
      <w:commentRangeStart w:id="69"/>
      <w:r w:rsidR="0005645D">
        <w:rPr>
          <w:rFonts w:ascii="Times New Roman" w:hAnsi="Times New Roman" w:cs="Times New Roman"/>
        </w:rPr>
        <w:t>A</w:t>
      </w:r>
      <w:r w:rsidR="00067124">
        <w:rPr>
          <w:rFonts w:ascii="Times New Roman" w:hAnsi="Times New Roman" w:cs="Times New Roman"/>
        </w:rPr>
        <w:t xml:space="preserve">kaike’s </w:t>
      </w:r>
      <w:r w:rsidR="0005645D">
        <w:rPr>
          <w:rFonts w:ascii="Times New Roman" w:hAnsi="Times New Roman" w:cs="Times New Roman"/>
        </w:rPr>
        <w:t>I</w:t>
      </w:r>
      <w:r w:rsidR="00067124">
        <w:rPr>
          <w:rFonts w:ascii="Times New Roman" w:hAnsi="Times New Roman" w:cs="Times New Roman"/>
        </w:rPr>
        <w:t xml:space="preserve">nformation </w:t>
      </w:r>
      <w:r w:rsidR="0005645D">
        <w:rPr>
          <w:rFonts w:ascii="Times New Roman" w:hAnsi="Times New Roman" w:cs="Times New Roman"/>
        </w:rPr>
        <w:t>C</w:t>
      </w:r>
      <w:r w:rsidR="00067124">
        <w:rPr>
          <w:rFonts w:ascii="Times New Roman" w:hAnsi="Times New Roman" w:cs="Times New Roman"/>
        </w:rPr>
        <w:t>riterion</w:t>
      </w:r>
      <w:commentRangeEnd w:id="69"/>
      <w:r w:rsidR="00B75D4E">
        <w:rPr>
          <w:rStyle w:val="CommentReference"/>
        </w:rPr>
        <w:commentReference w:id="69"/>
      </w:r>
      <w:ins w:id="70" w:author="Em Lim" w:date="2023-03-10T10:49:00Z">
        <w:r w:rsidR="006149A7">
          <w:rPr>
            <w:rFonts w:ascii="Times New Roman" w:hAnsi="Times New Roman" w:cs="Times New Roman"/>
          </w:rPr>
          <w:t xml:space="preserve"> (AIC)</w:t>
        </w:r>
      </w:ins>
      <w:r w:rsidR="00D21C19">
        <w:rPr>
          <w:rFonts w:ascii="Times New Roman" w:hAnsi="Times New Roman" w:cs="Times New Roman"/>
        </w:rPr>
        <w:t xml:space="preserve">. </w:t>
      </w:r>
      <w:ins w:id="71" w:author="Em Lim" w:date="2023-03-08T15:08:00Z">
        <w:r w:rsidR="000526B8">
          <w:rPr>
            <w:rFonts w:ascii="Times New Roman" w:hAnsi="Times New Roman" w:cs="Times New Roman"/>
          </w:rPr>
          <w:t>We considered a delta</w:t>
        </w:r>
      </w:ins>
      <w:ins w:id="72" w:author="Em Lim" w:date="2023-03-10T10:49:00Z">
        <w:r w:rsidR="006149A7">
          <w:rPr>
            <w:rFonts w:ascii="Times New Roman" w:hAnsi="Times New Roman" w:cs="Times New Roman"/>
          </w:rPr>
          <w:t xml:space="preserve"> AIC</w:t>
        </w:r>
      </w:ins>
      <w:ins w:id="73" w:author="Em Lim" w:date="2023-03-08T15:08:00Z">
        <w:r w:rsidR="000526B8">
          <w:rPr>
            <w:rFonts w:ascii="Times New Roman" w:hAnsi="Times New Roman" w:cs="Times New Roman"/>
          </w:rPr>
          <w:t xml:space="preserve"> of 2 as the cut off for strong supp</w:t>
        </w:r>
      </w:ins>
      <w:ins w:id="74" w:author="Em Lim" w:date="2023-03-08T15:09:00Z">
        <w:r w:rsidR="000526B8">
          <w:rPr>
            <w:rFonts w:ascii="Times New Roman" w:hAnsi="Times New Roman" w:cs="Times New Roman"/>
          </w:rPr>
          <w:t>ort (CITE), and a delta of 4 as the cut off for really strong support?</w:t>
        </w:r>
      </w:ins>
    </w:p>
    <w:p w14:paraId="67AB8606" w14:textId="3A419342" w:rsidR="00960C3D" w:rsidRDefault="00960C3D" w:rsidP="00960C3D">
      <w:pPr>
        <w:spacing w:line="360" w:lineRule="auto"/>
        <w:rPr>
          <w:rFonts w:ascii="Times New Roman" w:hAnsi="Times New Roman" w:cs="Times New Roman"/>
        </w:rPr>
      </w:pPr>
    </w:p>
    <w:p w14:paraId="00BB2738" w14:textId="7B0E0A23" w:rsidR="00960C3D" w:rsidRPr="00960C3D" w:rsidRDefault="00960C3D" w:rsidP="00960C3D">
      <w:pPr>
        <w:spacing w:line="360" w:lineRule="auto"/>
        <w:rPr>
          <w:rFonts w:ascii="Times New Roman" w:hAnsi="Times New Roman" w:cs="Times New Roman"/>
          <w:i/>
        </w:rPr>
      </w:pPr>
      <w:r w:rsidRPr="00960C3D">
        <w:rPr>
          <w:rFonts w:ascii="Times New Roman" w:hAnsi="Times New Roman" w:cs="Times New Roman"/>
          <w:i/>
        </w:rPr>
        <w:t>Assumption testing</w:t>
      </w:r>
    </w:p>
    <w:p w14:paraId="0A82BD95" w14:textId="060AC243" w:rsidR="00B47A3A" w:rsidRDefault="00457F19" w:rsidP="00457F19">
      <w:pPr>
        <w:spacing w:line="360" w:lineRule="auto"/>
        <w:rPr>
          <w:rFonts w:ascii="Times New Roman" w:hAnsi="Times New Roman" w:cs="Times New Roman"/>
        </w:rPr>
      </w:pPr>
      <w:r>
        <w:rPr>
          <w:rFonts w:ascii="Times New Roman" w:hAnsi="Times New Roman" w:cs="Times New Roman"/>
        </w:rPr>
        <w:tab/>
      </w:r>
      <w:r w:rsidR="00960C3D">
        <w:rPr>
          <w:rFonts w:ascii="Times New Roman" w:hAnsi="Times New Roman" w:cs="Times New Roman"/>
        </w:rPr>
        <w:t>Meta-analyses can be vulnerable to p-value biases, so we</w:t>
      </w:r>
      <w:r>
        <w:rPr>
          <w:rFonts w:ascii="Times New Roman" w:hAnsi="Times New Roman" w:cs="Times New Roman"/>
        </w:rPr>
        <w:t xml:space="preserve"> calculated </w:t>
      </w:r>
      <w:r w:rsidRPr="00457F19">
        <w:rPr>
          <w:rFonts w:ascii="Times New Roman" w:hAnsi="Times New Roman" w:cs="Times New Roman"/>
        </w:rPr>
        <w:t>Rosenthal</w:t>
      </w:r>
      <w:r w:rsidR="00960C3D">
        <w:rPr>
          <w:rFonts w:ascii="Times New Roman" w:hAnsi="Times New Roman" w:cs="Times New Roman"/>
        </w:rPr>
        <w:t>’s failsafe</w:t>
      </w:r>
      <w:r>
        <w:rPr>
          <w:rFonts w:ascii="Times New Roman" w:hAnsi="Times New Roman" w:cs="Times New Roman"/>
        </w:rPr>
        <w:t xml:space="preserve"> number </w:t>
      </w:r>
      <w:r w:rsidR="00960C3D">
        <w:rPr>
          <w:rFonts w:ascii="Times New Roman" w:hAnsi="Times New Roman" w:cs="Times New Roman"/>
        </w:rPr>
        <w:t>(</w:t>
      </w:r>
      <w:r w:rsidR="00067124">
        <w:rPr>
          <w:rFonts w:ascii="Times New Roman" w:hAnsi="Times New Roman" w:cs="Times New Roman"/>
        </w:rPr>
        <w:t xml:space="preserve">i.e., </w:t>
      </w:r>
      <w:r w:rsidR="00960C3D">
        <w:rPr>
          <w:rFonts w:ascii="Times New Roman" w:hAnsi="Times New Roman" w:cs="Times New Roman"/>
        </w:rPr>
        <w:t>the number of non-significant studies we would have to include to overturn our results)</w:t>
      </w:r>
      <w:r w:rsidR="00677A02">
        <w:rPr>
          <w:rFonts w:ascii="Times New Roman" w:hAnsi="Times New Roman" w:cs="Times New Roman"/>
        </w:rPr>
        <w:t>; the high f</w:t>
      </w:r>
      <w:r w:rsidR="00677A02" w:rsidRPr="00677A02">
        <w:rPr>
          <w:rFonts w:ascii="Times New Roman" w:hAnsi="Times New Roman" w:cs="Times New Roman"/>
        </w:rPr>
        <w:t>ailsafe-N</w:t>
      </w:r>
      <w:r w:rsidR="00960C3D">
        <w:rPr>
          <w:rFonts w:ascii="Times New Roman" w:hAnsi="Times New Roman" w:cs="Times New Roman"/>
        </w:rPr>
        <w:t xml:space="preserve"> </w:t>
      </w:r>
      <w:r w:rsidR="00677A02">
        <w:rPr>
          <w:rFonts w:ascii="Times New Roman" w:hAnsi="Times New Roman" w:cs="Times New Roman"/>
        </w:rPr>
        <w:t xml:space="preserve">= </w:t>
      </w:r>
      <w:r w:rsidRPr="00457F19">
        <w:rPr>
          <w:rFonts w:ascii="Times New Roman" w:hAnsi="Times New Roman" w:cs="Times New Roman"/>
        </w:rPr>
        <w:t>13</w:t>
      </w:r>
      <w:r w:rsidR="00677A02">
        <w:rPr>
          <w:rFonts w:ascii="Times New Roman" w:hAnsi="Times New Roman" w:cs="Times New Roman"/>
        </w:rPr>
        <w:t>,</w:t>
      </w:r>
      <w:r w:rsidRPr="00457F19">
        <w:rPr>
          <w:rFonts w:ascii="Times New Roman" w:hAnsi="Times New Roman" w:cs="Times New Roman"/>
        </w:rPr>
        <w:t>962</w:t>
      </w:r>
      <w:r w:rsidR="00677A02">
        <w:rPr>
          <w:rFonts w:ascii="Times New Roman" w:hAnsi="Times New Roman" w:cs="Times New Roman"/>
        </w:rPr>
        <w:t xml:space="preserve"> </w:t>
      </w:r>
      <w:proofErr w:type="gramStart"/>
      <w:r w:rsidR="00677A02">
        <w:rPr>
          <w:rFonts w:ascii="Times New Roman" w:hAnsi="Times New Roman" w:cs="Times New Roman"/>
        </w:rPr>
        <w:t>relative</w:t>
      </w:r>
      <w:proofErr w:type="gramEnd"/>
      <w:r w:rsidR="00677A02">
        <w:rPr>
          <w:rFonts w:ascii="Times New Roman" w:hAnsi="Times New Roman" w:cs="Times New Roman"/>
        </w:rPr>
        <w:t xml:space="preserve"> to our sample size suggests that our results are robust to publication bias</w:t>
      </w:r>
      <w:r w:rsidR="00960C3D">
        <w:rPr>
          <w:rFonts w:ascii="Times New Roman" w:hAnsi="Times New Roman" w:cs="Times New Roman"/>
        </w:rPr>
        <w:t xml:space="preserve">. As some </w:t>
      </w:r>
      <w:r w:rsidR="00677A02">
        <w:rPr>
          <w:rFonts w:ascii="Times New Roman" w:hAnsi="Times New Roman" w:cs="Times New Roman"/>
        </w:rPr>
        <w:t xml:space="preserve">papers </w:t>
      </w:r>
      <w:r w:rsidR="00960C3D">
        <w:rPr>
          <w:rFonts w:ascii="Times New Roman" w:hAnsi="Times New Roman" w:cs="Times New Roman"/>
        </w:rPr>
        <w:t xml:space="preserve">contributed multiple observations, we </w:t>
      </w:r>
      <w:r w:rsidR="00677A02">
        <w:rPr>
          <w:rFonts w:ascii="Times New Roman" w:hAnsi="Times New Roman" w:cs="Times New Roman"/>
        </w:rPr>
        <w:t xml:space="preserve">examined whether </w:t>
      </w:r>
      <w:r w:rsidR="00960C3D">
        <w:rPr>
          <w:rFonts w:ascii="Times New Roman" w:hAnsi="Times New Roman" w:cs="Times New Roman"/>
        </w:rPr>
        <w:t xml:space="preserve">papers that contributed 10% or </w:t>
      </w:r>
      <w:r w:rsidR="00677A02">
        <w:rPr>
          <w:rFonts w:ascii="Times New Roman" w:hAnsi="Times New Roman" w:cs="Times New Roman"/>
        </w:rPr>
        <w:t xml:space="preserve">more of </w:t>
      </w:r>
      <w:r w:rsidR="00960C3D">
        <w:rPr>
          <w:rFonts w:ascii="Times New Roman" w:hAnsi="Times New Roman" w:cs="Times New Roman"/>
        </w:rPr>
        <w:t>the total number of observations (n = 3)</w:t>
      </w:r>
      <w:r w:rsidR="00677A02">
        <w:rPr>
          <w:rFonts w:ascii="Times New Roman" w:hAnsi="Times New Roman" w:cs="Times New Roman"/>
        </w:rPr>
        <w:t xml:space="preserve"> had a substantial effect on the results</w:t>
      </w:r>
      <w:r w:rsidR="00960C3D">
        <w:rPr>
          <w:rFonts w:ascii="Times New Roman" w:hAnsi="Times New Roman" w:cs="Times New Roman"/>
        </w:rPr>
        <w:t>. We reran each model</w:t>
      </w:r>
      <w:r w:rsidR="00677A02">
        <w:rPr>
          <w:rFonts w:ascii="Times New Roman" w:hAnsi="Times New Roman" w:cs="Times New Roman"/>
        </w:rPr>
        <w:t xml:space="preserve"> repeatedly, removing one </w:t>
      </w:r>
      <w:r w:rsidR="00960C3D">
        <w:rPr>
          <w:rFonts w:ascii="Times New Roman" w:hAnsi="Times New Roman" w:cs="Times New Roman"/>
        </w:rPr>
        <w:t xml:space="preserve">of these potentially influential studies </w:t>
      </w:r>
      <w:r w:rsidR="00677A02">
        <w:rPr>
          <w:rFonts w:ascii="Times New Roman" w:hAnsi="Times New Roman" w:cs="Times New Roman"/>
        </w:rPr>
        <w:t xml:space="preserve">at a time, </w:t>
      </w:r>
      <w:r w:rsidR="00960C3D">
        <w:rPr>
          <w:rFonts w:ascii="Times New Roman" w:hAnsi="Times New Roman" w:cs="Times New Roman"/>
        </w:rPr>
        <w:t>and found no major differences in effect sizes or p-values.</w:t>
      </w:r>
      <w:r w:rsidR="00677A02">
        <w:rPr>
          <w:rFonts w:ascii="Times New Roman" w:hAnsi="Times New Roman" w:cs="Times New Roman"/>
        </w:rPr>
        <w:t xml:space="preserve"> We therefore retained all three studies in the final analysis.  Finally, w</w:t>
      </w:r>
      <w:r w:rsidR="00E00154">
        <w:rPr>
          <w:rFonts w:ascii="Times New Roman" w:hAnsi="Times New Roman" w:cs="Times New Roman"/>
        </w:rPr>
        <w:t>e created funnel plots (</w:t>
      </w:r>
      <w:commentRangeStart w:id="75"/>
      <w:commentRangeStart w:id="76"/>
      <w:r w:rsidR="00E00154" w:rsidRPr="00E00154">
        <w:rPr>
          <w:rFonts w:ascii="Times New Roman" w:hAnsi="Times New Roman" w:cs="Times New Roman"/>
          <w:highlight w:val="yellow"/>
        </w:rPr>
        <w:t xml:space="preserve">Fig. </w:t>
      </w:r>
      <w:r w:rsidR="00677A02">
        <w:rPr>
          <w:rFonts w:ascii="Times New Roman" w:hAnsi="Times New Roman" w:cs="Times New Roman"/>
          <w:highlight w:val="yellow"/>
        </w:rPr>
        <w:t>S</w:t>
      </w:r>
      <w:r w:rsidR="00677A02">
        <w:rPr>
          <w:rFonts w:ascii="Times New Roman" w:hAnsi="Times New Roman" w:cs="Times New Roman"/>
        </w:rPr>
        <w:t>1</w:t>
      </w:r>
      <w:commentRangeEnd w:id="75"/>
      <w:r w:rsidR="00677A02">
        <w:rPr>
          <w:rStyle w:val="CommentReference"/>
        </w:rPr>
        <w:commentReference w:id="75"/>
      </w:r>
      <w:commentRangeEnd w:id="76"/>
      <w:r w:rsidR="00A87CDD">
        <w:rPr>
          <w:rStyle w:val="CommentReference"/>
        </w:rPr>
        <w:commentReference w:id="76"/>
      </w:r>
      <w:r w:rsidR="00E00154">
        <w:rPr>
          <w:rFonts w:ascii="Times New Roman" w:hAnsi="Times New Roman" w:cs="Times New Roman"/>
        </w:rPr>
        <w:t>) and visually inspected them for evidence of biases in the published effect sizes.</w:t>
      </w:r>
    </w:p>
    <w:p w14:paraId="2D14F555" w14:textId="181489B6" w:rsidR="00BE5778" w:rsidRDefault="00BE5778" w:rsidP="00457F19">
      <w:pPr>
        <w:spacing w:line="360" w:lineRule="auto"/>
        <w:rPr>
          <w:rFonts w:ascii="Times New Roman" w:hAnsi="Times New Roman" w:cs="Times New Roman"/>
        </w:rPr>
      </w:pPr>
    </w:p>
    <w:p w14:paraId="66F3B7B3" w14:textId="3F9B4C9E" w:rsidR="00BE5778" w:rsidRPr="00BE5778" w:rsidRDefault="00BE5778" w:rsidP="00457F19">
      <w:pPr>
        <w:spacing w:line="360" w:lineRule="auto"/>
        <w:rPr>
          <w:rFonts w:ascii="Times New Roman" w:hAnsi="Times New Roman" w:cs="Times New Roman"/>
          <w:u w:val="single"/>
        </w:rPr>
      </w:pPr>
      <w:r w:rsidRPr="00BE5778">
        <w:rPr>
          <w:rFonts w:ascii="Times New Roman" w:hAnsi="Times New Roman" w:cs="Times New Roman"/>
          <w:u w:val="single"/>
        </w:rPr>
        <w:t>Results</w:t>
      </w:r>
    </w:p>
    <w:p w14:paraId="0682EE0C" w14:textId="038CDDDD" w:rsidR="00D504C4" w:rsidRDefault="00D504C4" w:rsidP="00457F19">
      <w:pPr>
        <w:spacing w:line="360" w:lineRule="auto"/>
        <w:rPr>
          <w:rFonts w:ascii="Times New Roman" w:hAnsi="Times New Roman" w:cs="Times New Roman"/>
        </w:rPr>
      </w:pPr>
      <w:r>
        <w:rPr>
          <w:rFonts w:ascii="Times New Roman" w:hAnsi="Times New Roman" w:cs="Times New Roman"/>
        </w:rPr>
        <w:t>Overall</w:t>
      </w:r>
      <w:r w:rsidR="008B3552">
        <w:rPr>
          <w:rFonts w:ascii="Times New Roman" w:hAnsi="Times New Roman" w:cs="Times New Roman"/>
        </w:rPr>
        <w:t>,</w:t>
      </w:r>
      <w:r>
        <w:rPr>
          <w:rFonts w:ascii="Times New Roman" w:hAnsi="Times New Roman" w:cs="Times New Roman"/>
        </w:rPr>
        <w:t xml:space="preserve"> the effect of animal-provisioned nutrients on primary productivity was positive</w:t>
      </w:r>
      <w:r w:rsidR="00E00154">
        <w:rPr>
          <w:rFonts w:ascii="Times New Roman" w:hAnsi="Times New Roman" w:cs="Times New Roman"/>
        </w:rPr>
        <w:t xml:space="preserve"> based on</w:t>
      </w:r>
      <w:r>
        <w:rPr>
          <w:rFonts w:ascii="Times New Roman" w:hAnsi="Times New Roman" w:cs="Times New Roman"/>
        </w:rPr>
        <w:t xml:space="preserve"> 37 studies</w:t>
      </w:r>
      <w:r w:rsidR="008B3552">
        <w:rPr>
          <w:rFonts w:ascii="Times New Roman" w:hAnsi="Times New Roman" w:cs="Times New Roman"/>
        </w:rPr>
        <w:t>,</w:t>
      </w:r>
      <w:r w:rsidR="00E00154">
        <w:rPr>
          <w:rFonts w:ascii="Times New Roman" w:hAnsi="Times New Roman" w:cs="Times New Roman"/>
        </w:rPr>
        <w:t xml:space="preserve"> which</w:t>
      </w:r>
      <w:r>
        <w:rPr>
          <w:rFonts w:ascii="Times New Roman" w:hAnsi="Times New Roman" w:cs="Times New Roman"/>
        </w:rPr>
        <w:t xml:space="preserve"> contributed 172</w:t>
      </w:r>
      <w:r w:rsidR="00E00154">
        <w:rPr>
          <w:rFonts w:ascii="Times New Roman" w:hAnsi="Times New Roman" w:cs="Times New Roman"/>
        </w:rPr>
        <w:t xml:space="preserve"> individual</w:t>
      </w:r>
      <w:r>
        <w:rPr>
          <w:rFonts w:ascii="Times New Roman" w:hAnsi="Times New Roman" w:cs="Times New Roman"/>
        </w:rPr>
        <w:t xml:space="preserve"> effect sizes. Sample sizes were </w:t>
      </w:r>
      <w:r w:rsidR="008B3552">
        <w:rPr>
          <w:rFonts w:ascii="Times New Roman" w:hAnsi="Times New Roman" w:cs="Times New Roman"/>
        </w:rPr>
        <w:t xml:space="preserve">fairly evenly </w:t>
      </w:r>
      <w:r>
        <w:rPr>
          <w:rFonts w:ascii="Times New Roman" w:hAnsi="Times New Roman" w:cs="Times New Roman"/>
        </w:rPr>
        <w:t xml:space="preserve">across </w:t>
      </w:r>
      <w:r w:rsidR="008B3552">
        <w:rPr>
          <w:rFonts w:ascii="Times New Roman" w:hAnsi="Times New Roman" w:cs="Times New Roman"/>
        </w:rPr>
        <w:t xml:space="preserve">the </w:t>
      </w:r>
      <w:r>
        <w:rPr>
          <w:rFonts w:ascii="Times New Roman" w:hAnsi="Times New Roman" w:cs="Times New Roman"/>
        </w:rPr>
        <w:t>four categories of primary producer</w:t>
      </w:r>
      <w:r w:rsidR="008B3552">
        <w:rPr>
          <w:rFonts w:ascii="Times New Roman" w:hAnsi="Times New Roman" w:cs="Times New Roman"/>
        </w:rPr>
        <w:t>s</w:t>
      </w:r>
      <w:r w:rsidR="00E00154">
        <w:rPr>
          <w:rFonts w:ascii="Times New Roman" w:hAnsi="Times New Roman" w:cs="Times New Roman"/>
        </w:rPr>
        <w:t xml:space="preserve">; each </w:t>
      </w:r>
      <w:r w:rsidR="008B3552">
        <w:rPr>
          <w:rFonts w:ascii="Times New Roman" w:hAnsi="Times New Roman" w:cs="Times New Roman"/>
        </w:rPr>
        <w:t xml:space="preserve">category </w:t>
      </w:r>
      <w:r w:rsidR="00E00154">
        <w:rPr>
          <w:rFonts w:ascii="Times New Roman" w:hAnsi="Times New Roman" w:cs="Times New Roman"/>
        </w:rPr>
        <w:t xml:space="preserve">represented </w:t>
      </w:r>
      <w:r>
        <w:rPr>
          <w:rFonts w:ascii="Times New Roman" w:hAnsi="Times New Roman" w:cs="Times New Roman"/>
        </w:rPr>
        <w:t>15-30%</w:t>
      </w:r>
      <w:r w:rsidR="00E00154">
        <w:rPr>
          <w:rFonts w:ascii="Times New Roman" w:hAnsi="Times New Roman" w:cs="Times New Roman"/>
        </w:rPr>
        <w:t xml:space="preserve"> of the total</w:t>
      </w:r>
      <w:r w:rsidR="008B3552">
        <w:rPr>
          <w:rFonts w:ascii="Times New Roman" w:hAnsi="Times New Roman" w:cs="Times New Roman"/>
        </w:rPr>
        <w:t xml:space="preserve"> sample</w:t>
      </w:r>
      <w:r w:rsidR="00C249B5">
        <w:rPr>
          <w:rFonts w:ascii="Times New Roman" w:hAnsi="Times New Roman" w:cs="Times New Roman"/>
        </w:rPr>
        <w:t xml:space="preserve">. </w:t>
      </w:r>
      <w:proofErr w:type="spellStart"/>
      <w:r w:rsidR="00C249B5">
        <w:rPr>
          <w:rFonts w:ascii="Times New Roman" w:hAnsi="Times New Roman" w:cs="Times New Roman"/>
        </w:rPr>
        <w:t>Unstocked</w:t>
      </w:r>
      <w:proofErr w:type="spellEnd"/>
      <w:r w:rsidR="00C249B5">
        <w:rPr>
          <w:rFonts w:ascii="Times New Roman" w:hAnsi="Times New Roman" w:cs="Times New Roman"/>
        </w:rPr>
        <w:t xml:space="preserve"> field experiments </w:t>
      </w:r>
      <w:r w:rsidR="00E00154">
        <w:rPr>
          <w:rFonts w:ascii="Times New Roman" w:hAnsi="Times New Roman" w:cs="Times New Roman"/>
        </w:rPr>
        <w:t>(</w:t>
      </w:r>
      <w:proofErr w:type="spellStart"/>
      <w:r w:rsidR="008B3552">
        <w:rPr>
          <w:rFonts w:ascii="Times New Roman" w:hAnsi="Times New Roman" w:cs="Times New Roman"/>
        </w:rPr>
        <w:t>i.e</w:t>
      </w:r>
      <w:proofErr w:type="spellEnd"/>
      <w:r w:rsidR="008B3552">
        <w:rPr>
          <w:rFonts w:ascii="Times New Roman" w:hAnsi="Times New Roman" w:cs="Times New Roman"/>
        </w:rPr>
        <w:t xml:space="preserve">, </w:t>
      </w:r>
      <w:r w:rsidR="00E00154">
        <w:rPr>
          <w:rFonts w:ascii="Times New Roman" w:hAnsi="Times New Roman" w:cs="Times New Roman"/>
        </w:rPr>
        <w:t>the most natural</w:t>
      </w:r>
      <w:r w:rsidR="00F944A1">
        <w:rPr>
          <w:rFonts w:ascii="Times New Roman" w:hAnsi="Times New Roman" w:cs="Times New Roman"/>
        </w:rPr>
        <w:t xml:space="preserve"> design</w:t>
      </w:r>
      <w:r w:rsidR="00E00154">
        <w:rPr>
          <w:rFonts w:ascii="Times New Roman" w:hAnsi="Times New Roman" w:cs="Times New Roman"/>
        </w:rPr>
        <w:t xml:space="preserve">) </w:t>
      </w:r>
      <w:r w:rsidR="00C249B5">
        <w:rPr>
          <w:rFonts w:ascii="Times New Roman" w:hAnsi="Times New Roman" w:cs="Times New Roman"/>
        </w:rPr>
        <w:t>constituted the majority of experimental designs</w:t>
      </w:r>
      <w:r>
        <w:rPr>
          <w:rFonts w:ascii="Times New Roman" w:hAnsi="Times New Roman" w:cs="Times New Roman"/>
        </w:rPr>
        <w:t xml:space="preserve"> (43%)</w:t>
      </w:r>
      <w:r w:rsidR="00C249B5">
        <w:rPr>
          <w:rFonts w:ascii="Times New Roman" w:hAnsi="Times New Roman" w:cs="Times New Roman"/>
        </w:rPr>
        <w:t xml:space="preserve">, but all categories were well represented </w:t>
      </w:r>
      <w:r>
        <w:rPr>
          <w:rFonts w:ascii="Times New Roman" w:hAnsi="Times New Roman" w:cs="Times New Roman"/>
        </w:rPr>
        <w:t>(8-43%</w:t>
      </w:r>
      <w:r w:rsidR="008B3552">
        <w:rPr>
          <w:rFonts w:ascii="Times New Roman" w:hAnsi="Times New Roman" w:cs="Times New Roman"/>
        </w:rPr>
        <w:t xml:space="preserve"> of the total sample</w:t>
      </w:r>
      <w:r>
        <w:rPr>
          <w:rFonts w:ascii="Times New Roman" w:hAnsi="Times New Roman" w:cs="Times New Roman"/>
        </w:rPr>
        <w:t>)</w:t>
      </w:r>
      <w:r w:rsidR="00C249B5">
        <w:rPr>
          <w:rFonts w:ascii="Times New Roman" w:hAnsi="Times New Roman" w:cs="Times New Roman"/>
        </w:rPr>
        <w:t>, with the exception of field experiments</w:t>
      </w:r>
      <w:r>
        <w:rPr>
          <w:rFonts w:ascii="Times New Roman" w:hAnsi="Times New Roman" w:cs="Times New Roman"/>
        </w:rPr>
        <w:t xml:space="preserve"> where both the consumer and producer were stocked (5%)</w:t>
      </w:r>
      <w:r w:rsidR="00C249B5">
        <w:rPr>
          <w:rFonts w:ascii="Times New Roman" w:hAnsi="Times New Roman" w:cs="Times New Roman"/>
        </w:rPr>
        <w:t xml:space="preserve">. </w:t>
      </w:r>
    </w:p>
    <w:p w14:paraId="36D2FCA5" w14:textId="5733167D" w:rsidR="00C249B5" w:rsidRDefault="00C249B5" w:rsidP="00457F19">
      <w:pPr>
        <w:spacing w:line="360" w:lineRule="auto"/>
        <w:rPr>
          <w:rFonts w:ascii="Times New Roman" w:hAnsi="Times New Roman" w:cs="Times New Roman"/>
        </w:rPr>
      </w:pPr>
    </w:p>
    <w:p w14:paraId="35608F07" w14:textId="47E9D7D7" w:rsidR="00D504C4" w:rsidRDefault="00D504C4" w:rsidP="00457F19">
      <w:pPr>
        <w:spacing w:line="360" w:lineRule="auto"/>
        <w:rPr>
          <w:rFonts w:ascii="Times New Roman" w:hAnsi="Times New Roman" w:cs="Times New Roman"/>
        </w:rPr>
      </w:pPr>
      <w:r>
        <w:rPr>
          <w:rFonts w:ascii="Times New Roman" w:hAnsi="Times New Roman" w:cs="Times New Roman"/>
        </w:rPr>
        <w:t xml:space="preserve">When we compared each of the models containing </w:t>
      </w:r>
      <w:del w:id="77" w:author="Em Lim" w:date="2023-03-01T14:54:00Z">
        <w:r w:rsidR="00067FAF" w:rsidDel="005317EB">
          <w:rPr>
            <w:rFonts w:ascii="Times New Roman" w:hAnsi="Times New Roman" w:cs="Times New Roman"/>
          </w:rPr>
          <w:delText>openness</w:delText>
        </w:r>
      </w:del>
      <w:ins w:id="78" w:author="Em Lim" w:date="2023-03-01T14:54:00Z">
        <w:r w:rsidR="005317EB">
          <w:rPr>
            <w:rFonts w:ascii="Times New Roman" w:hAnsi="Times New Roman" w:cs="Times New Roman"/>
          </w:rPr>
          <w:t>experimental design</w:t>
        </w:r>
      </w:ins>
      <w:r w:rsidR="00067FAF">
        <w:rPr>
          <w:rFonts w:ascii="Times New Roman" w:hAnsi="Times New Roman" w:cs="Times New Roman"/>
        </w:rPr>
        <w:t xml:space="preserve">, primary producer </w:t>
      </w:r>
      <w:r w:rsidR="00315ACC">
        <w:rPr>
          <w:rFonts w:ascii="Times New Roman" w:hAnsi="Times New Roman" w:cs="Times New Roman"/>
        </w:rPr>
        <w:t>taxa</w:t>
      </w:r>
      <w:r w:rsidR="00067FAF">
        <w:rPr>
          <w:rFonts w:ascii="Times New Roman" w:hAnsi="Times New Roman" w:cs="Times New Roman"/>
        </w:rPr>
        <w:t xml:space="preserve">, and </w:t>
      </w:r>
      <w:r w:rsidR="008B3552">
        <w:rPr>
          <w:rFonts w:ascii="Times New Roman" w:hAnsi="Times New Roman" w:cs="Times New Roman"/>
        </w:rPr>
        <w:t xml:space="preserve">one of the correlated variables, i.e. </w:t>
      </w:r>
      <w:r>
        <w:rPr>
          <w:rFonts w:ascii="Times New Roman" w:hAnsi="Times New Roman" w:cs="Times New Roman"/>
        </w:rPr>
        <w:t xml:space="preserve">absolute latitude, temperature, </w:t>
      </w:r>
      <w:r w:rsidR="008B3552">
        <w:rPr>
          <w:rFonts w:ascii="Times New Roman" w:hAnsi="Times New Roman" w:cs="Times New Roman"/>
        </w:rPr>
        <w:t xml:space="preserve">or </w:t>
      </w:r>
      <w:r>
        <w:rPr>
          <w:rFonts w:ascii="Times New Roman" w:hAnsi="Times New Roman" w:cs="Times New Roman"/>
        </w:rPr>
        <w:t>background nutrients</w:t>
      </w:r>
      <w:r w:rsidR="008B3552">
        <w:rPr>
          <w:rFonts w:ascii="Times New Roman" w:hAnsi="Times New Roman" w:cs="Times New Roman"/>
        </w:rPr>
        <w:t>,</w:t>
      </w:r>
      <w:r>
        <w:rPr>
          <w:rFonts w:ascii="Times New Roman" w:hAnsi="Times New Roman" w:cs="Times New Roman"/>
        </w:rPr>
        <w:t xml:space="preserve"> against a null model, the model containing background nutrients ha</w:t>
      </w:r>
      <w:r w:rsidR="00C269E0">
        <w:rPr>
          <w:rFonts w:ascii="Times New Roman" w:hAnsi="Times New Roman" w:cs="Times New Roman"/>
        </w:rPr>
        <w:t>d</w:t>
      </w:r>
      <w:r>
        <w:rPr>
          <w:rFonts w:ascii="Times New Roman" w:hAnsi="Times New Roman" w:cs="Times New Roman"/>
        </w:rPr>
        <w:t xml:space="preserve"> </w:t>
      </w:r>
      <w:r w:rsidR="00F944A1">
        <w:rPr>
          <w:rFonts w:ascii="Times New Roman" w:hAnsi="Times New Roman" w:cs="Times New Roman"/>
        </w:rPr>
        <w:t>strongest support</w:t>
      </w:r>
      <w:r>
        <w:rPr>
          <w:rFonts w:ascii="Times New Roman" w:hAnsi="Times New Roman" w:cs="Times New Roman"/>
        </w:rPr>
        <w:t xml:space="preserve">, but there </w:t>
      </w:r>
      <w:r w:rsidR="00C269E0">
        <w:rPr>
          <w:rFonts w:ascii="Times New Roman" w:hAnsi="Times New Roman" w:cs="Times New Roman"/>
        </w:rPr>
        <w:lastRenderedPageBreak/>
        <w:t xml:space="preserve">was </w:t>
      </w:r>
      <w:r>
        <w:rPr>
          <w:rFonts w:ascii="Times New Roman" w:hAnsi="Times New Roman" w:cs="Times New Roman"/>
        </w:rPr>
        <w:t>support for all three models</w:t>
      </w:r>
      <w:r w:rsidR="00F944A1">
        <w:rPr>
          <w:rFonts w:ascii="Times New Roman" w:hAnsi="Times New Roman" w:cs="Times New Roman"/>
        </w:rPr>
        <w:t xml:space="preserve"> with a correlated variable</w:t>
      </w:r>
      <w:r>
        <w:rPr>
          <w:rFonts w:ascii="Times New Roman" w:hAnsi="Times New Roman" w:cs="Times New Roman"/>
        </w:rPr>
        <w:t xml:space="preserve"> (</w:t>
      </w:r>
      <w:commentRangeStart w:id="79"/>
      <w:r w:rsidRPr="00D504C4">
        <w:rPr>
          <w:rFonts w:ascii="Times New Roman" w:hAnsi="Times New Roman" w:cs="Times New Roman"/>
        </w:rPr>
        <w:t>2</w:t>
      </w:r>
      <w:r>
        <w:rPr>
          <w:rFonts w:ascii="Times New Roman" w:hAnsi="Times New Roman" w:cs="Times New Roman"/>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&lt;</w:t>
      </w:r>
      <w:r>
        <w:rPr>
          <w:rFonts w:ascii="Times New Roman" w:hAnsi="Times New Roman" w:cs="Times New Roman"/>
        </w:rPr>
        <w:t xml:space="preserve"> </w:t>
      </w:r>
      <w:r w:rsidRPr="00D504C4">
        <w:rPr>
          <w:rFonts w:ascii="Times New Roman" w:hAnsi="Times New Roman" w:cs="Times New Roman"/>
        </w:rPr>
        <w:t>4</w:t>
      </w:r>
      <w:commentRangeEnd w:id="79"/>
      <w:r w:rsidR="00067FAF">
        <w:rPr>
          <w:rStyle w:val="CommentReference"/>
        </w:rPr>
        <w:commentReference w:id="79"/>
      </w:r>
      <w:r>
        <w:rPr>
          <w:rFonts w:ascii="Times New Roman" w:hAnsi="Times New Roman" w:cs="Times New Roman"/>
        </w:rPr>
        <w:t>)</w:t>
      </w:r>
      <w:r w:rsidR="00067FAF">
        <w:rPr>
          <w:rFonts w:ascii="Times New Roman" w:hAnsi="Times New Roman" w:cs="Times New Roman"/>
        </w:rPr>
        <w:t xml:space="preserve">, and little support for </w:t>
      </w:r>
      <w:r>
        <w:rPr>
          <w:rFonts w:ascii="Times New Roman" w:hAnsi="Times New Roman" w:cs="Times New Roman"/>
        </w:rPr>
        <w:t>the null model (</w:t>
      </w:r>
      <w:r w:rsidRPr="00D504C4">
        <w:rPr>
          <w:rFonts w:ascii="Times New Roman" w:hAnsi="Times New Roman" w:cs="Times New Roman"/>
        </w:rPr>
        <w:t>Δ</w:t>
      </w:r>
      <w:r w:rsidRPr="00D504C4">
        <w:rPr>
          <w:rFonts w:ascii="Cambria Math" w:hAnsi="Cambria Math" w:cs="Cambria Math"/>
        </w:rPr>
        <w:t>𝑖</w:t>
      </w:r>
      <w:r>
        <w:rPr>
          <w:rFonts w:ascii="Cambria Math" w:hAnsi="Cambria Math" w:cs="Cambria Math"/>
        </w:rPr>
        <w:t xml:space="preserve"> </w:t>
      </w:r>
      <w:r w:rsidRPr="00D504C4">
        <w:rPr>
          <w:rFonts w:ascii="Times New Roman" w:hAnsi="Times New Roman" w:cs="Times New Roman"/>
        </w:rPr>
        <w:t>&gt;</w:t>
      </w:r>
      <w:r>
        <w:rPr>
          <w:rFonts w:ascii="Times New Roman" w:hAnsi="Times New Roman" w:cs="Times New Roman"/>
        </w:rPr>
        <w:t xml:space="preserve"> </w:t>
      </w:r>
      <w:r w:rsidRPr="00D504C4">
        <w:rPr>
          <w:rFonts w:ascii="Times New Roman" w:hAnsi="Times New Roman" w:cs="Times New Roman"/>
        </w:rPr>
        <w:t>10</w:t>
      </w:r>
      <w:r>
        <w:rPr>
          <w:rFonts w:ascii="Times New Roman" w:hAnsi="Times New Roman" w:cs="Times New Roman"/>
        </w:rPr>
        <w:t xml:space="preserve">, </w:t>
      </w:r>
      <w:r w:rsidRPr="00731DAD">
        <w:rPr>
          <w:rFonts w:ascii="Times New Roman" w:hAnsi="Times New Roman" w:cs="Times New Roman"/>
          <w:highlight w:val="yellow"/>
        </w:rPr>
        <w:t xml:space="preserve">Table </w:t>
      </w:r>
      <w:ins w:id="80" w:author="Em Lim" w:date="2023-03-01T15:12:00Z">
        <w:r w:rsidR="00A87CDD">
          <w:rPr>
            <w:rFonts w:ascii="Times New Roman" w:hAnsi="Times New Roman" w:cs="Times New Roman"/>
            <w:highlight w:val="yellow"/>
          </w:rPr>
          <w:t>1</w:t>
        </w:r>
      </w:ins>
      <w:del w:id="81" w:author="Em Lim" w:date="2023-03-01T15:12:00Z">
        <w:r w:rsidR="00731DAD" w:rsidDel="00A87CDD">
          <w:rPr>
            <w:rFonts w:ascii="Times New Roman" w:hAnsi="Times New Roman" w:cs="Times New Roman"/>
            <w:highlight w:val="yellow"/>
          </w:rPr>
          <w:delText>X</w:delText>
        </w:r>
      </w:del>
      <w:r>
        <w:rPr>
          <w:rFonts w:ascii="Times New Roman" w:hAnsi="Times New Roman" w:cs="Times New Roman"/>
        </w:rPr>
        <w:t>). Therefore</w:t>
      </w:r>
      <w:r w:rsidR="00E00154">
        <w:rPr>
          <w:rFonts w:ascii="Times New Roman" w:hAnsi="Times New Roman" w:cs="Times New Roman"/>
        </w:rPr>
        <w:t>,</w:t>
      </w:r>
      <w:r>
        <w:rPr>
          <w:rFonts w:ascii="Times New Roman" w:hAnsi="Times New Roman" w:cs="Times New Roman"/>
        </w:rPr>
        <w:t xml:space="preserve"> we report results from all three models.</w:t>
      </w:r>
    </w:p>
    <w:p w14:paraId="641C65D9" w14:textId="77777777" w:rsidR="00D504C4" w:rsidRDefault="00D504C4" w:rsidP="00457F19">
      <w:pPr>
        <w:spacing w:line="360" w:lineRule="auto"/>
        <w:rPr>
          <w:rFonts w:ascii="Times New Roman" w:hAnsi="Times New Roman" w:cs="Times New Roman"/>
        </w:rPr>
      </w:pPr>
    </w:p>
    <w:p w14:paraId="5DF29D5D" w14:textId="033844A8" w:rsidR="00C249B5" w:rsidRDefault="00D504C4" w:rsidP="00457F19">
      <w:pPr>
        <w:spacing w:line="360" w:lineRule="auto"/>
        <w:rPr>
          <w:rFonts w:ascii="Times New Roman" w:hAnsi="Times New Roman" w:cs="Times New Roman"/>
        </w:rPr>
      </w:pPr>
      <w:r>
        <w:rPr>
          <w:rFonts w:ascii="Times New Roman" w:hAnsi="Times New Roman" w:cs="Times New Roman"/>
        </w:rPr>
        <w:t xml:space="preserve">Background nutrients </w:t>
      </w:r>
      <w:commentRangeStart w:id="82"/>
      <w:commentRangeStart w:id="83"/>
      <w:r>
        <w:rPr>
          <w:rFonts w:ascii="Times New Roman" w:hAnsi="Times New Roman" w:cs="Times New Roman"/>
        </w:rPr>
        <w:t>model</w:t>
      </w:r>
      <w:commentRangeEnd w:id="82"/>
      <w:r w:rsidR="00494153">
        <w:rPr>
          <w:rStyle w:val="CommentReference"/>
        </w:rPr>
        <w:commentReference w:id="82"/>
      </w:r>
      <w:commentRangeEnd w:id="83"/>
      <w:r w:rsidR="00A87CDD">
        <w:rPr>
          <w:rStyle w:val="CommentReference"/>
        </w:rPr>
        <w:commentReference w:id="83"/>
      </w:r>
    </w:p>
    <w:p w14:paraId="41D1A3B4" w14:textId="6877EC22" w:rsidR="00D504C4" w:rsidRPr="006149A7" w:rsidRDefault="00D504C4" w:rsidP="00457F19">
      <w:pPr>
        <w:spacing w:line="360" w:lineRule="auto"/>
        <w:rPr>
          <w:rFonts w:ascii="Times New Roman" w:hAnsi="Times New Roman" w:cs="Times New Roman"/>
          <w:lang w:val="en-CA"/>
          <w:rPrChange w:id="84" w:author="Em Lim" w:date="2023-03-10T11:05:00Z">
            <w:rPr>
              <w:rFonts w:ascii="Times New Roman" w:hAnsi="Times New Roman" w:cs="Times New Roman"/>
            </w:rPr>
          </w:rPrChange>
        </w:rPr>
      </w:pPr>
      <w:commentRangeStart w:id="85"/>
      <w:r>
        <w:rPr>
          <w:rFonts w:ascii="Times New Roman" w:hAnsi="Times New Roman" w:cs="Times New Roman"/>
        </w:rPr>
        <w:t>Overall</w:t>
      </w:r>
      <w:commentRangeEnd w:id="85"/>
      <w:r w:rsidR="00145342">
        <w:rPr>
          <w:rStyle w:val="CommentReference"/>
        </w:rPr>
        <w:commentReference w:id="85"/>
      </w:r>
      <w:r>
        <w:rPr>
          <w:rFonts w:ascii="Times New Roman" w:hAnsi="Times New Roman" w:cs="Times New Roman"/>
        </w:rPr>
        <w:t xml:space="preserve">, </w:t>
      </w:r>
      <w:del w:id="86" w:author="Em Lim" w:date="2023-03-10T10:51:00Z">
        <w:r w:rsidDel="006149A7">
          <w:rPr>
            <w:rFonts w:ascii="Times New Roman" w:hAnsi="Times New Roman" w:cs="Times New Roman"/>
          </w:rPr>
          <w:delText xml:space="preserve">there </w:delText>
        </w:r>
      </w:del>
      <w:ins w:id="87" w:author="Em Lim" w:date="2023-03-10T10:51:00Z">
        <w:r w:rsidR="006149A7">
          <w:rPr>
            <w:rFonts w:ascii="Times New Roman" w:hAnsi="Times New Roman" w:cs="Times New Roman"/>
          </w:rPr>
          <w:t>we found</w:t>
        </w:r>
      </w:ins>
      <w:del w:id="88" w:author="Em Lim" w:date="2023-03-10T10:52:00Z">
        <w:r w:rsidDel="006149A7">
          <w:rPr>
            <w:rFonts w:ascii="Times New Roman" w:hAnsi="Times New Roman" w:cs="Times New Roman"/>
          </w:rPr>
          <w:delText>was</w:delText>
        </w:r>
      </w:del>
      <w:r>
        <w:rPr>
          <w:rFonts w:ascii="Times New Roman" w:hAnsi="Times New Roman" w:cs="Times New Roman"/>
        </w:rPr>
        <w:t xml:space="preserve"> a positive effect of animal-provisioned nutrients on primary productivity (</w:t>
      </w:r>
      <w:r w:rsidRPr="00D504C4">
        <w:rPr>
          <w:rFonts w:ascii="Times New Roman" w:hAnsi="Times New Roman" w:cs="Times New Roman"/>
          <w:lang w:val="en-CA"/>
        </w:rPr>
        <w:t>log</w:t>
      </w:r>
      <w:r w:rsidR="00067FAF">
        <w:rPr>
          <w:rFonts w:ascii="Times New Roman" w:hAnsi="Times New Roman" w:cs="Times New Roman"/>
          <w:lang w:val="en-CA"/>
        </w:rPr>
        <w:t>-</w:t>
      </w:r>
      <w:r w:rsidRPr="00D504C4">
        <w:rPr>
          <w:rFonts w:ascii="Times New Roman" w:hAnsi="Times New Roman" w:cs="Times New Roman"/>
          <w:lang w:val="en-CA"/>
        </w:rPr>
        <w:t xml:space="preserve">transformed </w:t>
      </w:r>
      <w:r w:rsidR="00067FAF">
        <w:rPr>
          <w:rFonts w:ascii="Times New Roman" w:hAnsi="Times New Roman" w:cs="Times New Roman"/>
          <w:lang w:val="en-CA"/>
        </w:rPr>
        <w:t>response ratio</w:t>
      </w:r>
      <w:r>
        <w:rPr>
          <w:rFonts w:ascii="Times New Roman" w:hAnsi="Times New Roman" w:cs="Times New Roman"/>
          <w:lang w:val="en-CA"/>
        </w:rPr>
        <w:t xml:space="preserve"> </w:t>
      </w:r>
      <w:r w:rsidRPr="00D504C4">
        <w:rPr>
          <w:rFonts w:ascii="Times New Roman" w:hAnsi="Times New Roman" w:cs="Times New Roman"/>
          <w:lang w:val="en-CA"/>
        </w:rPr>
        <w:t xml:space="preserve">± </w:t>
      </w:r>
      <w:r>
        <w:rPr>
          <w:rFonts w:ascii="Times New Roman" w:hAnsi="Times New Roman" w:cs="Times New Roman"/>
          <w:lang w:val="en-CA"/>
        </w:rPr>
        <w:t>SE;</w:t>
      </w:r>
      <w:r w:rsidRPr="00D504C4">
        <w:rPr>
          <w:rFonts w:ascii="Times New Roman" w:hAnsi="Times New Roman" w:cs="Times New Roman"/>
        </w:rPr>
        <w:t xml:space="preserve"> </w:t>
      </w:r>
      <w:commentRangeStart w:id="89"/>
      <w:commentRangeStart w:id="90"/>
      <w:r w:rsidRPr="00D504C4">
        <w:rPr>
          <w:rFonts w:ascii="Times New Roman" w:hAnsi="Times New Roman" w:cs="Times New Roman"/>
        </w:rPr>
        <w:t>0.59</w:t>
      </w:r>
      <w:commentRangeEnd w:id="89"/>
      <w:r w:rsidR="00067FAF">
        <w:rPr>
          <w:rStyle w:val="CommentReference"/>
        </w:rPr>
        <w:commentReference w:id="89"/>
      </w:r>
      <w:commentRangeEnd w:id="90"/>
      <w:r w:rsidR="00145342">
        <w:rPr>
          <w:rStyle w:val="CommentReference"/>
        </w:rPr>
        <w:commentReference w:id="90"/>
      </w:r>
      <w:r w:rsidRPr="00D504C4">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D504C4">
        <w:rPr>
          <w:rFonts w:ascii="Times New Roman" w:hAnsi="Times New Roman" w:cs="Times New Roman"/>
        </w:rPr>
        <w:t>0.1</w:t>
      </w:r>
      <w:r w:rsidR="00067FAF">
        <w:rPr>
          <w:rFonts w:ascii="Times New Roman" w:hAnsi="Times New Roman" w:cs="Times New Roman"/>
        </w:rPr>
        <w:t>6</w:t>
      </w:r>
      <w:r>
        <w:rPr>
          <w:rFonts w:ascii="Times New Roman" w:hAnsi="Times New Roman" w:cs="Times New Roman"/>
        </w:rPr>
        <w:t xml:space="preserve">, p = </w:t>
      </w:r>
      <w:r w:rsidRPr="00D504C4">
        <w:rPr>
          <w:rFonts w:ascii="Times New Roman" w:hAnsi="Times New Roman" w:cs="Times New Roman"/>
        </w:rPr>
        <w:t>0.0003</w:t>
      </w:r>
      <w:r>
        <w:rPr>
          <w:rFonts w:ascii="Times New Roman" w:hAnsi="Times New Roman" w:cs="Times New Roman"/>
        </w:rPr>
        <w:t>)</w:t>
      </w:r>
      <w:r w:rsidR="007D588D">
        <w:rPr>
          <w:rFonts w:ascii="Times New Roman" w:hAnsi="Times New Roman" w:cs="Times New Roman"/>
        </w:rPr>
        <w:t>, with producers growing nearly 4 times more, on average, under provisioned than control conditions</w:t>
      </w:r>
      <w:r>
        <w:rPr>
          <w:rFonts w:ascii="Times New Roman" w:hAnsi="Times New Roman" w:cs="Times New Roman"/>
        </w:rPr>
        <w:t xml:space="preserve">. </w:t>
      </w:r>
      <w:ins w:id="91" w:author="Em Lim" w:date="2023-03-10T10:53:00Z">
        <w:r w:rsidR="006149A7">
          <w:rPr>
            <w:rFonts w:ascii="Times New Roman" w:hAnsi="Times New Roman" w:cs="Times New Roman"/>
          </w:rPr>
          <w:t xml:space="preserve">This estimate represents the intercept of the model, taken as the effect of animal-provisioning at a mean level of background nutrients on algae in </w:t>
        </w:r>
      </w:ins>
      <w:proofErr w:type="spellStart"/>
      <w:ins w:id="92" w:author="Em Lim" w:date="2023-03-10T10:54:00Z">
        <w:r w:rsidR="006149A7">
          <w:rPr>
            <w:rFonts w:ascii="Times New Roman" w:hAnsi="Times New Roman" w:cs="Times New Roman"/>
          </w:rPr>
          <w:t>unstocked</w:t>
        </w:r>
        <w:proofErr w:type="spellEnd"/>
        <w:r w:rsidR="006149A7">
          <w:rPr>
            <w:rFonts w:ascii="Times New Roman" w:hAnsi="Times New Roman" w:cs="Times New Roman"/>
          </w:rPr>
          <w:t xml:space="preserve"> field experiments.</w:t>
        </w:r>
      </w:ins>
      <w:ins w:id="93" w:author="Em Lim" w:date="2023-03-10T10:53:00Z">
        <w:r w:rsidR="006149A7">
          <w:rPr>
            <w:rFonts w:ascii="Times New Roman" w:hAnsi="Times New Roman" w:cs="Times New Roman"/>
          </w:rPr>
          <w:t xml:space="preserve"> </w:t>
        </w:r>
      </w:ins>
      <w:r w:rsidR="00B168CE">
        <w:rPr>
          <w:rFonts w:ascii="Times New Roman" w:hAnsi="Times New Roman" w:cs="Times New Roman"/>
        </w:rPr>
        <w:t xml:space="preserve">There was only weak evidence for a slightly positive effect of background nutrients on the effect of </w:t>
      </w:r>
      <w:r w:rsidR="00B168CE" w:rsidRPr="00B748E3">
        <w:rPr>
          <w:rFonts w:ascii="Times New Roman" w:hAnsi="Times New Roman" w:cs="Times New Roman"/>
          <w:lang w:val="en-CA"/>
        </w:rPr>
        <w:t>animal</w:t>
      </w:r>
      <w:r w:rsidR="00B168CE">
        <w:rPr>
          <w:rFonts w:ascii="Times New Roman" w:hAnsi="Times New Roman" w:cs="Times New Roman"/>
          <w:lang w:val="en-CA"/>
        </w:rPr>
        <w:t>-</w:t>
      </w:r>
      <w:r w:rsidR="00B168CE" w:rsidRPr="00B748E3">
        <w:rPr>
          <w:rFonts w:ascii="Times New Roman" w:hAnsi="Times New Roman" w:cs="Times New Roman"/>
          <w:lang w:val="en-CA"/>
        </w:rPr>
        <w:t>provisioned nutrients</w:t>
      </w:r>
      <w:r w:rsidR="00B168CE">
        <w:rPr>
          <w:rFonts w:ascii="Times New Roman" w:hAnsi="Times New Roman" w:cs="Times New Roman"/>
          <w:lang w:val="en-CA"/>
        </w:rPr>
        <w:t xml:space="preserve"> on primary productivity (</w:t>
      </w:r>
      <w:r w:rsidR="00B168CE" w:rsidRPr="00D504C4">
        <w:rPr>
          <w:rFonts w:ascii="Times New Roman" w:hAnsi="Times New Roman" w:cs="Times New Roman"/>
          <w:lang w:val="en-CA"/>
        </w:rPr>
        <w:t>0.</w:t>
      </w:r>
      <w:r w:rsidR="00067FAF" w:rsidRPr="00D504C4">
        <w:rPr>
          <w:rFonts w:ascii="Times New Roman" w:hAnsi="Times New Roman" w:cs="Times New Roman"/>
          <w:lang w:val="en-CA"/>
        </w:rPr>
        <w:t>1</w:t>
      </w:r>
      <w:r w:rsidR="00067FAF">
        <w:rPr>
          <w:rFonts w:ascii="Times New Roman" w:hAnsi="Times New Roman" w:cs="Times New Roman"/>
          <w:lang w:val="en-CA"/>
        </w:rPr>
        <w:t xml:space="preserve">3 </w:t>
      </w:r>
      <w:r w:rsidR="00B168CE" w:rsidRPr="00D504C4">
        <w:rPr>
          <w:rFonts w:ascii="Times New Roman" w:hAnsi="Times New Roman" w:cs="Times New Roman"/>
          <w:lang w:val="en-CA"/>
        </w:rPr>
        <w:t>±</w:t>
      </w:r>
      <w:r w:rsidR="00B168CE" w:rsidRPr="00D504C4">
        <w:t xml:space="preserve"> </w:t>
      </w:r>
      <w:r w:rsidR="00B168CE" w:rsidRPr="00D504C4">
        <w:rPr>
          <w:rFonts w:ascii="Times New Roman" w:hAnsi="Times New Roman" w:cs="Times New Roman"/>
          <w:lang w:val="en-CA"/>
        </w:rPr>
        <w:t>0.07</w:t>
      </w:r>
      <w:r w:rsidR="00B168CE">
        <w:rPr>
          <w:rFonts w:ascii="Times New Roman" w:hAnsi="Times New Roman" w:cs="Times New Roman"/>
          <w:lang w:val="en-CA"/>
        </w:rPr>
        <w:t xml:space="preserve">, p = </w:t>
      </w:r>
      <w:r w:rsidR="00B168CE" w:rsidRPr="00D504C4">
        <w:rPr>
          <w:rFonts w:ascii="Times New Roman" w:hAnsi="Times New Roman" w:cs="Times New Roman"/>
          <w:lang w:val="en-CA"/>
        </w:rPr>
        <w:t>0.09</w:t>
      </w:r>
      <w:r w:rsidR="007D588D">
        <w:rPr>
          <w:rFonts w:ascii="Times New Roman" w:hAnsi="Times New Roman" w:cs="Times New Roman"/>
          <w:lang w:val="en-CA"/>
        </w:rPr>
        <w:t>;</w:t>
      </w:r>
      <w:r w:rsidR="00731DAD">
        <w:rPr>
          <w:rFonts w:ascii="Times New Roman" w:hAnsi="Times New Roman" w:cs="Times New Roman"/>
          <w:lang w:val="en-CA"/>
        </w:rPr>
        <w:t xml:space="preserve"> </w:t>
      </w:r>
      <w:r w:rsidR="00731DAD" w:rsidRPr="00731DAD">
        <w:rPr>
          <w:rFonts w:ascii="Times New Roman" w:hAnsi="Times New Roman" w:cs="Times New Roman"/>
          <w:highlight w:val="yellow"/>
          <w:lang w:val="en-CA"/>
        </w:rPr>
        <w:t xml:space="preserve">Fig. </w:t>
      </w:r>
      <w:ins w:id="94" w:author="Em Lim" w:date="2023-03-01T14:57:00Z">
        <w:r w:rsidR="007540E9">
          <w:rPr>
            <w:rFonts w:ascii="Times New Roman" w:hAnsi="Times New Roman" w:cs="Times New Roman"/>
            <w:highlight w:val="yellow"/>
            <w:lang w:val="en-CA"/>
          </w:rPr>
          <w:t>2</w:t>
        </w:r>
      </w:ins>
      <w:r w:rsidR="00731DAD" w:rsidRPr="00731DAD">
        <w:rPr>
          <w:rFonts w:ascii="Times New Roman" w:hAnsi="Times New Roman" w:cs="Times New Roman"/>
          <w:highlight w:val="yellow"/>
          <w:lang w:val="en-CA"/>
        </w:rPr>
        <w:t>A</w:t>
      </w:r>
      <w:ins w:id="95" w:author="Em Lim" w:date="2023-03-01T15:14:00Z">
        <w:r w:rsidR="00A87CDD">
          <w:rPr>
            <w:rFonts w:ascii="Times New Roman" w:hAnsi="Times New Roman" w:cs="Times New Roman"/>
            <w:highlight w:val="yellow"/>
            <w:lang w:val="en-CA"/>
          </w:rPr>
          <w:t>, S Table 2</w:t>
        </w:r>
      </w:ins>
      <w:r w:rsidR="00B168CE">
        <w:rPr>
          <w:rFonts w:ascii="Times New Roman" w:hAnsi="Times New Roman" w:cs="Times New Roman"/>
          <w:lang w:val="en-CA"/>
        </w:rPr>
        <w:t>).</w:t>
      </w:r>
      <w:ins w:id="96" w:author="Em Lim" w:date="2023-03-10T10:54:00Z">
        <w:r w:rsidR="006149A7">
          <w:rPr>
            <w:rFonts w:ascii="Times New Roman" w:hAnsi="Times New Roman" w:cs="Times New Roman"/>
            <w:lang w:val="en-CA"/>
          </w:rPr>
          <w:t xml:space="preserve"> The test of moderators was statistically significant, which </w:t>
        </w:r>
      </w:ins>
      <w:ins w:id="97" w:author="Em Lim" w:date="2023-03-10T15:34:00Z">
        <w:r w:rsidR="008723FB">
          <w:rPr>
            <w:rFonts w:ascii="Times New Roman" w:hAnsi="Times New Roman" w:cs="Times New Roman"/>
            <w:lang w:val="en-CA"/>
          </w:rPr>
          <w:t>mea</w:t>
        </w:r>
      </w:ins>
      <w:ins w:id="98" w:author="Em Lim" w:date="2023-03-10T15:35:00Z">
        <w:r w:rsidR="008723FB">
          <w:rPr>
            <w:rFonts w:ascii="Times New Roman" w:hAnsi="Times New Roman" w:cs="Times New Roman"/>
            <w:lang w:val="en-CA"/>
          </w:rPr>
          <w:t>ns there are significant differences between</w:t>
        </w:r>
      </w:ins>
      <w:ins w:id="99" w:author="Em Lim" w:date="2023-03-10T10:54:00Z">
        <w:r w:rsidR="006149A7">
          <w:rPr>
            <w:rFonts w:ascii="Times New Roman" w:hAnsi="Times New Roman" w:cs="Times New Roman"/>
            <w:lang w:val="en-CA"/>
          </w:rPr>
          <w:t xml:space="preserve"> sub</w:t>
        </w:r>
      </w:ins>
      <w:ins w:id="100" w:author="Em Lim" w:date="2023-03-10T10:55:00Z">
        <w:r w:rsidR="006149A7">
          <w:rPr>
            <w:rFonts w:ascii="Times New Roman" w:hAnsi="Times New Roman" w:cs="Times New Roman"/>
            <w:lang w:val="en-CA"/>
          </w:rPr>
          <w:t>group</w:t>
        </w:r>
      </w:ins>
      <w:ins w:id="101" w:author="Em Lim" w:date="2023-03-10T15:35:00Z">
        <w:r w:rsidR="008723FB">
          <w:rPr>
            <w:rFonts w:ascii="Times New Roman" w:hAnsi="Times New Roman" w:cs="Times New Roman"/>
            <w:lang w:val="en-CA"/>
          </w:rPr>
          <w:t xml:space="preserve">s </w:t>
        </w:r>
      </w:ins>
      <w:ins w:id="102" w:author="Em Lim" w:date="2023-03-10T10:55:00Z">
        <w:r w:rsidR="006149A7">
          <w:rPr>
            <w:rFonts w:ascii="Times New Roman" w:hAnsi="Times New Roman" w:cs="Times New Roman"/>
            <w:lang w:val="en-CA"/>
          </w:rPr>
          <w:t>and provides support for the inclusion of moderators over a null model</w:t>
        </w:r>
      </w:ins>
      <w:r w:rsidR="00B168CE">
        <w:rPr>
          <w:rFonts w:ascii="Times New Roman" w:hAnsi="Times New Roman" w:cs="Times New Roman"/>
          <w:lang w:val="en-CA"/>
        </w:rPr>
        <w:t xml:space="preserve"> </w:t>
      </w:r>
      <w:del w:id="103" w:author="Em Lim" w:date="2023-03-10T10:55:00Z">
        <w:r w:rsidR="00873A9D" w:rsidDel="006149A7">
          <w:rPr>
            <w:rFonts w:ascii="Times New Roman" w:hAnsi="Times New Roman" w:cs="Times New Roman"/>
          </w:rPr>
          <w:delText xml:space="preserve">Including moderators was significantly better than a null model </w:delText>
        </w:r>
      </w:del>
      <w:r w:rsidR="00873A9D">
        <w:rPr>
          <w:rFonts w:ascii="Times New Roman" w:hAnsi="Times New Roman" w:cs="Times New Roman"/>
        </w:rPr>
        <w:t>(</w:t>
      </w:r>
      <w:r w:rsidR="00873A9D" w:rsidRPr="00873A9D">
        <w:rPr>
          <w:rFonts w:ascii="Times New Roman" w:hAnsi="Times New Roman" w:cs="Times New Roman"/>
        </w:rPr>
        <w:t>F</w:t>
      </w:r>
      <w:r w:rsidR="00873A9D">
        <w:rPr>
          <w:rFonts w:ascii="Times New Roman" w:hAnsi="Times New Roman" w:cs="Times New Roman"/>
          <w:vertAlign w:val="subscript"/>
        </w:rPr>
        <w:t>8,163</w:t>
      </w:r>
      <w:r w:rsidR="00BA7305">
        <w:rPr>
          <w:rFonts w:ascii="Times New Roman" w:hAnsi="Times New Roman" w:cs="Times New Roman"/>
          <w:vertAlign w:val="subscript"/>
        </w:rPr>
        <w:t xml:space="preserve"> </w:t>
      </w:r>
      <w:r w:rsidR="00873A9D" w:rsidRPr="00873A9D">
        <w:rPr>
          <w:rFonts w:ascii="Times New Roman" w:hAnsi="Times New Roman" w:cs="Times New Roman"/>
        </w:rPr>
        <w:t>= 2.1</w:t>
      </w:r>
      <w:r w:rsidR="00F944A1">
        <w:rPr>
          <w:rFonts w:ascii="Times New Roman" w:hAnsi="Times New Roman" w:cs="Times New Roman"/>
        </w:rPr>
        <w:t>1</w:t>
      </w:r>
      <w:r w:rsidR="00873A9D" w:rsidRPr="00873A9D">
        <w:rPr>
          <w:rFonts w:ascii="Times New Roman" w:hAnsi="Times New Roman" w:cs="Times New Roman"/>
        </w:rPr>
        <w:t>, p = 0.0</w:t>
      </w:r>
      <w:r w:rsidR="00F944A1">
        <w:rPr>
          <w:rFonts w:ascii="Times New Roman" w:hAnsi="Times New Roman" w:cs="Times New Roman"/>
        </w:rPr>
        <w:t>4</w:t>
      </w:r>
      <w:r w:rsidR="00873A9D">
        <w:rPr>
          <w:rFonts w:ascii="Times New Roman" w:hAnsi="Times New Roman" w:cs="Times New Roman"/>
        </w:rPr>
        <w:t xml:space="preserve">), although there was still a </w:t>
      </w:r>
      <w:r w:rsidR="00B168CE">
        <w:rPr>
          <w:rFonts w:ascii="Times New Roman" w:hAnsi="Times New Roman" w:cs="Times New Roman"/>
        </w:rPr>
        <w:t>significant</w:t>
      </w:r>
      <w:r w:rsidR="00873A9D">
        <w:rPr>
          <w:rFonts w:ascii="Times New Roman" w:hAnsi="Times New Roman" w:cs="Times New Roman"/>
        </w:rPr>
        <w:t xml:space="preserve"> amount of residual h</w:t>
      </w:r>
      <w:r w:rsidR="00873A9D" w:rsidRPr="00873A9D">
        <w:rPr>
          <w:rFonts w:ascii="Times New Roman" w:hAnsi="Times New Roman" w:cs="Times New Roman"/>
        </w:rPr>
        <w:t>eterogeneity</w:t>
      </w:r>
      <w:r w:rsidR="00873A9D">
        <w:rPr>
          <w:rFonts w:ascii="Times New Roman" w:hAnsi="Times New Roman" w:cs="Times New Roman"/>
        </w:rPr>
        <w:t xml:space="preserve"> unexplained by the model (</w:t>
      </w:r>
      <w:r w:rsidR="00873A9D" w:rsidRPr="00873A9D">
        <w:rPr>
          <w:rFonts w:ascii="Times New Roman" w:hAnsi="Times New Roman" w:cs="Times New Roman"/>
        </w:rPr>
        <w:t>QE</w:t>
      </w:r>
      <w:r w:rsidR="00873A9D">
        <w:rPr>
          <w:rFonts w:ascii="Times New Roman" w:hAnsi="Times New Roman" w:cs="Times New Roman"/>
          <w:vertAlign w:val="subscript"/>
        </w:rPr>
        <w:t>163</w:t>
      </w:r>
      <w:r w:rsidR="00873A9D">
        <w:rPr>
          <w:rFonts w:ascii="Times New Roman" w:hAnsi="Times New Roman" w:cs="Times New Roman"/>
        </w:rPr>
        <w:t xml:space="preserve"> </w:t>
      </w:r>
      <w:r w:rsidR="00873A9D" w:rsidRPr="00873A9D">
        <w:rPr>
          <w:rFonts w:ascii="Times New Roman" w:hAnsi="Times New Roman" w:cs="Times New Roman"/>
        </w:rPr>
        <w:t xml:space="preserve">= 3083.73, p &lt; </w:t>
      </w:r>
      <w:r w:rsidR="00873A9D">
        <w:rPr>
          <w:rFonts w:ascii="Times New Roman" w:hAnsi="Times New Roman" w:cs="Times New Roman"/>
        </w:rPr>
        <w:t>0.</w:t>
      </w:r>
      <w:r w:rsidR="00873A9D" w:rsidRPr="00873A9D">
        <w:rPr>
          <w:rFonts w:ascii="Times New Roman" w:hAnsi="Times New Roman" w:cs="Times New Roman"/>
        </w:rPr>
        <w:t>0001</w:t>
      </w:r>
      <w:r w:rsidR="00873A9D">
        <w:rPr>
          <w:rFonts w:ascii="Times New Roman" w:hAnsi="Times New Roman" w:cs="Times New Roman"/>
        </w:rPr>
        <w:t xml:space="preserve">). </w:t>
      </w:r>
      <w:ins w:id="104" w:author="Em Lim" w:date="2023-03-10T11:01:00Z">
        <w:r w:rsidR="006149A7">
          <w:rPr>
            <w:rFonts w:ascii="Times New Roman" w:hAnsi="Times New Roman" w:cs="Times New Roman"/>
          </w:rPr>
          <w:t xml:space="preserve">The response ratio of all experimental designs, except field experiments with stocked producers, was consistently positive (no overlap of 95% CI with zero, </w:t>
        </w:r>
        <w:r w:rsidR="006149A7" w:rsidRPr="00952447">
          <w:rPr>
            <w:rFonts w:ascii="Times New Roman" w:hAnsi="Times New Roman" w:cs="Times New Roman"/>
            <w:highlight w:val="yellow"/>
          </w:rPr>
          <w:t xml:space="preserve">Fig </w:t>
        </w:r>
      </w:ins>
      <w:ins w:id="105" w:author="Em Lim" w:date="2023-03-10T17:02:00Z">
        <w:r w:rsidR="00952447" w:rsidRPr="00952447">
          <w:rPr>
            <w:rFonts w:ascii="Times New Roman" w:hAnsi="Times New Roman" w:cs="Times New Roman"/>
            <w:highlight w:val="yellow"/>
          </w:rPr>
          <w:t>2B</w:t>
        </w:r>
      </w:ins>
      <w:ins w:id="106" w:author="Em Lim" w:date="2023-03-10T11:01:00Z">
        <w:r w:rsidR="006149A7">
          <w:rPr>
            <w:rFonts w:ascii="Times New Roman" w:hAnsi="Times New Roman" w:cs="Times New Roman"/>
          </w:rPr>
          <w:t xml:space="preserve">). Between </w:t>
        </w:r>
      </w:ins>
      <w:ins w:id="107" w:author="Em Lim" w:date="2023-03-10T11:02:00Z">
        <w:r w:rsidR="006149A7">
          <w:rPr>
            <w:rFonts w:ascii="Times New Roman" w:hAnsi="Times New Roman" w:cs="Times New Roman"/>
          </w:rPr>
          <w:t xml:space="preserve">levels of this moderator, the </w:t>
        </w:r>
        <w:r w:rsidR="006149A7">
          <w:rPr>
            <w:rFonts w:ascii="Times New Roman" w:hAnsi="Times New Roman" w:cs="Times New Roman"/>
            <w:lang w:val="en-CA"/>
          </w:rPr>
          <w:t>responses of primary producers in u</w:t>
        </w:r>
        <w:proofErr w:type="spellStart"/>
        <w:r w:rsidR="006149A7">
          <w:rPr>
            <w:rFonts w:ascii="Times New Roman" w:hAnsi="Times New Roman" w:cs="Times New Roman"/>
          </w:rPr>
          <w:t>nstocked</w:t>
        </w:r>
        <w:proofErr w:type="spellEnd"/>
        <w:r w:rsidR="006149A7">
          <w:rPr>
            <w:rFonts w:ascii="Times New Roman" w:hAnsi="Times New Roman" w:cs="Times New Roman"/>
          </w:rPr>
          <w:t xml:space="preserve"> field experiments </w:t>
        </w:r>
        <w:r w:rsidR="006149A7">
          <w:rPr>
            <w:rFonts w:ascii="Times New Roman" w:hAnsi="Times New Roman" w:cs="Times New Roman"/>
            <w:lang w:val="en-CA"/>
          </w:rPr>
          <w:t>(</w:t>
        </w:r>
        <w:r w:rsidR="006149A7" w:rsidRPr="00D504C4">
          <w:rPr>
            <w:rFonts w:ascii="Times New Roman" w:hAnsi="Times New Roman" w:cs="Times New Roman"/>
          </w:rPr>
          <w:t xml:space="preserve">0.59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D504C4">
          <w:rPr>
            <w:rFonts w:ascii="Times New Roman" w:hAnsi="Times New Roman" w:cs="Times New Roman"/>
          </w:rPr>
          <w:t>0.1</w:t>
        </w:r>
        <w:r w:rsidR="006149A7">
          <w:rPr>
            <w:rFonts w:ascii="Times New Roman" w:hAnsi="Times New Roman" w:cs="Times New Roman"/>
          </w:rPr>
          <w:t xml:space="preserve">6; </w:t>
        </w:r>
        <w:commentRangeStart w:id="108"/>
        <w:commentRangeStart w:id="109"/>
        <w:r w:rsidR="006149A7">
          <w:rPr>
            <w:rFonts w:ascii="Times New Roman" w:hAnsi="Times New Roman" w:cs="Times New Roman"/>
          </w:rPr>
          <w:t>389</w:t>
        </w:r>
        <w:commentRangeEnd w:id="108"/>
        <w:r w:rsidR="006149A7">
          <w:rPr>
            <w:rStyle w:val="CommentReference"/>
          </w:rPr>
          <w:commentReference w:id="108"/>
        </w:r>
        <w:commentRangeEnd w:id="109"/>
        <w:r w:rsidR="006149A7">
          <w:rPr>
            <w:rStyle w:val="CommentReference"/>
          </w:rPr>
          <w:commentReference w:id="109"/>
        </w:r>
        <w:r w:rsidR="006149A7">
          <w:rPr>
            <w:rFonts w:ascii="Times New Roman" w:hAnsi="Times New Roman" w:cs="Times New Roman"/>
          </w:rPr>
          <w:t>%) were not significantly different than those in field experiments with stocked producers (</w:t>
        </w:r>
        <w:r w:rsidR="006149A7" w:rsidRPr="00873A9D">
          <w:rPr>
            <w:rFonts w:ascii="Times New Roman" w:hAnsi="Times New Roman" w:cs="Times New Roman"/>
          </w:rPr>
          <w:t>0.36</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0.2</w:t>
        </w:r>
        <w:r w:rsidR="006149A7">
          <w:rPr>
            <w:rFonts w:ascii="Times New Roman" w:hAnsi="Times New Roman" w:cs="Times New Roman"/>
            <w:lang w:val="en-CA"/>
          </w:rPr>
          <w:t>3; 229%)</w:t>
        </w:r>
        <w:r w:rsidR="006149A7">
          <w:rPr>
            <w:rFonts w:ascii="Times New Roman" w:hAnsi="Times New Roman" w:cs="Times New Roman"/>
          </w:rPr>
          <w:t xml:space="preserve"> or mesocosms (</w:t>
        </w:r>
        <w:r w:rsidR="006149A7" w:rsidRPr="00873A9D">
          <w:rPr>
            <w:rFonts w:ascii="Times New Roman" w:hAnsi="Times New Roman" w:cs="Times New Roman"/>
          </w:rPr>
          <w:t>0.68</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lang w:val="en-CA"/>
          </w:rPr>
          <w:t xml:space="preserve"> </w:t>
        </w:r>
        <w:r w:rsidR="006149A7" w:rsidRPr="00873A9D">
          <w:rPr>
            <w:rFonts w:ascii="Times New Roman" w:hAnsi="Times New Roman" w:cs="Times New Roman"/>
            <w:lang w:val="en-CA"/>
          </w:rPr>
          <w:t>0.</w:t>
        </w:r>
        <w:r w:rsidR="006149A7">
          <w:rPr>
            <w:rFonts w:ascii="Times New Roman" w:hAnsi="Times New Roman" w:cs="Times New Roman"/>
            <w:lang w:val="en-CA"/>
          </w:rPr>
          <w:t>10; 479%)</w:t>
        </w:r>
        <w:r w:rsidR="006149A7">
          <w:rPr>
            <w:rFonts w:ascii="Times New Roman" w:hAnsi="Times New Roman" w:cs="Times New Roman"/>
          </w:rPr>
          <w:t>. However, there was a larger effect of provisioning on primary productivity in field experiments with stocked consumers (</w:t>
        </w:r>
        <w:r w:rsidR="006149A7" w:rsidRPr="00873A9D">
          <w:rPr>
            <w:rFonts w:ascii="Times New Roman" w:hAnsi="Times New Roman" w:cs="Times New Roman"/>
          </w:rPr>
          <w:t>1.01</w:t>
        </w:r>
        <w:r w:rsidR="006149A7">
          <w:rPr>
            <w:rFonts w:ascii="Times New Roman" w:hAnsi="Times New Roman" w:cs="Times New Roman"/>
          </w:rPr>
          <w:t xml:space="preserve"> </w:t>
        </w:r>
        <w:r w:rsidR="006149A7" w:rsidRPr="00D504C4">
          <w:rPr>
            <w:rFonts w:ascii="Times New Roman" w:hAnsi="Times New Roman" w:cs="Times New Roman"/>
            <w:lang w:val="en-CA"/>
          </w:rPr>
          <w:t>±</w:t>
        </w:r>
        <w:r w:rsidR="006149A7">
          <w:rPr>
            <w:rFonts w:ascii="Times New Roman" w:hAnsi="Times New Roman" w:cs="Times New Roman"/>
          </w:rPr>
          <w:t xml:space="preserve"> </w:t>
        </w:r>
        <w:r w:rsidR="006149A7" w:rsidRPr="00873A9D">
          <w:rPr>
            <w:rFonts w:ascii="Times New Roman" w:hAnsi="Times New Roman" w:cs="Times New Roman"/>
          </w:rPr>
          <w:t>0.21</w:t>
        </w:r>
        <w:r w:rsidR="006149A7">
          <w:rPr>
            <w:rFonts w:ascii="Times New Roman" w:hAnsi="Times New Roman" w:cs="Times New Roman"/>
          </w:rPr>
          <w:t>; 1023%) or stocked consumers and producers (</w:t>
        </w:r>
        <w:r w:rsidR="006149A7" w:rsidRPr="00873A9D">
          <w:rPr>
            <w:rFonts w:ascii="Times New Roman" w:hAnsi="Times New Roman" w:cs="Times New Roman"/>
          </w:rPr>
          <w:t>1.2</w:t>
        </w:r>
        <w:r w:rsidR="006149A7">
          <w:rPr>
            <w:rFonts w:ascii="Times New Roman" w:hAnsi="Times New Roman" w:cs="Times New Roman"/>
          </w:rPr>
          <w:t xml:space="preserve">1 </w:t>
        </w:r>
        <w:r w:rsidR="006149A7" w:rsidRPr="00D504C4">
          <w:rPr>
            <w:rFonts w:ascii="Times New Roman" w:hAnsi="Times New Roman" w:cs="Times New Roman"/>
            <w:lang w:val="en-CA"/>
          </w:rPr>
          <w:t>±</w:t>
        </w:r>
        <w:r w:rsidR="006149A7">
          <w:rPr>
            <w:rFonts w:ascii="Times New Roman" w:hAnsi="Times New Roman" w:cs="Times New Roman"/>
          </w:rPr>
          <w:t xml:space="preserve"> </w:t>
        </w:r>
        <w:r w:rsidR="006149A7" w:rsidRPr="00873A9D">
          <w:rPr>
            <w:rFonts w:ascii="Times New Roman" w:hAnsi="Times New Roman" w:cs="Times New Roman"/>
          </w:rPr>
          <w:t>0.31</w:t>
        </w:r>
        <w:r w:rsidR="006149A7">
          <w:rPr>
            <w:rFonts w:ascii="Times New Roman" w:hAnsi="Times New Roman" w:cs="Times New Roman"/>
          </w:rPr>
          <w:t>, 1621%;</w:t>
        </w:r>
        <w:r w:rsidR="006149A7" w:rsidRPr="00B168CE">
          <w:rPr>
            <w:rFonts w:ascii="Times New Roman" w:hAnsi="Times New Roman" w:cs="Times New Roman"/>
            <w:lang w:val="en-CA"/>
          </w:rPr>
          <w:t xml:space="preserve"> </w:t>
        </w:r>
        <w:r w:rsidR="006149A7" w:rsidRPr="00B168CE">
          <w:rPr>
            <w:rFonts w:ascii="Times New Roman" w:hAnsi="Times New Roman" w:cs="Times New Roman"/>
            <w:highlight w:val="yellow"/>
            <w:lang w:val="en-CA"/>
          </w:rPr>
          <w:t xml:space="preserve">Fig. </w:t>
        </w:r>
      </w:ins>
      <w:ins w:id="110" w:author="Em Lim" w:date="2023-03-10T17:01:00Z">
        <w:r w:rsidR="00952447">
          <w:rPr>
            <w:rFonts w:ascii="Times New Roman" w:hAnsi="Times New Roman" w:cs="Times New Roman"/>
            <w:highlight w:val="yellow"/>
            <w:lang w:val="en-CA"/>
          </w:rPr>
          <w:t>2B</w:t>
        </w:r>
      </w:ins>
      <w:ins w:id="111" w:author="Em Lim" w:date="2023-03-10T11:02:00Z">
        <w:r w:rsidR="006149A7">
          <w:rPr>
            <w:rFonts w:ascii="Times New Roman" w:hAnsi="Times New Roman" w:cs="Times New Roman"/>
            <w:lang w:val="en-CA"/>
          </w:rPr>
          <w:t>).</w:t>
        </w:r>
      </w:ins>
      <w:ins w:id="112" w:author="Em Lim" w:date="2023-03-10T11:03:00Z">
        <w:r w:rsidR="006149A7">
          <w:rPr>
            <w:rFonts w:ascii="Times New Roman" w:hAnsi="Times New Roman" w:cs="Times New Roman"/>
            <w:lang w:val="en-CA"/>
          </w:rPr>
          <w:t xml:space="preserve"> For primary producer </w:t>
        </w:r>
      </w:ins>
      <w:ins w:id="113" w:author="Em Lim" w:date="2023-03-10T11:04:00Z">
        <w:r w:rsidR="006149A7">
          <w:rPr>
            <w:rFonts w:ascii="Times New Roman" w:hAnsi="Times New Roman" w:cs="Times New Roman"/>
            <w:lang w:val="en-CA"/>
          </w:rPr>
          <w:t>taxa, both algae and coral responded significantly positively to provisioning (</w:t>
        </w:r>
        <w:r w:rsidR="006149A7">
          <w:rPr>
            <w:rFonts w:ascii="Times New Roman" w:hAnsi="Times New Roman" w:cs="Times New Roman"/>
          </w:rPr>
          <w:t>no overlap of 95% CI with zero)</w:t>
        </w:r>
        <w:r w:rsidR="006149A7">
          <w:rPr>
            <w:rFonts w:ascii="Times New Roman" w:hAnsi="Times New Roman" w:cs="Times New Roman"/>
            <w:lang w:val="en-CA"/>
          </w:rPr>
          <w:t xml:space="preserve">, but phytoplankton and plants did </w:t>
        </w:r>
      </w:ins>
      <w:ins w:id="114" w:author="Em Lim" w:date="2023-03-10T11:05:00Z">
        <w:r w:rsidR="006149A7">
          <w:rPr>
            <w:rFonts w:ascii="Times New Roman" w:hAnsi="Times New Roman" w:cs="Times New Roman"/>
            <w:lang w:val="en-CA"/>
          </w:rPr>
          <w:t>not respond significantly (</w:t>
        </w:r>
        <w:r w:rsidR="006149A7" w:rsidRPr="00952447">
          <w:rPr>
            <w:rFonts w:ascii="Times New Roman" w:hAnsi="Times New Roman" w:cs="Times New Roman"/>
            <w:highlight w:val="yellow"/>
            <w:lang w:val="en-CA"/>
            <w:rPrChange w:id="115" w:author="Em Lim" w:date="2023-03-10T17:03:00Z">
              <w:rPr>
                <w:rFonts w:ascii="Times New Roman" w:hAnsi="Times New Roman" w:cs="Times New Roman"/>
                <w:lang w:val="en-CA"/>
              </w:rPr>
            </w:rPrChange>
          </w:rPr>
          <w:t xml:space="preserve">Fig </w:t>
        </w:r>
      </w:ins>
      <w:ins w:id="116" w:author="Em Lim" w:date="2023-03-10T17:01:00Z">
        <w:r w:rsidR="00952447" w:rsidRPr="00952447">
          <w:rPr>
            <w:rFonts w:ascii="Times New Roman" w:hAnsi="Times New Roman" w:cs="Times New Roman"/>
            <w:highlight w:val="yellow"/>
            <w:lang w:val="en-CA"/>
            <w:rPrChange w:id="117" w:author="Em Lim" w:date="2023-03-10T17:03:00Z">
              <w:rPr>
                <w:rFonts w:ascii="Times New Roman" w:hAnsi="Times New Roman" w:cs="Times New Roman"/>
                <w:lang w:val="en-CA"/>
              </w:rPr>
            </w:rPrChange>
          </w:rPr>
          <w:t>2C</w:t>
        </w:r>
      </w:ins>
      <w:ins w:id="118" w:author="Em Lim" w:date="2023-03-10T11:05:00Z">
        <w:r w:rsidR="006149A7">
          <w:rPr>
            <w:rFonts w:ascii="Times New Roman" w:hAnsi="Times New Roman" w:cs="Times New Roman"/>
            <w:lang w:val="en-CA"/>
          </w:rPr>
          <w:t xml:space="preserve">). </w:t>
        </w:r>
      </w:ins>
      <w:r w:rsidR="00BA7305">
        <w:rPr>
          <w:rFonts w:ascii="Times New Roman" w:hAnsi="Times New Roman" w:cs="Times New Roman"/>
          <w:lang w:val="en-CA"/>
        </w:rPr>
        <w:t>Algae (</w:t>
      </w:r>
      <w:r w:rsidR="00BA7305" w:rsidRPr="00D504C4">
        <w:rPr>
          <w:rFonts w:ascii="Times New Roman" w:hAnsi="Times New Roman" w:cs="Times New Roman"/>
        </w:rPr>
        <w:t xml:space="preserve">0.59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D504C4">
        <w:rPr>
          <w:rFonts w:ascii="Times New Roman" w:hAnsi="Times New Roman" w:cs="Times New Roman"/>
        </w:rPr>
        <w:t>0.1</w:t>
      </w:r>
      <w:r w:rsidR="007D588D">
        <w:rPr>
          <w:rFonts w:ascii="Times New Roman" w:hAnsi="Times New Roman" w:cs="Times New Roman"/>
        </w:rPr>
        <w:t xml:space="preserve">6; </w:t>
      </w:r>
      <w:r w:rsidR="00494153">
        <w:rPr>
          <w:rFonts w:ascii="Times New Roman" w:hAnsi="Times New Roman" w:cs="Times New Roman"/>
        </w:rPr>
        <w:t>389% increase</w:t>
      </w:r>
      <w:r w:rsidR="00BA7305">
        <w:rPr>
          <w:rFonts w:ascii="Times New Roman" w:hAnsi="Times New Roman" w:cs="Times New Roman"/>
        </w:rPr>
        <w:t xml:space="preserve">) </w:t>
      </w:r>
      <w:r w:rsidR="007D588D">
        <w:rPr>
          <w:rFonts w:ascii="Times New Roman" w:hAnsi="Times New Roman" w:cs="Times New Roman"/>
          <w:lang w:val="en-CA"/>
        </w:rPr>
        <w:t>and corals (</w:t>
      </w:r>
      <w:r w:rsidR="007D588D" w:rsidRPr="00BA7305">
        <w:rPr>
          <w:rFonts w:ascii="Times New Roman" w:hAnsi="Times New Roman" w:cs="Times New Roman"/>
          <w:lang w:val="en-CA"/>
        </w:rPr>
        <w:t xml:space="preserve">0.44 </w:t>
      </w:r>
      <w:r w:rsidR="007D588D" w:rsidRPr="00D504C4">
        <w:rPr>
          <w:rFonts w:ascii="Times New Roman" w:hAnsi="Times New Roman" w:cs="Times New Roman"/>
          <w:lang w:val="en-CA"/>
        </w:rPr>
        <w:t>±</w:t>
      </w:r>
      <w:r w:rsidR="007D588D">
        <w:rPr>
          <w:rFonts w:ascii="Times New Roman" w:hAnsi="Times New Roman" w:cs="Times New Roman"/>
          <w:lang w:val="en-CA"/>
        </w:rPr>
        <w:t xml:space="preserve"> </w:t>
      </w:r>
      <w:r w:rsidR="007D588D" w:rsidRPr="00BA7305">
        <w:rPr>
          <w:rFonts w:ascii="Times New Roman" w:hAnsi="Times New Roman" w:cs="Times New Roman"/>
          <w:lang w:val="en-CA"/>
        </w:rPr>
        <w:t>0.20</w:t>
      </w:r>
      <w:r w:rsidR="00494153">
        <w:rPr>
          <w:rFonts w:ascii="Times New Roman" w:hAnsi="Times New Roman" w:cs="Times New Roman"/>
          <w:lang w:val="en-CA"/>
        </w:rPr>
        <w:t>; 275%</w:t>
      </w:r>
      <w:r w:rsidR="007D588D">
        <w:rPr>
          <w:rFonts w:ascii="Times New Roman" w:hAnsi="Times New Roman" w:cs="Times New Roman"/>
          <w:lang w:val="en-CA"/>
        </w:rPr>
        <w:t xml:space="preserve">) </w:t>
      </w:r>
      <w:r w:rsidR="00BA7305">
        <w:rPr>
          <w:rFonts w:ascii="Times New Roman" w:hAnsi="Times New Roman" w:cs="Times New Roman"/>
          <w:lang w:val="en-CA"/>
        </w:rPr>
        <w:t xml:space="preserve">showed the largest </w:t>
      </w:r>
      <w:del w:id="119" w:author="Em Lim" w:date="2023-03-10T11:05:00Z">
        <w:r w:rsidR="007D588D" w:rsidDel="006149A7">
          <w:rPr>
            <w:rFonts w:ascii="Times New Roman" w:hAnsi="Times New Roman" w:cs="Times New Roman"/>
            <w:lang w:val="en-CA"/>
          </w:rPr>
          <w:delText xml:space="preserve">and consistently positive </w:delText>
        </w:r>
      </w:del>
      <w:r w:rsidR="00BA7305">
        <w:rPr>
          <w:rFonts w:ascii="Times New Roman" w:hAnsi="Times New Roman" w:cs="Times New Roman"/>
          <w:lang w:val="en-CA"/>
        </w:rPr>
        <w:t>response</w:t>
      </w:r>
      <w:r w:rsidR="007D588D">
        <w:rPr>
          <w:rFonts w:ascii="Times New Roman" w:hAnsi="Times New Roman" w:cs="Times New Roman"/>
          <w:lang w:val="en-CA"/>
        </w:rPr>
        <w:t>s</w:t>
      </w:r>
      <w:r w:rsidR="00BA7305">
        <w:rPr>
          <w:rFonts w:ascii="Times New Roman" w:hAnsi="Times New Roman" w:cs="Times New Roman"/>
          <w:lang w:val="en-CA"/>
        </w:rPr>
        <w:t xml:space="preserve"> to animal-provisioned nutrients.</w:t>
      </w:r>
      <w:r>
        <w:rPr>
          <w:rFonts w:ascii="Times New Roman" w:hAnsi="Times New Roman" w:cs="Times New Roman"/>
          <w:lang w:val="en-CA"/>
        </w:rPr>
        <w:t xml:space="preserve"> </w:t>
      </w:r>
      <w:r w:rsidR="00BA7305">
        <w:rPr>
          <w:rFonts w:ascii="Times New Roman" w:hAnsi="Times New Roman" w:cs="Times New Roman"/>
          <w:lang w:val="en-CA"/>
        </w:rPr>
        <w:t>Phytoplankton (</w:t>
      </w:r>
      <w:r w:rsidR="00BA7305" w:rsidRPr="00BA7305">
        <w:rPr>
          <w:rFonts w:ascii="Times New Roman" w:hAnsi="Times New Roman" w:cs="Times New Roman"/>
          <w:lang w:val="en-CA"/>
        </w:rPr>
        <w:t>0.0</w:t>
      </w:r>
      <w:r w:rsidR="00494153">
        <w:rPr>
          <w:rFonts w:ascii="Times New Roman" w:hAnsi="Times New Roman" w:cs="Times New Roman"/>
          <w:lang w:val="en-CA"/>
        </w:rPr>
        <w:t>9</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0.2</w:t>
      </w:r>
      <w:r w:rsidR="00494153">
        <w:rPr>
          <w:rFonts w:ascii="Times New Roman" w:hAnsi="Times New Roman" w:cs="Times New Roman"/>
          <w:lang w:val="en-CA"/>
        </w:rPr>
        <w:t>4; 23%</w:t>
      </w:r>
      <w:r w:rsidR="00BA7305">
        <w:rPr>
          <w:rFonts w:ascii="Times New Roman" w:hAnsi="Times New Roman" w:cs="Times New Roman"/>
          <w:lang w:val="en-CA"/>
        </w:rPr>
        <w:t>) and vascular plants (</w:t>
      </w:r>
      <w:r w:rsidR="00BA7305" w:rsidRPr="00BA7305">
        <w:rPr>
          <w:rFonts w:ascii="Times New Roman" w:hAnsi="Times New Roman" w:cs="Times New Roman"/>
          <w:lang w:val="en-CA"/>
        </w:rPr>
        <w:t>0.04</w:t>
      </w:r>
      <w:r w:rsidR="00BA7305">
        <w:rPr>
          <w:rFonts w:ascii="Times New Roman" w:hAnsi="Times New Roman" w:cs="Times New Roman"/>
          <w:lang w:val="en-CA"/>
        </w:rPr>
        <w:t xml:space="preserve"> </w:t>
      </w:r>
      <w:r w:rsidR="00BA7305" w:rsidRPr="00D504C4">
        <w:rPr>
          <w:rFonts w:ascii="Times New Roman" w:hAnsi="Times New Roman" w:cs="Times New Roman"/>
          <w:lang w:val="en-CA"/>
        </w:rPr>
        <w:t>±</w:t>
      </w:r>
      <w:r w:rsidR="00BA7305">
        <w:rPr>
          <w:rFonts w:ascii="Times New Roman" w:hAnsi="Times New Roman" w:cs="Times New Roman"/>
          <w:lang w:val="en-CA"/>
        </w:rPr>
        <w:t xml:space="preserve"> </w:t>
      </w:r>
      <w:r w:rsidR="00BA7305" w:rsidRPr="00BA7305">
        <w:rPr>
          <w:rFonts w:ascii="Times New Roman" w:hAnsi="Times New Roman" w:cs="Times New Roman"/>
          <w:lang w:val="en-CA"/>
        </w:rPr>
        <w:t>0.</w:t>
      </w:r>
      <w:r w:rsidR="00494153">
        <w:rPr>
          <w:rFonts w:ascii="Times New Roman" w:hAnsi="Times New Roman" w:cs="Times New Roman"/>
          <w:lang w:val="en-CA"/>
        </w:rPr>
        <w:t>20; 9.6%</w:t>
      </w:r>
      <w:r w:rsidR="00BA7305">
        <w:rPr>
          <w:rFonts w:ascii="Times New Roman" w:hAnsi="Times New Roman" w:cs="Times New Roman"/>
          <w:lang w:val="en-CA"/>
        </w:rPr>
        <w:t>) showed significantly smaller</w:t>
      </w:r>
      <w:ins w:id="120" w:author="Isabelle Cote" w:date="2023-02-23T17:37:00Z">
        <w:r w:rsidR="00494153">
          <w:rPr>
            <w:rFonts w:ascii="Times New Roman" w:hAnsi="Times New Roman" w:cs="Times New Roman"/>
            <w:lang w:val="en-CA"/>
          </w:rPr>
          <w:t xml:space="preserve"> and more uncertain</w:t>
        </w:r>
      </w:ins>
      <w:r w:rsidR="00BA7305">
        <w:rPr>
          <w:rFonts w:ascii="Times New Roman" w:hAnsi="Times New Roman" w:cs="Times New Roman"/>
          <w:lang w:val="en-CA"/>
        </w:rPr>
        <w:t xml:space="preserve"> </w:t>
      </w:r>
      <w:del w:id="121" w:author="Isabelle Cote" w:date="2023-02-23T17:41:00Z">
        <w:r w:rsidR="00BA7305" w:rsidDel="007B5534">
          <w:rPr>
            <w:rFonts w:ascii="Times New Roman" w:hAnsi="Times New Roman" w:cs="Times New Roman"/>
            <w:lang w:val="en-CA"/>
          </w:rPr>
          <w:delText>effect sizes</w:delText>
        </w:r>
      </w:del>
      <w:ins w:id="122" w:author="Isabelle Cote" w:date="2023-02-23T17:41:00Z">
        <w:r w:rsidR="007B5534">
          <w:rPr>
            <w:rFonts w:ascii="Times New Roman" w:hAnsi="Times New Roman" w:cs="Times New Roman"/>
            <w:lang w:val="en-CA"/>
          </w:rPr>
          <w:t>responses to provisioning</w:t>
        </w:r>
      </w:ins>
      <w:r w:rsidR="00BA7305">
        <w:rPr>
          <w:rFonts w:ascii="Times New Roman" w:hAnsi="Times New Roman" w:cs="Times New Roman"/>
          <w:lang w:val="en-CA"/>
        </w:rPr>
        <w:t>.</w:t>
      </w:r>
      <w:del w:id="123" w:author="Em Lim" w:date="2023-03-10T11:06:00Z">
        <w:r w:rsidR="00BA7305" w:rsidDel="006149A7">
          <w:rPr>
            <w:rFonts w:ascii="Times New Roman" w:hAnsi="Times New Roman" w:cs="Times New Roman"/>
            <w:lang w:val="en-CA"/>
          </w:rPr>
          <w:delText xml:space="preserve"> </w:delText>
        </w:r>
        <w:r w:rsidR="007B5534" w:rsidDel="006149A7">
          <w:rPr>
            <w:rFonts w:ascii="Times New Roman" w:hAnsi="Times New Roman" w:cs="Times New Roman"/>
            <w:lang w:val="en-CA"/>
          </w:rPr>
          <w:delText xml:space="preserve">The </w:delText>
        </w:r>
      </w:del>
      <w:del w:id="124" w:author="Em Lim" w:date="2023-03-10T11:02:00Z">
        <w:r w:rsidR="007B5534" w:rsidDel="006149A7">
          <w:rPr>
            <w:rFonts w:ascii="Times New Roman" w:hAnsi="Times New Roman" w:cs="Times New Roman"/>
            <w:lang w:val="en-CA"/>
          </w:rPr>
          <w:delText>responses of primary producers in u</w:delText>
        </w:r>
        <w:r w:rsidR="00873A9D" w:rsidDel="006149A7">
          <w:rPr>
            <w:rFonts w:ascii="Times New Roman" w:hAnsi="Times New Roman" w:cs="Times New Roman"/>
          </w:rPr>
          <w:delText xml:space="preserve">nstocked field experiments </w:delText>
        </w:r>
        <w:r w:rsidR="00BA7305" w:rsidDel="006149A7">
          <w:rPr>
            <w:rFonts w:ascii="Times New Roman" w:hAnsi="Times New Roman" w:cs="Times New Roman"/>
            <w:lang w:val="en-CA"/>
          </w:rPr>
          <w:delText>(</w:delText>
        </w:r>
        <w:r w:rsidR="00BA7305" w:rsidRPr="00D504C4" w:rsidDel="006149A7">
          <w:rPr>
            <w:rFonts w:ascii="Times New Roman" w:hAnsi="Times New Roman" w:cs="Times New Roman"/>
          </w:rPr>
          <w:delText xml:space="preserve">0.59 </w:delText>
        </w:r>
        <w:r w:rsidR="00BA7305" w:rsidRPr="00D504C4" w:rsidDel="006149A7">
          <w:rPr>
            <w:rFonts w:ascii="Times New Roman" w:hAnsi="Times New Roman" w:cs="Times New Roman"/>
            <w:lang w:val="en-CA"/>
          </w:rPr>
          <w:delText>±</w:delText>
        </w:r>
        <w:r w:rsidR="00BA7305" w:rsidDel="006149A7">
          <w:rPr>
            <w:rFonts w:ascii="Times New Roman" w:hAnsi="Times New Roman" w:cs="Times New Roman"/>
            <w:lang w:val="en-CA"/>
          </w:rPr>
          <w:delText xml:space="preserve"> </w:delText>
        </w:r>
        <w:r w:rsidR="00BA7305" w:rsidRPr="00D504C4" w:rsidDel="006149A7">
          <w:rPr>
            <w:rFonts w:ascii="Times New Roman" w:hAnsi="Times New Roman" w:cs="Times New Roman"/>
          </w:rPr>
          <w:delText>0.</w:delText>
        </w:r>
        <w:r w:rsidR="00494153" w:rsidRPr="00D504C4" w:rsidDel="006149A7">
          <w:rPr>
            <w:rFonts w:ascii="Times New Roman" w:hAnsi="Times New Roman" w:cs="Times New Roman"/>
          </w:rPr>
          <w:delText>1</w:delText>
        </w:r>
        <w:r w:rsidR="00494153" w:rsidDel="006149A7">
          <w:rPr>
            <w:rFonts w:ascii="Times New Roman" w:hAnsi="Times New Roman" w:cs="Times New Roman"/>
          </w:rPr>
          <w:delText>6</w:delText>
        </w:r>
        <w:r w:rsidR="007B5534" w:rsidDel="006149A7">
          <w:rPr>
            <w:rFonts w:ascii="Times New Roman" w:hAnsi="Times New Roman" w:cs="Times New Roman"/>
          </w:rPr>
          <w:delText xml:space="preserve">; </w:delText>
        </w:r>
        <w:commentRangeStart w:id="125"/>
        <w:commentRangeStart w:id="126"/>
        <w:r w:rsidR="007B5534" w:rsidDel="006149A7">
          <w:rPr>
            <w:rFonts w:ascii="Times New Roman" w:hAnsi="Times New Roman" w:cs="Times New Roman"/>
          </w:rPr>
          <w:delText>389</w:delText>
        </w:r>
        <w:commentRangeEnd w:id="125"/>
        <w:r w:rsidR="007B5534" w:rsidDel="006149A7">
          <w:rPr>
            <w:rStyle w:val="CommentReference"/>
          </w:rPr>
          <w:commentReference w:id="125"/>
        </w:r>
        <w:commentRangeEnd w:id="126"/>
        <w:r w:rsidR="00EC5AE2" w:rsidDel="006149A7">
          <w:rPr>
            <w:rStyle w:val="CommentReference"/>
          </w:rPr>
          <w:commentReference w:id="126"/>
        </w:r>
        <w:r w:rsidR="007B5534" w:rsidDel="006149A7">
          <w:rPr>
            <w:rFonts w:ascii="Times New Roman" w:hAnsi="Times New Roman" w:cs="Times New Roman"/>
          </w:rPr>
          <w:delText>%</w:delText>
        </w:r>
        <w:r w:rsidR="00BA7305" w:rsidDel="006149A7">
          <w:rPr>
            <w:rFonts w:ascii="Times New Roman" w:hAnsi="Times New Roman" w:cs="Times New Roman"/>
          </w:rPr>
          <w:delText xml:space="preserve">) </w:delText>
        </w:r>
        <w:r w:rsidR="00873A9D" w:rsidDel="006149A7">
          <w:rPr>
            <w:rFonts w:ascii="Times New Roman" w:hAnsi="Times New Roman" w:cs="Times New Roman"/>
          </w:rPr>
          <w:delText xml:space="preserve">were not significantly different than </w:delText>
        </w:r>
        <w:r w:rsidR="007B5534" w:rsidDel="006149A7">
          <w:rPr>
            <w:rFonts w:ascii="Times New Roman" w:hAnsi="Times New Roman" w:cs="Times New Roman"/>
          </w:rPr>
          <w:delText xml:space="preserve">those in </w:delText>
        </w:r>
        <w:r w:rsidR="00873A9D" w:rsidDel="006149A7">
          <w:rPr>
            <w:rFonts w:ascii="Times New Roman" w:hAnsi="Times New Roman" w:cs="Times New Roman"/>
          </w:rPr>
          <w:delText>field experiments with stocked producers (</w:delText>
        </w:r>
        <w:r w:rsidR="00873A9D" w:rsidRPr="00873A9D" w:rsidDel="006149A7">
          <w:rPr>
            <w:rFonts w:ascii="Times New Roman" w:hAnsi="Times New Roman" w:cs="Times New Roman"/>
          </w:rPr>
          <w:delText>0.36</w:delText>
        </w:r>
        <w:r w:rsidR="00873A9D" w:rsidDel="006149A7">
          <w:rPr>
            <w:rFonts w:ascii="Times New Roman" w:hAnsi="Times New Roman" w:cs="Times New Roman"/>
          </w:rPr>
          <w:delText xml:space="preserve"> </w:delText>
        </w:r>
        <w:r w:rsidR="00873A9D" w:rsidRPr="00D504C4" w:rsidDel="006149A7">
          <w:rPr>
            <w:rFonts w:ascii="Times New Roman" w:hAnsi="Times New Roman" w:cs="Times New Roman"/>
            <w:lang w:val="en-CA"/>
          </w:rPr>
          <w:delText>±</w:delText>
        </w:r>
        <w:r w:rsidR="00873A9D" w:rsidDel="006149A7">
          <w:rPr>
            <w:rFonts w:ascii="Times New Roman" w:hAnsi="Times New Roman" w:cs="Times New Roman"/>
            <w:lang w:val="en-CA"/>
          </w:rPr>
          <w:delText xml:space="preserve"> </w:delText>
        </w:r>
        <w:r w:rsidR="00873A9D" w:rsidRPr="00873A9D" w:rsidDel="006149A7">
          <w:rPr>
            <w:rFonts w:ascii="Times New Roman" w:hAnsi="Times New Roman" w:cs="Times New Roman"/>
            <w:lang w:val="en-CA"/>
          </w:rPr>
          <w:delText>0.</w:delText>
        </w:r>
        <w:r w:rsidR="00463148" w:rsidRPr="00873A9D" w:rsidDel="006149A7">
          <w:rPr>
            <w:rFonts w:ascii="Times New Roman" w:hAnsi="Times New Roman" w:cs="Times New Roman"/>
            <w:lang w:val="en-CA"/>
          </w:rPr>
          <w:delText>2</w:delText>
        </w:r>
        <w:r w:rsidR="00463148" w:rsidDel="006149A7">
          <w:rPr>
            <w:rFonts w:ascii="Times New Roman" w:hAnsi="Times New Roman" w:cs="Times New Roman"/>
            <w:lang w:val="en-CA"/>
          </w:rPr>
          <w:delText>3</w:delText>
        </w:r>
        <w:r w:rsidR="007B5534" w:rsidDel="006149A7">
          <w:rPr>
            <w:rFonts w:ascii="Times New Roman" w:hAnsi="Times New Roman" w:cs="Times New Roman"/>
            <w:lang w:val="en-CA"/>
          </w:rPr>
          <w:delText>; 229%</w:delText>
        </w:r>
        <w:r w:rsidR="00873A9D" w:rsidDel="006149A7">
          <w:rPr>
            <w:rFonts w:ascii="Times New Roman" w:hAnsi="Times New Roman" w:cs="Times New Roman"/>
            <w:lang w:val="en-CA"/>
          </w:rPr>
          <w:delText>)</w:delText>
        </w:r>
        <w:r w:rsidR="00873A9D" w:rsidDel="006149A7">
          <w:rPr>
            <w:rFonts w:ascii="Times New Roman" w:hAnsi="Times New Roman" w:cs="Times New Roman"/>
          </w:rPr>
          <w:delText xml:space="preserve"> or mesocosms (</w:delText>
        </w:r>
        <w:r w:rsidR="00873A9D" w:rsidRPr="00873A9D" w:rsidDel="006149A7">
          <w:rPr>
            <w:rFonts w:ascii="Times New Roman" w:hAnsi="Times New Roman" w:cs="Times New Roman"/>
          </w:rPr>
          <w:delText>0.68</w:delText>
        </w:r>
        <w:r w:rsidR="00873A9D" w:rsidDel="006149A7">
          <w:rPr>
            <w:rFonts w:ascii="Times New Roman" w:hAnsi="Times New Roman" w:cs="Times New Roman"/>
          </w:rPr>
          <w:delText xml:space="preserve"> </w:delText>
        </w:r>
        <w:r w:rsidR="00873A9D" w:rsidRPr="00D504C4" w:rsidDel="006149A7">
          <w:rPr>
            <w:rFonts w:ascii="Times New Roman" w:hAnsi="Times New Roman" w:cs="Times New Roman"/>
            <w:lang w:val="en-CA"/>
          </w:rPr>
          <w:delText>±</w:delText>
        </w:r>
        <w:r w:rsidR="00873A9D" w:rsidDel="006149A7">
          <w:rPr>
            <w:rFonts w:ascii="Times New Roman" w:hAnsi="Times New Roman" w:cs="Times New Roman"/>
            <w:lang w:val="en-CA"/>
          </w:rPr>
          <w:delText xml:space="preserve"> </w:delText>
        </w:r>
        <w:r w:rsidR="00873A9D" w:rsidRPr="00873A9D" w:rsidDel="006149A7">
          <w:rPr>
            <w:rFonts w:ascii="Times New Roman" w:hAnsi="Times New Roman" w:cs="Times New Roman"/>
            <w:lang w:val="en-CA"/>
          </w:rPr>
          <w:delText>0.</w:delText>
        </w:r>
        <w:r w:rsidR="00463148" w:rsidDel="006149A7">
          <w:rPr>
            <w:rFonts w:ascii="Times New Roman" w:hAnsi="Times New Roman" w:cs="Times New Roman"/>
            <w:lang w:val="en-CA"/>
          </w:rPr>
          <w:delText>10</w:delText>
        </w:r>
        <w:r w:rsidR="007B5534" w:rsidDel="006149A7">
          <w:rPr>
            <w:rFonts w:ascii="Times New Roman" w:hAnsi="Times New Roman" w:cs="Times New Roman"/>
            <w:lang w:val="en-CA"/>
          </w:rPr>
          <w:delText>; 479%</w:delText>
        </w:r>
        <w:r w:rsidR="00873A9D" w:rsidDel="006149A7">
          <w:rPr>
            <w:rFonts w:ascii="Times New Roman" w:hAnsi="Times New Roman" w:cs="Times New Roman"/>
            <w:lang w:val="en-CA"/>
          </w:rPr>
          <w:delText>)</w:delText>
        </w:r>
        <w:r w:rsidR="00873A9D" w:rsidDel="006149A7">
          <w:rPr>
            <w:rFonts w:ascii="Times New Roman" w:hAnsi="Times New Roman" w:cs="Times New Roman"/>
          </w:rPr>
          <w:delText>. However, there was a larger effect of provisioning on primary productivity in field experiments with stocked consumers (</w:delText>
        </w:r>
        <w:r w:rsidR="00873A9D" w:rsidRPr="00873A9D" w:rsidDel="006149A7">
          <w:rPr>
            <w:rFonts w:ascii="Times New Roman" w:hAnsi="Times New Roman" w:cs="Times New Roman"/>
          </w:rPr>
          <w:delText>1.01</w:delText>
        </w:r>
        <w:r w:rsidR="00873A9D" w:rsidDel="006149A7">
          <w:rPr>
            <w:rFonts w:ascii="Times New Roman" w:hAnsi="Times New Roman" w:cs="Times New Roman"/>
          </w:rPr>
          <w:delText xml:space="preserve"> </w:delText>
        </w:r>
        <w:r w:rsidR="00873A9D" w:rsidRPr="00D504C4" w:rsidDel="006149A7">
          <w:rPr>
            <w:rFonts w:ascii="Times New Roman" w:hAnsi="Times New Roman" w:cs="Times New Roman"/>
            <w:lang w:val="en-CA"/>
          </w:rPr>
          <w:delText>±</w:delText>
        </w:r>
        <w:r w:rsidR="00873A9D" w:rsidDel="006149A7">
          <w:rPr>
            <w:rFonts w:ascii="Times New Roman" w:hAnsi="Times New Roman" w:cs="Times New Roman"/>
          </w:rPr>
          <w:delText xml:space="preserve"> </w:delText>
        </w:r>
        <w:r w:rsidR="00873A9D" w:rsidRPr="00873A9D" w:rsidDel="006149A7">
          <w:rPr>
            <w:rFonts w:ascii="Times New Roman" w:hAnsi="Times New Roman" w:cs="Times New Roman"/>
          </w:rPr>
          <w:delText>0.21</w:delText>
        </w:r>
        <w:r w:rsidR="00082172" w:rsidDel="006149A7">
          <w:rPr>
            <w:rFonts w:ascii="Times New Roman" w:hAnsi="Times New Roman" w:cs="Times New Roman"/>
          </w:rPr>
          <w:delText>; 1023%</w:delText>
        </w:r>
        <w:r w:rsidR="00873A9D" w:rsidDel="006149A7">
          <w:rPr>
            <w:rFonts w:ascii="Times New Roman" w:hAnsi="Times New Roman" w:cs="Times New Roman"/>
          </w:rPr>
          <w:delText>) or stocked consumers and producers (</w:delText>
        </w:r>
        <w:r w:rsidR="00873A9D" w:rsidRPr="00873A9D" w:rsidDel="006149A7">
          <w:rPr>
            <w:rFonts w:ascii="Times New Roman" w:hAnsi="Times New Roman" w:cs="Times New Roman"/>
          </w:rPr>
          <w:delText>1.</w:delText>
        </w:r>
        <w:r w:rsidR="00463148" w:rsidRPr="00873A9D" w:rsidDel="006149A7">
          <w:rPr>
            <w:rFonts w:ascii="Times New Roman" w:hAnsi="Times New Roman" w:cs="Times New Roman"/>
          </w:rPr>
          <w:delText>2</w:delText>
        </w:r>
        <w:r w:rsidR="00463148" w:rsidDel="006149A7">
          <w:rPr>
            <w:rFonts w:ascii="Times New Roman" w:hAnsi="Times New Roman" w:cs="Times New Roman"/>
          </w:rPr>
          <w:delText xml:space="preserve">1 </w:delText>
        </w:r>
        <w:r w:rsidR="00873A9D" w:rsidRPr="00D504C4" w:rsidDel="006149A7">
          <w:rPr>
            <w:rFonts w:ascii="Times New Roman" w:hAnsi="Times New Roman" w:cs="Times New Roman"/>
            <w:lang w:val="en-CA"/>
          </w:rPr>
          <w:delText>±</w:delText>
        </w:r>
        <w:r w:rsidR="00873A9D" w:rsidDel="006149A7">
          <w:rPr>
            <w:rFonts w:ascii="Times New Roman" w:hAnsi="Times New Roman" w:cs="Times New Roman"/>
          </w:rPr>
          <w:delText xml:space="preserve"> </w:delText>
        </w:r>
        <w:r w:rsidR="00873A9D" w:rsidRPr="00873A9D" w:rsidDel="006149A7">
          <w:rPr>
            <w:rFonts w:ascii="Times New Roman" w:hAnsi="Times New Roman" w:cs="Times New Roman"/>
          </w:rPr>
          <w:delText>0.31</w:delText>
        </w:r>
        <w:r w:rsidR="00B168CE" w:rsidDel="006149A7">
          <w:rPr>
            <w:rFonts w:ascii="Times New Roman" w:hAnsi="Times New Roman" w:cs="Times New Roman"/>
          </w:rPr>
          <w:delText>,</w:delText>
        </w:r>
        <w:r w:rsidR="00082172" w:rsidDel="006149A7">
          <w:rPr>
            <w:rFonts w:ascii="Times New Roman" w:hAnsi="Times New Roman" w:cs="Times New Roman"/>
          </w:rPr>
          <w:delText xml:space="preserve"> 1621%;</w:delText>
        </w:r>
        <w:r w:rsidR="00B168CE" w:rsidRPr="00B168CE" w:rsidDel="006149A7">
          <w:rPr>
            <w:rFonts w:ascii="Times New Roman" w:hAnsi="Times New Roman" w:cs="Times New Roman"/>
            <w:lang w:val="en-CA"/>
          </w:rPr>
          <w:delText xml:space="preserve"> </w:delText>
        </w:r>
        <w:r w:rsidR="00B168CE" w:rsidRPr="00B168CE" w:rsidDel="006149A7">
          <w:rPr>
            <w:rFonts w:ascii="Times New Roman" w:hAnsi="Times New Roman" w:cs="Times New Roman"/>
            <w:highlight w:val="yellow"/>
            <w:lang w:val="en-CA"/>
          </w:rPr>
          <w:delText xml:space="preserve">Fig. </w:delText>
        </w:r>
        <w:r w:rsidR="00B168CE" w:rsidDel="006149A7">
          <w:rPr>
            <w:rFonts w:ascii="Times New Roman" w:hAnsi="Times New Roman" w:cs="Times New Roman"/>
            <w:lang w:val="en-CA"/>
          </w:rPr>
          <w:delText>).</w:delText>
        </w:r>
      </w:del>
      <w:ins w:id="127" w:author="Isabelle Cote" w:date="2023-02-23T17:50:00Z">
        <w:del w:id="128" w:author="Em Lim" w:date="2023-03-10T11:02:00Z">
          <w:r w:rsidR="00082172" w:rsidDel="006149A7">
            <w:rPr>
              <w:rFonts w:ascii="Times New Roman" w:hAnsi="Times New Roman" w:cs="Times New Roman"/>
              <w:lang w:val="en-CA"/>
            </w:rPr>
            <w:delText xml:space="preserve"> </w:delText>
          </w:r>
        </w:del>
        <w:del w:id="129" w:author="Em Lim" w:date="2023-03-10T11:06:00Z">
          <w:r w:rsidR="00082172" w:rsidDel="006149A7">
            <w:rPr>
              <w:rFonts w:ascii="Times New Roman" w:hAnsi="Times New Roman" w:cs="Times New Roman"/>
              <w:lang w:val="en-CA"/>
            </w:rPr>
            <w:delText>The response ra</w:delText>
          </w:r>
        </w:del>
      </w:ins>
      <w:ins w:id="130" w:author="Isabelle Cote" w:date="2023-02-23T17:51:00Z">
        <w:del w:id="131" w:author="Em Lim" w:date="2023-03-10T11:06:00Z">
          <w:r w:rsidR="00082172" w:rsidDel="006149A7">
            <w:rPr>
              <w:rFonts w:ascii="Times New Roman" w:hAnsi="Times New Roman" w:cs="Times New Roman"/>
              <w:lang w:val="en-CA"/>
            </w:rPr>
            <w:delText>tios of all experimental designs</w:delText>
          </w:r>
        </w:del>
      </w:ins>
      <w:ins w:id="132" w:author="Isabelle Cote" w:date="2023-02-23T17:52:00Z">
        <w:del w:id="133" w:author="Em Lim" w:date="2023-03-10T11:06:00Z">
          <w:r w:rsidR="00082172" w:rsidDel="006149A7">
            <w:rPr>
              <w:rFonts w:ascii="Times New Roman" w:hAnsi="Times New Roman" w:cs="Times New Roman"/>
              <w:lang w:val="en-CA"/>
            </w:rPr>
            <w:delText>, except field experiments with stocked producers, were consistently positive (Fig. 5).</w:delText>
          </w:r>
        </w:del>
      </w:ins>
    </w:p>
    <w:p w14:paraId="6768927D" w14:textId="64C46527" w:rsidR="00BA7305" w:rsidRDefault="00BA7305" w:rsidP="00457F19">
      <w:pPr>
        <w:spacing w:line="360" w:lineRule="auto"/>
        <w:rPr>
          <w:rFonts w:ascii="Times New Roman" w:hAnsi="Times New Roman" w:cs="Times New Roman"/>
        </w:rPr>
      </w:pPr>
    </w:p>
    <w:p w14:paraId="1AD65D8B" w14:textId="49960174" w:rsidR="003A397E" w:rsidRDefault="00082172" w:rsidP="00B168CE">
      <w:pPr>
        <w:spacing w:line="360" w:lineRule="auto"/>
        <w:rPr>
          <w:rFonts w:ascii="Times New Roman" w:hAnsi="Times New Roman" w:cs="Times New Roman"/>
        </w:rPr>
      </w:pPr>
      <w:r>
        <w:rPr>
          <w:rFonts w:ascii="Times New Roman" w:hAnsi="Times New Roman" w:cs="Times New Roman"/>
        </w:rPr>
        <w:t>Latitude and temperature</w:t>
      </w:r>
      <w:r w:rsidR="003A397E">
        <w:rPr>
          <w:rFonts w:ascii="Times New Roman" w:hAnsi="Times New Roman" w:cs="Times New Roman"/>
        </w:rPr>
        <w:t xml:space="preserve"> models</w:t>
      </w:r>
    </w:p>
    <w:p w14:paraId="5FFBC707" w14:textId="0BB4B416"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We also found an overall positive effect of nutrient provisioning in the model including absolute latitude (</w:t>
      </w:r>
      <w:r w:rsidRPr="00BA7305">
        <w:rPr>
          <w:rFonts w:ascii="Times New Roman" w:hAnsi="Times New Roman" w:cs="Times New Roman"/>
        </w:rPr>
        <w:t>0.59</w:t>
      </w:r>
      <w:r>
        <w:rPr>
          <w:rFonts w:ascii="Times New Roman" w:hAnsi="Times New Roman" w:cs="Times New Roman"/>
        </w:rPr>
        <w:t xml:space="preserve"> </w:t>
      </w:r>
      <w:r w:rsidRPr="00D504C4">
        <w:rPr>
          <w:rFonts w:ascii="Times New Roman" w:hAnsi="Times New Roman" w:cs="Times New Roman"/>
          <w:lang w:val="en-CA"/>
        </w:rPr>
        <w:t>±</w:t>
      </w:r>
      <w:r>
        <w:rPr>
          <w:rFonts w:ascii="Times New Roman" w:hAnsi="Times New Roman" w:cs="Times New Roman"/>
          <w:lang w:val="en-CA"/>
        </w:rPr>
        <w:t xml:space="preserve"> </w:t>
      </w:r>
      <w:r w:rsidRPr="00BA7305">
        <w:rPr>
          <w:rFonts w:ascii="Times New Roman" w:hAnsi="Times New Roman" w:cs="Times New Roman"/>
          <w:lang w:val="en-CA"/>
        </w:rPr>
        <w:t>0.16</w:t>
      </w:r>
      <w:r>
        <w:rPr>
          <w:rFonts w:ascii="Times New Roman" w:hAnsi="Times New Roman" w:cs="Times New Roman"/>
          <w:lang w:val="en-CA"/>
        </w:rPr>
        <w:t xml:space="preserve">, p = </w:t>
      </w:r>
      <w:r w:rsidRPr="00BA7305">
        <w:rPr>
          <w:rFonts w:ascii="Times New Roman" w:hAnsi="Times New Roman" w:cs="Times New Roman"/>
          <w:lang w:val="en-CA"/>
        </w:rPr>
        <w:t>0.0003</w:t>
      </w:r>
      <w:r>
        <w:rPr>
          <w:rFonts w:ascii="Times New Roman" w:hAnsi="Times New Roman" w:cs="Times New Roman"/>
          <w:lang w:val="en-CA"/>
        </w:rPr>
        <w:t>)</w:t>
      </w:r>
      <w:r w:rsidR="001D5196">
        <w:rPr>
          <w:rFonts w:ascii="Times New Roman" w:hAnsi="Times New Roman" w:cs="Times New Roman"/>
          <w:lang w:val="en-CA"/>
        </w:rPr>
        <w:t>. H</w:t>
      </w:r>
      <w:r w:rsidR="00B168CE">
        <w:rPr>
          <w:rFonts w:ascii="Times New Roman" w:hAnsi="Times New Roman" w:cs="Times New Roman"/>
          <w:lang w:val="en-CA"/>
        </w:rPr>
        <w:t>owever</w:t>
      </w:r>
      <w:r w:rsidR="001D5196">
        <w:rPr>
          <w:rFonts w:ascii="Times New Roman" w:hAnsi="Times New Roman" w:cs="Times New Roman"/>
          <w:lang w:val="en-CA"/>
        </w:rPr>
        <w:t>,</w:t>
      </w:r>
      <w:r w:rsidR="00B168CE">
        <w:rPr>
          <w:rFonts w:ascii="Times New Roman" w:hAnsi="Times New Roman" w:cs="Times New Roman"/>
          <w:lang w:val="en-CA"/>
        </w:rPr>
        <w:t xml:space="preserve"> </w:t>
      </w:r>
      <w:r w:rsidR="00B168CE">
        <w:rPr>
          <w:rFonts w:ascii="Times New Roman" w:hAnsi="Times New Roman" w:cs="Times New Roman"/>
        </w:rPr>
        <w:t xml:space="preserve">there was no evidence that the effect of </w:t>
      </w:r>
      <w:r w:rsidR="00B168CE">
        <w:rPr>
          <w:rFonts w:ascii="Times New Roman" w:hAnsi="Times New Roman" w:cs="Times New Roman"/>
        </w:rPr>
        <w:lastRenderedPageBreak/>
        <w:t xml:space="preserve">nutrient provisioning varies </w:t>
      </w:r>
      <w:r w:rsidR="001D5196">
        <w:rPr>
          <w:rFonts w:ascii="Times New Roman" w:hAnsi="Times New Roman" w:cs="Times New Roman"/>
        </w:rPr>
        <w:t xml:space="preserve">with </w:t>
      </w:r>
      <w:r w:rsidR="00B168CE">
        <w:rPr>
          <w:rFonts w:ascii="Times New Roman" w:hAnsi="Times New Roman" w:cs="Times New Roman"/>
        </w:rPr>
        <w:t>absolute latitude (</w:t>
      </w:r>
      <w:r w:rsidR="00B168CE" w:rsidRPr="00B168CE">
        <w:rPr>
          <w:rFonts w:ascii="Times New Roman" w:hAnsi="Times New Roman" w:cs="Times New Roman"/>
        </w:rPr>
        <w:t xml:space="preserve">0.01 </w:t>
      </w:r>
      <w:r w:rsidR="00B168CE">
        <w:rPr>
          <w:rFonts w:ascii="Times New Roman" w:hAnsi="Times New Roman" w:cs="Times New Roman"/>
        </w:rPr>
        <w:t xml:space="preserve">± </w:t>
      </w:r>
      <w:r w:rsidR="00B168CE" w:rsidRPr="00B168CE">
        <w:rPr>
          <w:rFonts w:ascii="Times New Roman" w:hAnsi="Times New Roman" w:cs="Times New Roman"/>
        </w:rPr>
        <w:t>0.</w:t>
      </w:r>
      <w:r w:rsidR="001D5196" w:rsidRPr="00B168CE">
        <w:rPr>
          <w:rFonts w:ascii="Times New Roman" w:hAnsi="Times New Roman" w:cs="Times New Roman"/>
        </w:rPr>
        <w:t>0</w:t>
      </w:r>
      <w:r w:rsidR="001D5196">
        <w:rPr>
          <w:rFonts w:ascii="Times New Roman" w:hAnsi="Times New Roman" w:cs="Times New Roman"/>
        </w:rPr>
        <w:t>8</w:t>
      </w:r>
      <w:r w:rsidR="00B168CE">
        <w:rPr>
          <w:rFonts w:ascii="Times New Roman" w:hAnsi="Times New Roman" w:cs="Times New Roman"/>
        </w:rPr>
        <w:t xml:space="preserve">, p = </w:t>
      </w:r>
      <w:r w:rsidR="00B168CE" w:rsidRPr="00B168CE">
        <w:rPr>
          <w:rFonts w:ascii="Times New Roman" w:hAnsi="Times New Roman" w:cs="Times New Roman"/>
        </w:rPr>
        <w:t>0.85</w:t>
      </w:r>
      <w:r w:rsidR="00F944A1">
        <w:rPr>
          <w:rFonts w:ascii="Times New Roman" w:hAnsi="Times New Roman" w:cs="Times New Roman"/>
        </w:rPr>
        <w:t>;</w:t>
      </w:r>
      <w:r w:rsidR="00731DAD">
        <w:rPr>
          <w:rFonts w:ascii="Times New Roman" w:hAnsi="Times New Roman" w:cs="Times New Roman"/>
        </w:rPr>
        <w:t xml:space="preserve"> </w:t>
      </w:r>
      <w:r w:rsidR="00731DAD" w:rsidRPr="00731DAD">
        <w:rPr>
          <w:rFonts w:ascii="Times New Roman" w:hAnsi="Times New Roman" w:cs="Times New Roman"/>
          <w:highlight w:val="yellow"/>
        </w:rPr>
        <w:t xml:space="preserve">Fig. </w:t>
      </w:r>
      <w:ins w:id="134" w:author="Em Lim" w:date="2023-03-01T14:57:00Z">
        <w:r w:rsidR="007540E9">
          <w:rPr>
            <w:rFonts w:ascii="Times New Roman" w:hAnsi="Times New Roman" w:cs="Times New Roman"/>
            <w:highlight w:val="yellow"/>
          </w:rPr>
          <w:t>2</w:t>
        </w:r>
      </w:ins>
      <w:r w:rsidR="00731DAD" w:rsidRPr="00731DAD">
        <w:rPr>
          <w:rFonts w:ascii="Times New Roman" w:hAnsi="Times New Roman" w:cs="Times New Roman"/>
          <w:highlight w:val="yellow"/>
        </w:rPr>
        <w:t>B</w:t>
      </w:r>
      <w:ins w:id="135" w:author="Em Lim" w:date="2023-03-01T15:14:00Z">
        <w:r w:rsidR="00A87CDD">
          <w:rPr>
            <w:rFonts w:ascii="Times New Roman" w:hAnsi="Times New Roman" w:cs="Times New Roman"/>
            <w:highlight w:val="yellow"/>
          </w:rPr>
          <w:t>, S Table 3</w:t>
        </w:r>
      </w:ins>
      <w:r w:rsidR="00B168CE">
        <w:rPr>
          <w:rFonts w:ascii="Times New Roman" w:hAnsi="Times New Roman" w:cs="Times New Roman"/>
        </w:rPr>
        <w:t>)</w:t>
      </w:r>
      <w:r>
        <w:rPr>
          <w:rFonts w:ascii="Times New Roman" w:hAnsi="Times New Roman" w:cs="Times New Roman"/>
          <w:lang w:val="en-CA"/>
        </w:rPr>
        <w:t xml:space="preserve">. There was weak </w:t>
      </w:r>
      <w:del w:id="136" w:author="Em Lim" w:date="2023-03-10T15:23:00Z">
        <w:r w:rsidDel="008723FB">
          <w:rPr>
            <w:rFonts w:ascii="Times New Roman" w:hAnsi="Times New Roman" w:cs="Times New Roman"/>
            <w:lang w:val="en-CA"/>
          </w:rPr>
          <w:delText xml:space="preserve">support </w:delText>
        </w:r>
      </w:del>
      <w:ins w:id="137" w:author="Em Lim" w:date="2023-03-10T15:23:00Z">
        <w:r w:rsidR="008723FB">
          <w:rPr>
            <w:rFonts w:ascii="Times New Roman" w:hAnsi="Times New Roman" w:cs="Times New Roman"/>
            <w:lang w:val="en-CA"/>
          </w:rPr>
          <w:t xml:space="preserve">evidence </w:t>
        </w:r>
      </w:ins>
      <w:ins w:id="138" w:author="Em Lim" w:date="2023-03-10T15:35:00Z">
        <w:r w:rsidR="008723FB">
          <w:rPr>
            <w:rFonts w:ascii="Times New Roman" w:hAnsi="Times New Roman" w:cs="Times New Roman"/>
            <w:lang w:val="en-CA"/>
          </w:rPr>
          <w:t xml:space="preserve">of differences between subgroups, which provides limited support for </w:t>
        </w:r>
      </w:ins>
      <w:ins w:id="139" w:author="Em Lim" w:date="2023-03-10T15:36:00Z">
        <w:r w:rsidR="008723FB">
          <w:rPr>
            <w:rFonts w:ascii="Times New Roman" w:hAnsi="Times New Roman" w:cs="Times New Roman"/>
            <w:lang w:val="en-CA"/>
          </w:rPr>
          <w:t>the inclusion of moderators in</w:t>
        </w:r>
      </w:ins>
      <w:del w:id="140" w:author="Em Lim" w:date="2023-03-10T15:36:00Z">
        <w:r w:rsidDel="008723FB">
          <w:rPr>
            <w:rFonts w:ascii="Times New Roman" w:hAnsi="Times New Roman" w:cs="Times New Roman"/>
            <w:lang w:val="en-CA"/>
          </w:rPr>
          <w:delText>for</w:delText>
        </w:r>
      </w:del>
      <w:r>
        <w:rPr>
          <w:rFonts w:ascii="Times New Roman" w:hAnsi="Times New Roman" w:cs="Times New Roman"/>
          <w:lang w:val="en-CA"/>
        </w:rPr>
        <w:t xml:space="preserve"> this model </w:t>
      </w:r>
      <w:del w:id="141" w:author="Em Lim" w:date="2023-03-10T15:23:00Z">
        <w:r w:rsidDel="008723FB">
          <w:rPr>
            <w:rFonts w:ascii="Times New Roman" w:hAnsi="Times New Roman" w:cs="Times New Roman"/>
            <w:lang w:val="en-CA"/>
          </w:rPr>
          <w:delText xml:space="preserve">over a null model </w:delText>
        </w:r>
      </w:del>
      <w:r w:rsidR="001D5196">
        <w:rPr>
          <w:rFonts w:ascii="Times New Roman" w:hAnsi="Times New Roman" w:cs="Times New Roman"/>
          <w:lang w:val="en-CA"/>
        </w:rPr>
        <w:t>(</w:t>
      </w:r>
      <w:r w:rsidRPr="00BA7305">
        <w:rPr>
          <w:rFonts w:ascii="Times New Roman" w:hAnsi="Times New Roman" w:cs="Times New Roman"/>
          <w:lang w:val="en-CA"/>
        </w:rPr>
        <w:t>F</w:t>
      </w:r>
      <w:r w:rsidRPr="00BA7305">
        <w:rPr>
          <w:rFonts w:ascii="Times New Roman" w:hAnsi="Times New Roman" w:cs="Times New Roman"/>
          <w:vertAlign w:val="subscript"/>
          <w:lang w:val="en-CA"/>
        </w:rPr>
        <w:t>8, 163</w:t>
      </w:r>
      <w:r w:rsidRPr="00BA7305">
        <w:rPr>
          <w:rFonts w:ascii="Times New Roman" w:hAnsi="Times New Roman" w:cs="Times New Roman"/>
          <w:lang w:val="en-CA"/>
        </w:rPr>
        <w:t xml:space="preserve"> = 1.70, p</w:t>
      </w:r>
      <w:r>
        <w:rPr>
          <w:rFonts w:ascii="Times New Roman" w:hAnsi="Times New Roman" w:cs="Times New Roman"/>
          <w:lang w:val="en-CA"/>
        </w:rPr>
        <w:t xml:space="preserve"> </w:t>
      </w:r>
      <w:r w:rsidRPr="00BA7305">
        <w:rPr>
          <w:rFonts w:ascii="Times New Roman" w:hAnsi="Times New Roman" w:cs="Times New Roman"/>
          <w:lang w:val="en-CA"/>
        </w:rPr>
        <w:t>= 0.10</w:t>
      </w:r>
      <w:r>
        <w:rPr>
          <w:rFonts w:ascii="Times New Roman" w:hAnsi="Times New Roman" w:cs="Times New Roman"/>
          <w:lang w:val="en-CA"/>
        </w:rPr>
        <w:t xml:space="preserve">), and a significant amount of unexplained residual </w:t>
      </w:r>
      <w:r>
        <w:rPr>
          <w:rFonts w:ascii="Times New Roman" w:hAnsi="Times New Roman" w:cs="Times New Roman"/>
        </w:rPr>
        <w:t>h</w:t>
      </w:r>
      <w:r w:rsidRPr="00873A9D">
        <w:rPr>
          <w:rFonts w:ascii="Times New Roman" w:hAnsi="Times New Roman" w:cs="Times New Roman"/>
        </w:rPr>
        <w:t>eterogeneity</w:t>
      </w:r>
      <w:r>
        <w:rPr>
          <w:rFonts w:ascii="Times New Roman" w:hAnsi="Times New Roman" w:cs="Times New Roman"/>
        </w:rPr>
        <w:t xml:space="preserve"> (</w:t>
      </w:r>
      <w:r w:rsidRPr="00BA7305">
        <w:rPr>
          <w:rFonts w:ascii="Times New Roman" w:hAnsi="Times New Roman" w:cs="Times New Roman"/>
        </w:rPr>
        <w:t>QE</w:t>
      </w:r>
      <w:r w:rsidRPr="00BA7305">
        <w:rPr>
          <w:rFonts w:ascii="Times New Roman" w:hAnsi="Times New Roman" w:cs="Times New Roman"/>
          <w:vertAlign w:val="subscript"/>
        </w:rPr>
        <w:t>163</w:t>
      </w:r>
      <w:r w:rsidRPr="00BA7305">
        <w:rPr>
          <w:rFonts w:ascii="Times New Roman" w:hAnsi="Times New Roman" w:cs="Times New Roman"/>
        </w:rPr>
        <w:t xml:space="preserve"> = 2974.</w:t>
      </w:r>
      <w:r w:rsidR="000C04AF" w:rsidRPr="00BA7305">
        <w:rPr>
          <w:rFonts w:ascii="Times New Roman" w:hAnsi="Times New Roman" w:cs="Times New Roman"/>
        </w:rPr>
        <w:t>5</w:t>
      </w:r>
      <w:r w:rsidR="000C04AF">
        <w:rPr>
          <w:rFonts w:ascii="Times New Roman" w:hAnsi="Times New Roman" w:cs="Times New Roman"/>
        </w:rPr>
        <w:t>4</w:t>
      </w:r>
      <w:r w:rsidRPr="00BA7305">
        <w:rPr>
          <w:rFonts w:ascii="Times New Roman" w:hAnsi="Times New Roman" w:cs="Times New Roman"/>
        </w:rPr>
        <w:t xml:space="preserve">, p &lt; </w:t>
      </w:r>
      <w:r>
        <w:rPr>
          <w:rFonts w:ascii="Times New Roman" w:hAnsi="Times New Roman" w:cs="Times New Roman"/>
        </w:rPr>
        <w:t>0</w:t>
      </w:r>
      <w:r w:rsidRPr="00BA7305">
        <w:rPr>
          <w:rFonts w:ascii="Times New Roman" w:hAnsi="Times New Roman" w:cs="Times New Roman"/>
        </w:rPr>
        <w:t>.0001</w:t>
      </w:r>
      <w:r>
        <w:rPr>
          <w:rFonts w:ascii="Times New Roman" w:hAnsi="Times New Roman" w:cs="Times New Roman"/>
        </w:rPr>
        <w:t xml:space="preserve">). </w:t>
      </w:r>
    </w:p>
    <w:p w14:paraId="62544A1C" w14:textId="265904A2" w:rsidR="000C04AF" w:rsidRDefault="00BA7305" w:rsidP="003A397E">
      <w:pPr>
        <w:spacing w:line="360" w:lineRule="auto"/>
        <w:ind w:firstLine="720"/>
        <w:rPr>
          <w:rFonts w:ascii="Times New Roman" w:hAnsi="Times New Roman" w:cs="Times New Roman"/>
        </w:rPr>
      </w:pPr>
      <w:r>
        <w:rPr>
          <w:rFonts w:ascii="Times New Roman" w:hAnsi="Times New Roman" w:cs="Times New Roman"/>
        </w:rPr>
        <w:t>The model including temperature also showed a</w:t>
      </w:r>
      <w:ins w:id="142" w:author="Em Lim" w:date="2023-03-10T15:23:00Z">
        <w:r w:rsidR="008723FB">
          <w:rPr>
            <w:rFonts w:ascii="Times New Roman" w:hAnsi="Times New Roman" w:cs="Times New Roman"/>
          </w:rPr>
          <w:t>n overall</w:t>
        </w:r>
      </w:ins>
      <w:r>
        <w:rPr>
          <w:rFonts w:ascii="Times New Roman" w:hAnsi="Times New Roman" w:cs="Times New Roman"/>
        </w:rPr>
        <w:t xml:space="preserve"> positive effect of nutrient provisioning </w:t>
      </w:r>
      <w:r w:rsidR="00F944A1">
        <w:rPr>
          <w:rFonts w:ascii="Times New Roman" w:hAnsi="Times New Roman" w:cs="Times New Roman"/>
        </w:rPr>
        <w:t xml:space="preserve">overall </w:t>
      </w:r>
      <w:r>
        <w:rPr>
          <w:rFonts w:ascii="Times New Roman" w:hAnsi="Times New Roman" w:cs="Times New Roman"/>
        </w:rPr>
        <w:t>(</w:t>
      </w:r>
      <w:r w:rsidRPr="00BA7305">
        <w:rPr>
          <w:rFonts w:ascii="Times New Roman" w:hAnsi="Times New Roman" w:cs="Times New Roman"/>
        </w:rPr>
        <w:t>0.58</w:t>
      </w:r>
      <w:r>
        <w:rPr>
          <w:rFonts w:ascii="Times New Roman" w:hAnsi="Times New Roman" w:cs="Times New Roman"/>
        </w:rPr>
        <w:t xml:space="preserve"> </w:t>
      </w:r>
      <w:r w:rsidR="00B168CE">
        <w:rPr>
          <w:rFonts w:ascii="Times New Roman" w:hAnsi="Times New Roman" w:cs="Times New Roman"/>
        </w:rPr>
        <w:t xml:space="preserve">± </w:t>
      </w:r>
      <w:r w:rsidRPr="00BA7305">
        <w:rPr>
          <w:rFonts w:ascii="Times New Roman" w:hAnsi="Times New Roman" w:cs="Times New Roman"/>
        </w:rPr>
        <w:t>0.16</w:t>
      </w:r>
      <w:r w:rsidR="00B168CE">
        <w:rPr>
          <w:rFonts w:ascii="Times New Roman" w:hAnsi="Times New Roman" w:cs="Times New Roman"/>
        </w:rPr>
        <w:t xml:space="preserve">, p = </w:t>
      </w:r>
      <w:r w:rsidR="00B168CE" w:rsidRPr="00B168CE">
        <w:rPr>
          <w:rFonts w:ascii="Times New Roman" w:hAnsi="Times New Roman" w:cs="Times New Roman"/>
        </w:rPr>
        <w:t>0.0004</w:t>
      </w:r>
      <w:r w:rsidR="00B168CE">
        <w:rPr>
          <w:rFonts w:ascii="Times New Roman" w:hAnsi="Times New Roman" w:cs="Times New Roman"/>
        </w:rPr>
        <w:t>), but we found no evidence that the effect of provisioned nutrients varies with temperature (</w:t>
      </w:r>
      <w:r w:rsidR="00B168CE" w:rsidRPr="00B168CE">
        <w:rPr>
          <w:rFonts w:ascii="Times New Roman" w:hAnsi="Times New Roman" w:cs="Times New Roman"/>
        </w:rPr>
        <w:t>-0.</w:t>
      </w:r>
      <w:r w:rsidR="000C04AF" w:rsidRPr="00B168CE">
        <w:rPr>
          <w:rFonts w:ascii="Times New Roman" w:hAnsi="Times New Roman" w:cs="Times New Roman"/>
        </w:rPr>
        <w:t>0</w:t>
      </w:r>
      <w:r w:rsidR="000C04AF">
        <w:rPr>
          <w:rFonts w:ascii="Times New Roman" w:hAnsi="Times New Roman" w:cs="Times New Roman"/>
        </w:rPr>
        <w:t xml:space="preserve">6 </w:t>
      </w:r>
      <w:r w:rsidR="00B168CE">
        <w:rPr>
          <w:rFonts w:ascii="Times New Roman" w:hAnsi="Times New Roman" w:cs="Times New Roman"/>
        </w:rPr>
        <w:t xml:space="preserve">± </w:t>
      </w:r>
      <w:r w:rsidR="00B168CE" w:rsidRPr="00B168CE">
        <w:rPr>
          <w:rFonts w:ascii="Times New Roman" w:hAnsi="Times New Roman" w:cs="Times New Roman"/>
        </w:rPr>
        <w:t>0.07</w:t>
      </w:r>
      <w:r w:rsidR="00B168CE">
        <w:rPr>
          <w:rFonts w:ascii="Times New Roman" w:hAnsi="Times New Roman" w:cs="Times New Roman"/>
        </w:rPr>
        <w:t xml:space="preserve">, p = </w:t>
      </w:r>
      <w:r w:rsidR="00B168CE" w:rsidRPr="00B168CE">
        <w:rPr>
          <w:rFonts w:ascii="Times New Roman" w:hAnsi="Times New Roman" w:cs="Times New Roman"/>
        </w:rPr>
        <w:t>0.45</w:t>
      </w:r>
      <w:r w:rsidR="000C04AF">
        <w:rPr>
          <w:rFonts w:ascii="Times New Roman" w:hAnsi="Times New Roman" w:cs="Times New Roman"/>
        </w:rPr>
        <w:t xml:space="preserve">; </w:t>
      </w:r>
      <w:r w:rsidR="00731DAD" w:rsidRPr="00731DAD">
        <w:rPr>
          <w:rFonts w:ascii="Times New Roman" w:hAnsi="Times New Roman" w:cs="Times New Roman"/>
          <w:highlight w:val="yellow"/>
        </w:rPr>
        <w:t xml:space="preserve">Fig. </w:t>
      </w:r>
      <w:ins w:id="143" w:author="Em Lim" w:date="2023-03-01T14:57:00Z">
        <w:r w:rsidR="007540E9">
          <w:rPr>
            <w:rFonts w:ascii="Times New Roman" w:hAnsi="Times New Roman" w:cs="Times New Roman"/>
            <w:highlight w:val="yellow"/>
          </w:rPr>
          <w:t>2</w:t>
        </w:r>
      </w:ins>
      <w:r w:rsidR="00731DAD">
        <w:rPr>
          <w:rFonts w:ascii="Times New Roman" w:hAnsi="Times New Roman" w:cs="Times New Roman"/>
          <w:highlight w:val="yellow"/>
        </w:rPr>
        <w:t>C</w:t>
      </w:r>
      <w:ins w:id="144" w:author="Em Lim" w:date="2023-03-01T15:14:00Z">
        <w:r w:rsidR="00A87CDD">
          <w:rPr>
            <w:rFonts w:ascii="Times New Roman" w:hAnsi="Times New Roman" w:cs="Times New Roman"/>
            <w:highlight w:val="yellow"/>
          </w:rPr>
          <w:t>, S Table 4</w:t>
        </w:r>
      </w:ins>
      <w:r w:rsidR="00B168CE">
        <w:rPr>
          <w:rFonts w:ascii="Times New Roman" w:hAnsi="Times New Roman" w:cs="Times New Roman"/>
        </w:rPr>
        <w:t xml:space="preserve">). </w:t>
      </w:r>
      <w:ins w:id="145" w:author="Em Lim" w:date="2023-03-10T15:37:00Z">
        <w:r w:rsidR="00A12D61">
          <w:rPr>
            <w:rFonts w:ascii="Times New Roman" w:hAnsi="Times New Roman" w:cs="Times New Roman"/>
          </w:rPr>
          <w:t xml:space="preserve">The test for moderators was weakly significant, which suggests limited evidence of differences between subgroups and limited support for this model over a null model </w:t>
        </w:r>
      </w:ins>
      <w:del w:id="146" w:author="Em Lim" w:date="2023-03-10T15:37:00Z">
        <w:r w:rsidR="00B168CE" w:rsidDel="00A12D61">
          <w:rPr>
            <w:rFonts w:ascii="Times New Roman" w:hAnsi="Times New Roman" w:cs="Times New Roman"/>
          </w:rPr>
          <w:delText xml:space="preserve">This model was </w:delText>
        </w:r>
        <w:commentRangeStart w:id="147"/>
        <w:r w:rsidR="00B168CE" w:rsidDel="00A12D61">
          <w:rPr>
            <w:rFonts w:ascii="Times New Roman" w:hAnsi="Times New Roman" w:cs="Times New Roman"/>
          </w:rPr>
          <w:delText>preferred</w:delText>
        </w:r>
        <w:commentRangeEnd w:id="147"/>
        <w:r w:rsidR="00F944A1" w:rsidDel="00A12D61">
          <w:rPr>
            <w:rStyle w:val="CommentReference"/>
          </w:rPr>
          <w:commentReference w:id="147"/>
        </w:r>
        <w:r w:rsidR="00B168CE" w:rsidDel="00A12D61">
          <w:rPr>
            <w:rFonts w:ascii="Times New Roman" w:hAnsi="Times New Roman" w:cs="Times New Roman"/>
          </w:rPr>
          <w:delText xml:space="preserve"> over a null model </w:delText>
        </w:r>
      </w:del>
      <w:r w:rsidR="00B168CE">
        <w:rPr>
          <w:rFonts w:ascii="Times New Roman" w:hAnsi="Times New Roman" w:cs="Times New Roman"/>
        </w:rPr>
        <w:t>(</w:t>
      </w:r>
      <w:r w:rsidR="00B168CE" w:rsidRPr="00B168CE">
        <w:rPr>
          <w:rFonts w:ascii="Times New Roman" w:hAnsi="Times New Roman" w:cs="Times New Roman"/>
        </w:rPr>
        <w:t>F</w:t>
      </w:r>
      <w:r w:rsidR="00B168CE" w:rsidRPr="00B168CE">
        <w:rPr>
          <w:rFonts w:ascii="Times New Roman" w:hAnsi="Times New Roman" w:cs="Times New Roman"/>
          <w:vertAlign w:val="subscript"/>
        </w:rPr>
        <w:t>8,163</w:t>
      </w:r>
      <w:r w:rsidR="00B168CE" w:rsidRPr="00B168CE">
        <w:rPr>
          <w:rFonts w:ascii="Times New Roman" w:hAnsi="Times New Roman" w:cs="Times New Roman"/>
        </w:rPr>
        <w:t xml:space="preserve"> = 1.78, p</w:t>
      </w:r>
      <w:r w:rsidR="00B168CE">
        <w:rPr>
          <w:rFonts w:ascii="Times New Roman" w:hAnsi="Times New Roman" w:cs="Times New Roman"/>
        </w:rPr>
        <w:t xml:space="preserve"> </w:t>
      </w:r>
      <w:r w:rsidR="00B168CE" w:rsidRPr="00B168CE">
        <w:rPr>
          <w:rFonts w:ascii="Times New Roman" w:hAnsi="Times New Roman" w:cs="Times New Roman"/>
        </w:rPr>
        <w:t>= 0.08</w:t>
      </w:r>
      <w:r w:rsidR="00B168CE">
        <w:rPr>
          <w:rFonts w:ascii="Times New Roman" w:hAnsi="Times New Roman" w:cs="Times New Roman"/>
        </w:rPr>
        <w:t xml:space="preserve">), but there was still a significant amount of </w:t>
      </w:r>
      <w:r w:rsidR="00B168CE">
        <w:rPr>
          <w:rFonts w:ascii="Times New Roman" w:hAnsi="Times New Roman" w:cs="Times New Roman"/>
          <w:lang w:val="en-CA"/>
        </w:rPr>
        <w:t xml:space="preserve">unexplained residual </w:t>
      </w:r>
      <w:r w:rsidR="00B168CE">
        <w:rPr>
          <w:rFonts w:ascii="Times New Roman" w:hAnsi="Times New Roman" w:cs="Times New Roman"/>
        </w:rPr>
        <w:t>h</w:t>
      </w:r>
      <w:r w:rsidR="00B168CE" w:rsidRPr="00873A9D">
        <w:rPr>
          <w:rFonts w:ascii="Times New Roman" w:hAnsi="Times New Roman" w:cs="Times New Roman"/>
        </w:rPr>
        <w:t>eterogeneity</w:t>
      </w:r>
      <w:r w:rsidR="00B168CE" w:rsidRPr="00B168CE">
        <w:t xml:space="preserve"> </w:t>
      </w:r>
      <w:r w:rsidR="00B168CE" w:rsidRPr="00B168CE">
        <w:rPr>
          <w:rFonts w:ascii="Times New Roman" w:hAnsi="Times New Roman" w:cs="Times New Roman"/>
        </w:rPr>
        <w:t>QE</w:t>
      </w:r>
      <w:r w:rsidR="00B168CE" w:rsidRPr="00B168CE">
        <w:rPr>
          <w:rFonts w:ascii="Times New Roman" w:hAnsi="Times New Roman" w:cs="Times New Roman"/>
          <w:vertAlign w:val="subscript"/>
        </w:rPr>
        <w:t>163</w:t>
      </w:r>
      <w:r w:rsidR="00B168CE" w:rsidRPr="00B168CE">
        <w:rPr>
          <w:rFonts w:ascii="Times New Roman" w:hAnsi="Times New Roman" w:cs="Times New Roman"/>
        </w:rPr>
        <w:t xml:space="preserve"> = 3006.2</w:t>
      </w:r>
      <w:r w:rsidR="00F944A1">
        <w:rPr>
          <w:rFonts w:ascii="Times New Roman" w:hAnsi="Times New Roman" w:cs="Times New Roman"/>
        </w:rPr>
        <w:t>3</w:t>
      </w:r>
      <w:r w:rsidR="00B168CE" w:rsidRPr="00B168CE">
        <w:rPr>
          <w:rFonts w:ascii="Times New Roman" w:hAnsi="Times New Roman" w:cs="Times New Roman"/>
        </w:rPr>
        <w:t xml:space="preserve">, p &lt; </w:t>
      </w:r>
      <w:r w:rsidR="00B168CE">
        <w:rPr>
          <w:rFonts w:ascii="Times New Roman" w:hAnsi="Times New Roman" w:cs="Times New Roman"/>
        </w:rPr>
        <w:t>0</w:t>
      </w:r>
      <w:r w:rsidR="00B168CE" w:rsidRPr="00B168CE">
        <w:rPr>
          <w:rFonts w:ascii="Times New Roman" w:hAnsi="Times New Roman" w:cs="Times New Roman"/>
        </w:rPr>
        <w:t>.0001</w:t>
      </w:r>
      <w:r w:rsidR="00B168CE">
        <w:rPr>
          <w:rFonts w:ascii="Times New Roman" w:hAnsi="Times New Roman" w:cs="Times New Roman"/>
        </w:rPr>
        <w:t xml:space="preserve">). </w:t>
      </w:r>
    </w:p>
    <w:p w14:paraId="5A06F0A4" w14:textId="14E953CD" w:rsidR="00B168CE" w:rsidRDefault="00B168CE" w:rsidP="003A397E">
      <w:pPr>
        <w:spacing w:line="360" w:lineRule="auto"/>
        <w:ind w:firstLine="720"/>
        <w:rPr>
          <w:rFonts w:ascii="Times New Roman" w:hAnsi="Times New Roman" w:cs="Times New Roman"/>
        </w:rPr>
      </w:pPr>
      <w:r>
        <w:rPr>
          <w:rFonts w:ascii="Times New Roman" w:hAnsi="Times New Roman" w:cs="Times New Roman"/>
        </w:rPr>
        <w:t>For both the model</w:t>
      </w:r>
      <w:r w:rsidR="000C04AF">
        <w:rPr>
          <w:rFonts w:ascii="Times New Roman" w:hAnsi="Times New Roman" w:cs="Times New Roman"/>
        </w:rPr>
        <w:t xml:space="preserve"> with latitude and that with temperature,</w:t>
      </w:r>
      <w:r>
        <w:rPr>
          <w:rFonts w:ascii="Times New Roman" w:hAnsi="Times New Roman" w:cs="Times New Roman"/>
        </w:rPr>
        <w:t xml:space="preserve"> the differences between levels </w:t>
      </w:r>
      <w:r w:rsidR="000C04AF">
        <w:rPr>
          <w:rFonts w:ascii="Times New Roman" w:hAnsi="Times New Roman" w:cs="Times New Roman"/>
        </w:rPr>
        <w:t xml:space="preserve">of </w:t>
      </w:r>
      <w:r>
        <w:rPr>
          <w:rFonts w:ascii="Times New Roman" w:hAnsi="Times New Roman" w:cs="Times New Roman"/>
        </w:rPr>
        <w:t>the categorical moderators (</w:t>
      </w:r>
      <w:r w:rsidR="000C04AF">
        <w:rPr>
          <w:rFonts w:ascii="Times New Roman" w:hAnsi="Times New Roman" w:cs="Times New Roman"/>
        </w:rPr>
        <w:t xml:space="preserve">i.e., </w:t>
      </w:r>
      <w:r>
        <w:rPr>
          <w:rFonts w:ascii="Times New Roman" w:hAnsi="Times New Roman" w:cs="Times New Roman"/>
        </w:rPr>
        <w:t>experimental design and primary producer</w:t>
      </w:r>
      <w:r w:rsidR="000C04AF">
        <w:rPr>
          <w:rFonts w:ascii="Times New Roman" w:hAnsi="Times New Roman" w:cs="Times New Roman"/>
        </w:rPr>
        <w:t xml:space="preserve"> </w:t>
      </w:r>
      <w:r w:rsidR="00315ACC">
        <w:rPr>
          <w:rFonts w:ascii="Times New Roman" w:hAnsi="Times New Roman" w:cs="Times New Roman"/>
        </w:rPr>
        <w:t>taxa</w:t>
      </w:r>
      <w:r>
        <w:rPr>
          <w:rFonts w:ascii="Times New Roman" w:hAnsi="Times New Roman" w:cs="Times New Roman"/>
        </w:rPr>
        <w:t xml:space="preserve">) were roughly </w:t>
      </w:r>
      <w:r w:rsidR="000C04AF">
        <w:rPr>
          <w:rFonts w:ascii="Times New Roman" w:hAnsi="Times New Roman" w:cs="Times New Roman"/>
        </w:rPr>
        <w:t xml:space="preserve">of </w:t>
      </w:r>
      <w:r>
        <w:rPr>
          <w:rFonts w:ascii="Times New Roman" w:hAnsi="Times New Roman" w:cs="Times New Roman"/>
        </w:rPr>
        <w:t xml:space="preserve">the same in magnitude and significance as in the model </w:t>
      </w:r>
      <w:r w:rsidR="000C04AF">
        <w:rPr>
          <w:rFonts w:ascii="Times New Roman" w:hAnsi="Times New Roman" w:cs="Times New Roman"/>
        </w:rPr>
        <w:t xml:space="preserve">that included </w:t>
      </w:r>
      <w:r>
        <w:rPr>
          <w:rFonts w:ascii="Times New Roman" w:hAnsi="Times New Roman" w:cs="Times New Roman"/>
        </w:rPr>
        <w:t>background nutrients (</w:t>
      </w:r>
      <w:ins w:id="148" w:author="Em Lim" w:date="2023-03-01T15:12:00Z">
        <w:r w:rsidR="00A87CDD">
          <w:rPr>
            <w:rFonts w:ascii="Times New Roman" w:hAnsi="Times New Roman" w:cs="Times New Roman"/>
            <w:highlight w:val="yellow"/>
          </w:rPr>
          <w:t>S T</w:t>
        </w:r>
      </w:ins>
      <w:del w:id="149" w:author="Em Lim" w:date="2023-03-01T15:12:00Z">
        <w:r w:rsidRPr="00B168CE" w:rsidDel="00A87CDD">
          <w:rPr>
            <w:rFonts w:ascii="Times New Roman" w:hAnsi="Times New Roman" w:cs="Times New Roman"/>
            <w:highlight w:val="yellow"/>
          </w:rPr>
          <w:delText>Supplemental t</w:delText>
        </w:r>
      </w:del>
      <w:r w:rsidRPr="00B168CE">
        <w:rPr>
          <w:rFonts w:ascii="Times New Roman" w:hAnsi="Times New Roman" w:cs="Times New Roman"/>
          <w:highlight w:val="yellow"/>
        </w:rPr>
        <w:t>able</w:t>
      </w:r>
      <w:ins w:id="150" w:author="Em Lim" w:date="2023-03-01T15:14:00Z">
        <w:r w:rsidR="00A87CDD">
          <w:rPr>
            <w:rFonts w:ascii="Times New Roman" w:hAnsi="Times New Roman" w:cs="Times New Roman"/>
            <w:highlight w:val="yellow"/>
          </w:rPr>
          <w:t>s</w:t>
        </w:r>
      </w:ins>
      <w:r w:rsidRPr="00B168CE">
        <w:rPr>
          <w:rFonts w:ascii="Times New Roman" w:hAnsi="Times New Roman" w:cs="Times New Roman"/>
          <w:highlight w:val="yellow"/>
        </w:rPr>
        <w:t xml:space="preserve"> </w:t>
      </w:r>
      <w:ins w:id="151" w:author="Em Lim" w:date="2023-03-01T15:14:00Z">
        <w:r w:rsidR="00A87CDD">
          <w:rPr>
            <w:rFonts w:ascii="Times New Roman" w:hAnsi="Times New Roman" w:cs="Times New Roman"/>
            <w:highlight w:val="yellow"/>
          </w:rPr>
          <w:t>2, 3, 4</w:t>
        </w:r>
      </w:ins>
      <w:del w:id="152" w:author="Em Lim" w:date="2023-03-01T15:12:00Z">
        <w:r w:rsidRPr="00B168CE" w:rsidDel="00A87CDD">
          <w:rPr>
            <w:rFonts w:ascii="Times New Roman" w:hAnsi="Times New Roman" w:cs="Times New Roman"/>
            <w:highlight w:val="yellow"/>
          </w:rPr>
          <w:delText>X</w:delText>
        </w:r>
      </w:del>
      <w:r>
        <w:rPr>
          <w:rFonts w:ascii="Times New Roman" w:hAnsi="Times New Roman" w:cs="Times New Roman"/>
        </w:rPr>
        <w:t>).</w:t>
      </w:r>
    </w:p>
    <w:p w14:paraId="1FE54182" w14:textId="46D81559" w:rsidR="00731DAD" w:rsidRDefault="00731DAD" w:rsidP="00952447">
      <w:pPr>
        <w:spacing w:line="360" w:lineRule="auto"/>
        <w:rPr>
          <w:rFonts w:ascii="Times New Roman" w:hAnsi="Times New Roman" w:cs="Times New Roman"/>
        </w:rPr>
      </w:pPr>
    </w:p>
    <w:p w14:paraId="45360798" w14:textId="280D5234" w:rsidR="00731DAD" w:rsidRDefault="006252B2" w:rsidP="00731DAD">
      <w:pPr>
        <w:spacing w:line="360" w:lineRule="auto"/>
        <w:rPr>
          <w:rFonts w:ascii="Times New Roman" w:hAnsi="Times New Roman" w:cs="Times New Roman"/>
        </w:rPr>
      </w:pPr>
      <w:r>
        <w:rPr>
          <w:rFonts w:ascii="Times New Roman" w:hAnsi="Times New Roman" w:cs="Times New Roman"/>
          <w:noProof/>
        </w:rPr>
        <w:drawing>
          <wp:inline distT="0" distB="0" distL="0" distR="0" wp14:anchorId="22176032" wp14:editId="5770B5FD">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n_effect_size_mod.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80865CC" w14:textId="225C0B97" w:rsidR="00731DAD" w:rsidDel="00952447" w:rsidRDefault="00731DAD">
      <w:pPr>
        <w:spacing w:line="360" w:lineRule="auto"/>
        <w:rPr>
          <w:del w:id="153" w:author="Em Lim" w:date="2023-03-10T16:57:00Z"/>
          <w:rFonts w:ascii="Times New Roman" w:hAnsi="Times New Roman" w:cs="Times New Roman"/>
        </w:rPr>
      </w:pPr>
      <w:r w:rsidRPr="0098152A">
        <w:rPr>
          <w:rFonts w:ascii="Times New Roman" w:hAnsi="Times New Roman" w:cs="Times New Roman"/>
          <w:highlight w:val="yellow"/>
        </w:rPr>
        <w:t xml:space="preserve">Fig. </w:t>
      </w:r>
      <w:ins w:id="154" w:author="Em Lim" w:date="2023-03-01T14:56:00Z">
        <w:r w:rsidR="007540E9">
          <w:rPr>
            <w:rFonts w:ascii="Times New Roman" w:hAnsi="Times New Roman" w:cs="Times New Roman"/>
            <w:highlight w:val="yellow"/>
          </w:rPr>
          <w:t>2</w:t>
        </w:r>
      </w:ins>
      <w:r w:rsidRPr="0098152A">
        <w:rPr>
          <w:rFonts w:ascii="Times New Roman" w:hAnsi="Times New Roman" w:cs="Times New Roman"/>
          <w:highlight w:val="yellow"/>
        </w:rPr>
        <w:t>.</w:t>
      </w:r>
      <w:r>
        <w:rPr>
          <w:rFonts w:ascii="Times New Roman" w:hAnsi="Times New Roman" w:cs="Times New Roman"/>
        </w:rPr>
        <w:t xml:space="preserve"> </w:t>
      </w:r>
      <w:commentRangeStart w:id="155"/>
      <w:r>
        <w:rPr>
          <w:rFonts w:ascii="Times New Roman" w:hAnsi="Times New Roman" w:cs="Times New Roman"/>
        </w:rPr>
        <w:t xml:space="preserve">Effect </w:t>
      </w:r>
      <w:commentRangeEnd w:id="155"/>
      <w:r w:rsidR="00952447">
        <w:rPr>
          <w:rStyle w:val="CommentReference"/>
        </w:rPr>
        <w:commentReference w:id="155"/>
      </w:r>
      <w:r>
        <w:rPr>
          <w:rFonts w:ascii="Times New Roman" w:hAnsi="Times New Roman" w:cs="Times New Roman"/>
        </w:rPr>
        <w:t xml:space="preserve">of A) background nutrients, B) </w:t>
      </w:r>
      <w:del w:id="156" w:author="Em Lim" w:date="2023-03-10T16:57:00Z">
        <w:r w:rsidDel="00952447">
          <w:rPr>
            <w:rFonts w:ascii="Times New Roman" w:hAnsi="Times New Roman" w:cs="Times New Roman"/>
          </w:rPr>
          <w:delText>absolute latitude</w:delText>
        </w:r>
      </w:del>
      <w:ins w:id="157" w:author="Em Lim" w:date="2023-03-10T16:57:00Z">
        <w:r w:rsidR="00952447">
          <w:rPr>
            <w:rFonts w:ascii="Times New Roman" w:hAnsi="Times New Roman" w:cs="Times New Roman"/>
          </w:rPr>
          <w:t>experimental design</w:t>
        </w:r>
      </w:ins>
      <w:r>
        <w:rPr>
          <w:rFonts w:ascii="Times New Roman" w:hAnsi="Times New Roman" w:cs="Times New Roman"/>
        </w:rPr>
        <w:t xml:space="preserve">, and C) </w:t>
      </w:r>
      <w:del w:id="158" w:author="Em Lim" w:date="2023-03-10T16:57:00Z">
        <w:r w:rsidDel="00952447">
          <w:rPr>
            <w:rFonts w:ascii="Times New Roman" w:hAnsi="Times New Roman" w:cs="Times New Roman"/>
          </w:rPr>
          <w:delText>temperature</w:delText>
        </w:r>
      </w:del>
      <w:ins w:id="159" w:author="Em Lim" w:date="2023-03-10T16:57:00Z">
        <w:r w:rsidR="00952447">
          <w:rPr>
            <w:rFonts w:ascii="Times New Roman" w:hAnsi="Times New Roman" w:cs="Times New Roman"/>
          </w:rPr>
          <w:t>primary producer group</w:t>
        </w:r>
      </w:ins>
      <w:r>
        <w:rPr>
          <w:rFonts w:ascii="Times New Roman" w:hAnsi="Times New Roman" w:cs="Times New Roman"/>
        </w:rPr>
        <w:t>.</w:t>
      </w:r>
      <w:del w:id="160" w:author="Em Lim" w:date="2023-03-10T16:57:00Z">
        <w:r w:rsidDel="00952447">
          <w:rPr>
            <w:rFonts w:ascii="Times New Roman" w:hAnsi="Times New Roman" w:cs="Times New Roman"/>
          </w:rPr>
          <w:delText xml:space="preserve"> Effect sizes are from three separate models each containing either background nutrients, absolute latitude, or temperature. In each model primary producer </w:delText>
        </w:r>
      </w:del>
      <w:del w:id="161" w:author="Em Lim" w:date="2023-03-01T14:55:00Z">
        <w:r w:rsidDel="005317EB">
          <w:rPr>
            <w:rFonts w:ascii="Times New Roman" w:hAnsi="Times New Roman" w:cs="Times New Roman"/>
          </w:rPr>
          <w:delText xml:space="preserve">group and experimental design </w:delText>
        </w:r>
      </w:del>
      <w:del w:id="162" w:author="Em Lim" w:date="2023-03-10T16:57:00Z">
        <w:r w:rsidDel="00952447">
          <w:rPr>
            <w:rFonts w:ascii="Times New Roman" w:hAnsi="Times New Roman" w:cs="Times New Roman"/>
          </w:rPr>
          <w:delText>are also included as categorical moderators.</w:delText>
        </w:r>
      </w:del>
      <w:ins w:id="163" w:author="Em Lim" w:date="2023-03-10T16:57:00Z">
        <w:r w:rsidR="00952447">
          <w:rPr>
            <w:rFonts w:ascii="Times New Roman" w:hAnsi="Times New Roman" w:cs="Times New Roman"/>
          </w:rPr>
          <w:t xml:space="preserve"> </w:t>
        </w:r>
      </w:ins>
      <w:moveToRangeStart w:id="164" w:author="Em Lim" w:date="2023-03-10T16:59:00Z" w:name="move129359973"/>
      <w:moveTo w:id="165" w:author="Em Lim" w:date="2023-03-10T16:59:00Z">
        <w:r w:rsidR="00952447">
          <w:rPr>
            <w:rFonts w:ascii="Times New Roman" w:hAnsi="Times New Roman" w:cs="Times New Roman"/>
          </w:rPr>
          <w:t xml:space="preserve">Field experiments were split based on whether the researchers set the density of the </w:t>
        </w:r>
        <w:r w:rsidR="00952447">
          <w:rPr>
            <w:rFonts w:ascii="Times New Roman" w:hAnsi="Times New Roman" w:cs="Times New Roman"/>
          </w:rPr>
          <w:lastRenderedPageBreak/>
          <w:t>primary producer (PP stocked), consumer (animals stocked), both, or neither (</w:t>
        </w:r>
        <w:proofErr w:type="spellStart"/>
        <w:r w:rsidR="00952447">
          <w:rPr>
            <w:rFonts w:ascii="Times New Roman" w:hAnsi="Times New Roman" w:cs="Times New Roman"/>
          </w:rPr>
          <w:t>unstocked</w:t>
        </w:r>
        <w:proofErr w:type="spellEnd"/>
        <w:r w:rsidR="00952447">
          <w:rPr>
            <w:rFonts w:ascii="Times New Roman" w:hAnsi="Times New Roman" w:cs="Times New Roman"/>
          </w:rPr>
          <w:t>).</w:t>
        </w:r>
      </w:moveTo>
      <w:moveToRangeEnd w:id="164"/>
      <w:ins w:id="166" w:author="Em Lim" w:date="2023-03-10T16:59:00Z">
        <w:r w:rsidR="00952447">
          <w:rPr>
            <w:rFonts w:ascii="Times New Roman" w:hAnsi="Times New Roman" w:cs="Times New Roman"/>
          </w:rPr>
          <w:t xml:space="preserve"> </w:t>
        </w:r>
      </w:ins>
    </w:p>
    <w:p w14:paraId="4D9DB51B" w14:textId="1E01D09C" w:rsidR="00BA7305" w:rsidDel="00952447" w:rsidRDefault="00027CDE">
      <w:pPr>
        <w:spacing w:line="360" w:lineRule="auto"/>
        <w:rPr>
          <w:del w:id="167" w:author="Em Lim" w:date="2023-03-10T16:57:00Z"/>
          <w:rFonts w:ascii="Times New Roman" w:hAnsi="Times New Roman" w:cs="Times New Roman"/>
        </w:rPr>
      </w:pPr>
      <w:del w:id="168" w:author="Em Lim" w:date="2023-03-10T16:57:00Z">
        <w:r w:rsidDel="00952447">
          <w:rPr>
            <w:rFonts w:ascii="Times New Roman" w:hAnsi="Times New Roman" w:cs="Times New Roman"/>
            <w:noProof/>
          </w:rPr>
          <w:drawing>
            <wp:inline distT="0" distB="0" distL="0" distR="0" wp14:anchorId="620E55D3" wp14:editId="3455C647">
              <wp:extent cx="4493310" cy="252748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p_effect.png"/>
                      <pic:cNvPicPr/>
                    </pic:nvPicPr>
                    <pic:blipFill>
                      <a:blip r:embed="rId13">
                        <a:extLst>
                          <a:ext uri="{28A0092B-C50C-407E-A947-70E740481C1C}">
                            <a14:useLocalDpi xmlns:a14="http://schemas.microsoft.com/office/drawing/2010/main" val="0"/>
                          </a:ext>
                        </a:extLst>
                      </a:blip>
                      <a:stretch>
                        <a:fillRect/>
                      </a:stretch>
                    </pic:blipFill>
                    <pic:spPr>
                      <a:xfrm>
                        <a:off x="0" y="0"/>
                        <a:ext cx="4498261" cy="2530272"/>
                      </a:xfrm>
                      <a:prstGeom prst="rect">
                        <a:avLst/>
                      </a:prstGeom>
                    </pic:spPr>
                  </pic:pic>
                </a:graphicData>
              </a:graphic>
            </wp:inline>
          </w:drawing>
        </w:r>
      </w:del>
    </w:p>
    <w:p w14:paraId="05556B1E" w14:textId="008761F3" w:rsidR="00027CDE" w:rsidDel="00952447" w:rsidRDefault="00027CDE" w:rsidP="00952447">
      <w:pPr>
        <w:spacing w:line="360" w:lineRule="auto"/>
        <w:rPr>
          <w:del w:id="169" w:author="Em Lim" w:date="2023-03-10T16:59:00Z"/>
          <w:rFonts w:ascii="Times New Roman" w:hAnsi="Times New Roman" w:cs="Times New Roman"/>
        </w:rPr>
      </w:pPr>
      <w:del w:id="170" w:author="Em Lim" w:date="2023-03-10T16:57:00Z">
        <w:r w:rsidRPr="00027CDE" w:rsidDel="00952447">
          <w:rPr>
            <w:rFonts w:ascii="Times New Roman" w:hAnsi="Times New Roman" w:cs="Times New Roman"/>
            <w:highlight w:val="yellow"/>
          </w:rPr>
          <w:delText xml:space="preserve">Fig. </w:delText>
        </w:r>
        <w:r w:rsidDel="00952447">
          <w:rPr>
            <w:rFonts w:ascii="Times New Roman" w:hAnsi="Times New Roman" w:cs="Times New Roman"/>
          </w:rPr>
          <w:delText xml:space="preserve">. </w:delText>
        </w:r>
        <w:commentRangeStart w:id="171"/>
        <w:r w:rsidDel="00952447">
          <w:rPr>
            <w:rFonts w:ascii="Times New Roman" w:hAnsi="Times New Roman" w:cs="Times New Roman"/>
          </w:rPr>
          <w:delText xml:space="preserve">Effect </w:delText>
        </w:r>
        <w:commentRangeEnd w:id="171"/>
        <w:r w:rsidR="00145342" w:rsidDel="00952447">
          <w:rPr>
            <w:rStyle w:val="CommentReference"/>
          </w:rPr>
          <w:commentReference w:id="171"/>
        </w:r>
        <w:r w:rsidDel="00952447">
          <w:rPr>
            <w:rFonts w:ascii="Times New Roman" w:hAnsi="Times New Roman" w:cs="Times New Roman"/>
          </w:rPr>
          <w:delText xml:space="preserve">of animal-provisioned nutrients on different categories of primary producer. </w:delText>
        </w:r>
      </w:del>
      <w:r>
        <w:rPr>
          <w:rFonts w:ascii="Times New Roman" w:hAnsi="Times New Roman" w:cs="Times New Roman"/>
        </w:rPr>
        <w:t xml:space="preserve">Plants include seagrasses and mangroves, phytoplankton include micro algae, coral includes measurements of both corals and coral endosymbionts, and algae includes fleshy and crustose algae. Effect sizes are </w:t>
      </w:r>
      <w:r w:rsidRPr="00D504C4">
        <w:rPr>
          <w:rFonts w:ascii="Times New Roman" w:hAnsi="Times New Roman" w:cs="Times New Roman"/>
          <w:lang w:val="en-CA"/>
        </w:rPr>
        <w:t>log</w:t>
      </w:r>
      <w:r w:rsidR="003008CD">
        <w:rPr>
          <w:rFonts w:ascii="Times New Roman" w:hAnsi="Times New Roman" w:cs="Times New Roman"/>
          <w:lang w:val="en-CA"/>
        </w:rPr>
        <w:t>-</w:t>
      </w:r>
      <w:r w:rsidRPr="00D504C4">
        <w:rPr>
          <w:rFonts w:ascii="Times New Roman" w:hAnsi="Times New Roman" w:cs="Times New Roman"/>
          <w:lang w:val="en-CA"/>
        </w:rPr>
        <w:t>transformed ratio of means</w:t>
      </w:r>
      <w:r>
        <w:rPr>
          <w:rFonts w:ascii="Times New Roman" w:hAnsi="Times New Roman" w:cs="Times New Roman"/>
          <w:lang w:val="en-CA"/>
        </w:rPr>
        <w:t xml:space="preserve"> surrounded by 95% confidence intervals derived from the </w:t>
      </w:r>
      <w:r>
        <w:rPr>
          <w:rFonts w:ascii="Times New Roman" w:hAnsi="Times New Roman" w:cs="Times New Roman"/>
        </w:rPr>
        <w:t>three-level mixed effects model including background nutrients, primary producer, and experimental design as moderators.</w:t>
      </w:r>
      <w:r w:rsidR="003F3EDB" w:rsidRPr="003F3EDB">
        <w:rPr>
          <w:rFonts w:ascii="Times New Roman" w:hAnsi="Times New Roman" w:cs="Times New Roman"/>
        </w:rPr>
        <w:t xml:space="preserve"> </w:t>
      </w:r>
      <w:r w:rsidR="003F3EDB">
        <w:rPr>
          <w:rFonts w:ascii="Times New Roman" w:hAnsi="Times New Roman" w:cs="Times New Roman"/>
        </w:rPr>
        <w:t>Sample sizes within each group are shown to the right of the effect sizes.</w:t>
      </w:r>
      <w:ins w:id="172" w:author="Em Lim" w:date="2023-03-10T16:59:00Z">
        <w:r w:rsidR="00952447">
          <w:rPr>
            <w:rFonts w:ascii="Times New Roman" w:hAnsi="Times New Roman" w:cs="Times New Roman"/>
          </w:rPr>
          <w:t xml:space="preserve"> </w:t>
        </w:r>
      </w:ins>
    </w:p>
    <w:p w14:paraId="6853CF79" w14:textId="2D3E49B0" w:rsidR="00027CDE" w:rsidDel="00952447" w:rsidRDefault="00027CDE" w:rsidP="00457F19">
      <w:pPr>
        <w:spacing w:line="360" w:lineRule="auto"/>
        <w:rPr>
          <w:del w:id="173" w:author="Em Lim" w:date="2023-03-10T16:59:00Z"/>
          <w:rFonts w:ascii="Times New Roman" w:hAnsi="Times New Roman" w:cs="Times New Roman"/>
        </w:rPr>
      </w:pPr>
    </w:p>
    <w:p w14:paraId="4CC19214" w14:textId="499DAEBE" w:rsidR="00027CDE" w:rsidDel="00952447" w:rsidRDefault="00027CDE" w:rsidP="00457F19">
      <w:pPr>
        <w:spacing w:line="360" w:lineRule="auto"/>
        <w:rPr>
          <w:del w:id="174" w:author="Em Lim" w:date="2023-03-10T16:59:00Z"/>
          <w:rFonts w:ascii="Times New Roman" w:hAnsi="Times New Roman" w:cs="Times New Roman"/>
        </w:rPr>
      </w:pPr>
      <w:del w:id="175" w:author="Em Lim" w:date="2023-03-10T16:57:00Z">
        <w:r w:rsidDel="00952447">
          <w:rPr>
            <w:rFonts w:ascii="Times New Roman" w:hAnsi="Times New Roman" w:cs="Times New Roman"/>
            <w:noProof/>
          </w:rPr>
          <w:drawing>
            <wp:inline distT="0" distB="0" distL="0" distR="0" wp14:anchorId="6BAFA11A" wp14:editId="2E8670A9">
              <wp:extent cx="4688541" cy="2637304"/>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at_effect.png"/>
                      <pic:cNvPicPr/>
                    </pic:nvPicPr>
                    <pic:blipFill>
                      <a:blip r:embed="rId14">
                        <a:extLst>
                          <a:ext uri="{28A0092B-C50C-407E-A947-70E740481C1C}">
                            <a14:useLocalDpi xmlns:a14="http://schemas.microsoft.com/office/drawing/2010/main" val="0"/>
                          </a:ext>
                        </a:extLst>
                      </a:blip>
                      <a:stretch>
                        <a:fillRect/>
                      </a:stretch>
                    </pic:blipFill>
                    <pic:spPr>
                      <a:xfrm>
                        <a:off x="0" y="0"/>
                        <a:ext cx="4723039" cy="2656709"/>
                      </a:xfrm>
                      <a:prstGeom prst="rect">
                        <a:avLst/>
                      </a:prstGeom>
                    </pic:spPr>
                  </pic:pic>
                </a:graphicData>
              </a:graphic>
            </wp:inline>
          </w:drawing>
        </w:r>
      </w:del>
    </w:p>
    <w:p w14:paraId="5628FACB" w14:textId="4EB2BFEB" w:rsidR="00027CDE" w:rsidRDefault="00027CDE" w:rsidP="00952447">
      <w:pPr>
        <w:spacing w:line="360" w:lineRule="auto"/>
        <w:rPr>
          <w:rFonts w:ascii="Times New Roman" w:hAnsi="Times New Roman" w:cs="Times New Roman"/>
        </w:rPr>
      </w:pPr>
      <w:del w:id="176" w:author="Em Lim" w:date="2023-03-10T16:59:00Z">
        <w:r w:rsidRPr="00027CDE" w:rsidDel="00952447">
          <w:rPr>
            <w:rFonts w:ascii="Times New Roman" w:hAnsi="Times New Roman" w:cs="Times New Roman"/>
            <w:highlight w:val="yellow"/>
          </w:rPr>
          <w:delText xml:space="preserve">Fig. </w:delText>
        </w:r>
        <w:r w:rsidDel="00952447">
          <w:rPr>
            <w:rFonts w:ascii="Times New Roman" w:hAnsi="Times New Roman" w:cs="Times New Roman"/>
          </w:rPr>
          <w:delText xml:space="preserve">. </w:delText>
        </w:r>
        <w:commentRangeStart w:id="177"/>
        <w:r w:rsidDel="00952447">
          <w:rPr>
            <w:rFonts w:ascii="Times New Roman" w:hAnsi="Times New Roman" w:cs="Times New Roman"/>
          </w:rPr>
          <w:delText xml:space="preserve">Effect </w:delText>
        </w:r>
        <w:commentRangeEnd w:id="177"/>
        <w:r w:rsidR="00145342" w:rsidDel="00952447">
          <w:rPr>
            <w:rStyle w:val="CommentReference"/>
          </w:rPr>
          <w:commentReference w:id="177"/>
        </w:r>
        <w:r w:rsidDel="00952447">
          <w:rPr>
            <w:rFonts w:ascii="Times New Roman" w:hAnsi="Times New Roman" w:cs="Times New Roman"/>
          </w:rPr>
          <w:delText xml:space="preserve">of animal-provisioned nutrients on different categories of experimental design. </w:delText>
        </w:r>
      </w:del>
      <w:moveFromRangeStart w:id="178" w:author="Em Lim" w:date="2023-03-10T16:59:00Z" w:name="move129359973"/>
      <w:moveFrom w:id="179" w:author="Em Lim" w:date="2023-03-10T16:59:00Z">
        <w:r w:rsidDel="00952447">
          <w:rPr>
            <w:rFonts w:ascii="Times New Roman" w:hAnsi="Times New Roman" w:cs="Times New Roman"/>
          </w:rPr>
          <w:t>Field experiments were split based on whether the researchers set the density of the primary producer (PP stocked), consumer (animals stocked), both, or neither (unstocked).</w:t>
        </w:r>
      </w:moveFrom>
      <w:moveFromRangeEnd w:id="178"/>
      <w:r>
        <w:rPr>
          <w:rFonts w:ascii="Times New Roman" w:hAnsi="Times New Roman" w:cs="Times New Roman"/>
        </w:rPr>
        <w:t xml:space="preserve"> </w:t>
      </w:r>
      <w:del w:id="180" w:author="Em Lim" w:date="2023-03-10T16:59:00Z">
        <w:r w:rsidDel="00952447">
          <w:rPr>
            <w:rFonts w:ascii="Times New Roman" w:hAnsi="Times New Roman" w:cs="Times New Roman"/>
          </w:rPr>
          <w:delText xml:space="preserve">Effect sizes are </w:delText>
        </w:r>
        <w:r w:rsidRPr="00D504C4" w:rsidDel="00952447">
          <w:rPr>
            <w:rFonts w:ascii="Times New Roman" w:hAnsi="Times New Roman" w:cs="Times New Roman"/>
            <w:lang w:val="en-CA"/>
          </w:rPr>
          <w:delText>log transformed ratio of means</w:delText>
        </w:r>
        <w:r w:rsidDel="00952447">
          <w:rPr>
            <w:rFonts w:ascii="Times New Roman" w:hAnsi="Times New Roman" w:cs="Times New Roman"/>
            <w:lang w:val="en-CA"/>
          </w:rPr>
          <w:delText xml:space="preserve"> surrounded by 95% confidence intervals derived from the </w:delText>
        </w:r>
        <w:r w:rsidDel="00952447">
          <w:rPr>
            <w:rFonts w:ascii="Times New Roman" w:hAnsi="Times New Roman" w:cs="Times New Roman"/>
          </w:rPr>
          <w:delText>three-level mixed effects model including background nutrients, primary producer, and experimental design as moderators.</w:delText>
        </w:r>
        <w:r w:rsidR="003F3EDB" w:rsidDel="00952447">
          <w:rPr>
            <w:rFonts w:ascii="Times New Roman" w:hAnsi="Times New Roman" w:cs="Times New Roman"/>
          </w:rPr>
          <w:delText xml:space="preserve"> Sample sizes within each group are shown to the right of the effect sizes.</w:delText>
        </w:r>
      </w:del>
    </w:p>
    <w:p w14:paraId="02DBD895" w14:textId="694A28D1" w:rsidR="00D941C0" w:rsidRDefault="00D941C0" w:rsidP="00955049">
      <w:pPr>
        <w:spacing w:line="360" w:lineRule="auto"/>
        <w:rPr>
          <w:rFonts w:ascii="Times New Roman" w:hAnsi="Times New Roman" w:cs="Times New Roman"/>
        </w:rPr>
      </w:pPr>
    </w:p>
    <w:p w14:paraId="5D0CC72B" w14:textId="2340D249" w:rsidR="00B14560" w:rsidRDefault="00B14560" w:rsidP="00955049">
      <w:pPr>
        <w:spacing w:line="360" w:lineRule="auto"/>
        <w:rPr>
          <w:rFonts w:ascii="Times New Roman" w:hAnsi="Times New Roman" w:cs="Times New Roman"/>
        </w:rPr>
      </w:pPr>
      <w:r>
        <w:rPr>
          <w:rFonts w:ascii="Times New Roman" w:hAnsi="Times New Roman" w:cs="Times New Roman"/>
          <w:noProof/>
        </w:rPr>
        <w:drawing>
          <wp:inline distT="0" distB="0" distL="0" distR="0" wp14:anchorId="08D0023B" wp14:editId="0BD5B055">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xa_region.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15ED9BF" w14:textId="2070DC62" w:rsidR="00B14560" w:rsidRDefault="00B14560" w:rsidP="00955049">
      <w:pPr>
        <w:spacing w:line="360" w:lineRule="auto"/>
        <w:rPr>
          <w:rFonts w:ascii="Times New Roman" w:hAnsi="Times New Roman" w:cs="Times New Roman"/>
        </w:rPr>
      </w:pPr>
      <w:r>
        <w:rPr>
          <w:rFonts w:ascii="Times New Roman" w:hAnsi="Times New Roman" w:cs="Times New Roman"/>
        </w:rPr>
        <w:t>Figure X. Primary producer group vs consumer group vs latitude</w:t>
      </w:r>
    </w:p>
    <w:p w14:paraId="2228A390" w14:textId="0C178A2E" w:rsidR="00955049" w:rsidRDefault="00955049" w:rsidP="00955049">
      <w:pPr>
        <w:spacing w:line="360" w:lineRule="auto"/>
        <w:rPr>
          <w:rFonts w:ascii="Times New Roman" w:hAnsi="Times New Roman" w:cs="Times New Roman"/>
        </w:rPr>
      </w:pPr>
    </w:p>
    <w:p w14:paraId="7E1CC965" w14:textId="624828E2" w:rsidR="00955049" w:rsidRDefault="00955049" w:rsidP="00955049">
      <w:pPr>
        <w:spacing w:line="360" w:lineRule="auto"/>
        <w:rPr>
          <w:rFonts w:ascii="Times New Roman" w:hAnsi="Times New Roman" w:cs="Times New Roman"/>
        </w:rPr>
      </w:pPr>
      <w:r>
        <w:rPr>
          <w:rFonts w:ascii="Times New Roman" w:hAnsi="Times New Roman" w:cs="Times New Roman"/>
        </w:rPr>
        <w:t>SUPPLEMENT</w:t>
      </w:r>
    </w:p>
    <w:p w14:paraId="05555F90" w14:textId="373FDBA6" w:rsidR="00955049" w:rsidRDefault="00955049" w:rsidP="00955049">
      <w:pPr>
        <w:spacing w:line="360" w:lineRule="auto"/>
        <w:rPr>
          <w:rFonts w:ascii="Times New Roman" w:hAnsi="Times New Roman" w:cs="Times New Roman"/>
        </w:rPr>
      </w:pPr>
    </w:p>
    <w:p w14:paraId="27DA3BF5" w14:textId="3CDB0CA3" w:rsidR="00955049" w:rsidRPr="00955049" w:rsidRDefault="00955049" w:rsidP="00955049">
      <w:pPr>
        <w:spacing w:line="360" w:lineRule="auto"/>
        <w:rPr>
          <w:rFonts w:ascii="Times New Roman" w:hAnsi="Times New Roman" w:cs="Times New Roman"/>
          <w:u w:val="single"/>
        </w:rPr>
      </w:pPr>
      <w:r w:rsidRPr="00955049">
        <w:rPr>
          <w:rFonts w:ascii="Times New Roman" w:hAnsi="Times New Roman" w:cs="Times New Roman"/>
          <w:u w:val="single"/>
        </w:rPr>
        <w:t>Full search string</w:t>
      </w:r>
    </w:p>
    <w:p w14:paraId="0531379D" w14:textId="13929B5C" w:rsidR="00A87CDD" w:rsidRDefault="00955049" w:rsidP="00955049">
      <w:pPr>
        <w:spacing w:line="360" w:lineRule="auto"/>
        <w:rPr>
          <w:ins w:id="181" w:author="Em Lim" w:date="2023-03-08T14:43:00Z"/>
          <w:rFonts w:ascii="Times New Roman" w:hAnsi="Times New Roman" w:cs="Times New Roman"/>
        </w:rPr>
      </w:pPr>
      <w:r w:rsidRPr="00B748E3">
        <w:rPr>
          <w:rFonts w:ascii="Times New Roman" w:hAnsi="Times New Roman" w:cs="Times New Roman"/>
          <w:lang w:val="en-CA"/>
        </w:rPr>
        <w:t xml:space="preserve"> </w:t>
      </w:r>
      <w:r w:rsidRPr="00B748E3">
        <w:rPr>
          <w:rFonts w:ascii="Times New Roman" w:hAnsi="Times New Roman" w:cs="Times New Roman"/>
        </w:rPr>
        <w:t>(</w:t>
      </w:r>
      <w:proofErr w:type="spellStart"/>
      <w:r w:rsidRPr="00B748E3">
        <w:rPr>
          <w:rFonts w:ascii="Times New Roman" w:hAnsi="Times New Roman" w:cs="Times New Roman"/>
        </w:rPr>
        <w:t>ammon</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nitrog</w:t>
      </w:r>
      <w:proofErr w:type="spellEnd"/>
      <w:r w:rsidRPr="00B748E3">
        <w:rPr>
          <w:rFonts w:ascii="Times New Roman" w:hAnsi="Times New Roman" w:cs="Times New Roman"/>
        </w:rPr>
        <w:t xml:space="preserve">* OR </w:t>
      </w:r>
      <w:proofErr w:type="spellStart"/>
      <w:r w:rsidRPr="00B748E3">
        <w:rPr>
          <w:rFonts w:ascii="Times New Roman" w:hAnsi="Times New Roman" w:cs="Times New Roman"/>
        </w:rPr>
        <w:t>phosph</w:t>
      </w:r>
      <w:proofErr w:type="spellEnd"/>
      <w:r w:rsidRPr="00B748E3">
        <w:rPr>
          <w:rFonts w:ascii="Times New Roman" w:hAnsi="Times New Roman" w:cs="Times New Roman"/>
        </w:rPr>
        <w:t>* OR nutrient</w:t>
      </w:r>
      <w:r>
        <w:rPr>
          <w:rFonts w:ascii="Times New Roman" w:hAnsi="Times New Roman" w:cs="Times New Roman"/>
        </w:rPr>
        <w:t>*</w:t>
      </w:r>
      <w:r w:rsidRPr="00B748E3">
        <w:rPr>
          <w:rFonts w:ascii="Times New Roman" w:hAnsi="Times New Roman" w:cs="Times New Roman"/>
        </w:rPr>
        <w:t>) AND (</w:t>
      </w:r>
      <w:proofErr w:type="spellStart"/>
      <w:r w:rsidRPr="00B748E3">
        <w:rPr>
          <w:rFonts w:ascii="Times New Roman" w:hAnsi="Times New Roman" w:cs="Times New Roman"/>
        </w:rPr>
        <w:t>excret</w:t>
      </w:r>
      <w:proofErr w:type="spellEnd"/>
      <w:r w:rsidRPr="00B748E3">
        <w:rPr>
          <w:rFonts w:ascii="Times New Roman" w:hAnsi="Times New Roman" w:cs="Times New Roman"/>
        </w:rPr>
        <w:t xml:space="preserve">* OR egest* OR mutual* OR </w:t>
      </w:r>
      <w:proofErr w:type="spellStart"/>
      <w:r w:rsidRPr="00B748E3">
        <w:rPr>
          <w:rFonts w:ascii="Times New Roman" w:hAnsi="Times New Roman" w:cs="Times New Roman"/>
        </w:rPr>
        <w:t>symbio</w:t>
      </w:r>
      <w:proofErr w:type="spellEnd"/>
      <w:r w:rsidRPr="00B748E3">
        <w:rPr>
          <w:rFonts w:ascii="Times New Roman" w:hAnsi="Times New Roman" w:cs="Times New Roman"/>
        </w:rPr>
        <w:t>* OR subsid* OR consumer-</w:t>
      </w:r>
      <w:proofErr w:type="spellStart"/>
      <w:r w:rsidRPr="00B748E3">
        <w:rPr>
          <w:rFonts w:ascii="Times New Roman" w:hAnsi="Times New Roman" w:cs="Times New Roman"/>
        </w:rPr>
        <w:t>mediat</w:t>
      </w:r>
      <w:proofErr w:type="spellEnd"/>
      <w:r w:rsidRPr="00B748E3">
        <w:rPr>
          <w:rFonts w:ascii="Times New Roman" w:hAnsi="Times New Roman" w:cs="Times New Roman"/>
        </w:rPr>
        <w:t xml:space="preserve">*) AND (coral* OR kelp* OR alga* OR macroalgae OR microalgae OR phytoplankton OR </w:t>
      </w:r>
      <w:proofErr w:type="spellStart"/>
      <w:r w:rsidRPr="00B748E3">
        <w:rPr>
          <w:rFonts w:ascii="Times New Roman" w:hAnsi="Times New Roman" w:cs="Times New Roman"/>
        </w:rPr>
        <w:t>zooxanthell</w:t>
      </w:r>
      <w:proofErr w:type="spellEnd"/>
      <w:r w:rsidRPr="00B748E3">
        <w:rPr>
          <w:rFonts w:ascii="Times New Roman" w:hAnsi="Times New Roman" w:cs="Times New Roman"/>
        </w:rPr>
        <w:t xml:space="preserve">* OR primary prod* OR seagrass* OR sea grass* OR seaweed* OR mangrove*) AND (reef OR subtidal OR intertidal OR coast* OR </w:t>
      </w:r>
      <w:r w:rsidRPr="00B748E3">
        <w:rPr>
          <w:rFonts w:ascii="Times New Roman" w:hAnsi="Times New Roman" w:cs="Times New Roman"/>
        </w:rPr>
        <w:lastRenderedPageBreak/>
        <w:t>marine OR benthic OR coral OR kelp) AND (grow* OR grew OR biomass OR abundance OR weight)</w:t>
      </w:r>
      <w:r>
        <w:rPr>
          <w:rFonts w:ascii="Times New Roman" w:hAnsi="Times New Roman" w:cs="Times New Roman"/>
        </w:rPr>
        <w:t>.</w:t>
      </w:r>
    </w:p>
    <w:p w14:paraId="7A5EE239" w14:textId="77777777" w:rsidR="00B64B39" w:rsidRDefault="00B64B39" w:rsidP="00955049">
      <w:pPr>
        <w:spacing w:line="360" w:lineRule="auto"/>
        <w:rPr>
          <w:rFonts w:ascii="Times New Roman" w:hAnsi="Times New Roman" w:cs="Times New Roman"/>
        </w:rPr>
      </w:pPr>
    </w:p>
    <w:p w14:paraId="5F3BBFA4" w14:textId="18C33345" w:rsidR="00A87CDD" w:rsidRDefault="00B64B39" w:rsidP="00955049">
      <w:pPr>
        <w:spacing w:line="360" w:lineRule="auto"/>
        <w:rPr>
          <w:ins w:id="182" w:author="Em Lim" w:date="2023-03-08T14:25:00Z"/>
          <w:rFonts w:ascii="Times New Roman" w:hAnsi="Times New Roman" w:cs="Times New Roman"/>
        </w:rPr>
      </w:pPr>
      <w:ins w:id="183" w:author="Em Lim" w:date="2023-03-08T14:24:00Z">
        <w:r>
          <w:rPr>
            <w:rFonts w:ascii="Times New Roman" w:hAnsi="Times New Roman" w:cs="Times New Roman"/>
          </w:rPr>
          <w:t>S Table X:</w:t>
        </w:r>
      </w:ins>
      <w:ins w:id="184" w:author="Em Lim" w:date="2023-03-08T14:25:00Z">
        <w:r>
          <w:rPr>
            <w:rFonts w:ascii="Times New Roman" w:hAnsi="Times New Roman" w:cs="Times New Roman"/>
          </w:rPr>
          <w:t xml:space="preserve"> Complete list of primary producers included in this meta-analysis</w:t>
        </w:r>
      </w:ins>
      <w:ins w:id="185" w:author="Em Lim" w:date="2023-03-08T14:32:00Z">
        <w:r>
          <w:rPr>
            <w:rFonts w:ascii="Times New Roman" w:hAnsi="Times New Roman" w:cs="Times New Roman"/>
          </w:rPr>
          <w:t>. For rows with NA for family, genus and species the producer was considered at the community level and could not be captured by a single family or genus</w:t>
        </w:r>
      </w:ins>
      <w:ins w:id="186" w:author="Em Lim" w:date="2023-03-08T14:42:00Z">
        <w:r>
          <w:rPr>
            <w:rFonts w:ascii="Times New Roman" w:hAnsi="Times New Roman" w:cs="Times New Roman"/>
          </w:rPr>
          <w:t xml:space="preserve">. </w:t>
        </w:r>
      </w:ins>
    </w:p>
    <w:tbl>
      <w:tblPr>
        <w:tblW w:w="85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87" w:author="Em Lim" w:date="2023-03-08T14:43:00Z">
          <w:tblPr>
            <w:tblW w:w="8516" w:type="dxa"/>
            <w:tblLook w:val="04A0" w:firstRow="1" w:lastRow="0" w:firstColumn="1" w:lastColumn="0" w:noHBand="0" w:noVBand="1"/>
          </w:tblPr>
        </w:tblPrChange>
      </w:tblPr>
      <w:tblGrid>
        <w:gridCol w:w="1750"/>
        <w:gridCol w:w="2259"/>
        <w:gridCol w:w="1737"/>
        <w:gridCol w:w="2214"/>
        <w:gridCol w:w="1300"/>
        <w:tblGridChange w:id="188">
          <w:tblGrid>
            <w:gridCol w:w="1750"/>
            <w:gridCol w:w="2259"/>
            <w:gridCol w:w="1737"/>
            <w:gridCol w:w="2214"/>
            <w:gridCol w:w="1300"/>
          </w:tblGrid>
        </w:tblGridChange>
      </w:tblGrid>
      <w:tr w:rsidR="00B64B39" w:rsidRPr="00B64B39" w14:paraId="365E6DCA" w14:textId="77777777" w:rsidTr="00B64B39">
        <w:trPr>
          <w:trHeight w:val="320"/>
          <w:ins w:id="189" w:author="Em Lim" w:date="2023-03-08T14:41:00Z"/>
          <w:trPrChange w:id="190" w:author="Em Lim" w:date="2023-03-08T14:43:00Z">
            <w:trPr>
              <w:trHeight w:val="320"/>
            </w:trPr>
          </w:trPrChange>
        </w:trPr>
        <w:tc>
          <w:tcPr>
            <w:tcW w:w="1564" w:type="dxa"/>
            <w:shd w:val="clear" w:color="auto" w:fill="auto"/>
            <w:noWrap/>
            <w:vAlign w:val="bottom"/>
            <w:hideMark/>
            <w:tcPrChange w:id="191" w:author="Em Lim" w:date="2023-03-08T14:43:00Z">
              <w:tcPr>
                <w:tcW w:w="1564" w:type="dxa"/>
                <w:tcBorders>
                  <w:top w:val="nil"/>
                  <w:left w:val="nil"/>
                  <w:bottom w:val="nil"/>
                  <w:right w:val="nil"/>
                </w:tcBorders>
                <w:shd w:val="clear" w:color="auto" w:fill="auto"/>
                <w:noWrap/>
                <w:vAlign w:val="bottom"/>
                <w:hideMark/>
              </w:tcPr>
            </w:tcPrChange>
          </w:tcPr>
          <w:p w14:paraId="20D504EC" w14:textId="77777777" w:rsidR="00B64B39" w:rsidRPr="00B64B39" w:rsidRDefault="00B64B39" w:rsidP="00B64B39">
            <w:pPr>
              <w:rPr>
                <w:ins w:id="192" w:author="Em Lim" w:date="2023-03-08T14:41:00Z"/>
                <w:rFonts w:ascii="Calibri" w:eastAsia="Times New Roman" w:hAnsi="Calibri" w:cs="Times New Roman"/>
                <w:lang w:val="en-CA"/>
              </w:rPr>
            </w:pPr>
            <w:ins w:id="193" w:author="Em Lim" w:date="2023-03-08T14:41:00Z">
              <w:r w:rsidRPr="00B64B39">
                <w:rPr>
                  <w:rFonts w:ascii="Calibri" w:eastAsia="Times New Roman" w:hAnsi="Calibri" w:cs="Times New Roman"/>
                  <w:lang w:val="en-CA"/>
                </w:rPr>
                <w:t>Group</w:t>
              </w:r>
            </w:ins>
          </w:p>
        </w:tc>
        <w:tc>
          <w:tcPr>
            <w:tcW w:w="2073" w:type="dxa"/>
            <w:shd w:val="clear" w:color="auto" w:fill="auto"/>
            <w:noWrap/>
            <w:vAlign w:val="bottom"/>
            <w:hideMark/>
            <w:tcPrChange w:id="194" w:author="Em Lim" w:date="2023-03-08T14:43:00Z">
              <w:tcPr>
                <w:tcW w:w="2073" w:type="dxa"/>
                <w:tcBorders>
                  <w:top w:val="nil"/>
                  <w:left w:val="nil"/>
                  <w:bottom w:val="nil"/>
                  <w:right w:val="nil"/>
                </w:tcBorders>
                <w:shd w:val="clear" w:color="auto" w:fill="auto"/>
                <w:noWrap/>
                <w:vAlign w:val="bottom"/>
                <w:hideMark/>
              </w:tcPr>
            </w:tcPrChange>
          </w:tcPr>
          <w:p w14:paraId="272AA13C" w14:textId="77777777" w:rsidR="00B64B39" w:rsidRPr="00B64B39" w:rsidRDefault="00B64B39" w:rsidP="00B64B39">
            <w:pPr>
              <w:rPr>
                <w:ins w:id="195" w:author="Em Lim" w:date="2023-03-08T14:41:00Z"/>
                <w:rFonts w:ascii="Calibri" w:eastAsia="Times New Roman" w:hAnsi="Calibri" w:cs="Times New Roman"/>
                <w:lang w:val="en-CA"/>
              </w:rPr>
            </w:pPr>
            <w:ins w:id="196" w:author="Em Lim" w:date="2023-03-08T14:41:00Z">
              <w:r w:rsidRPr="00B64B39">
                <w:rPr>
                  <w:rFonts w:ascii="Calibri" w:eastAsia="Times New Roman" w:hAnsi="Calibri" w:cs="Times New Roman"/>
                  <w:lang w:val="en-CA"/>
                </w:rPr>
                <w:t>Family</w:t>
              </w:r>
            </w:ins>
          </w:p>
        </w:tc>
        <w:tc>
          <w:tcPr>
            <w:tcW w:w="1551" w:type="dxa"/>
            <w:shd w:val="clear" w:color="auto" w:fill="auto"/>
            <w:noWrap/>
            <w:vAlign w:val="bottom"/>
            <w:hideMark/>
            <w:tcPrChange w:id="197" w:author="Em Lim" w:date="2023-03-08T14:43:00Z">
              <w:tcPr>
                <w:tcW w:w="1551" w:type="dxa"/>
                <w:tcBorders>
                  <w:top w:val="nil"/>
                  <w:left w:val="nil"/>
                  <w:bottom w:val="nil"/>
                  <w:right w:val="nil"/>
                </w:tcBorders>
                <w:shd w:val="clear" w:color="auto" w:fill="auto"/>
                <w:noWrap/>
                <w:vAlign w:val="bottom"/>
                <w:hideMark/>
              </w:tcPr>
            </w:tcPrChange>
          </w:tcPr>
          <w:p w14:paraId="297849EC" w14:textId="77777777" w:rsidR="00B64B39" w:rsidRPr="00B64B39" w:rsidRDefault="00B64B39" w:rsidP="00B64B39">
            <w:pPr>
              <w:rPr>
                <w:ins w:id="198" w:author="Em Lim" w:date="2023-03-08T14:41:00Z"/>
                <w:rFonts w:ascii="Calibri" w:eastAsia="Times New Roman" w:hAnsi="Calibri" w:cs="Times New Roman"/>
                <w:lang w:val="en-CA"/>
              </w:rPr>
            </w:pPr>
            <w:ins w:id="199" w:author="Em Lim" w:date="2023-03-08T14:41:00Z">
              <w:r w:rsidRPr="00B64B39">
                <w:rPr>
                  <w:rFonts w:ascii="Calibri" w:eastAsia="Times New Roman" w:hAnsi="Calibri" w:cs="Times New Roman"/>
                  <w:lang w:val="en-CA"/>
                </w:rPr>
                <w:t>Genus</w:t>
              </w:r>
            </w:ins>
          </w:p>
        </w:tc>
        <w:tc>
          <w:tcPr>
            <w:tcW w:w="2028" w:type="dxa"/>
            <w:shd w:val="clear" w:color="auto" w:fill="auto"/>
            <w:noWrap/>
            <w:vAlign w:val="bottom"/>
            <w:hideMark/>
            <w:tcPrChange w:id="200" w:author="Em Lim" w:date="2023-03-08T14:43:00Z">
              <w:tcPr>
                <w:tcW w:w="2028" w:type="dxa"/>
                <w:tcBorders>
                  <w:top w:val="nil"/>
                  <w:left w:val="nil"/>
                  <w:bottom w:val="nil"/>
                  <w:right w:val="nil"/>
                </w:tcBorders>
                <w:shd w:val="clear" w:color="auto" w:fill="auto"/>
                <w:noWrap/>
                <w:vAlign w:val="bottom"/>
                <w:hideMark/>
              </w:tcPr>
            </w:tcPrChange>
          </w:tcPr>
          <w:p w14:paraId="06B8B562" w14:textId="77777777" w:rsidR="00B64B39" w:rsidRPr="00B64B39" w:rsidRDefault="00B64B39" w:rsidP="00B64B39">
            <w:pPr>
              <w:rPr>
                <w:ins w:id="201" w:author="Em Lim" w:date="2023-03-08T14:41:00Z"/>
                <w:rFonts w:ascii="Calibri" w:eastAsia="Times New Roman" w:hAnsi="Calibri" w:cs="Times New Roman"/>
                <w:lang w:val="en-CA"/>
              </w:rPr>
            </w:pPr>
            <w:ins w:id="202" w:author="Em Lim" w:date="2023-03-08T14:41:00Z">
              <w:r w:rsidRPr="00B64B39">
                <w:rPr>
                  <w:rFonts w:ascii="Calibri" w:eastAsia="Times New Roman" w:hAnsi="Calibri" w:cs="Times New Roman"/>
                  <w:lang w:val="en-CA"/>
                </w:rPr>
                <w:t>Species</w:t>
              </w:r>
            </w:ins>
          </w:p>
        </w:tc>
        <w:tc>
          <w:tcPr>
            <w:tcW w:w="1300" w:type="dxa"/>
            <w:shd w:val="clear" w:color="auto" w:fill="auto"/>
            <w:noWrap/>
            <w:vAlign w:val="bottom"/>
            <w:hideMark/>
            <w:tcPrChange w:id="203" w:author="Em Lim" w:date="2023-03-08T14:43:00Z">
              <w:tcPr>
                <w:tcW w:w="1300" w:type="dxa"/>
                <w:tcBorders>
                  <w:top w:val="nil"/>
                  <w:left w:val="nil"/>
                  <w:bottom w:val="nil"/>
                  <w:right w:val="nil"/>
                </w:tcBorders>
                <w:shd w:val="clear" w:color="auto" w:fill="auto"/>
                <w:noWrap/>
                <w:vAlign w:val="bottom"/>
                <w:hideMark/>
              </w:tcPr>
            </w:tcPrChange>
          </w:tcPr>
          <w:p w14:paraId="7713317D" w14:textId="77777777" w:rsidR="00B64B39" w:rsidRPr="00B64B39" w:rsidRDefault="00B64B39" w:rsidP="00B64B39">
            <w:pPr>
              <w:rPr>
                <w:ins w:id="204" w:author="Em Lim" w:date="2023-03-08T14:41:00Z"/>
                <w:rFonts w:ascii="Calibri" w:eastAsia="Times New Roman" w:hAnsi="Calibri" w:cs="Times New Roman"/>
                <w:lang w:val="en-CA"/>
              </w:rPr>
            </w:pPr>
            <w:ins w:id="205" w:author="Em Lim" w:date="2023-03-08T14:41:00Z">
              <w:r w:rsidRPr="00B64B39">
                <w:rPr>
                  <w:rFonts w:ascii="Calibri" w:eastAsia="Times New Roman" w:hAnsi="Calibri" w:cs="Times New Roman"/>
                  <w:lang w:val="en-CA"/>
                </w:rPr>
                <w:t>n</w:t>
              </w:r>
            </w:ins>
          </w:p>
        </w:tc>
      </w:tr>
      <w:tr w:rsidR="00B64B39" w:rsidRPr="00B64B39" w14:paraId="09007B31" w14:textId="77777777" w:rsidTr="00B64B39">
        <w:trPr>
          <w:trHeight w:val="320"/>
          <w:ins w:id="206" w:author="Em Lim" w:date="2023-03-08T14:41:00Z"/>
          <w:trPrChange w:id="207" w:author="Em Lim" w:date="2023-03-08T14:43:00Z">
            <w:trPr>
              <w:trHeight w:val="320"/>
            </w:trPr>
          </w:trPrChange>
        </w:trPr>
        <w:tc>
          <w:tcPr>
            <w:tcW w:w="1564" w:type="dxa"/>
            <w:shd w:val="clear" w:color="auto" w:fill="auto"/>
            <w:noWrap/>
            <w:vAlign w:val="bottom"/>
            <w:hideMark/>
            <w:tcPrChange w:id="208" w:author="Em Lim" w:date="2023-03-08T14:43:00Z">
              <w:tcPr>
                <w:tcW w:w="1564" w:type="dxa"/>
                <w:tcBorders>
                  <w:top w:val="nil"/>
                  <w:left w:val="nil"/>
                  <w:bottom w:val="nil"/>
                  <w:right w:val="nil"/>
                </w:tcBorders>
                <w:shd w:val="clear" w:color="auto" w:fill="auto"/>
                <w:noWrap/>
                <w:vAlign w:val="bottom"/>
                <w:hideMark/>
              </w:tcPr>
            </w:tcPrChange>
          </w:tcPr>
          <w:p w14:paraId="5FA6AF14" w14:textId="77777777" w:rsidR="00B64B39" w:rsidRPr="00B64B39" w:rsidRDefault="00B64B39" w:rsidP="00B64B39">
            <w:pPr>
              <w:rPr>
                <w:ins w:id="209" w:author="Em Lim" w:date="2023-03-08T14:41:00Z"/>
                <w:rFonts w:ascii="Lucida Grande" w:eastAsia="Times New Roman" w:hAnsi="Lucida Grande" w:cs="Lucida Grande"/>
                <w:sz w:val="22"/>
                <w:szCs w:val="22"/>
                <w:lang w:val="en-CA"/>
              </w:rPr>
            </w:pPr>
            <w:ins w:id="210"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211" w:author="Em Lim" w:date="2023-03-08T14:43:00Z">
              <w:tcPr>
                <w:tcW w:w="2073" w:type="dxa"/>
                <w:tcBorders>
                  <w:top w:val="nil"/>
                  <w:left w:val="nil"/>
                  <w:bottom w:val="nil"/>
                  <w:right w:val="nil"/>
                </w:tcBorders>
                <w:shd w:val="clear" w:color="auto" w:fill="auto"/>
                <w:noWrap/>
                <w:vAlign w:val="bottom"/>
                <w:hideMark/>
              </w:tcPr>
            </w:tcPrChange>
          </w:tcPr>
          <w:p w14:paraId="18978429" w14:textId="77777777" w:rsidR="00B64B39" w:rsidRPr="00B64B39" w:rsidRDefault="00B64B39" w:rsidP="00B64B39">
            <w:pPr>
              <w:rPr>
                <w:ins w:id="212" w:author="Em Lim" w:date="2023-03-08T14:41:00Z"/>
                <w:rFonts w:ascii="Lucida Grande" w:eastAsia="Times New Roman" w:hAnsi="Lucida Grande" w:cs="Lucida Grande"/>
                <w:sz w:val="22"/>
                <w:szCs w:val="22"/>
                <w:lang w:val="en-CA"/>
              </w:rPr>
            </w:pPr>
            <w:proofErr w:type="spellStart"/>
            <w:ins w:id="213" w:author="Em Lim" w:date="2023-03-08T14:41:00Z">
              <w:r w:rsidRPr="00B64B39">
                <w:rPr>
                  <w:rFonts w:ascii="Lucida Grande" w:eastAsia="Times New Roman" w:hAnsi="Lucida Grande" w:cs="Lucida Grande"/>
                  <w:sz w:val="22"/>
                  <w:szCs w:val="22"/>
                  <w:lang w:val="en-CA"/>
                </w:rPr>
                <w:t>Anadyomenaceae</w:t>
              </w:r>
              <w:proofErr w:type="spellEnd"/>
            </w:ins>
          </w:p>
        </w:tc>
        <w:tc>
          <w:tcPr>
            <w:tcW w:w="1551" w:type="dxa"/>
            <w:shd w:val="clear" w:color="auto" w:fill="auto"/>
            <w:noWrap/>
            <w:vAlign w:val="bottom"/>
            <w:hideMark/>
            <w:tcPrChange w:id="214" w:author="Em Lim" w:date="2023-03-08T14:43:00Z">
              <w:tcPr>
                <w:tcW w:w="1551" w:type="dxa"/>
                <w:tcBorders>
                  <w:top w:val="nil"/>
                  <w:left w:val="nil"/>
                  <w:bottom w:val="nil"/>
                  <w:right w:val="nil"/>
                </w:tcBorders>
                <w:shd w:val="clear" w:color="auto" w:fill="auto"/>
                <w:noWrap/>
                <w:vAlign w:val="bottom"/>
                <w:hideMark/>
              </w:tcPr>
            </w:tcPrChange>
          </w:tcPr>
          <w:p w14:paraId="07B5CFF8" w14:textId="77777777" w:rsidR="00B64B39" w:rsidRPr="00B64B39" w:rsidRDefault="00B64B39" w:rsidP="00B64B39">
            <w:pPr>
              <w:rPr>
                <w:ins w:id="215" w:author="Em Lim" w:date="2023-03-08T14:41:00Z"/>
                <w:rFonts w:ascii="Lucida Grande" w:eastAsia="Times New Roman" w:hAnsi="Lucida Grande" w:cs="Lucida Grande"/>
                <w:sz w:val="22"/>
                <w:szCs w:val="22"/>
                <w:lang w:val="en-CA"/>
              </w:rPr>
            </w:pPr>
            <w:proofErr w:type="spellStart"/>
            <w:ins w:id="216" w:author="Em Lim" w:date="2023-03-08T14:41:00Z">
              <w:r w:rsidRPr="00B64B39">
                <w:rPr>
                  <w:rFonts w:ascii="Lucida Grande" w:eastAsia="Times New Roman" w:hAnsi="Lucida Grande" w:cs="Lucida Grande"/>
                  <w:sz w:val="22"/>
                  <w:szCs w:val="22"/>
                  <w:lang w:val="en-CA"/>
                </w:rPr>
                <w:t>Microdictyon</w:t>
              </w:r>
              <w:proofErr w:type="spellEnd"/>
            </w:ins>
          </w:p>
        </w:tc>
        <w:tc>
          <w:tcPr>
            <w:tcW w:w="2028" w:type="dxa"/>
            <w:shd w:val="clear" w:color="auto" w:fill="auto"/>
            <w:noWrap/>
            <w:vAlign w:val="bottom"/>
            <w:hideMark/>
            <w:tcPrChange w:id="217" w:author="Em Lim" w:date="2023-03-08T14:43:00Z">
              <w:tcPr>
                <w:tcW w:w="2028" w:type="dxa"/>
                <w:tcBorders>
                  <w:top w:val="nil"/>
                  <w:left w:val="nil"/>
                  <w:bottom w:val="nil"/>
                  <w:right w:val="nil"/>
                </w:tcBorders>
                <w:shd w:val="clear" w:color="auto" w:fill="auto"/>
                <w:noWrap/>
                <w:vAlign w:val="bottom"/>
                <w:hideMark/>
              </w:tcPr>
            </w:tcPrChange>
          </w:tcPr>
          <w:p w14:paraId="64F823F9" w14:textId="77777777" w:rsidR="00B64B39" w:rsidRPr="00B64B39" w:rsidRDefault="00B64B39" w:rsidP="00B64B39">
            <w:pPr>
              <w:rPr>
                <w:ins w:id="218" w:author="Em Lim" w:date="2023-03-08T14:41:00Z"/>
                <w:rFonts w:ascii="Lucida Grande" w:eastAsia="Times New Roman" w:hAnsi="Lucida Grande" w:cs="Lucida Grande"/>
                <w:sz w:val="22"/>
                <w:szCs w:val="22"/>
                <w:lang w:val="en-CA"/>
              </w:rPr>
            </w:pPr>
            <w:proofErr w:type="spellStart"/>
            <w:ins w:id="219" w:author="Em Lim" w:date="2023-03-08T14:41:00Z">
              <w:r w:rsidRPr="00B64B39">
                <w:rPr>
                  <w:rFonts w:ascii="Lucida Grande" w:eastAsia="Times New Roman" w:hAnsi="Lucida Grande" w:cs="Lucida Grande"/>
                  <w:sz w:val="22"/>
                  <w:szCs w:val="22"/>
                  <w:lang w:val="en-CA"/>
                </w:rPr>
                <w:t>marinum</w:t>
              </w:r>
              <w:proofErr w:type="spellEnd"/>
            </w:ins>
          </w:p>
        </w:tc>
        <w:tc>
          <w:tcPr>
            <w:tcW w:w="1300" w:type="dxa"/>
            <w:shd w:val="clear" w:color="auto" w:fill="auto"/>
            <w:noWrap/>
            <w:vAlign w:val="bottom"/>
            <w:hideMark/>
            <w:tcPrChange w:id="220" w:author="Em Lim" w:date="2023-03-08T14:43:00Z">
              <w:tcPr>
                <w:tcW w:w="1300" w:type="dxa"/>
                <w:tcBorders>
                  <w:top w:val="nil"/>
                  <w:left w:val="nil"/>
                  <w:bottom w:val="nil"/>
                  <w:right w:val="nil"/>
                </w:tcBorders>
                <w:shd w:val="clear" w:color="auto" w:fill="auto"/>
                <w:noWrap/>
                <w:vAlign w:val="bottom"/>
                <w:hideMark/>
              </w:tcPr>
            </w:tcPrChange>
          </w:tcPr>
          <w:p w14:paraId="1E890138" w14:textId="77777777" w:rsidR="00B64B39" w:rsidRPr="00B64B39" w:rsidRDefault="00B64B39" w:rsidP="00B64B39">
            <w:pPr>
              <w:jc w:val="right"/>
              <w:rPr>
                <w:ins w:id="221" w:author="Em Lim" w:date="2023-03-08T14:41:00Z"/>
                <w:rFonts w:ascii="Lucida Grande" w:eastAsia="Times New Roman" w:hAnsi="Lucida Grande" w:cs="Lucida Grande"/>
                <w:sz w:val="22"/>
                <w:szCs w:val="22"/>
                <w:lang w:val="en-CA"/>
              </w:rPr>
            </w:pPr>
            <w:ins w:id="222" w:author="Em Lim" w:date="2023-03-08T14:41:00Z">
              <w:r w:rsidRPr="00B64B39">
                <w:rPr>
                  <w:rFonts w:ascii="Lucida Grande" w:eastAsia="Times New Roman" w:hAnsi="Lucida Grande" w:cs="Lucida Grande"/>
                  <w:sz w:val="22"/>
                  <w:szCs w:val="22"/>
                  <w:lang w:val="en-CA"/>
                </w:rPr>
                <w:t>1</w:t>
              </w:r>
            </w:ins>
          </w:p>
        </w:tc>
      </w:tr>
      <w:tr w:rsidR="00B64B39" w:rsidRPr="00B64B39" w14:paraId="595F7E49" w14:textId="77777777" w:rsidTr="00B64B39">
        <w:trPr>
          <w:trHeight w:val="320"/>
          <w:ins w:id="223" w:author="Em Lim" w:date="2023-03-08T14:41:00Z"/>
          <w:trPrChange w:id="224" w:author="Em Lim" w:date="2023-03-08T14:43:00Z">
            <w:trPr>
              <w:trHeight w:val="320"/>
            </w:trPr>
          </w:trPrChange>
        </w:trPr>
        <w:tc>
          <w:tcPr>
            <w:tcW w:w="1564" w:type="dxa"/>
            <w:shd w:val="clear" w:color="auto" w:fill="auto"/>
            <w:noWrap/>
            <w:vAlign w:val="bottom"/>
            <w:hideMark/>
            <w:tcPrChange w:id="225" w:author="Em Lim" w:date="2023-03-08T14:43:00Z">
              <w:tcPr>
                <w:tcW w:w="1564" w:type="dxa"/>
                <w:tcBorders>
                  <w:top w:val="nil"/>
                  <w:left w:val="nil"/>
                  <w:bottom w:val="nil"/>
                  <w:right w:val="nil"/>
                </w:tcBorders>
                <w:shd w:val="clear" w:color="auto" w:fill="auto"/>
                <w:noWrap/>
                <w:vAlign w:val="bottom"/>
                <w:hideMark/>
              </w:tcPr>
            </w:tcPrChange>
          </w:tcPr>
          <w:p w14:paraId="7282C2F7" w14:textId="77777777" w:rsidR="00B64B39" w:rsidRPr="00B64B39" w:rsidRDefault="00B64B39" w:rsidP="00B64B39">
            <w:pPr>
              <w:rPr>
                <w:ins w:id="226" w:author="Em Lim" w:date="2023-03-08T14:41:00Z"/>
                <w:rFonts w:ascii="Lucida Grande" w:eastAsia="Times New Roman" w:hAnsi="Lucida Grande" w:cs="Lucida Grande"/>
                <w:sz w:val="22"/>
                <w:szCs w:val="22"/>
                <w:lang w:val="en-CA"/>
              </w:rPr>
            </w:pPr>
            <w:ins w:id="227"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228" w:author="Em Lim" w:date="2023-03-08T14:43:00Z">
              <w:tcPr>
                <w:tcW w:w="2073" w:type="dxa"/>
                <w:tcBorders>
                  <w:top w:val="nil"/>
                  <w:left w:val="nil"/>
                  <w:bottom w:val="nil"/>
                  <w:right w:val="nil"/>
                </w:tcBorders>
                <w:shd w:val="clear" w:color="auto" w:fill="auto"/>
                <w:noWrap/>
                <w:vAlign w:val="bottom"/>
                <w:hideMark/>
              </w:tcPr>
            </w:tcPrChange>
          </w:tcPr>
          <w:p w14:paraId="1D7E7877" w14:textId="77777777" w:rsidR="00B64B39" w:rsidRPr="00B64B39" w:rsidRDefault="00B64B39" w:rsidP="00B64B39">
            <w:pPr>
              <w:rPr>
                <w:ins w:id="229" w:author="Em Lim" w:date="2023-03-08T14:41:00Z"/>
                <w:rFonts w:ascii="Lucida Grande" w:eastAsia="Times New Roman" w:hAnsi="Lucida Grande" w:cs="Lucida Grande"/>
                <w:sz w:val="22"/>
                <w:szCs w:val="22"/>
                <w:lang w:val="en-CA"/>
              </w:rPr>
            </w:pPr>
            <w:proofErr w:type="spellStart"/>
            <w:ins w:id="230" w:author="Em Lim" w:date="2023-03-08T14:41:00Z">
              <w:r w:rsidRPr="00B64B39">
                <w:rPr>
                  <w:rFonts w:ascii="Lucida Grande" w:eastAsia="Times New Roman" w:hAnsi="Lucida Grande" w:cs="Lucida Grande"/>
                  <w:sz w:val="22"/>
                  <w:szCs w:val="22"/>
                  <w:lang w:val="en-CA"/>
                </w:rPr>
                <w:t>Bangiaceae</w:t>
              </w:r>
              <w:proofErr w:type="spellEnd"/>
            </w:ins>
          </w:p>
        </w:tc>
        <w:tc>
          <w:tcPr>
            <w:tcW w:w="1551" w:type="dxa"/>
            <w:shd w:val="clear" w:color="auto" w:fill="auto"/>
            <w:noWrap/>
            <w:vAlign w:val="bottom"/>
            <w:hideMark/>
            <w:tcPrChange w:id="231" w:author="Em Lim" w:date="2023-03-08T14:43:00Z">
              <w:tcPr>
                <w:tcW w:w="1551" w:type="dxa"/>
                <w:tcBorders>
                  <w:top w:val="nil"/>
                  <w:left w:val="nil"/>
                  <w:bottom w:val="nil"/>
                  <w:right w:val="nil"/>
                </w:tcBorders>
                <w:shd w:val="clear" w:color="auto" w:fill="auto"/>
                <w:noWrap/>
                <w:vAlign w:val="bottom"/>
                <w:hideMark/>
              </w:tcPr>
            </w:tcPrChange>
          </w:tcPr>
          <w:p w14:paraId="17E03517" w14:textId="77777777" w:rsidR="00B64B39" w:rsidRPr="00B64B39" w:rsidRDefault="00B64B39" w:rsidP="00B64B39">
            <w:pPr>
              <w:rPr>
                <w:ins w:id="232" w:author="Em Lim" w:date="2023-03-08T14:41:00Z"/>
                <w:rFonts w:ascii="Lucida Grande" w:eastAsia="Times New Roman" w:hAnsi="Lucida Grande" w:cs="Lucida Grande"/>
                <w:sz w:val="22"/>
                <w:szCs w:val="22"/>
                <w:lang w:val="en-CA"/>
              </w:rPr>
            </w:pPr>
            <w:proofErr w:type="spellStart"/>
            <w:ins w:id="233" w:author="Em Lim" w:date="2023-03-08T14:41:00Z">
              <w:r w:rsidRPr="00B64B39">
                <w:rPr>
                  <w:rFonts w:ascii="Lucida Grande" w:eastAsia="Times New Roman" w:hAnsi="Lucida Grande" w:cs="Lucida Grande"/>
                  <w:sz w:val="22"/>
                  <w:szCs w:val="22"/>
                  <w:lang w:val="en-CA"/>
                </w:rPr>
                <w:t>Porphyra</w:t>
              </w:r>
              <w:proofErr w:type="spellEnd"/>
            </w:ins>
          </w:p>
        </w:tc>
        <w:tc>
          <w:tcPr>
            <w:tcW w:w="2028" w:type="dxa"/>
            <w:shd w:val="clear" w:color="auto" w:fill="auto"/>
            <w:noWrap/>
            <w:vAlign w:val="bottom"/>
            <w:hideMark/>
            <w:tcPrChange w:id="234" w:author="Em Lim" w:date="2023-03-08T14:43:00Z">
              <w:tcPr>
                <w:tcW w:w="2028" w:type="dxa"/>
                <w:tcBorders>
                  <w:top w:val="nil"/>
                  <w:left w:val="nil"/>
                  <w:bottom w:val="nil"/>
                  <w:right w:val="nil"/>
                </w:tcBorders>
                <w:shd w:val="clear" w:color="auto" w:fill="auto"/>
                <w:noWrap/>
                <w:vAlign w:val="bottom"/>
                <w:hideMark/>
              </w:tcPr>
            </w:tcPrChange>
          </w:tcPr>
          <w:p w14:paraId="0F616E41" w14:textId="77777777" w:rsidR="00B64B39" w:rsidRPr="00B64B39" w:rsidRDefault="00B64B39" w:rsidP="00B64B39">
            <w:pPr>
              <w:rPr>
                <w:ins w:id="235" w:author="Em Lim" w:date="2023-03-08T14:41:00Z"/>
                <w:rFonts w:ascii="Lucida Grande" w:eastAsia="Times New Roman" w:hAnsi="Lucida Grande" w:cs="Lucida Grande"/>
                <w:sz w:val="22"/>
                <w:szCs w:val="22"/>
                <w:lang w:val="en-CA"/>
              </w:rPr>
            </w:pPr>
            <w:proofErr w:type="spellStart"/>
            <w:ins w:id="236" w:author="Em Lim" w:date="2023-03-08T14:41:00Z">
              <w:r w:rsidRPr="00B64B39">
                <w:rPr>
                  <w:rFonts w:ascii="Lucida Grande" w:eastAsia="Times New Roman" w:hAnsi="Lucida Grande" w:cs="Lucida Grande"/>
                  <w:sz w:val="22"/>
                  <w:szCs w:val="22"/>
                  <w:lang w:val="en-CA"/>
                </w:rPr>
                <w:t>perforata</w:t>
              </w:r>
              <w:proofErr w:type="spellEnd"/>
            </w:ins>
          </w:p>
        </w:tc>
        <w:tc>
          <w:tcPr>
            <w:tcW w:w="1300" w:type="dxa"/>
            <w:shd w:val="clear" w:color="auto" w:fill="auto"/>
            <w:noWrap/>
            <w:vAlign w:val="bottom"/>
            <w:hideMark/>
            <w:tcPrChange w:id="237" w:author="Em Lim" w:date="2023-03-08T14:43:00Z">
              <w:tcPr>
                <w:tcW w:w="1300" w:type="dxa"/>
                <w:tcBorders>
                  <w:top w:val="nil"/>
                  <w:left w:val="nil"/>
                  <w:bottom w:val="nil"/>
                  <w:right w:val="nil"/>
                </w:tcBorders>
                <w:shd w:val="clear" w:color="auto" w:fill="auto"/>
                <w:noWrap/>
                <w:vAlign w:val="bottom"/>
                <w:hideMark/>
              </w:tcPr>
            </w:tcPrChange>
          </w:tcPr>
          <w:p w14:paraId="27CF5E40" w14:textId="77777777" w:rsidR="00B64B39" w:rsidRPr="00B64B39" w:rsidRDefault="00B64B39" w:rsidP="00B64B39">
            <w:pPr>
              <w:jc w:val="right"/>
              <w:rPr>
                <w:ins w:id="238" w:author="Em Lim" w:date="2023-03-08T14:41:00Z"/>
                <w:rFonts w:ascii="Lucida Grande" w:eastAsia="Times New Roman" w:hAnsi="Lucida Grande" w:cs="Lucida Grande"/>
                <w:sz w:val="22"/>
                <w:szCs w:val="22"/>
                <w:lang w:val="en-CA"/>
              </w:rPr>
            </w:pPr>
            <w:ins w:id="239" w:author="Em Lim" w:date="2023-03-08T14:41:00Z">
              <w:r w:rsidRPr="00B64B39">
                <w:rPr>
                  <w:rFonts w:ascii="Lucida Grande" w:eastAsia="Times New Roman" w:hAnsi="Lucida Grande" w:cs="Lucida Grande"/>
                  <w:sz w:val="22"/>
                  <w:szCs w:val="22"/>
                  <w:lang w:val="en-CA"/>
                </w:rPr>
                <w:t>4</w:t>
              </w:r>
            </w:ins>
          </w:p>
        </w:tc>
      </w:tr>
      <w:tr w:rsidR="00B64B39" w:rsidRPr="00B64B39" w14:paraId="400A065E" w14:textId="77777777" w:rsidTr="00B64B39">
        <w:trPr>
          <w:trHeight w:val="320"/>
          <w:ins w:id="240" w:author="Em Lim" w:date="2023-03-08T14:41:00Z"/>
          <w:trPrChange w:id="241" w:author="Em Lim" w:date="2023-03-08T14:43:00Z">
            <w:trPr>
              <w:trHeight w:val="320"/>
            </w:trPr>
          </w:trPrChange>
        </w:trPr>
        <w:tc>
          <w:tcPr>
            <w:tcW w:w="1564" w:type="dxa"/>
            <w:shd w:val="clear" w:color="auto" w:fill="auto"/>
            <w:noWrap/>
            <w:vAlign w:val="bottom"/>
            <w:hideMark/>
            <w:tcPrChange w:id="242" w:author="Em Lim" w:date="2023-03-08T14:43:00Z">
              <w:tcPr>
                <w:tcW w:w="1564" w:type="dxa"/>
                <w:tcBorders>
                  <w:top w:val="nil"/>
                  <w:left w:val="nil"/>
                  <w:bottom w:val="nil"/>
                  <w:right w:val="nil"/>
                </w:tcBorders>
                <w:shd w:val="clear" w:color="auto" w:fill="auto"/>
                <w:noWrap/>
                <w:vAlign w:val="bottom"/>
                <w:hideMark/>
              </w:tcPr>
            </w:tcPrChange>
          </w:tcPr>
          <w:p w14:paraId="3F7CA9D6" w14:textId="77777777" w:rsidR="00B64B39" w:rsidRPr="00B64B39" w:rsidRDefault="00B64B39" w:rsidP="00B64B39">
            <w:pPr>
              <w:rPr>
                <w:ins w:id="243" w:author="Em Lim" w:date="2023-03-08T14:41:00Z"/>
                <w:rFonts w:ascii="Lucida Grande" w:eastAsia="Times New Roman" w:hAnsi="Lucida Grande" w:cs="Lucida Grande"/>
                <w:sz w:val="22"/>
                <w:szCs w:val="22"/>
                <w:lang w:val="en-CA"/>
              </w:rPr>
            </w:pPr>
            <w:ins w:id="244"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245" w:author="Em Lim" w:date="2023-03-08T14:43:00Z">
              <w:tcPr>
                <w:tcW w:w="2073" w:type="dxa"/>
                <w:tcBorders>
                  <w:top w:val="nil"/>
                  <w:left w:val="nil"/>
                  <w:bottom w:val="nil"/>
                  <w:right w:val="nil"/>
                </w:tcBorders>
                <w:shd w:val="clear" w:color="auto" w:fill="auto"/>
                <w:noWrap/>
                <w:vAlign w:val="bottom"/>
                <w:hideMark/>
              </w:tcPr>
            </w:tcPrChange>
          </w:tcPr>
          <w:p w14:paraId="2C8C3F20" w14:textId="77777777" w:rsidR="00B64B39" w:rsidRPr="00B64B39" w:rsidRDefault="00B64B39" w:rsidP="00B64B39">
            <w:pPr>
              <w:rPr>
                <w:ins w:id="246" w:author="Em Lim" w:date="2023-03-08T14:41:00Z"/>
                <w:rFonts w:ascii="Lucida Grande" w:eastAsia="Times New Roman" w:hAnsi="Lucida Grande" w:cs="Lucida Grande"/>
                <w:sz w:val="22"/>
                <w:szCs w:val="22"/>
                <w:lang w:val="en-CA"/>
              </w:rPr>
            </w:pPr>
            <w:proofErr w:type="spellStart"/>
            <w:ins w:id="247" w:author="Em Lim" w:date="2023-03-08T14:41:00Z">
              <w:r w:rsidRPr="00B64B39">
                <w:rPr>
                  <w:rFonts w:ascii="Lucida Grande" w:eastAsia="Times New Roman" w:hAnsi="Lucida Grande" w:cs="Lucida Grande"/>
                  <w:sz w:val="22"/>
                  <w:szCs w:val="22"/>
                  <w:lang w:val="en-CA"/>
                </w:rPr>
                <w:t>Dictyotaceae</w:t>
              </w:r>
              <w:proofErr w:type="spellEnd"/>
            </w:ins>
          </w:p>
        </w:tc>
        <w:tc>
          <w:tcPr>
            <w:tcW w:w="1551" w:type="dxa"/>
            <w:shd w:val="clear" w:color="auto" w:fill="auto"/>
            <w:noWrap/>
            <w:vAlign w:val="bottom"/>
            <w:hideMark/>
            <w:tcPrChange w:id="248" w:author="Em Lim" w:date="2023-03-08T14:43:00Z">
              <w:tcPr>
                <w:tcW w:w="1551" w:type="dxa"/>
                <w:tcBorders>
                  <w:top w:val="nil"/>
                  <w:left w:val="nil"/>
                  <w:bottom w:val="nil"/>
                  <w:right w:val="nil"/>
                </w:tcBorders>
                <w:shd w:val="clear" w:color="auto" w:fill="auto"/>
                <w:noWrap/>
                <w:vAlign w:val="bottom"/>
                <w:hideMark/>
              </w:tcPr>
            </w:tcPrChange>
          </w:tcPr>
          <w:p w14:paraId="1B5E73F0" w14:textId="77777777" w:rsidR="00B64B39" w:rsidRPr="00B64B39" w:rsidRDefault="00B64B39" w:rsidP="00B64B39">
            <w:pPr>
              <w:rPr>
                <w:ins w:id="249" w:author="Em Lim" w:date="2023-03-08T14:41:00Z"/>
                <w:rFonts w:ascii="Lucida Grande" w:eastAsia="Times New Roman" w:hAnsi="Lucida Grande" w:cs="Lucida Grande"/>
                <w:sz w:val="22"/>
                <w:szCs w:val="22"/>
                <w:lang w:val="en-CA"/>
              </w:rPr>
            </w:pPr>
            <w:proofErr w:type="spellStart"/>
            <w:ins w:id="250" w:author="Em Lim" w:date="2023-03-08T14:41:00Z">
              <w:r w:rsidRPr="00B64B39">
                <w:rPr>
                  <w:rFonts w:ascii="Lucida Grande" w:eastAsia="Times New Roman" w:hAnsi="Lucida Grande" w:cs="Lucida Grande"/>
                  <w:sz w:val="22"/>
                  <w:szCs w:val="22"/>
                  <w:lang w:val="en-CA"/>
                </w:rPr>
                <w:t>Dictyota</w:t>
              </w:r>
              <w:proofErr w:type="spellEnd"/>
            </w:ins>
          </w:p>
        </w:tc>
        <w:tc>
          <w:tcPr>
            <w:tcW w:w="2028" w:type="dxa"/>
            <w:shd w:val="clear" w:color="auto" w:fill="auto"/>
            <w:noWrap/>
            <w:vAlign w:val="bottom"/>
            <w:hideMark/>
            <w:tcPrChange w:id="251" w:author="Em Lim" w:date="2023-03-08T14:43:00Z">
              <w:tcPr>
                <w:tcW w:w="2028" w:type="dxa"/>
                <w:tcBorders>
                  <w:top w:val="nil"/>
                  <w:left w:val="nil"/>
                  <w:bottom w:val="nil"/>
                  <w:right w:val="nil"/>
                </w:tcBorders>
                <w:shd w:val="clear" w:color="auto" w:fill="auto"/>
                <w:noWrap/>
                <w:vAlign w:val="bottom"/>
                <w:hideMark/>
              </w:tcPr>
            </w:tcPrChange>
          </w:tcPr>
          <w:p w14:paraId="11927257" w14:textId="77777777" w:rsidR="00B64B39" w:rsidRPr="00B64B39" w:rsidRDefault="00B64B39" w:rsidP="00B64B39">
            <w:pPr>
              <w:rPr>
                <w:ins w:id="252" w:author="Em Lim" w:date="2023-03-08T14:41:00Z"/>
                <w:rFonts w:ascii="Lucida Grande" w:eastAsia="Times New Roman" w:hAnsi="Lucida Grande" w:cs="Lucida Grande"/>
                <w:sz w:val="22"/>
                <w:szCs w:val="22"/>
                <w:lang w:val="en-CA"/>
              </w:rPr>
            </w:pPr>
            <w:ins w:id="253" w:author="Em Lim" w:date="2023-03-08T14:41:00Z">
              <w:r w:rsidRPr="00B64B39">
                <w:rPr>
                  <w:rFonts w:ascii="Lucida Grande" w:eastAsia="Times New Roman" w:hAnsi="Lucida Grande" w:cs="Lucida Grande"/>
                  <w:sz w:val="22"/>
                  <w:szCs w:val="22"/>
                  <w:lang w:val="en-CA"/>
                </w:rPr>
                <w:t>spp.</w:t>
              </w:r>
            </w:ins>
          </w:p>
        </w:tc>
        <w:tc>
          <w:tcPr>
            <w:tcW w:w="1300" w:type="dxa"/>
            <w:shd w:val="clear" w:color="auto" w:fill="auto"/>
            <w:noWrap/>
            <w:vAlign w:val="bottom"/>
            <w:hideMark/>
            <w:tcPrChange w:id="254" w:author="Em Lim" w:date="2023-03-08T14:43:00Z">
              <w:tcPr>
                <w:tcW w:w="1300" w:type="dxa"/>
                <w:tcBorders>
                  <w:top w:val="nil"/>
                  <w:left w:val="nil"/>
                  <w:bottom w:val="nil"/>
                  <w:right w:val="nil"/>
                </w:tcBorders>
                <w:shd w:val="clear" w:color="auto" w:fill="auto"/>
                <w:noWrap/>
                <w:vAlign w:val="bottom"/>
                <w:hideMark/>
              </w:tcPr>
            </w:tcPrChange>
          </w:tcPr>
          <w:p w14:paraId="3A393744" w14:textId="77777777" w:rsidR="00B64B39" w:rsidRPr="00B64B39" w:rsidRDefault="00B64B39" w:rsidP="00B64B39">
            <w:pPr>
              <w:jc w:val="right"/>
              <w:rPr>
                <w:ins w:id="255" w:author="Em Lim" w:date="2023-03-08T14:41:00Z"/>
                <w:rFonts w:ascii="Lucida Grande" w:eastAsia="Times New Roman" w:hAnsi="Lucida Grande" w:cs="Lucida Grande"/>
                <w:sz w:val="22"/>
                <w:szCs w:val="22"/>
                <w:lang w:val="en-CA"/>
              </w:rPr>
            </w:pPr>
            <w:ins w:id="256" w:author="Em Lim" w:date="2023-03-08T14:41:00Z">
              <w:r w:rsidRPr="00B64B39">
                <w:rPr>
                  <w:rFonts w:ascii="Lucida Grande" w:eastAsia="Times New Roman" w:hAnsi="Lucida Grande" w:cs="Lucida Grande"/>
                  <w:sz w:val="22"/>
                  <w:szCs w:val="22"/>
                  <w:lang w:val="en-CA"/>
                </w:rPr>
                <w:t>1</w:t>
              </w:r>
            </w:ins>
          </w:p>
        </w:tc>
      </w:tr>
      <w:tr w:rsidR="00B64B39" w:rsidRPr="00B64B39" w14:paraId="0069C486" w14:textId="77777777" w:rsidTr="00B64B39">
        <w:trPr>
          <w:trHeight w:val="320"/>
          <w:ins w:id="257" w:author="Em Lim" w:date="2023-03-08T14:41:00Z"/>
          <w:trPrChange w:id="258" w:author="Em Lim" w:date="2023-03-08T14:43:00Z">
            <w:trPr>
              <w:trHeight w:val="320"/>
            </w:trPr>
          </w:trPrChange>
        </w:trPr>
        <w:tc>
          <w:tcPr>
            <w:tcW w:w="1564" w:type="dxa"/>
            <w:shd w:val="clear" w:color="auto" w:fill="auto"/>
            <w:noWrap/>
            <w:vAlign w:val="bottom"/>
            <w:hideMark/>
            <w:tcPrChange w:id="259" w:author="Em Lim" w:date="2023-03-08T14:43:00Z">
              <w:tcPr>
                <w:tcW w:w="1564" w:type="dxa"/>
                <w:tcBorders>
                  <w:top w:val="nil"/>
                  <w:left w:val="nil"/>
                  <w:bottom w:val="nil"/>
                  <w:right w:val="nil"/>
                </w:tcBorders>
                <w:shd w:val="clear" w:color="auto" w:fill="auto"/>
                <w:noWrap/>
                <w:vAlign w:val="bottom"/>
                <w:hideMark/>
              </w:tcPr>
            </w:tcPrChange>
          </w:tcPr>
          <w:p w14:paraId="5BA315BE" w14:textId="77777777" w:rsidR="00B64B39" w:rsidRPr="00B64B39" w:rsidRDefault="00B64B39" w:rsidP="00B64B39">
            <w:pPr>
              <w:rPr>
                <w:ins w:id="260" w:author="Em Lim" w:date="2023-03-08T14:41:00Z"/>
                <w:rFonts w:ascii="Lucida Grande" w:eastAsia="Times New Roman" w:hAnsi="Lucida Grande" w:cs="Lucida Grande"/>
                <w:sz w:val="22"/>
                <w:szCs w:val="22"/>
                <w:lang w:val="en-CA"/>
              </w:rPr>
            </w:pPr>
            <w:ins w:id="261"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262" w:author="Em Lim" w:date="2023-03-08T14:43:00Z">
              <w:tcPr>
                <w:tcW w:w="2073" w:type="dxa"/>
                <w:tcBorders>
                  <w:top w:val="nil"/>
                  <w:left w:val="nil"/>
                  <w:bottom w:val="nil"/>
                  <w:right w:val="nil"/>
                </w:tcBorders>
                <w:shd w:val="clear" w:color="auto" w:fill="auto"/>
                <w:noWrap/>
                <w:vAlign w:val="bottom"/>
                <w:hideMark/>
              </w:tcPr>
            </w:tcPrChange>
          </w:tcPr>
          <w:p w14:paraId="1A8612CF" w14:textId="77777777" w:rsidR="00B64B39" w:rsidRPr="00B64B39" w:rsidRDefault="00B64B39" w:rsidP="00B64B39">
            <w:pPr>
              <w:rPr>
                <w:ins w:id="263" w:author="Em Lim" w:date="2023-03-08T14:41:00Z"/>
                <w:rFonts w:ascii="Lucida Grande" w:eastAsia="Times New Roman" w:hAnsi="Lucida Grande" w:cs="Lucida Grande"/>
                <w:sz w:val="22"/>
                <w:szCs w:val="22"/>
                <w:lang w:val="en-CA"/>
              </w:rPr>
            </w:pPr>
            <w:proofErr w:type="spellStart"/>
            <w:ins w:id="264" w:author="Em Lim" w:date="2023-03-08T14:41:00Z">
              <w:r w:rsidRPr="00B64B39">
                <w:rPr>
                  <w:rFonts w:ascii="Lucida Grande" w:eastAsia="Times New Roman" w:hAnsi="Lucida Grande" w:cs="Lucida Grande"/>
                  <w:sz w:val="22"/>
                  <w:szCs w:val="22"/>
                  <w:lang w:val="en-CA"/>
                </w:rPr>
                <w:t>Ectocarpaceae</w:t>
              </w:r>
              <w:proofErr w:type="spellEnd"/>
            </w:ins>
          </w:p>
        </w:tc>
        <w:tc>
          <w:tcPr>
            <w:tcW w:w="1551" w:type="dxa"/>
            <w:shd w:val="clear" w:color="auto" w:fill="auto"/>
            <w:noWrap/>
            <w:vAlign w:val="bottom"/>
            <w:hideMark/>
            <w:tcPrChange w:id="265" w:author="Em Lim" w:date="2023-03-08T14:43:00Z">
              <w:tcPr>
                <w:tcW w:w="1551" w:type="dxa"/>
                <w:tcBorders>
                  <w:top w:val="nil"/>
                  <w:left w:val="nil"/>
                  <w:bottom w:val="nil"/>
                  <w:right w:val="nil"/>
                </w:tcBorders>
                <w:shd w:val="clear" w:color="auto" w:fill="auto"/>
                <w:noWrap/>
                <w:vAlign w:val="bottom"/>
                <w:hideMark/>
              </w:tcPr>
            </w:tcPrChange>
          </w:tcPr>
          <w:p w14:paraId="248C618C" w14:textId="77777777" w:rsidR="00B64B39" w:rsidRPr="00B64B39" w:rsidRDefault="00B64B39" w:rsidP="00B64B39">
            <w:pPr>
              <w:rPr>
                <w:ins w:id="266" w:author="Em Lim" w:date="2023-03-08T14:41:00Z"/>
                <w:rFonts w:ascii="Lucida Grande" w:eastAsia="Times New Roman" w:hAnsi="Lucida Grande" w:cs="Lucida Grande"/>
                <w:sz w:val="22"/>
                <w:szCs w:val="22"/>
                <w:lang w:val="en-CA"/>
              </w:rPr>
            </w:pPr>
            <w:proofErr w:type="spellStart"/>
            <w:ins w:id="267" w:author="Em Lim" w:date="2023-03-08T14:41:00Z">
              <w:r w:rsidRPr="00B64B39">
                <w:rPr>
                  <w:rFonts w:ascii="Lucida Grande" w:eastAsia="Times New Roman" w:hAnsi="Lucida Grande" w:cs="Lucida Grande"/>
                  <w:sz w:val="22"/>
                  <w:szCs w:val="22"/>
                  <w:lang w:val="en-CA"/>
                </w:rPr>
                <w:t>Ectocarpus</w:t>
              </w:r>
              <w:proofErr w:type="spellEnd"/>
            </w:ins>
          </w:p>
        </w:tc>
        <w:tc>
          <w:tcPr>
            <w:tcW w:w="2028" w:type="dxa"/>
            <w:shd w:val="clear" w:color="auto" w:fill="auto"/>
            <w:noWrap/>
            <w:vAlign w:val="bottom"/>
            <w:hideMark/>
            <w:tcPrChange w:id="268" w:author="Em Lim" w:date="2023-03-08T14:43:00Z">
              <w:tcPr>
                <w:tcW w:w="2028" w:type="dxa"/>
                <w:tcBorders>
                  <w:top w:val="nil"/>
                  <w:left w:val="nil"/>
                  <w:bottom w:val="nil"/>
                  <w:right w:val="nil"/>
                </w:tcBorders>
                <w:shd w:val="clear" w:color="auto" w:fill="auto"/>
                <w:noWrap/>
                <w:vAlign w:val="bottom"/>
                <w:hideMark/>
              </w:tcPr>
            </w:tcPrChange>
          </w:tcPr>
          <w:p w14:paraId="3887033D" w14:textId="77777777" w:rsidR="00B64B39" w:rsidRPr="00B64B39" w:rsidRDefault="00B64B39" w:rsidP="00B64B39">
            <w:pPr>
              <w:rPr>
                <w:ins w:id="269" w:author="Em Lim" w:date="2023-03-08T14:41:00Z"/>
                <w:rFonts w:ascii="Lucida Grande" w:eastAsia="Times New Roman" w:hAnsi="Lucida Grande" w:cs="Lucida Grande"/>
                <w:sz w:val="22"/>
                <w:szCs w:val="22"/>
                <w:lang w:val="en-CA"/>
              </w:rPr>
            </w:pPr>
            <w:proofErr w:type="spellStart"/>
            <w:ins w:id="270" w:author="Em Lim" w:date="2023-03-08T14:41:00Z">
              <w:r w:rsidRPr="00B64B39">
                <w:rPr>
                  <w:rFonts w:ascii="Lucida Grande" w:eastAsia="Times New Roman" w:hAnsi="Lucida Grande" w:cs="Lucida Grande"/>
                  <w:sz w:val="22"/>
                  <w:szCs w:val="22"/>
                  <w:lang w:val="en-CA"/>
                </w:rPr>
                <w:t>siliculosus</w:t>
              </w:r>
              <w:proofErr w:type="spellEnd"/>
            </w:ins>
          </w:p>
        </w:tc>
        <w:tc>
          <w:tcPr>
            <w:tcW w:w="1300" w:type="dxa"/>
            <w:shd w:val="clear" w:color="auto" w:fill="auto"/>
            <w:noWrap/>
            <w:vAlign w:val="bottom"/>
            <w:hideMark/>
            <w:tcPrChange w:id="271" w:author="Em Lim" w:date="2023-03-08T14:43:00Z">
              <w:tcPr>
                <w:tcW w:w="1300" w:type="dxa"/>
                <w:tcBorders>
                  <w:top w:val="nil"/>
                  <w:left w:val="nil"/>
                  <w:bottom w:val="nil"/>
                  <w:right w:val="nil"/>
                </w:tcBorders>
                <w:shd w:val="clear" w:color="auto" w:fill="auto"/>
                <w:noWrap/>
                <w:vAlign w:val="bottom"/>
                <w:hideMark/>
              </w:tcPr>
            </w:tcPrChange>
          </w:tcPr>
          <w:p w14:paraId="2E940AA9" w14:textId="77777777" w:rsidR="00B64B39" w:rsidRPr="00B64B39" w:rsidRDefault="00B64B39" w:rsidP="00B64B39">
            <w:pPr>
              <w:jc w:val="right"/>
              <w:rPr>
                <w:ins w:id="272" w:author="Em Lim" w:date="2023-03-08T14:41:00Z"/>
                <w:rFonts w:ascii="Lucida Grande" w:eastAsia="Times New Roman" w:hAnsi="Lucida Grande" w:cs="Lucida Grande"/>
                <w:sz w:val="22"/>
                <w:szCs w:val="22"/>
                <w:lang w:val="en-CA"/>
              </w:rPr>
            </w:pPr>
            <w:ins w:id="273" w:author="Em Lim" w:date="2023-03-08T14:41:00Z">
              <w:r w:rsidRPr="00B64B39">
                <w:rPr>
                  <w:rFonts w:ascii="Lucida Grande" w:eastAsia="Times New Roman" w:hAnsi="Lucida Grande" w:cs="Lucida Grande"/>
                  <w:sz w:val="22"/>
                  <w:szCs w:val="22"/>
                  <w:lang w:val="en-CA"/>
                </w:rPr>
                <w:t>4</w:t>
              </w:r>
            </w:ins>
          </w:p>
        </w:tc>
      </w:tr>
      <w:tr w:rsidR="00B64B39" w:rsidRPr="00B64B39" w14:paraId="4FA03FD7" w14:textId="77777777" w:rsidTr="00B64B39">
        <w:trPr>
          <w:trHeight w:val="320"/>
          <w:ins w:id="274" w:author="Em Lim" w:date="2023-03-08T14:41:00Z"/>
          <w:trPrChange w:id="275" w:author="Em Lim" w:date="2023-03-08T14:43:00Z">
            <w:trPr>
              <w:trHeight w:val="320"/>
            </w:trPr>
          </w:trPrChange>
        </w:trPr>
        <w:tc>
          <w:tcPr>
            <w:tcW w:w="1564" w:type="dxa"/>
            <w:shd w:val="clear" w:color="auto" w:fill="auto"/>
            <w:noWrap/>
            <w:vAlign w:val="bottom"/>
            <w:hideMark/>
            <w:tcPrChange w:id="276" w:author="Em Lim" w:date="2023-03-08T14:43:00Z">
              <w:tcPr>
                <w:tcW w:w="1564" w:type="dxa"/>
                <w:tcBorders>
                  <w:top w:val="nil"/>
                  <w:left w:val="nil"/>
                  <w:bottom w:val="nil"/>
                  <w:right w:val="nil"/>
                </w:tcBorders>
                <w:shd w:val="clear" w:color="auto" w:fill="auto"/>
                <w:noWrap/>
                <w:vAlign w:val="bottom"/>
                <w:hideMark/>
              </w:tcPr>
            </w:tcPrChange>
          </w:tcPr>
          <w:p w14:paraId="74A4F4F6" w14:textId="77777777" w:rsidR="00B64B39" w:rsidRPr="00B64B39" w:rsidRDefault="00B64B39" w:rsidP="00B64B39">
            <w:pPr>
              <w:rPr>
                <w:ins w:id="277" w:author="Em Lim" w:date="2023-03-08T14:41:00Z"/>
                <w:rFonts w:ascii="Lucida Grande" w:eastAsia="Times New Roman" w:hAnsi="Lucida Grande" w:cs="Lucida Grande"/>
                <w:sz w:val="22"/>
                <w:szCs w:val="22"/>
                <w:lang w:val="en-CA"/>
              </w:rPr>
            </w:pPr>
            <w:ins w:id="278"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279" w:author="Em Lim" w:date="2023-03-08T14:43:00Z">
              <w:tcPr>
                <w:tcW w:w="2073" w:type="dxa"/>
                <w:tcBorders>
                  <w:top w:val="nil"/>
                  <w:left w:val="nil"/>
                  <w:bottom w:val="nil"/>
                  <w:right w:val="nil"/>
                </w:tcBorders>
                <w:shd w:val="clear" w:color="auto" w:fill="auto"/>
                <w:noWrap/>
                <w:vAlign w:val="bottom"/>
                <w:hideMark/>
              </w:tcPr>
            </w:tcPrChange>
          </w:tcPr>
          <w:p w14:paraId="7756689E" w14:textId="77777777" w:rsidR="00B64B39" w:rsidRPr="00B64B39" w:rsidRDefault="00B64B39" w:rsidP="00B64B39">
            <w:pPr>
              <w:rPr>
                <w:ins w:id="280" w:author="Em Lim" w:date="2023-03-08T14:41:00Z"/>
                <w:rFonts w:ascii="Lucida Grande" w:eastAsia="Times New Roman" w:hAnsi="Lucida Grande" w:cs="Lucida Grande"/>
                <w:sz w:val="22"/>
                <w:szCs w:val="22"/>
                <w:lang w:val="en-CA"/>
              </w:rPr>
            </w:pPr>
            <w:proofErr w:type="spellStart"/>
            <w:ins w:id="281" w:author="Em Lim" w:date="2023-03-08T14:41:00Z">
              <w:r w:rsidRPr="00B64B39">
                <w:rPr>
                  <w:rFonts w:ascii="Lucida Grande" w:eastAsia="Times New Roman" w:hAnsi="Lucida Grande" w:cs="Lucida Grande"/>
                  <w:sz w:val="22"/>
                  <w:szCs w:val="22"/>
                  <w:lang w:val="en-CA"/>
                </w:rPr>
                <w:t>Endocladiaceae</w:t>
              </w:r>
              <w:proofErr w:type="spellEnd"/>
            </w:ins>
          </w:p>
        </w:tc>
        <w:tc>
          <w:tcPr>
            <w:tcW w:w="1551" w:type="dxa"/>
            <w:shd w:val="clear" w:color="auto" w:fill="auto"/>
            <w:noWrap/>
            <w:vAlign w:val="bottom"/>
            <w:hideMark/>
            <w:tcPrChange w:id="282" w:author="Em Lim" w:date="2023-03-08T14:43:00Z">
              <w:tcPr>
                <w:tcW w:w="1551" w:type="dxa"/>
                <w:tcBorders>
                  <w:top w:val="nil"/>
                  <w:left w:val="nil"/>
                  <w:bottom w:val="nil"/>
                  <w:right w:val="nil"/>
                </w:tcBorders>
                <w:shd w:val="clear" w:color="auto" w:fill="auto"/>
                <w:noWrap/>
                <w:vAlign w:val="bottom"/>
                <w:hideMark/>
              </w:tcPr>
            </w:tcPrChange>
          </w:tcPr>
          <w:p w14:paraId="48F8692A" w14:textId="77777777" w:rsidR="00B64B39" w:rsidRPr="00B64B39" w:rsidRDefault="00B64B39" w:rsidP="00B64B39">
            <w:pPr>
              <w:rPr>
                <w:ins w:id="283" w:author="Em Lim" w:date="2023-03-08T14:41:00Z"/>
                <w:rFonts w:ascii="Lucida Grande" w:eastAsia="Times New Roman" w:hAnsi="Lucida Grande" w:cs="Lucida Grande"/>
                <w:sz w:val="22"/>
                <w:szCs w:val="22"/>
                <w:lang w:val="en-CA"/>
              </w:rPr>
            </w:pPr>
            <w:proofErr w:type="spellStart"/>
            <w:ins w:id="284" w:author="Em Lim" w:date="2023-03-08T14:41:00Z">
              <w:r w:rsidRPr="00B64B39">
                <w:rPr>
                  <w:rFonts w:ascii="Lucida Grande" w:eastAsia="Times New Roman" w:hAnsi="Lucida Grande" w:cs="Lucida Grande"/>
                  <w:sz w:val="22"/>
                  <w:szCs w:val="22"/>
                  <w:lang w:val="en-CA"/>
                </w:rPr>
                <w:t>Endocladia</w:t>
              </w:r>
              <w:proofErr w:type="spellEnd"/>
            </w:ins>
          </w:p>
        </w:tc>
        <w:tc>
          <w:tcPr>
            <w:tcW w:w="2028" w:type="dxa"/>
            <w:shd w:val="clear" w:color="auto" w:fill="auto"/>
            <w:noWrap/>
            <w:vAlign w:val="bottom"/>
            <w:hideMark/>
            <w:tcPrChange w:id="285" w:author="Em Lim" w:date="2023-03-08T14:43:00Z">
              <w:tcPr>
                <w:tcW w:w="2028" w:type="dxa"/>
                <w:tcBorders>
                  <w:top w:val="nil"/>
                  <w:left w:val="nil"/>
                  <w:bottom w:val="nil"/>
                  <w:right w:val="nil"/>
                </w:tcBorders>
                <w:shd w:val="clear" w:color="auto" w:fill="auto"/>
                <w:noWrap/>
                <w:vAlign w:val="bottom"/>
                <w:hideMark/>
              </w:tcPr>
            </w:tcPrChange>
          </w:tcPr>
          <w:p w14:paraId="7CE73C28" w14:textId="77777777" w:rsidR="00B64B39" w:rsidRPr="00B64B39" w:rsidRDefault="00B64B39" w:rsidP="00B64B39">
            <w:pPr>
              <w:rPr>
                <w:ins w:id="286" w:author="Em Lim" w:date="2023-03-08T14:41:00Z"/>
                <w:rFonts w:ascii="Lucida Grande" w:eastAsia="Times New Roman" w:hAnsi="Lucida Grande" w:cs="Lucida Grande"/>
                <w:sz w:val="22"/>
                <w:szCs w:val="22"/>
                <w:lang w:val="en-CA"/>
              </w:rPr>
            </w:pPr>
            <w:proofErr w:type="spellStart"/>
            <w:ins w:id="287" w:author="Em Lim" w:date="2023-03-08T14:41:00Z">
              <w:r w:rsidRPr="00B64B39">
                <w:rPr>
                  <w:rFonts w:ascii="Lucida Grande" w:eastAsia="Times New Roman" w:hAnsi="Lucida Grande" w:cs="Lucida Grande"/>
                  <w:sz w:val="22"/>
                  <w:szCs w:val="22"/>
                  <w:lang w:val="en-CA"/>
                </w:rPr>
                <w:t>muricata</w:t>
              </w:r>
              <w:proofErr w:type="spellEnd"/>
            </w:ins>
          </w:p>
        </w:tc>
        <w:tc>
          <w:tcPr>
            <w:tcW w:w="1300" w:type="dxa"/>
            <w:shd w:val="clear" w:color="auto" w:fill="auto"/>
            <w:noWrap/>
            <w:vAlign w:val="bottom"/>
            <w:hideMark/>
            <w:tcPrChange w:id="288" w:author="Em Lim" w:date="2023-03-08T14:43:00Z">
              <w:tcPr>
                <w:tcW w:w="1300" w:type="dxa"/>
                <w:tcBorders>
                  <w:top w:val="nil"/>
                  <w:left w:val="nil"/>
                  <w:bottom w:val="nil"/>
                  <w:right w:val="nil"/>
                </w:tcBorders>
                <w:shd w:val="clear" w:color="auto" w:fill="auto"/>
                <w:noWrap/>
                <w:vAlign w:val="bottom"/>
                <w:hideMark/>
              </w:tcPr>
            </w:tcPrChange>
          </w:tcPr>
          <w:p w14:paraId="4DFBCACF" w14:textId="77777777" w:rsidR="00B64B39" w:rsidRPr="00B64B39" w:rsidRDefault="00B64B39" w:rsidP="00B64B39">
            <w:pPr>
              <w:jc w:val="right"/>
              <w:rPr>
                <w:ins w:id="289" w:author="Em Lim" w:date="2023-03-08T14:41:00Z"/>
                <w:rFonts w:ascii="Lucida Grande" w:eastAsia="Times New Roman" w:hAnsi="Lucida Grande" w:cs="Lucida Grande"/>
                <w:sz w:val="22"/>
                <w:szCs w:val="22"/>
                <w:lang w:val="en-CA"/>
              </w:rPr>
            </w:pPr>
            <w:ins w:id="290" w:author="Em Lim" w:date="2023-03-08T14:41:00Z">
              <w:r w:rsidRPr="00B64B39">
                <w:rPr>
                  <w:rFonts w:ascii="Lucida Grande" w:eastAsia="Times New Roman" w:hAnsi="Lucida Grande" w:cs="Lucida Grande"/>
                  <w:sz w:val="22"/>
                  <w:szCs w:val="22"/>
                  <w:lang w:val="en-CA"/>
                </w:rPr>
                <w:t>1</w:t>
              </w:r>
            </w:ins>
          </w:p>
        </w:tc>
      </w:tr>
      <w:tr w:rsidR="00B64B39" w:rsidRPr="00B64B39" w14:paraId="383A5F9F" w14:textId="77777777" w:rsidTr="00B64B39">
        <w:trPr>
          <w:trHeight w:val="320"/>
          <w:ins w:id="291" w:author="Em Lim" w:date="2023-03-08T14:41:00Z"/>
          <w:trPrChange w:id="292" w:author="Em Lim" w:date="2023-03-08T14:43:00Z">
            <w:trPr>
              <w:trHeight w:val="320"/>
            </w:trPr>
          </w:trPrChange>
        </w:trPr>
        <w:tc>
          <w:tcPr>
            <w:tcW w:w="1564" w:type="dxa"/>
            <w:shd w:val="clear" w:color="auto" w:fill="auto"/>
            <w:noWrap/>
            <w:vAlign w:val="bottom"/>
            <w:hideMark/>
            <w:tcPrChange w:id="293" w:author="Em Lim" w:date="2023-03-08T14:43:00Z">
              <w:tcPr>
                <w:tcW w:w="1564" w:type="dxa"/>
                <w:tcBorders>
                  <w:top w:val="nil"/>
                  <w:left w:val="nil"/>
                  <w:bottom w:val="nil"/>
                  <w:right w:val="nil"/>
                </w:tcBorders>
                <w:shd w:val="clear" w:color="auto" w:fill="auto"/>
                <w:noWrap/>
                <w:vAlign w:val="bottom"/>
                <w:hideMark/>
              </w:tcPr>
            </w:tcPrChange>
          </w:tcPr>
          <w:p w14:paraId="51BDF060" w14:textId="77777777" w:rsidR="00B64B39" w:rsidRPr="00B64B39" w:rsidRDefault="00B64B39" w:rsidP="00B64B39">
            <w:pPr>
              <w:rPr>
                <w:ins w:id="294" w:author="Em Lim" w:date="2023-03-08T14:41:00Z"/>
                <w:rFonts w:ascii="Lucida Grande" w:eastAsia="Times New Roman" w:hAnsi="Lucida Grande" w:cs="Lucida Grande"/>
                <w:sz w:val="22"/>
                <w:szCs w:val="22"/>
                <w:lang w:val="en-CA"/>
              </w:rPr>
            </w:pPr>
            <w:ins w:id="295"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296" w:author="Em Lim" w:date="2023-03-08T14:43:00Z">
              <w:tcPr>
                <w:tcW w:w="2073" w:type="dxa"/>
                <w:tcBorders>
                  <w:top w:val="nil"/>
                  <w:left w:val="nil"/>
                  <w:bottom w:val="nil"/>
                  <w:right w:val="nil"/>
                </w:tcBorders>
                <w:shd w:val="clear" w:color="auto" w:fill="auto"/>
                <w:noWrap/>
                <w:vAlign w:val="bottom"/>
                <w:hideMark/>
              </w:tcPr>
            </w:tcPrChange>
          </w:tcPr>
          <w:p w14:paraId="7EBB6179" w14:textId="77777777" w:rsidR="00B64B39" w:rsidRPr="00B64B39" w:rsidRDefault="00B64B39" w:rsidP="00B64B39">
            <w:pPr>
              <w:rPr>
                <w:ins w:id="297" w:author="Em Lim" w:date="2023-03-08T14:41:00Z"/>
                <w:rFonts w:ascii="Lucida Grande" w:eastAsia="Times New Roman" w:hAnsi="Lucida Grande" w:cs="Lucida Grande"/>
                <w:sz w:val="22"/>
                <w:szCs w:val="22"/>
                <w:lang w:val="en-CA"/>
              </w:rPr>
            </w:pPr>
            <w:proofErr w:type="spellStart"/>
            <w:ins w:id="298" w:author="Em Lim" w:date="2023-03-08T14:41:00Z">
              <w:r w:rsidRPr="00B64B39">
                <w:rPr>
                  <w:rFonts w:ascii="Lucida Grande" w:eastAsia="Times New Roman" w:hAnsi="Lucida Grande" w:cs="Lucida Grande"/>
                  <w:sz w:val="22"/>
                  <w:szCs w:val="22"/>
                  <w:lang w:val="en-CA"/>
                </w:rPr>
                <w:t>Fucaceae</w:t>
              </w:r>
              <w:proofErr w:type="spellEnd"/>
            </w:ins>
          </w:p>
        </w:tc>
        <w:tc>
          <w:tcPr>
            <w:tcW w:w="1551" w:type="dxa"/>
            <w:shd w:val="clear" w:color="auto" w:fill="auto"/>
            <w:noWrap/>
            <w:vAlign w:val="bottom"/>
            <w:hideMark/>
            <w:tcPrChange w:id="299" w:author="Em Lim" w:date="2023-03-08T14:43:00Z">
              <w:tcPr>
                <w:tcW w:w="1551" w:type="dxa"/>
                <w:tcBorders>
                  <w:top w:val="nil"/>
                  <w:left w:val="nil"/>
                  <w:bottom w:val="nil"/>
                  <w:right w:val="nil"/>
                </w:tcBorders>
                <w:shd w:val="clear" w:color="auto" w:fill="auto"/>
                <w:noWrap/>
                <w:vAlign w:val="bottom"/>
                <w:hideMark/>
              </w:tcPr>
            </w:tcPrChange>
          </w:tcPr>
          <w:p w14:paraId="75974D8C" w14:textId="77777777" w:rsidR="00B64B39" w:rsidRPr="00B64B39" w:rsidRDefault="00B64B39" w:rsidP="00B64B39">
            <w:pPr>
              <w:rPr>
                <w:ins w:id="300" w:author="Em Lim" w:date="2023-03-08T14:41:00Z"/>
                <w:rFonts w:ascii="Lucida Grande" w:eastAsia="Times New Roman" w:hAnsi="Lucida Grande" w:cs="Lucida Grande"/>
                <w:sz w:val="22"/>
                <w:szCs w:val="22"/>
                <w:lang w:val="en-CA"/>
              </w:rPr>
            </w:pPr>
            <w:proofErr w:type="spellStart"/>
            <w:ins w:id="301" w:author="Em Lim" w:date="2023-03-08T14:41:00Z">
              <w:r w:rsidRPr="00B64B39">
                <w:rPr>
                  <w:rFonts w:ascii="Lucida Grande" w:eastAsia="Times New Roman" w:hAnsi="Lucida Grande" w:cs="Lucida Grande"/>
                  <w:sz w:val="22"/>
                  <w:szCs w:val="22"/>
                  <w:lang w:val="en-CA"/>
                </w:rPr>
                <w:t>Pelvetiopsis</w:t>
              </w:r>
              <w:proofErr w:type="spellEnd"/>
            </w:ins>
          </w:p>
        </w:tc>
        <w:tc>
          <w:tcPr>
            <w:tcW w:w="2028" w:type="dxa"/>
            <w:shd w:val="clear" w:color="auto" w:fill="auto"/>
            <w:noWrap/>
            <w:vAlign w:val="bottom"/>
            <w:hideMark/>
            <w:tcPrChange w:id="302" w:author="Em Lim" w:date="2023-03-08T14:43:00Z">
              <w:tcPr>
                <w:tcW w:w="2028" w:type="dxa"/>
                <w:tcBorders>
                  <w:top w:val="nil"/>
                  <w:left w:val="nil"/>
                  <w:bottom w:val="nil"/>
                  <w:right w:val="nil"/>
                </w:tcBorders>
                <w:shd w:val="clear" w:color="auto" w:fill="auto"/>
                <w:noWrap/>
                <w:vAlign w:val="bottom"/>
                <w:hideMark/>
              </w:tcPr>
            </w:tcPrChange>
          </w:tcPr>
          <w:p w14:paraId="4886F7F5" w14:textId="77777777" w:rsidR="00B64B39" w:rsidRPr="00B64B39" w:rsidRDefault="00B64B39" w:rsidP="00B64B39">
            <w:pPr>
              <w:rPr>
                <w:ins w:id="303" w:author="Em Lim" w:date="2023-03-08T14:41:00Z"/>
                <w:rFonts w:ascii="Lucida Grande" w:eastAsia="Times New Roman" w:hAnsi="Lucida Grande" w:cs="Lucida Grande"/>
                <w:sz w:val="22"/>
                <w:szCs w:val="22"/>
                <w:lang w:val="en-CA"/>
              </w:rPr>
            </w:pPr>
            <w:proofErr w:type="spellStart"/>
            <w:ins w:id="304" w:author="Em Lim" w:date="2023-03-08T14:41:00Z">
              <w:r w:rsidRPr="00B64B39">
                <w:rPr>
                  <w:rFonts w:ascii="Lucida Grande" w:eastAsia="Times New Roman" w:hAnsi="Lucida Grande" w:cs="Lucida Grande"/>
                  <w:sz w:val="22"/>
                  <w:szCs w:val="22"/>
                  <w:lang w:val="en-CA"/>
                </w:rPr>
                <w:t>limitata</w:t>
              </w:r>
              <w:proofErr w:type="spellEnd"/>
            </w:ins>
          </w:p>
        </w:tc>
        <w:tc>
          <w:tcPr>
            <w:tcW w:w="1300" w:type="dxa"/>
            <w:shd w:val="clear" w:color="auto" w:fill="auto"/>
            <w:noWrap/>
            <w:vAlign w:val="bottom"/>
            <w:hideMark/>
            <w:tcPrChange w:id="305" w:author="Em Lim" w:date="2023-03-08T14:43:00Z">
              <w:tcPr>
                <w:tcW w:w="1300" w:type="dxa"/>
                <w:tcBorders>
                  <w:top w:val="nil"/>
                  <w:left w:val="nil"/>
                  <w:bottom w:val="nil"/>
                  <w:right w:val="nil"/>
                </w:tcBorders>
                <w:shd w:val="clear" w:color="auto" w:fill="auto"/>
                <w:noWrap/>
                <w:vAlign w:val="bottom"/>
                <w:hideMark/>
              </w:tcPr>
            </w:tcPrChange>
          </w:tcPr>
          <w:p w14:paraId="7CE354D5" w14:textId="77777777" w:rsidR="00B64B39" w:rsidRPr="00B64B39" w:rsidRDefault="00B64B39" w:rsidP="00B64B39">
            <w:pPr>
              <w:jc w:val="right"/>
              <w:rPr>
                <w:ins w:id="306" w:author="Em Lim" w:date="2023-03-08T14:41:00Z"/>
                <w:rFonts w:ascii="Lucida Grande" w:eastAsia="Times New Roman" w:hAnsi="Lucida Grande" w:cs="Lucida Grande"/>
                <w:sz w:val="22"/>
                <w:szCs w:val="22"/>
                <w:lang w:val="en-CA"/>
              </w:rPr>
            </w:pPr>
            <w:ins w:id="307" w:author="Em Lim" w:date="2023-03-08T14:41:00Z">
              <w:r w:rsidRPr="00B64B39">
                <w:rPr>
                  <w:rFonts w:ascii="Lucida Grande" w:eastAsia="Times New Roman" w:hAnsi="Lucida Grande" w:cs="Lucida Grande"/>
                  <w:sz w:val="22"/>
                  <w:szCs w:val="22"/>
                  <w:lang w:val="en-CA"/>
                </w:rPr>
                <w:t>1</w:t>
              </w:r>
            </w:ins>
          </w:p>
        </w:tc>
      </w:tr>
      <w:tr w:rsidR="00B64B39" w:rsidRPr="00B64B39" w14:paraId="0122A2B7" w14:textId="77777777" w:rsidTr="00B64B39">
        <w:trPr>
          <w:trHeight w:val="320"/>
          <w:ins w:id="308" w:author="Em Lim" w:date="2023-03-08T14:41:00Z"/>
          <w:trPrChange w:id="309" w:author="Em Lim" w:date="2023-03-08T14:43:00Z">
            <w:trPr>
              <w:trHeight w:val="320"/>
            </w:trPr>
          </w:trPrChange>
        </w:trPr>
        <w:tc>
          <w:tcPr>
            <w:tcW w:w="1564" w:type="dxa"/>
            <w:shd w:val="clear" w:color="auto" w:fill="auto"/>
            <w:noWrap/>
            <w:vAlign w:val="bottom"/>
            <w:hideMark/>
            <w:tcPrChange w:id="310" w:author="Em Lim" w:date="2023-03-08T14:43:00Z">
              <w:tcPr>
                <w:tcW w:w="1564" w:type="dxa"/>
                <w:tcBorders>
                  <w:top w:val="nil"/>
                  <w:left w:val="nil"/>
                  <w:bottom w:val="nil"/>
                  <w:right w:val="nil"/>
                </w:tcBorders>
                <w:shd w:val="clear" w:color="auto" w:fill="auto"/>
                <w:noWrap/>
                <w:vAlign w:val="bottom"/>
                <w:hideMark/>
              </w:tcPr>
            </w:tcPrChange>
          </w:tcPr>
          <w:p w14:paraId="32733480" w14:textId="77777777" w:rsidR="00B64B39" w:rsidRPr="00B64B39" w:rsidRDefault="00B64B39" w:rsidP="00B64B39">
            <w:pPr>
              <w:rPr>
                <w:ins w:id="311" w:author="Em Lim" w:date="2023-03-08T14:41:00Z"/>
                <w:rFonts w:ascii="Lucida Grande" w:eastAsia="Times New Roman" w:hAnsi="Lucida Grande" w:cs="Lucida Grande"/>
                <w:sz w:val="22"/>
                <w:szCs w:val="22"/>
                <w:lang w:val="en-CA"/>
              </w:rPr>
            </w:pPr>
            <w:ins w:id="312"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313" w:author="Em Lim" w:date="2023-03-08T14:43:00Z">
              <w:tcPr>
                <w:tcW w:w="2073" w:type="dxa"/>
                <w:tcBorders>
                  <w:top w:val="nil"/>
                  <w:left w:val="nil"/>
                  <w:bottom w:val="nil"/>
                  <w:right w:val="nil"/>
                </w:tcBorders>
                <w:shd w:val="clear" w:color="auto" w:fill="auto"/>
                <w:noWrap/>
                <w:vAlign w:val="bottom"/>
                <w:hideMark/>
              </w:tcPr>
            </w:tcPrChange>
          </w:tcPr>
          <w:p w14:paraId="08B1CEE5" w14:textId="77777777" w:rsidR="00B64B39" w:rsidRPr="00B64B39" w:rsidRDefault="00B64B39" w:rsidP="00B64B39">
            <w:pPr>
              <w:rPr>
                <w:ins w:id="314" w:author="Em Lim" w:date="2023-03-08T14:41:00Z"/>
                <w:rFonts w:ascii="Lucida Grande" w:eastAsia="Times New Roman" w:hAnsi="Lucida Grande" w:cs="Lucida Grande"/>
                <w:sz w:val="22"/>
                <w:szCs w:val="22"/>
                <w:lang w:val="en-CA"/>
              </w:rPr>
            </w:pPr>
            <w:proofErr w:type="spellStart"/>
            <w:ins w:id="315" w:author="Em Lim" w:date="2023-03-08T14:41:00Z">
              <w:r w:rsidRPr="00B64B39">
                <w:rPr>
                  <w:rFonts w:ascii="Lucida Grande" w:eastAsia="Times New Roman" w:hAnsi="Lucida Grande" w:cs="Lucida Grande"/>
                  <w:sz w:val="22"/>
                  <w:szCs w:val="22"/>
                  <w:lang w:val="en-CA"/>
                </w:rPr>
                <w:t>Halymeniaceae</w:t>
              </w:r>
              <w:proofErr w:type="spellEnd"/>
            </w:ins>
          </w:p>
        </w:tc>
        <w:tc>
          <w:tcPr>
            <w:tcW w:w="1551" w:type="dxa"/>
            <w:shd w:val="clear" w:color="auto" w:fill="auto"/>
            <w:noWrap/>
            <w:vAlign w:val="bottom"/>
            <w:hideMark/>
            <w:tcPrChange w:id="316" w:author="Em Lim" w:date="2023-03-08T14:43:00Z">
              <w:tcPr>
                <w:tcW w:w="1551" w:type="dxa"/>
                <w:tcBorders>
                  <w:top w:val="nil"/>
                  <w:left w:val="nil"/>
                  <w:bottom w:val="nil"/>
                  <w:right w:val="nil"/>
                </w:tcBorders>
                <w:shd w:val="clear" w:color="auto" w:fill="auto"/>
                <w:noWrap/>
                <w:vAlign w:val="bottom"/>
                <w:hideMark/>
              </w:tcPr>
            </w:tcPrChange>
          </w:tcPr>
          <w:p w14:paraId="285AEA1B" w14:textId="77777777" w:rsidR="00B64B39" w:rsidRPr="00B64B39" w:rsidRDefault="00B64B39" w:rsidP="00B64B39">
            <w:pPr>
              <w:rPr>
                <w:ins w:id="317" w:author="Em Lim" w:date="2023-03-08T14:41:00Z"/>
                <w:rFonts w:ascii="Lucida Grande" w:eastAsia="Times New Roman" w:hAnsi="Lucida Grande" w:cs="Lucida Grande"/>
                <w:sz w:val="22"/>
                <w:szCs w:val="22"/>
                <w:lang w:val="en-CA"/>
              </w:rPr>
            </w:pPr>
            <w:proofErr w:type="spellStart"/>
            <w:ins w:id="318" w:author="Em Lim" w:date="2023-03-08T14:41:00Z">
              <w:r w:rsidRPr="00B64B39">
                <w:rPr>
                  <w:rFonts w:ascii="Lucida Grande" w:eastAsia="Times New Roman" w:hAnsi="Lucida Grande" w:cs="Lucida Grande"/>
                  <w:sz w:val="22"/>
                  <w:szCs w:val="22"/>
                  <w:lang w:val="en-CA"/>
                </w:rPr>
                <w:t>Prionitis</w:t>
              </w:r>
              <w:proofErr w:type="spellEnd"/>
            </w:ins>
          </w:p>
        </w:tc>
        <w:tc>
          <w:tcPr>
            <w:tcW w:w="2028" w:type="dxa"/>
            <w:shd w:val="clear" w:color="auto" w:fill="auto"/>
            <w:noWrap/>
            <w:vAlign w:val="bottom"/>
            <w:hideMark/>
            <w:tcPrChange w:id="319" w:author="Em Lim" w:date="2023-03-08T14:43:00Z">
              <w:tcPr>
                <w:tcW w:w="2028" w:type="dxa"/>
                <w:tcBorders>
                  <w:top w:val="nil"/>
                  <w:left w:val="nil"/>
                  <w:bottom w:val="nil"/>
                  <w:right w:val="nil"/>
                </w:tcBorders>
                <w:shd w:val="clear" w:color="auto" w:fill="auto"/>
                <w:noWrap/>
                <w:vAlign w:val="bottom"/>
                <w:hideMark/>
              </w:tcPr>
            </w:tcPrChange>
          </w:tcPr>
          <w:p w14:paraId="42D3C927" w14:textId="77777777" w:rsidR="00B64B39" w:rsidRPr="00B64B39" w:rsidRDefault="00B64B39" w:rsidP="00B64B39">
            <w:pPr>
              <w:rPr>
                <w:ins w:id="320" w:author="Em Lim" w:date="2023-03-08T14:41:00Z"/>
                <w:rFonts w:ascii="Lucida Grande" w:eastAsia="Times New Roman" w:hAnsi="Lucida Grande" w:cs="Lucida Grande"/>
                <w:sz w:val="22"/>
                <w:szCs w:val="22"/>
                <w:lang w:val="en-CA"/>
              </w:rPr>
            </w:pPr>
            <w:proofErr w:type="spellStart"/>
            <w:ins w:id="321" w:author="Em Lim" w:date="2023-03-08T14:41:00Z">
              <w:r w:rsidRPr="00B64B39">
                <w:rPr>
                  <w:rFonts w:ascii="Lucida Grande" w:eastAsia="Times New Roman" w:hAnsi="Lucida Grande" w:cs="Lucida Grande"/>
                  <w:sz w:val="22"/>
                  <w:szCs w:val="22"/>
                  <w:lang w:val="en-CA"/>
                </w:rPr>
                <w:t>lanceolata</w:t>
              </w:r>
              <w:proofErr w:type="spellEnd"/>
            </w:ins>
          </w:p>
        </w:tc>
        <w:tc>
          <w:tcPr>
            <w:tcW w:w="1300" w:type="dxa"/>
            <w:shd w:val="clear" w:color="auto" w:fill="auto"/>
            <w:noWrap/>
            <w:vAlign w:val="bottom"/>
            <w:hideMark/>
            <w:tcPrChange w:id="322" w:author="Em Lim" w:date="2023-03-08T14:43:00Z">
              <w:tcPr>
                <w:tcW w:w="1300" w:type="dxa"/>
                <w:tcBorders>
                  <w:top w:val="nil"/>
                  <w:left w:val="nil"/>
                  <w:bottom w:val="nil"/>
                  <w:right w:val="nil"/>
                </w:tcBorders>
                <w:shd w:val="clear" w:color="auto" w:fill="auto"/>
                <w:noWrap/>
                <w:vAlign w:val="bottom"/>
                <w:hideMark/>
              </w:tcPr>
            </w:tcPrChange>
          </w:tcPr>
          <w:p w14:paraId="51D8B19D" w14:textId="77777777" w:rsidR="00B64B39" w:rsidRPr="00B64B39" w:rsidRDefault="00B64B39" w:rsidP="00B64B39">
            <w:pPr>
              <w:jc w:val="right"/>
              <w:rPr>
                <w:ins w:id="323" w:author="Em Lim" w:date="2023-03-08T14:41:00Z"/>
                <w:rFonts w:ascii="Lucida Grande" w:eastAsia="Times New Roman" w:hAnsi="Lucida Grande" w:cs="Lucida Grande"/>
                <w:sz w:val="22"/>
                <w:szCs w:val="22"/>
                <w:lang w:val="en-CA"/>
              </w:rPr>
            </w:pPr>
            <w:ins w:id="324" w:author="Em Lim" w:date="2023-03-08T14:41:00Z">
              <w:r w:rsidRPr="00B64B39">
                <w:rPr>
                  <w:rFonts w:ascii="Lucida Grande" w:eastAsia="Times New Roman" w:hAnsi="Lucida Grande" w:cs="Lucida Grande"/>
                  <w:sz w:val="22"/>
                  <w:szCs w:val="22"/>
                  <w:lang w:val="en-CA"/>
                </w:rPr>
                <w:t>1</w:t>
              </w:r>
            </w:ins>
          </w:p>
        </w:tc>
      </w:tr>
      <w:tr w:rsidR="00B64B39" w:rsidRPr="00B64B39" w14:paraId="192D782E" w14:textId="77777777" w:rsidTr="00B64B39">
        <w:trPr>
          <w:trHeight w:val="320"/>
          <w:ins w:id="325" w:author="Em Lim" w:date="2023-03-08T14:41:00Z"/>
          <w:trPrChange w:id="326" w:author="Em Lim" w:date="2023-03-08T14:43:00Z">
            <w:trPr>
              <w:trHeight w:val="320"/>
            </w:trPr>
          </w:trPrChange>
        </w:trPr>
        <w:tc>
          <w:tcPr>
            <w:tcW w:w="1564" w:type="dxa"/>
            <w:shd w:val="clear" w:color="auto" w:fill="auto"/>
            <w:noWrap/>
            <w:vAlign w:val="bottom"/>
            <w:hideMark/>
            <w:tcPrChange w:id="327" w:author="Em Lim" w:date="2023-03-08T14:43:00Z">
              <w:tcPr>
                <w:tcW w:w="1564" w:type="dxa"/>
                <w:tcBorders>
                  <w:top w:val="nil"/>
                  <w:left w:val="nil"/>
                  <w:bottom w:val="nil"/>
                  <w:right w:val="nil"/>
                </w:tcBorders>
                <w:shd w:val="clear" w:color="auto" w:fill="auto"/>
                <w:noWrap/>
                <w:vAlign w:val="bottom"/>
                <w:hideMark/>
              </w:tcPr>
            </w:tcPrChange>
          </w:tcPr>
          <w:p w14:paraId="28C8EF51" w14:textId="77777777" w:rsidR="00B64B39" w:rsidRPr="00B64B39" w:rsidRDefault="00B64B39" w:rsidP="00B64B39">
            <w:pPr>
              <w:rPr>
                <w:ins w:id="328" w:author="Em Lim" w:date="2023-03-08T14:41:00Z"/>
                <w:rFonts w:ascii="Lucida Grande" w:eastAsia="Times New Roman" w:hAnsi="Lucida Grande" w:cs="Lucida Grande"/>
                <w:sz w:val="22"/>
                <w:szCs w:val="22"/>
                <w:lang w:val="en-CA"/>
              </w:rPr>
            </w:pPr>
            <w:ins w:id="329"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330" w:author="Em Lim" w:date="2023-03-08T14:43:00Z">
              <w:tcPr>
                <w:tcW w:w="2073" w:type="dxa"/>
                <w:tcBorders>
                  <w:top w:val="nil"/>
                  <w:left w:val="nil"/>
                  <w:bottom w:val="nil"/>
                  <w:right w:val="nil"/>
                </w:tcBorders>
                <w:shd w:val="clear" w:color="auto" w:fill="auto"/>
                <w:noWrap/>
                <w:vAlign w:val="bottom"/>
                <w:hideMark/>
              </w:tcPr>
            </w:tcPrChange>
          </w:tcPr>
          <w:p w14:paraId="3F91D00B" w14:textId="77777777" w:rsidR="00B64B39" w:rsidRPr="00B64B39" w:rsidRDefault="00B64B39" w:rsidP="00B64B39">
            <w:pPr>
              <w:rPr>
                <w:ins w:id="331" w:author="Em Lim" w:date="2023-03-08T14:41:00Z"/>
                <w:rFonts w:ascii="Lucida Grande" w:eastAsia="Times New Roman" w:hAnsi="Lucida Grande" w:cs="Lucida Grande"/>
                <w:sz w:val="22"/>
                <w:szCs w:val="22"/>
                <w:lang w:val="en-CA"/>
              </w:rPr>
            </w:pPr>
            <w:proofErr w:type="spellStart"/>
            <w:ins w:id="332" w:author="Em Lim" w:date="2023-03-08T14:41:00Z">
              <w:r w:rsidRPr="00B64B39">
                <w:rPr>
                  <w:rFonts w:ascii="Lucida Grande" w:eastAsia="Times New Roman" w:hAnsi="Lucida Grande" w:cs="Lucida Grande"/>
                  <w:sz w:val="22"/>
                  <w:szCs w:val="22"/>
                  <w:lang w:val="en-CA"/>
                </w:rPr>
                <w:t>Laminariaceae</w:t>
              </w:r>
              <w:proofErr w:type="spellEnd"/>
            </w:ins>
          </w:p>
        </w:tc>
        <w:tc>
          <w:tcPr>
            <w:tcW w:w="1551" w:type="dxa"/>
            <w:shd w:val="clear" w:color="auto" w:fill="auto"/>
            <w:noWrap/>
            <w:vAlign w:val="bottom"/>
            <w:hideMark/>
            <w:tcPrChange w:id="333" w:author="Em Lim" w:date="2023-03-08T14:43:00Z">
              <w:tcPr>
                <w:tcW w:w="1551" w:type="dxa"/>
                <w:tcBorders>
                  <w:top w:val="nil"/>
                  <w:left w:val="nil"/>
                  <w:bottom w:val="nil"/>
                  <w:right w:val="nil"/>
                </w:tcBorders>
                <w:shd w:val="clear" w:color="auto" w:fill="auto"/>
                <w:noWrap/>
                <w:vAlign w:val="bottom"/>
                <w:hideMark/>
              </w:tcPr>
            </w:tcPrChange>
          </w:tcPr>
          <w:p w14:paraId="57E6FE43" w14:textId="77777777" w:rsidR="00B64B39" w:rsidRPr="00B64B39" w:rsidRDefault="00B64B39" w:rsidP="00B64B39">
            <w:pPr>
              <w:rPr>
                <w:ins w:id="334" w:author="Em Lim" w:date="2023-03-08T14:41:00Z"/>
                <w:rFonts w:ascii="Lucida Grande" w:eastAsia="Times New Roman" w:hAnsi="Lucida Grande" w:cs="Lucida Grande"/>
                <w:sz w:val="22"/>
                <w:szCs w:val="22"/>
                <w:lang w:val="en-CA"/>
              </w:rPr>
            </w:pPr>
            <w:proofErr w:type="spellStart"/>
            <w:ins w:id="335" w:author="Em Lim" w:date="2023-03-08T14:41:00Z">
              <w:r w:rsidRPr="00B64B39">
                <w:rPr>
                  <w:rFonts w:ascii="Lucida Grande" w:eastAsia="Times New Roman" w:hAnsi="Lucida Grande" w:cs="Lucida Grande"/>
                  <w:sz w:val="22"/>
                  <w:szCs w:val="22"/>
                  <w:lang w:val="en-CA"/>
                </w:rPr>
                <w:t>Macrocystis</w:t>
              </w:r>
              <w:proofErr w:type="spellEnd"/>
            </w:ins>
          </w:p>
        </w:tc>
        <w:tc>
          <w:tcPr>
            <w:tcW w:w="2028" w:type="dxa"/>
            <w:shd w:val="clear" w:color="auto" w:fill="auto"/>
            <w:noWrap/>
            <w:vAlign w:val="bottom"/>
            <w:hideMark/>
            <w:tcPrChange w:id="336" w:author="Em Lim" w:date="2023-03-08T14:43:00Z">
              <w:tcPr>
                <w:tcW w:w="2028" w:type="dxa"/>
                <w:tcBorders>
                  <w:top w:val="nil"/>
                  <w:left w:val="nil"/>
                  <w:bottom w:val="nil"/>
                  <w:right w:val="nil"/>
                </w:tcBorders>
                <w:shd w:val="clear" w:color="auto" w:fill="auto"/>
                <w:noWrap/>
                <w:vAlign w:val="bottom"/>
                <w:hideMark/>
              </w:tcPr>
            </w:tcPrChange>
          </w:tcPr>
          <w:p w14:paraId="53B544C7" w14:textId="77777777" w:rsidR="00B64B39" w:rsidRPr="00B64B39" w:rsidRDefault="00B64B39" w:rsidP="00B64B39">
            <w:pPr>
              <w:rPr>
                <w:ins w:id="337" w:author="Em Lim" w:date="2023-03-08T14:41:00Z"/>
                <w:rFonts w:ascii="Lucida Grande" w:eastAsia="Times New Roman" w:hAnsi="Lucida Grande" w:cs="Lucida Grande"/>
                <w:sz w:val="22"/>
                <w:szCs w:val="22"/>
                <w:lang w:val="en-CA"/>
              </w:rPr>
            </w:pPr>
            <w:proofErr w:type="spellStart"/>
            <w:ins w:id="338" w:author="Em Lim" w:date="2023-03-08T14:41:00Z">
              <w:r w:rsidRPr="00B64B39">
                <w:rPr>
                  <w:rFonts w:ascii="Lucida Grande" w:eastAsia="Times New Roman" w:hAnsi="Lucida Grande" w:cs="Lucida Grande"/>
                  <w:sz w:val="22"/>
                  <w:szCs w:val="22"/>
                  <w:lang w:val="en-CA"/>
                </w:rPr>
                <w:t>pyrifera</w:t>
              </w:r>
              <w:proofErr w:type="spellEnd"/>
            </w:ins>
          </w:p>
        </w:tc>
        <w:tc>
          <w:tcPr>
            <w:tcW w:w="1300" w:type="dxa"/>
            <w:shd w:val="clear" w:color="auto" w:fill="auto"/>
            <w:noWrap/>
            <w:vAlign w:val="bottom"/>
            <w:hideMark/>
            <w:tcPrChange w:id="339" w:author="Em Lim" w:date="2023-03-08T14:43:00Z">
              <w:tcPr>
                <w:tcW w:w="1300" w:type="dxa"/>
                <w:tcBorders>
                  <w:top w:val="nil"/>
                  <w:left w:val="nil"/>
                  <w:bottom w:val="nil"/>
                  <w:right w:val="nil"/>
                </w:tcBorders>
                <w:shd w:val="clear" w:color="auto" w:fill="auto"/>
                <w:noWrap/>
                <w:vAlign w:val="bottom"/>
                <w:hideMark/>
              </w:tcPr>
            </w:tcPrChange>
          </w:tcPr>
          <w:p w14:paraId="6C1C6A78" w14:textId="77777777" w:rsidR="00B64B39" w:rsidRPr="00B64B39" w:rsidRDefault="00B64B39" w:rsidP="00B64B39">
            <w:pPr>
              <w:jc w:val="right"/>
              <w:rPr>
                <w:ins w:id="340" w:author="Em Lim" w:date="2023-03-08T14:41:00Z"/>
                <w:rFonts w:ascii="Lucida Grande" w:eastAsia="Times New Roman" w:hAnsi="Lucida Grande" w:cs="Lucida Grande"/>
                <w:sz w:val="22"/>
                <w:szCs w:val="22"/>
                <w:lang w:val="en-CA"/>
              </w:rPr>
            </w:pPr>
            <w:ins w:id="341" w:author="Em Lim" w:date="2023-03-08T14:41:00Z">
              <w:r w:rsidRPr="00B64B39">
                <w:rPr>
                  <w:rFonts w:ascii="Lucida Grande" w:eastAsia="Times New Roman" w:hAnsi="Lucida Grande" w:cs="Lucida Grande"/>
                  <w:sz w:val="22"/>
                  <w:szCs w:val="22"/>
                  <w:lang w:val="en-CA"/>
                </w:rPr>
                <w:t>1</w:t>
              </w:r>
            </w:ins>
          </w:p>
        </w:tc>
      </w:tr>
      <w:tr w:rsidR="00B64B39" w:rsidRPr="00B64B39" w14:paraId="28313098" w14:textId="77777777" w:rsidTr="00B64B39">
        <w:trPr>
          <w:trHeight w:val="320"/>
          <w:ins w:id="342" w:author="Em Lim" w:date="2023-03-08T14:41:00Z"/>
          <w:trPrChange w:id="343" w:author="Em Lim" w:date="2023-03-08T14:43:00Z">
            <w:trPr>
              <w:trHeight w:val="320"/>
            </w:trPr>
          </w:trPrChange>
        </w:trPr>
        <w:tc>
          <w:tcPr>
            <w:tcW w:w="1564" w:type="dxa"/>
            <w:shd w:val="clear" w:color="auto" w:fill="auto"/>
            <w:noWrap/>
            <w:vAlign w:val="bottom"/>
            <w:hideMark/>
            <w:tcPrChange w:id="344" w:author="Em Lim" w:date="2023-03-08T14:43:00Z">
              <w:tcPr>
                <w:tcW w:w="1564" w:type="dxa"/>
                <w:tcBorders>
                  <w:top w:val="nil"/>
                  <w:left w:val="nil"/>
                  <w:bottom w:val="nil"/>
                  <w:right w:val="nil"/>
                </w:tcBorders>
                <w:shd w:val="clear" w:color="auto" w:fill="auto"/>
                <w:noWrap/>
                <w:vAlign w:val="bottom"/>
                <w:hideMark/>
              </w:tcPr>
            </w:tcPrChange>
          </w:tcPr>
          <w:p w14:paraId="0068367C" w14:textId="77777777" w:rsidR="00B64B39" w:rsidRPr="00B64B39" w:rsidRDefault="00B64B39" w:rsidP="00B64B39">
            <w:pPr>
              <w:rPr>
                <w:ins w:id="345" w:author="Em Lim" w:date="2023-03-08T14:41:00Z"/>
                <w:rFonts w:ascii="Lucida Grande" w:eastAsia="Times New Roman" w:hAnsi="Lucida Grande" w:cs="Lucida Grande"/>
                <w:sz w:val="22"/>
                <w:szCs w:val="22"/>
                <w:lang w:val="en-CA"/>
              </w:rPr>
            </w:pPr>
            <w:ins w:id="346"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347" w:author="Em Lim" w:date="2023-03-08T14:43:00Z">
              <w:tcPr>
                <w:tcW w:w="2073" w:type="dxa"/>
                <w:tcBorders>
                  <w:top w:val="nil"/>
                  <w:left w:val="nil"/>
                  <w:bottom w:val="nil"/>
                  <w:right w:val="nil"/>
                </w:tcBorders>
                <w:shd w:val="clear" w:color="auto" w:fill="auto"/>
                <w:noWrap/>
                <w:vAlign w:val="bottom"/>
                <w:hideMark/>
              </w:tcPr>
            </w:tcPrChange>
          </w:tcPr>
          <w:p w14:paraId="38FEE83F" w14:textId="77777777" w:rsidR="00B64B39" w:rsidRPr="00B64B39" w:rsidRDefault="00B64B39" w:rsidP="00B64B39">
            <w:pPr>
              <w:rPr>
                <w:ins w:id="348" w:author="Em Lim" w:date="2023-03-08T14:41:00Z"/>
                <w:rFonts w:ascii="Lucida Grande" w:eastAsia="Times New Roman" w:hAnsi="Lucida Grande" w:cs="Lucida Grande"/>
                <w:sz w:val="22"/>
                <w:szCs w:val="22"/>
                <w:lang w:val="en-CA"/>
              </w:rPr>
            </w:pPr>
            <w:proofErr w:type="spellStart"/>
            <w:ins w:id="349" w:author="Em Lim" w:date="2023-03-08T14:41:00Z">
              <w:r w:rsidRPr="00B64B39">
                <w:rPr>
                  <w:rFonts w:ascii="Lucida Grande" w:eastAsia="Times New Roman" w:hAnsi="Lucida Grande" w:cs="Lucida Grande"/>
                  <w:sz w:val="22"/>
                  <w:szCs w:val="22"/>
                  <w:lang w:val="en-CA"/>
                </w:rPr>
                <w:t>Phyllophoraceae</w:t>
              </w:r>
              <w:proofErr w:type="spellEnd"/>
            </w:ins>
          </w:p>
        </w:tc>
        <w:tc>
          <w:tcPr>
            <w:tcW w:w="1551" w:type="dxa"/>
            <w:shd w:val="clear" w:color="auto" w:fill="auto"/>
            <w:noWrap/>
            <w:vAlign w:val="bottom"/>
            <w:hideMark/>
            <w:tcPrChange w:id="350" w:author="Em Lim" w:date="2023-03-08T14:43:00Z">
              <w:tcPr>
                <w:tcW w:w="1551" w:type="dxa"/>
                <w:tcBorders>
                  <w:top w:val="nil"/>
                  <w:left w:val="nil"/>
                  <w:bottom w:val="nil"/>
                  <w:right w:val="nil"/>
                </w:tcBorders>
                <w:shd w:val="clear" w:color="auto" w:fill="auto"/>
                <w:noWrap/>
                <w:vAlign w:val="bottom"/>
                <w:hideMark/>
              </w:tcPr>
            </w:tcPrChange>
          </w:tcPr>
          <w:p w14:paraId="26209161" w14:textId="77777777" w:rsidR="00B64B39" w:rsidRPr="00B64B39" w:rsidRDefault="00B64B39" w:rsidP="00B64B39">
            <w:pPr>
              <w:rPr>
                <w:ins w:id="351" w:author="Em Lim" w:date="2023-03-08T14:41:00Z"/>
                <w:rFonts w:ascii="Lucida Grande" w:eastAsia="Times New Roman" w:hAnsi="Lucida Grande" w:cs="Lucida Grande"/>
                <w:sz w:val="22"/>
                <w:szCs w:val="22"/>
                <w:lang w:val="en-CA"/>
              </w:rPr>
            </w:pPr>
            <w:proofErr w:type="spellStart"/>
            <w:ins w:id="352" w:author="Em Lim" w:date="2023-03-08T14:41:00Z">
              <w:r w:rsidRPr="00B64B39">
                <w:rPr>
                  <w:rFonts w:ascii="Lucida Grande" w:eastAsia="Times New Roman" w:hAnsi="Lucida Grande" w:cs="Lucida Grande"/>
                  <w:sz w:val="22"/>
                  <w:szCs w:val="22"/>
                  <w:lang w:val="en-CA"/>
                </w:rPr>
                <w:t>Mastocarpus</w:t>
              </w:r>
              <w:proofErr w:type="spellEnd"/>
            </w:ins>
          </w:p>
        </w:tc>
        <w:tc>
          <w:tcPr>
            <w:tcW w:w="2028" w:type="dxa"/>
            <w:shd w:val="clear" w:color="auto" w:fill="auto"/>
            <w:noWrap/>
            <w:vAlign w:val="bottom"/>
            <w:hideMark/>
            <w:tcPrChange w:id="353" w:author="Em Lim" w:date="2023-03-08T14:43:00Z">
              <w:tcPr>
                <w:tcW w:w="2028" w:type="dxa"/>
                <w:tcBorders>
                  <w:top w:val="nil"/>
                  <w:left w:val="nil"/>
                  <w:bottom w:val="nil"/>
                  <w:right w:val="nil"/>
                </w:tcBorders>
                <w:shd w:val="clear" w:color="auto" w:fill="auto"/>
                <w:noWrap/>
                <w:vAlign w:val="bottom"/>
                <w:hideMark/>
              </w:tcPr>
            </w:tcPrChange>
          </w:tcPr>
          <w:p w14:paraId="4A760BF5" w14:textId="77777777" w:rsidR="00B64B39" w:rsidRPr="00B64B39" w:rsidRDefault="00B64B39" w:rsidP="00B64B39">
            <w:pPr>
              <w:rPr>
                <w:ins w:id="354" w:author="Em Lim" w:date="2023-03-08T14:41:00Z"/>
                <w:rFonts w:ascii="Lucida Grande" w:eastAsia="Times New Roman" w:hAnsi="Lucida Grande" w:cs="Lucida Grande"/>
                <w:sz w:val="22"/>
                <w:szCs w:val="22"/>
                <w:lang w:val="en-CA"/>
              </w:rPr>
            </w:pPr>
            <w:proofErr w:type="spellStart"/>
            <w:ins w:id="355" w:author="Em Lim" w:date="2023-03-08T14:41:00Z">
              <w:r w:rsidRPr="00B64B39">
                <w:rPr>
                  <w:rFonts w:ascii="Lucida Grande" w:eastAsia="Times New Roman" w:hAnsi="Lucida Grande" w:cs="Lucida Grande"/>
                  <w:sz w:val="22"/>
                  <w:szCs w:val="22"/>
                  <w:lang w:val="en-CA"/>
                </w:rPr>
                <w:t>papillatus</w:t>
              </w:r>
              <w:proofErr w:type="spellEnd"/>
            </w:ins>
          </w:p>
        </w:tc>
        <w:tc>
          <w:tcPr>
            <w:tcW w:w="1300" w:type="dxa"/>
            <w:shd w:val="clear" w:color="auto" w:fill="auto"/>
            <w:noWrap/>
            <w:vAlign w:val="bottom"/>
            <w:hideMark/>
            <w:tcPrChange w:id="356" w:author="Em Lim" w:date="2023-03-08T14:43:00Z">
              <w:tcPr>
                <w:tcW w:w="1300" w:type="dxa"/>
                <w:tcBorders>
                  <w:top w:val="nil"/>
                  <w:left w:val="nil"/>
                  <w:bottom w:val="nil"/>
                  <w:right w:val="nil"/>
                </w:tcBorders>
                <w:shd w:val="clear" w:color="auto" w:fill="auto"/>
                <w:noWrap/>
                <w:vAlign w:val="bottom"/>
                <w:hideMark/>
              </w:tcPr>
            </w:tcPrChange>
          </w:tcPr>
          <w:p w14:paraId="2DB5880D" w14:textId="77777777" w:rsidR="00B64B39" w:rsidRPr="00B64B39" w:rsidRDefault="00B64B39" w:rsidP="00B64B39">
            <w:pPr>
              <w:jc w:val="right"/>
              <w:rPr>
                <w:ins w:id="357" w:author="Em Lim" w:date="2023-03-08T14:41:00Z"/>
                <w:rFonts w:ascii="Lucida Grande" w:eastAsia="Times New Roman" w:hAnsi="Lucida Grande" w:cs="Lucida Grande"/>
                <w:sz w:val="22"/>
                <w:szCs w:val="22"/>
                <w:lang w:val="en-CA"/>
              </w:rPr>
            </w:pPr>
            <w:ins w:id="358" w:author="Em Lim" w:date="2023-03-08T14:41:00Z">
              <w:r w:rsidRPr="00B64B39">
                <w:rPr>
                  <w:rFonts w:ascii="Lucida Grande" w:eastAsia="Times New Roman" w:hAnsi="Lucida Grande" w:cs="Lucida Grande"/>
                  <w:sz w:val="22"/>
                  <w:szCs w:val="22"/>
                  <w:lang w:val="en-CA"/>
                </w:rPr>
                <w:t>1</w:t>
              </w:r>
            </w:ins>
          </w:p>
        </w:tc>
      </w:tr>
      <w:tr w:rsidR="00B64B39" w:rsidRPr="00B64B39" w14:paraId="654E3E6D" w14:textId="77777777" w:rsidTr="00B64B39">
        <w:trPr>
          <w:trHeight w:val="320"/>
          <w:ins w:id="359" w:author="Em Lim" w:date="2023-03-08T14:41:00Z"/>
          <w:trPrChange w:id="360" w:author="Em Lim" w:date="2023-03-08T14:43:00Z">
            <w:trPr>
              <w:trHeight w:val="320"/>
            </w:trPr>
          </w:trPrChange>
        </w:trPr>
        <w:tc>
          <w:tcPr>
            <w:tcW w:w="1564" w:type="dxa"/>
            <w:shd w:val="clear" w:color="auto" w:fill="auto"/>
            <w:noWrap/>
            <w:vAlign w:val="bottom"/>
            <w:hideMark/>
            <w:tcPrChange w:id="361" w:author="Em Lim" w:date="2023-03-08T14:43:00Z">
              <w:tcPr>
                <w:tcW w:w="1564" w:type="dxa"/>
                <w:tcBorders>
                  <w:top w:val="nil"/>
                  <w:left w:val="nil"/>
                  <w:bottom w:val="nil"/>
                  <w:right w:val="nil"/>
                </w:tcBorders>
                <w:shd w:val="clear" w:color="auto" w:fill="auto"/>
                <w:noWrap/>
                <w:vAlign w:val="bottom"/>
                <w:hideMark/>
              </w:tcPr>
            </w:tcPrChange>
          </w:tcPr>
          <w:p w14:paraId="0221F0D8" w14:textId="77777777" w:rsidR="00B64B39" w:rsidRPr="00B64B39" w:rsidRDefault="00B64B39" w:rsidP="00B64B39">
            <w:pPr>
              <w:rPr>
                <w:ins w:id="362" w:author="Em Lim" w:date="2023-03-08T14:41:00Z"/>
                <w:rFonts w:ascii="Lucida Grande" w:eastAsia="Times New Roman" w:hAnsi="Lucida Grande" w:cs="Lucida Grande"/>
                <w:sz w:val="22"/>
                <w:szCs w:val="22"/>
                <w:lang w:val="en-CA"/>
              </w:rPr>
            </w:pPr>
            <w:ins w:id="363"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364" w:author="Em Lim" w:date="2023-03-08T14:43:00Z">
              <w:tcPr>
                <w:tcW w:w="2073" w:type="dxa"/>
                <w:tcBorders>
                  <w:top w:val="nil"/>
                  <w:left w:val="nil"/>
                  <w:bottom w:val="nil"/>
                  <w:right w:val="nil"/>
                </w:tcBorders>
                <w:shd w:val="clear" w:color="auto" w:fill="auto"/>
                <w:noWrap/>
                <w:vAlign w:val="bottom"/>
                <w:hideMark/>
              </w:tcPr>
            </w:tcPrChange>
          </w:tcPr>
          <w:p w14:paraId="6B2135BB" w14:textId="77777777" w:rsidR="00B64B39" w:rsidRPr="00B64B39" w:rsidRDefault="00B64B39" w:rsidP="00B64B39">
            <w:pPr>
              <w:rPr>
                <w:ins w:id="365" w:author="Em Lim" w:date="2023-03-08T14:41:00Z"/>
                <w:rFonts w:ascii="Lucida Grande" w:eastAsia="Times New Roman" w:hAnsi="Lucida Grande" w:cs="Lucida Grande"/>
                <w:sz w:val="22"/>
                <w:szCs w:val="22"/>
                <w:lang w:val="en-CA"/>
              </w:rPr>
            </w:pPr>
            <w:proofErr w:type="spellStart"/>
            <w:ins w:id="366" w:author="Em Lim" w:date="2023-03-08T14:41:00Z">
              <w:r w:rsidRPr="00B64B39">
                <w:rPr>
                  <w:rFonts w:ascii="Lucida Grande" w:eastAsia="Times New Roman" w:hAnsi="Lucida Grande" w:cs="Lucida Grande"/>
                  <w:sz w:val="22"/>
                  <w:szCs w:val="22"/>
                  <w:lang w:val="en-CA"/>
                </w:rPr>
                <w:t>Rhodomelaceae</w:t>
              </w:r>
              <w:proofErr w:type="spellEnd"/>
            </w:ins>
          </w:p>
        </w:tc>
        <w:tc>
          <w:tcPr>
            <w:tcW w:w="1551" w:type="dxa"/>
            <w:shd w:val="clear" w:color="auto" w:fill="auto"/>
            <w:noWrap/>
            <w:vAlign w:val="bottom"/>
            <w:hideMark/>
            <w:tcPrChange w:id="367" w:author="Em Lim" w:date="2023-03-08T14:43:00Z">
              <w:tcPr>
                <w:tcW w:w="1551" w:type="dxa"/>
                <w:tcBorders>
                  <w:top w:val="nil"/>
                  <w:left w:val="nil"/>
                  <w:bottom w:val="nil"/>
                  <w:right w:val="nil"/>
                </w:tcBorders>
                <w:shd w:val="clear" w:color="auto" w:fill="auto"/>
                <w:noWrap/>
                <w:vAlign w:val="bottom"/>
                <w:hideMark/>
              </w:tcPr>
            </w:tcPrChange>
          </w:tcPr>
          <w:p w14:paraId="741727AA" w14:textId="77777777" w:rsidR="00B64B39" w:rsidRPr="00B64B39" w:rsidRDefault="00B64B39" w:rsidP="00B64B39">
            <w:pPr>
              <w:rPr>
                <w:ins w:id="368" w:author="Em Lim" w:date="2023-03-08T14:41:00Z"/>
                <w:rFonts w:ascii="Lucida Grande" w:eastAsia="Times New Roman" w:hAnsi="Lucida Grande" w:cs="Lucida Grande"/>
                <w:sz w:val="22"/>
                <w:szCs w:val="22"/>
                <w:lang w:val="en-CA"/>
              </w:rPr>
            </w:pPr>
            <w:proofErr w:type="spellStart"/>
            <w:ins w:id="369" w:author="Em Lim" w:date="2023-03-08T14:41:00Z">
              <w:r w:rsidRPr="00B64B39">
                <w:rPr>
                  <w:rFonts w:ascii="Lucida Grande" w:eastAsia="Times New Roman" w:hAnsi="Lucida Grande" w:cs="Lucida Grande"/>
                  <w:sz w:val="22"/>
                  <w:szCs w:val="22"/>
                  <w:lang w:val="en-CA"/>
                </w:rPr>
                <w:t>Odonthalia</w:t>
              </w:r>
              <w:proofErr w:type="spellEnd"/>
            </w:ins>
          </w:p>
        </w:tc>
        <w:tc>
          <w:tcPr>
            <w:tcW w:w="2028" w:type="dxa"/>
            <w:shd w:val="clear" w:color="auto" w:fill="auto"/>
            <w:noWrap/>
            <w:vAlign w:val="bottom"/>
            <w:hideMark/>
            <w:tcPrChange w:id="370" w:author="Em Lim" w:date="2023-03-08T14:43:00Z">
              <w:tcPr>
                <w:tcW w:w="2028" w:type="dxa"/>
                <w:tcBorders>
                  <w:top w:val="nil"/>
                  <w:left w:val="nil"/>
                  <w:bottom w:val="nil"/>
                  <w:right w:val="nil"/>
                </w:tcBorders>
                <w:shd w:val="clear" w:color="auto" w:fill="auto"/>
                <w:noWrap/>
                <w:vAlign w:val="bottom"/>
                <w:hideMark/>
              </w:tcPr>
            </w:tcPrChange>
          </w:tcPr>
          <w:p w14:paraId="3759A8B5" w14:textId="77777777" w:rsidR="00B64B39" w:rsidRPr="00B64B39" w:rsidRDefault="00B64B39" w:rsidP="00B64B39">
            <w:pPr>
              <w:rPr>
                <w:ins w:id="371" w:author="Em Lim" w:date="2023-03-08T14:41:00Z"/>
                <w:rFonts w:ascii="Lucida Grande" w:eastAsia="Times New Roman" w:hAnsi="Lucida Grande" w:cs="Lucida Grande"/>
                <w:sz w:val="22"/>
                <w:szCs w:val="22"/>
                <w:lang w:val="en-CA"/>
              </w:rPr>
            </w:pPr>
            <w:proofErr w:type="spellStart"/>
            <w:ins w:id="372" w:author="Em Lim" w:date="2023-03-08T14:41:00Z">
              <w:r w:rsidRPr="00B64B39">
                <w:rPr>
                  <w:rFonts w:ascii="Lucida Grande" w:eastAsia="Times New Roman" w:hAnsi="Lucida Grande" w:cs="Lucida Grande"/>
                  <w:sz w:val="22"/>
                  <w:szCs w:val="22"/>
                  <w:lang w:val="en-CA"/>
                </w:rPr>
                <w:t>floccosa</w:t>
              </w:r>
              <w:proofErr w:type="spellEnd"/>
            </w:ins>
          </w:p>
        </w:tc>
        <w:tc>
          <w:tcPr>
            <w:tcW w:w="1300" w:type="dxa"/>
            <w:shd w:val="clear" w:color="auto" w:fill="auto"/>
            <w:noWrap/>
            <w:vAlign w:val="bottom"/>
            <w:hideMark/>
            <w:tcPrChange w:id="373" w:author="Em Lim" w:date="2023-03-08T14:43:00Z">
              <w:tcPr>
                <w:tcW w:w="1300" w:type="dxa"/>
                <w:tcBorders>
                  <w:top w:val="nil"/>
                  <w:left w:val="nil"/>
                  <w:bottom w:val="nil"/>
                  <w:right w:val="nil"/>
                </w:tcBorders>
                <w:shd w:val="clear" w:color="auto" w:fill="auto"/>
                <w:noWrap/>
                <w:vAlign w:val="bottom"/>
                <w:hideMark/>
              </w:tcPr>
            </w:tcPrChange>
          </w:tcPr>
          <w:p w14:paraId="05A9FCA7" w14:textId="77777777" w:rsidR="00B64B39" w:rsidRPr="00B64B39" w:rsidRDefault="00B64B39" w:rsidP="00B64B39">
            <w:pPr>
              <w:jc w:val="right"/>
              <w:rPr>
                <w:ins w:id="374" w:author="Em Lim" w:date="2023-03-08T14:41:00Z"/>
                <w:rFonts w:ascii="Lucida Grande" w:eastAsia="Times New Roman" w:hAnsi="Lucida Grande" w:cs="Lucida Grande"/>
                <w:sz w:val="22"/>
                <w:szCs w:val="22"/>
                <w:lang w:val="en-CA"/>
              </w:rPr>
            </w:pPr>
            <w:ins w:id="375" w:author="Em Lim" w:date="2023-03-08T14:41:00Z">
              <w:r w:rsidRPr="00B64B39">
                <w:rPr>
                  <w:rFonts w:ascii="Lucida Grande" w:eastAsia="Times New Roman" w:hAnsi="Lucida Grande" w:cs="Lucida Grande"/>
                  <w:sz w:val="22"/>
                  <w:szCs w:val="22"/>
                  <w:lang w:val="en-CA"/>
                </w:rPr>
                <w:t>1</w:t>
              </w:r>
            </w:ins>
          </w:p>
        </w:tc>
      </w:tr>
      <w:tr w:rsidR="00B64B39" w:rsidRPr="00B64B39" w14:paraId="1155A207" w14:textId="77777777" w:rsidTr="00B64B39">
        <w:trPr>
          <w:trHeight w:val="320"/>
          <w:ins w:id="376" w:author="Em Lim" w:date="2023-03-08T14:41:00Z"/>
          <w:trPrChange w:id="377" w:author="Em Lim" w:date="2023-03-08T14:43:00Z">
            <w:trPr>
              <w:trHeight w:val="320"/>
            </w:trPr>
          </w:trPrChange>
        </w:trPr>
        <w:tc>
          <w:tcPr>
            <w:tcW w:w="1564" w:type="dxa"/>
            <w:shd w:val="clear" w:color="auto" w:fill="auto"/>
            <w:noWrap/>
            <w:vAlign w:val="bottom"/>
            <w:hideMark/>
            <w:tcPrChange w:id="378" w:author="Em Lim" w:date="2023-03-08T14:43:00Z">
              <w:tcPr>
                <w:tcW w:w="1564" w:type="dxa"/>
                <w:tcBorders>
                  <w:top w:val="nil"/>
                  <w:left w:val="nil"/>
                  <w:bottom w:val="nil"/>
                  <w:right w:val="nil"/>
                </w:tcBorders>
                <w:shd w:val="clear" w:color="auto" w:fill="auto"/>
                <w:noWrap/>
                <w:vAlign w:val="bottom"/>
                <w:hideMark/>
              </w:tcPr>
            </w:tcPrChange>
          </w:tcPr>
          <w:p w14:paraId="05BDB870" w14:textId="77777777" w:rsidR="00B64B39" w:rsidRPr="00B64B39" w:rsidRDefault="00B64B39" w:rsidP="00B64B39">
            <w:pPr>
              <w:rPr>
                <w:ins w:id="379" w:author="Em Lim" w:date="2023-03-08T14:41:00Z"/>
                <w:rFonts w:ascii="Lucida Grande" w:eastAsia="Times New Roman" w:hAnsi="Lucida Grande" w:cs="Lucida Grande"/>
                <w:sz w:val="22"/>
                <w:szCs w:val="22"/>
                <w:lang w:val="en-CA"/>
              </w:rPr>
            </w:pPr>
            <w:ins w:id="380" w:author="Em Lim" w:date="2023-03-08T14:41:00Z">
              <w:r w:rsidRPr="00B64B39">
                <w:rPr>
                  <w:rFonts w:ascii="Lucida Grande" w:eastAsia="Times New Roman" w:hAnsi="Lucida Grande" w:cs="Lucida Grande"/>
                  <w:sz w:val="22"/>
                  <w:szCs w:val="22"/>
                  <w:lang w:val="en-CA"/>
                </w:rPr>
                <w:t>Algae</w:t>
              </w:r>
            </w:ins>
          </w:p>
        </w:tc>
        <w:tc>
          <w:tcPr>
            <w:tcW w:w="2073" w:type="dxa"/>
            <w:shd w:val="clear" w:color="auto" w:fill="auto"/>
            <w:noWrap/>
            <w:vAlign w:val="bottom"/>
            <w:hideMark/>
            <w:tcPrChange w:id="381" w:author="Em Lim" w:date="2023-03-08T14:43:00Z">
              <w:tcPr>
                <w:tcW w:w="2073" w:type="dxa"/>
                <w:tcBorders>
                  <w:top w:val="nil"/>
                  <w:left w:val="nil"/>
                  <w:bottom w:val="nil"/>
                  <w:right w:val="nil"/>
                </w:tcBorders>
                <w:shd w:val="clear" w:color="auto" w:fill="auto"/>
                <w:noWrap/>
                <w:vAlign w:val="bottom"/>
                <w:hideMark/>
              </w:tcPr>
            </w:tcPrChange>
          </w:tcPr>
          <w:p w14:paraId="5A59562F" w14:textId="77777777" w:rsidR="00B64B39" w:rsidRPr="00B64B39" w:rsidRDefault="00B64B39" w:rsidP="00B64B39">
            <w:pPr>
              <w:rPr>
                <w:ins w:id="382" w:author="Em Lim" w:date="2023-03-08T14:41:00Z"/>
                <w:rFonts w:ascii="Lucida Grande" w:eastAsia="Times New Roman" w:hAnsi="Lucida Grande" w:cs="Lucida Grande"/>
                <w:i/>
                <w:iCs/>
                <w:sz w:val="22"/>
                <w:szCs w:val="22"/>
                <w:lang w:val="en-CA"/>
              </w:rPr>
            </w:pPr>
            <w:ins w:id="383" w:author="Em Lim" w:date="2023-03-08T14:41:00Z">
              <w:r w:rsidRPr="00B64B39">
                <w:rPr>
                  <w:rFonts w:ascii="Lucida Grande" w:eastAsia="Times New Roman" w:hAnsi="Lucida Grande" w:cs="Lucida Grande"/>
                  <w:i/>
                  <w:iCs/>
                  <w:sz w:val="22"/>
                  <w:szCs w:val="22"/>
                  <w:lang w:val="en-CA"/>
                </w:rPr>
                <w:t>NA</w:t>
              </w:r>
            </w:ins>
          </w:p>
        </w:tc>
        <w:tc>
          <w:tcPr>
            <w:tcW w:w="1551" w:type="dxa"/>
            <w:shd w:val="clear" w:color="auto" w:fill="auto"/>
            <w:noWrap/>
            <w:vAlign w:val="bottom"/>
            <w:hideMark/>
            <w:tcPrChange w:id="384" w:author="Em Lim" w:date="2023-03-08T14:43:00Z">
              <w:tcPr>
                <w:tcW w:w="1551" w:type="dxa"/>
                <w:tcBorders>
                  <w:top w:val="nil"/>
                  <w:left w:val="nil"/>
                  <w:bottom w:val="nil"/>
                  <w:right w:val="nil"/>
                </w:tcBorders>
                <w:shd w:val="clear" w:color="auto" w:fill="auto"/>
                <w:noWrap/>
                <w:vAlign w:val="bottom"/>
                <w:hideMark/>
              </w:tcPr>
            </w:tcPrChange>
          </w:tcPr>
          <w:p w14:paraId="304C3D70" w14:textId="77777777" w:rsidR="00B64B39" w:rsidRPr="00B64B39" w:rsidRDefault="00B64B39" w:rsidP="00B64B39">
            <w:pPr>
              <w:rPr>
                <w:ins w:id="385" w:author="Em Lim" w:date="2023-03-08T14:41:00Z"/>
                <w:rFonts w:ascii="Lucida Grande" w:eastAsia="Times New Roman" w:hAnsi="Lucida Grande" w:cs="Lucida Grande"/>
                <w:i/>
                <w:iCs/>
                <w:sz w:val="22"/>
                <w:szCs w:val="22"/>
                <w:lang w:val="en-CA"/>
              </w:rPr>
            </w:pPr>
            <w:ins w:id="386" w:author="Em Lim" w:date="2023-03-08T14:41:00Z">
              <w:r w:rsidRPr="00B64B39">
                <w:rPr>
                  <w:rFonts w:ascii="Lucida Grande" w:eastAsia="Times New Roman" w:hAnsi="Lucida Grande" w:cs="Lucida Grande"/>
                  <w:i/>
                  <w:iCs/>
                  <w:sz w:val="22"/>
                  <w:szCs w:val="22"/>
                  <w:lang w:val="en-CA"/>
                </w:rPr>
                <w:t>NA</w:t>
              </w:r>
            </w:ins>
          </w:p>
        </w:tc>
        <w:tc>
          <w:tcPr>
            <w:tcW w:w="2028" w:type="dxa"/>
            <w:shd w:val="clear" w:color="auto" w:fill="auto"/>
            <w:noWrap/>
            <w:vAlign w:val="bottom"/>
            <w:hideMark/>
            <w:tcPrChange w:id="387" w:author="Em Lim" w:date="2023-03-08T14:43:00Z">
              <w:tcPr>
                <w:tcW w:w="2028" w:type="dxa"/>
                <w:tcBorders>
                  <w:top w:val="nil"/>
                  <w:left w:val="nil"/>
                  <w:bottom w:val="nil"/>
                  <w:right w:val="nil"/>
                </w:tcBorders>
                <w:shd w:val="clear" w:color="auto" w:fill="auto"/>
                <w:noWrap/>
                <w:vAlign w:val="bottom"/>
                <w:hideMark/>
              </w:tcPr>
            </w:tcPrChange>
          </w:tcPr>
          <w:p w14:paraId="77DDCEE5" w14:textId="77777777" w:rsidR="00B64B39" w:rsidRPr="00B64B39" w:rsidRDefault="00B64B39" w:rsidP="00B64B39">
            <w:pPr>
              <w:rPr>
                <w:ins w:id="388" w:author="Em Lim" w:date="2023-03-08T14:41:00Z"/>
                <w:rFonts w:ascii="Lucida Grande" w:eastAsia="Times New Roman" w:hAnsi="Lucida Grande" w:cs="Lucida Grande"/>
                <w:i/>
                <w:iCs/>
                <w:sz w:val="22"/>
                <w:szCs w:val="22"/>
                <w:lang w:val="en-CA"/>
              </w:rPr>
            </w:pPr>
            <w:ins w:id="389" w:author="Em Lim" w:date="2023-03-08T14:41: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390" w:author="Em Lim" w:date="2023-03-08T14:43:00Z">
              <w:tcPr>
                <w:tcW w:w="1300" w:type="dxa"/>
                <w:tcBorders>
                  <w:top w:val="nil"/>
                  <w:left w:val="nil"/>
                  <w:bottom w:val="nil"/>
                  <w:right w:val="nil"/>
                </w:tcBorders>
                <w:shd w:val="clear" w:color="auto" w:fill="auto"/>
                <w:noWrap/>
                <w:vAlign w:val="bottom"/>
                <w:hideMark/>
              </w:tcPr>
            </w:tcPrChange>
          </w:tcPr>
          <w:p w14:paraId="135725E6" w14:textId="77777777" w:rsidR="00B64B39" w:rsidRPr="00B64B39" w:rsidRDefault="00B64B39" w:rsidP="00B64B39">
            <w:pPr>
              <w:jc w:val="right"/>
              <w:rPr>
                <w:ins w:id="391" w:author="Em Lim" w:date="2023-03-08T14:41:00Z"/>
                <w:rFonts w:ascii="Lucida Grande" w:eastAsia="Times New Roman" w:hAnsi="Lucida Grande" w:cs="Lucida Grande"/>
                <w:sz w:val="22"/>
                <w:szCs w:val="22"/>
                <w:lang w:val="en-CA"/>
              </w:rPr>
            </w:pPr>
            <w:ins w:id="392" w:author="Em Lim" w:date="2023-03-08T14:41:00Z">
              <w:r w:rsidRPr="00B64B39">
                <w:rPr>
                  <w:rFonts w:ascii="Lucida Grande" w:eastAsia="Times New Roman" w:hAnsi="Lucida Grande" w:cs="Lucida Grande"/>
                  <w:sz w:val="22"/>
                  <w:szCs w:val="22"/>
                  <w:lang w:val="en-CA"/>
                </w:rPr>
                <w:t>9</w:t>
              </w:r>
            </w:ins>
          </w:p>
        </w:tc>
      </w:tr>
      <w:tr w:rsidR="00B64B39" w:rsidRPr="00B64B39" w14:paraId="5299D162" w14:textId="77777777" w:rsidTr="00B64B39">
        <w:trPr>
          <w:trHeight w:val="320"/>
          <w:ins w:id="393" w:author="Em Lim" w:date="2023-03-08T14:41:00Z"/>
          <w:trPrChange w:id="394" w:author="Em Lim" w:date="2023-03-08T14:43:00Z">
            <w:trPr>
              <w:trHeight w:val="320"/>
            </w:trPr>
          </w:trPrChange>
        </w:trPr>
        <w:tc>
          <w:tcPr>
            <w:tcW w:w="1564" w:type="dxa"/>
            <w:shd w:val="clear" w:color="auto" w:fill="auto"/>
            <w:noWrap/>
            <w:vAlign w:val="bottom"/>
            <w:hideMark/>
            <w:tcPrChange w:id="395" w:author="Em Lim" w:date="2023-03-08T14:43:00Z">
              <w:tcPr>
                <w:tcW w:w="1564" w:type="dxa"/>
                <w:tcBorders>
                  <w:top w:val="nil"/>
                  <w:left w:val="nil"/>
                  <w:bottom w:val="nil"/>
                  <w:right w:val="nil"/>
                </w:tcBorders>
                <w:shd w:val="clear" w:color="auto" w:fill="auto"/>
                <w:noWrap/>
                <w:vAlign w:val="bottom"/>
                <w:hideMark/>
              </w:tcPr>
            </w:tcPrChange>
          </w:tcPr>
          <w:p w14:paraId="1D35A63C" w14:textId="77777777" w:rsidR="00B64B39" w:rsidRPr="00B64B39" w:rsidRDefault="00B64B39" w:rsidP="00B64B39">
            <w:pPr>
              <w:rPr>
                <w:ins w:id="396" w:author="Em Lim" w:date="2023-03-08T14:41:00Z"/>
                <w:rFonts w:ascii="Lucida Grande" w:eastAsia="Times New Roman" w:hAnsi="Lucida Grande" w:cs="Lucida Grande"/>
                <w:sz w:val="22"/>
                <w:szCs w:val="22"/>
                <w:lang w:val="en-CA"/>
              </w:rPr>
            </w:pPr>
            <w:ins w:id="397"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398" w:author="Em Lim" w:date="2023-03-08T14:43:00Z">
              <w:tcPr>
                <w:tcW w:w="2073" w:type="dxa"/>
                <w:tcBorders>
                  <w:top w:val="nil"/>
                  <w:left w:val="nil"/>
                  <w:bottom w:val="nil"/>
                  <w:right w:val="nil"/>
                </w:tcBorders>
                <w:shd w:val="clear" w:color="auto" w:fill="auto"/>
                <w:noWrap/>
                <w:vAlign w:val="bottom"/>
                <w:hideMark/>
              </w:tcPr>
            </w:tcPrChange>
          </w:tcPr>
          <w:p w14:paraId="2E370E69" w14:textId="77777777" w:rsidR="00B64B39" w:rsidRPr="00B64B39" w:rsidRDefault="00B64B39" w:rsidP="00B64B39">
            <w:pPr>
              <w:rPr>
                <w:ins w:id="399" w:author="Em Lim" w:date="2023-03-08T14:41:00Z"/>
                <w:rFonts w:ascii="Lucida Grande" w:eastAsia="Times New Roman" w:hAnsi="Lucida Grande" w:cs="Lucida Grande"/>
                <w:sz w:val="22"/>
                <w:szCs w:val="22"/>
                <w:lang w:val="en-CA"/>
              </w:rPr>
            </w:pPr>
            <w:proofErr w:type="spellStart"/>
            <w:ins w:id="400" w:author="Em Lim" w:date="2023-03-08T14:41:00Z">
              <w:r w:rsidRPr="00B64B39">
                <w:rPr>
                  <w:rFonts w:ascii="Lucida Grande" w:eastAsia="Times New Roman" w:hAnsi="Lucida Grande" w:cs="Lucida Grande"/>
                  <w:sz w:val="22"/>
                  <w:szCs w:val="22"/>
                  <w:lang w:val="en-CA"/>
                </w:rPr>
                <w:t>Acroporidae</w:t>
              </w:r>
              <w:proofErr w:type="spellEnd"/>
            </w:ins>
          </w:p>
        </w:tc>
        <w:tc>
          <w:tcPr>
            <w:tcW w:w="1551" w:type="dxa"/>
            <w:shd w:val="clear" w:color="auto" w:fill="auto"/>
            <w:noWrap/>
            <w:vAlign w:val="bottom"/>
            <w:hideMark/>
            <w:tcPrChange w:id="401" w:author="Em Lim" w:date="2023-03-08T14:43:00Z">
              <w:tcPr>
                <w:tcW w:w="1551" w:type="dxa"/>
                <w:tcBorders>
                  <w:top w:val="nil"/>
                  <w:left w:val="nil"/>
                  <w:bottom w:val="nil"/>
                  <w:right w:val="nil"/>
                </w:tcBorders>
                <w:shd w:val="clear" w:color="auto" w:fill="auto"/>
                <w:noWrap/>
                <w:vAlign w:val="bottom"/>
                <w:hideMark/>
              </w:tcPr>
            </w:tcPrChange>
          </w:tcPr>
          <w:p w14:paraId="113097FB" w14:textId="77777777" w:rsidR="00B64B39" w:rsidRPr="00B64B39" w:rsidRDefault="00B64B39" w:rsidP="00B64B39">
            <w:pPr>
              <w:rPr>
                <w:ins w:id="402" w:author="Em Lim" w:date="2023-03-08T14:41:00Z"/>
                <w:rFonts w:ascii="Lucida Grande" w:eastAsia="Times New Roman" w:hAnsi="Lucida Grande" w:cs="Lucida Grande"/>
                <w:sz w:val="22"/>
                <w:szCs w:val="22"/>
                <w:lang w:val="en-CA"/>
              </w:rPr>
            </w:pPr>
            <w:ins w:id="403" w:author="Em Lim" w:date="2023-03-08T14:41:00Z">
              <w:r w:rsidRPr="00B64B39">
                <w:rPr>
                  <w:rFonts w:ascii="Lucida Grande" w:eastAsia="Times New Roman" w:hAnsi="Lucida Grande" w:cs="Lucida Grande"/>
                  <w:sz w:val="22"/>
                  <w:szCs w:val="22"/>
                  <w:lang w:val="en-CA"/>
                </w:rPr>
                <w:t>Acropora</w:t>
              </w:r>
            </w:ins>
          </w:p>
        </w:tc>
        <w:tc>
          <w:tcPr>
            <w:tcW w:w="2028" w:type="dxa"/>
            <w:shd w:val="clear" w:color="auto" w:fill="auto"/>
            <w:noWrap/>
            <w:vAlign w:val="bottom"/>
            <w:hideMark/>
            <w:tcPrChange w:id="404" w:author="Em Lim" w:date="2023-03-08T14:43:00Z">
              <w:tcPr>
                <w:tcW w:w="2028" w:type="dxa"/>
                <w:tcBorders>
                  <w:top w:val="nil"/>
                  <w:left w:val="nil"/>
                  <w:bottom w:val="nil"/>
                  <w:right w:val="nil"/>
                </w:tcBorders>
                <w:shd w:val="clear" w:color="auto" w:fill="auto"/>
                <w:noWrap/>
                <w:vAlign w:val="bottom"/>
                <w:hideMark/>
              </w:tcPr>
            </w:tcPrChange>
          </w:tcPr>
          <w:p w14:paraId="104336C1" w14:textId="77777777" w:rsidR="00B64B39" w:rsidRPr="00B64B39" w:rsidRDefault="00B64B39" w:rsidP="00B64B39">
            <w:pPr>
              <w:rPr>
                <w:ins w:id="405" w:author="Em Lim" w:date="2023-03-08T14:41:00Z"/>
                <w:rFonts w:ascii="Lucida Grande" w:eastAsia="Times New Roman" w:hAnsi="Lucida Grande" w:cs="Lucida Grande"/>
                <w:sz w:val="22"/>
                <w:szCs w:val="22"/>
                <w:lang w:val="en-CA"/>
              </w:rPr>
            </w:pPr>
            <w:proofErr w:type="spellStart"/>
            <w:ins w:id="406" w:author="Em Lim" w:date="2023-03-08T14:41:00Z">
              <w:r w:rsidRPr="00B64B39">
                <w:rPr>
                  <w:rFonts w:ascii="Lucida Grande" w:eastAsia="Times New Roman" w:hAnsi="Lucida Grande" w:cs="Lucida Grande"/>
                  <w:sz w:val="22"/>
                  <w:szCs w:val="22"/>
                  <w:lang w:val="en-CA"/>
                </w:rPr>
                <w:t>cervicornis</w:t>
              </w:r>
              <w:proofErr w:type="spellEnd"/>
            </w:ins>
          </w:p>
        </w:tc>
        <w:tc>
          <w:tcPr>
            <w:tcW w:w="1300" w:type="dxa"/>
            <w:shd w:val="clear" w:color="auto" w:fill="auto"/>
            <w:noWrap/>
            <w:vAlign w:val="bottom"/>
            <w:hideMark/>
            <w:tcPrChange w:id="407" w:author="Em Lim" w:date="2023-03-08T14:43:00Z">
              <w:tcPr>
                <w:tcW w:w="1300" w:type="dxa"/>
                <w:tcBorders>
                  <w:top w:val="nil"/>
                  <w:left w:val="nil"/>
                  <w:bottom w:val="nil"/>
                  <w:right w:val="nil"/>
                </w:tcBorders>
                <w:shd w:val="clear" w:color="auto" w:fill="auto"/>
                <w:noWrap/>
                <w:vAlign w:val="bottom"/>
                <w:hideMark/>
              </w:tcPr>
            </w:tcPrChange>
          </w:tcPr>
          <w:p w14:paraId="7D9830EC" w14:textId="77777777" w:rsidR="00B64B39" w:rsidRPr="00B64B39" w:rsidRDefault="00B64B39" w:rsidP="00B64B39">
            <w:pPr>
              <w:jc w:val="right"/>
              <w:rPr>
                <w:ins w:id="408" w:author="Em Lim" w:date="2023-03-08T14:41:00Z"/>
                <w:rFonts w:ascii="Lucida Grande" w:eastAsia="Times New Roman" w:hAnsi="Lucida Grande" w:cs="Lucida Grande"/>
                <w:sz w:val="22"/>
                <w:szCs w:val="22"/>
                <w:lang w:val="en-CA"/>
              </w:rPr>
            </w:pPr>
            <w:ins w:id="409" w:author="Em Lim" w:date="2023-03-08T14:41:00Z">
              <w:r w:rsidRPr="00B64B39">
                <w:rPr>
                  <w:rFonts w:ascii="Lucida Grande" w:eastAsia="Times New Roman" w:hAnsi="Lucida Grande" w:cs="Lucida Grande"/>
                  <w:sz w:val="22"/>
                  <w:szCs w:val="22"/>
                  <w:lang w:val="en-CA"/>
                </w:rPr>
                <w:t>1</w:t>
              </w:r>
            </w:ins>
          </w:p>
        </w:tc>
      </w:tr>
      <w:tr w:rsidR="00B64B39" w:rsidRPr="00B64B39" w14:paraId="57FBEEB2" w14:textId="77777777" w:rsidTr="00B64B39">
        <w:trPr>
          <w:trHeight w:val="320"/>
          <w:ins w:id="410" w:author="Em Lim" w:date="2023-03-08T14:41:00Z"/>
          <w:trPrChange w:id="411" w:author="Em Lim" w:date="2023-03-08T14:43:00Z">
            <w:trPr>
              <w:trHeight w:val="320"/>
            </w:trPr>
          </w:trPrChange>
        </w:trPr>
        <w:tc>
          <w:tcPr>
            <w:tcW w:w="1564" w:type="dxa"/>
            <w:shd w:val="clear" w:color="auto" w:fill="auto"/>
            <w:noWrap/>
            <w:vAlign w:val="bottom"/>
            <w:hideMark/>
            <w:tcPrChange w:id="412" w:author="Em Lim" w:date="2023-03-08T14:43:00Z">
              <w:tcPr>
                <w:tcW w:w="1564" w:type="dxa"/>
                <w:tcBorders>
                  <w:top w:val="nil"/>
                  <w:left w:val="nil"/>
                  <w:bottom w:val="nil"/>
                  <w:right w:val="nil"/>
                </w:tcBorders>
                <w:shd w:val="clear" w:color="auto" w:fill="auto"/>
                <w:noWrap/>
                <w:vAlign w:val="bottom"/>
                <w:hideMark/>
              </w:tcPr>
            </w:tcPrChange>
          </w:tcPr>
          <w:p w14:paraId="72027BFC" w14:textId="77777777" w:rsidR="00B64B39" w:rsidRPr="00B64B39" w:rsidRDefault="00B64B39" w:rsidP="00B64B39">
            <w:pPr>
              <w:rPr>
                <w:ins w:id="413" w:author="Em Lim" w:date="2023-03-08T14:41:00Z"/>
                <w:rFonts w:ascii="Lucida Grande" w:eastAsia="Times New Roman" w:hAnsi="Lucida Grande" w:cs="Lucida Grande"/>
                <w:sz w:val="22"/>
                <w:szCs w:val="22"/>
                <w:lang w:val="en-CA"/>
              </w:rPr>
            </w:pPr>
            <w:ins w:id="414"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415" w:author="Em Lim" w:date="2023-03-08T14:43:00Z">
              <w:tcPr>
                <w:tcW w:w="2073" w:type="dxa"/>
                <w:tcBorders>
                  <w:top w:val="nil"/>
                  <w:left w:val="nil"/>
                  <w:bottom w:val="nil"/>
                  <w:right w:val="nil"/>
                </w:tcBorders>
                <w:shd w:val="clear" w:color="auto" w:fill="auto"/>
                <w:noWrap/>
                <w:vAlign w:val="bottom"/>
                <w:hideMark/>
              </w:tcPr>
            </w:tcPrChange>
          </w:tcPr>
          <w:p w14:paraId="645B5527" w14:textId="77777777" w:rsidR="00B64B39" w:rsidRPr="00B64B39" w:rsidRDefault="00B64B39" w:rsidP="00B64B39">
            <w:pPr>
              <w:rPr>
                <w:ins w:id="416" w:author="Em Lim" w:date="2023-03-08T14:41:00Z"/>
                <w:rFonts w:ascii="Lucida Grande" w:eastAsia="Times New Roman" w:hAnsi="Lucida Grande" w:cs="Lucida Grande"/>
                <w:sz w:val="22"/>
                <w:szCs w:val="22"/>
                <w:lang w:val="en-CA"/>
              </w:rPr>
            </w:pPr>
            <w:proofErr w:type="spellStart"/>
            <w:ins w:id="417" w:author="Em Lim" w:date="2023-03-08T14:41:00Z">
              <w:r w:rsidRPr="00B64B39">
                <w:rPr>
                  <w:rFonts w:ascii="Lucida Grande" w:eastAsia="Times New Roman" w:hAnsi="Lucida Grande" w:cs="Lucida Grande"/>
                  <w:sz w:val="22"/>
                  <w:szCs w:val="22"/>
                  <w:lang w:val="en-CA"/>
                </w:rPr>
                <w:t>Acroporidae</w:t>
              </w:r>
              <w:proofErr w:type="spellEnd"/>
            </w:ins>
          </w:p>
        </w:tc>
        <w:tc>
          <w:tcPr>
            <w:tcW w:w="1551" w:type="dxa"/>
            <w:shd w:val="clear" w:color="auto" w:fill="auto"/>
            <w:noWrap/>
            <w:vAlign w:val="bottom"/>
            <w:hideMark/>
            <w:tcPrChange w:id="418" w:author="Em Lim" w:date="2023-03-08T14:43:00Z">
              <w:tcPr>
                <w:tcW w:w="1551" w:type="dxa"/>
                <w:tcBorders>
                  <w:top w:val="nil"/>
                  <w:left w:val="nil"/>
                  <w:bottom w:val="nil"/>
                  <w:right w:val="nil"/>
                </w:tcBorders>
                <w:shd w:val="clear" w:color="auto" w:fill="auto"/>
                <w:noWrap/>
                <w:vAlign w:val="bottom"/>
                <w:hideMark/>
              </w:tcPr>
            </w:tcPrChange>
          </w:tcPr>
          <w:p w14:paraId="1EDE9482" w14:textId="77777777" w:rsidR="00B64B39" w:rsidRPr="00B64B39" w:rsidRDefault="00B64B39" w:rsidP="00B64B39">
            <w:pPr>
              <w:rPr>
                <w:ins w:id="419" w:author="Em Lim" w:date="2023-03-08T14:41:00Z"/>
                <w:rFonts w:ascii="Lucida Grande" w:eastAsia="Times New Roman" w:hAnsi="Lucida Grande" w:cs="Lucida Grande"/>
                <w:sz w:val="22"/>
                <w:szCs w:val="22"/>
                <w:lang w:val="en-CA"/>
              </w:rPr>
            </w:pPr>
            <w:ins w:id="420" w:author="Em Lim" w:date="2023-03-08T14:41:00Z">
              <w:r w:rsidRPr="00B64B39">
                <w:rPr>
                  <w:rFonts w:ascii="Lucida Grande" w:eastAsia="Times New Roman" w:hAnsi="Lucida Grande" w:cs="Lucida Grande"/>
                  <w:sz w:val="22"/>
                  <w:szCs w:val="22"/>
                  <w:lang w:val="en-CA"/>
                </w:rPr>
                <w:t>Acropora</w:t>
              </w:r>
            </w:ins>
          </w:p>
        </w:tc>
        <w:tc>
          <w:tcPr>
            <w:tcW w:w="2028" w:type="dxa"/>
            <w:shd w:val="clear" w:color="auto" w:fill="auto"/>
            <w:noWrap/>
            <w:vAlign w:val="bottom"/>
            <w:hideMark/>
            <w:tcPrChange w:id="421" w:author="Em Lim" w:date="2023-03-08T14:43:00Z">
              <w:tcPr>
                <w:tcW w:w="2028" w:type="dxa"/>
                <w:tcBorders>
                  <w:top w:val="nil"/>
                  <w:left w:val="nil"/>
                  <w:bottom w:val="nil"/>
                  <w:right w:val="nil"/>
                </w:tcBorders>
                <w:shd w:val="clear" w:color="auto" w:fill="auto"/>
                <w:noWrap/>
                <w:vAlign w:val="bottom"/>
                <w:hideMark/>
              </w:tcPr>
            </w:tcPrChange>
          </w:tcPr>
          <w:p w14:paraId="5BF402CF" w14:textId="77777777" w:rsidR="00B64B39" w:rsidRPr="00B64B39" w:rsidRDefault="00B64B39" w:rsidP="00B64B39">
            <w:pPr>
              <w:rPr>
                <w:ins w:id="422" w:author="Em Lim" w:date="2023-03-08T14:41:00Z"/>
                <w:rFonts w:ascii="Lucida Grande" w:eastAsia="Times New Roman" w:hAnsi="Lucida Grande" w:cs="Lucida Grande"/>
                <w:sz w:val="22"/>
                <w:szCs w:val="22"/>
                <w:lang w:val="en-CA"/>
              </w:rPr>
            </w:pPr>
            <w:proofErr w:type="spellStart"/>
            <w:ins w:id="423" w:author="Em Lim" w:date="2023-03-08T14:41:00Z">
              <w:r w:rsidRPr="00B64B39">
                <w:rPr>
                  <w:rFonts w:ascii="Lucida Grande" w:eastAsia="Times New Roman" w:hAnsi="Lucida Grande" w:cs="Lucida Grande"/>
                  <w:sz w:val="22"/>
                  <w:szCs w:val="22"/>
                  <w:lang w:val="en-CA"/>
                </w:rPr>
                <w:t>formosa</w:t>
              </w:r>
              <w:proofErr w:type="spellEnd"/>
            </w:ins>
          </w:p>
        </w:tc>
        <w:tc>
          <w:tcPr>
            <w:tcW w:w="1300" w:type="dxa"/>
            <w:shd w:val="clear" w:color="auto" w:fill="auto"/>
            <w:noWrap/>
            <w:vAlign w:val="bottom"/>
            <w:hideMark/>
            <w:tcPrChange w:id="424" w:author="Em Lim" w:date="2023-03-08T14:43:00Z">
              <w:tcPr>
                <w:tcW w:w="1300" w:type="dxa"/>
                <w:tcBorders>
                  <w:top w:val="nil"/>
                  <w:left w:val="nil"/>
                  <w:bottom w:val="nil"/>
                  <w:right w:val="nil"/>
                </w:tcBorders>
                <w:shd w:val="clear" w:color="auto" w:fill="auto"/>
                <w:noWrap/>
                <w:vAlign w:val="bottom"/>
                <w:hideMark/>
              </w:tcPr>
            </w:tcPrChange>
          </w:tcPr>
          <w:p w14:paraId="3B1CB942" w14:textId="77777777" w:rsidR="00B64B39" w:rsidRPr="00B64B39" w:rsidRDefault="00B64B39" w:rsidP="00B64B39">
            <w:pPr>
              <w:jc w:val="right"/>
              <w:rPr>
                <w:ins w:id="425" w:author="Em Lim" w:date="2023-03-08T14:41:00Z"/>
                <w:rFonts w:ascii="Lucida Grande" w:eastAsia="Times New Roman" w:hAnsi="Lucida Grande" w:cs="Lucida Grande"/>
                <w:sz w:val="22"/>
                <w:szCs w:val="22"/>
                <w:lang w:val="en-CA"/>
              </w:rPr>
            </w:pPr>
            <w:ins w:id="426" w:author="Em Lim" w:date="2023-03-08T14:41:00Z">
              <w:r w:rsidRPr="00B64B39">
                <w:rPr>
                  <w:rFonts w:ascii="Lucida Grande" w:eastAsia="Times New Roman" w:hAnsi="Lucida Grande" w:cs="Lucida Grande"/>
                  <w:sz w:val="22"/>
                  <w:szCs w:val="22"/>
                  <w:lang w:val="en-CA"/>
                </w:rPr>
                <w:t>1</w:t>
              </w:r>
            </w:ins>
          </w:p>
        </w:tc>
      </w:tr>
      <w:tr w:rsidR="00B64B39" w:rsidRPr="00B64B39" w14:paraId="2EB65075" w14:textId="77777777" w:rsidTr="00B64B39">
        <w:trPr>
          <w:trHeight w:val="320"/>
          <w:ins w:id="427" w:author="Em Lim" w:date="2023-03-08T14:41:00Z"/>
          <w:trPrChange w:id="428" w:author="Em Lim" w:date="2023-03-08T14:43:00Z">
            <w:trPr>
              <w:trHeight w:val="320"/>
            </w:trPr>
          </w:trPrChange>
        </w:trPr>
        <w:tc>
          <w:tcPr>
            <w:tcW w:w="1564" w:type="dxa"/>
            <w:shd w:val="clear" w:color="auto" w:fill="auto"/>
            <w:noWrap/>
            <w:vAlign w:val="bottom"/>
            <w:hideMark/>
            <w:tcPrChange w:id="429" w:author="Em Lim" w:date="2023-03-08T14:43:00Z">
              <w:tcPr>
                <w:tcW w:w="1564" w:type="dxa"/>
                <w:tcBorders>
                  <w:top w:val="nil"/>
                  <w:left w:val="nil"/>
                  <w:bottom w:val="nil"/>
                  <w:right w:val="nil"/>
                </w:tcBorders>
                <w:shd w:val="clear" w:color="auto" w:fill="auto"/>
                <w:noWrap/>
                <w:vAlign w:val="bottom"/>
                <w:hideMark/>
              </w:tcPr>
            </w:tcPrChange>
          </w:tcPr>
          <w:p w14:paraId="7700F4B5" w14:textId="77777777" w:rsidR="00B64B39" w:rsidRPr="00B64B39" w:rsidRDefault="00B64B39" w:rsidP="00B64B39">
            <w:pPr>
              <w:rPr>
                <w:ins w:id="430" w:author="Em Lim" w:date="2023-03-08T14:41:00Z"/>
                <w:rFonts w:ascii="Lucida Grande" w:eastAsia="Times New Roman" w:hAnsi="Lucida Grande" w:cs="Lucida Grande"/>
                <w:sz w:val="22"/>
                <w:szCs w:val="22"/>
                <w:lang w:val="en-CA"/>
              </w:rPr>
            </w:pPr>
            <w:ins w:id="431"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432" w:author="Em Lim" w:date="2023-03-08T14:43:00Z">
              <w:tcPr>
                <w:tcW w:w="2073" w:type="dxa"/>
                <w:tcBorders>
                  <w:top w:val="nil"/>
                  <w:left w:val="nil"/>
                  <w:bottom w:val="nil"/>
                  <w:right w:val="nil"/>
                </w:tcBorders>
                <w:shd w:val="clear" w:color="auto" w:fill="auto"/>
                <w:noWrap/>
                <w:vAlign w:val="bottom"/>
                <w:hideMark/>
              </w:tcPr>
            </w:tcPrChange>
          </w:tcPr>
          <w:p w14:paraId="7AB8BFFB" w14:textId="77777777" w:rsidR="00B64B39" w:rsidRPr="00B64B39" w:rsidRDefault="00B64B39" w:rsidP="00B64B39">
            <w:pPr>
              <w:rPr>
                <w:ins w:id="433" w:author="Em Lim" w:date="2023-03-08T14:41:00Z"/>
                <w:rFonts w:ascii="Lucida Grande" w:eastAsia="Times New Roman" w:hAnsi="Lucida Grande" w:cs="Lucida Grande"/>
                <w:sz w:val="22"/>
                <w:szCs w:val="22"/>
                <w:lang w:val="en-CA"/>
              </w:rPr>
            </w:pPr>
            <w:proofErr w:type="spellStart"/>
            <w:ins w:id="434" w:author="Em Lim" w:date="2023-03-08T14:41:00Z">
              <w:r w:rsidRPr="00B64B39">
                <w:rPr>
                  <w:rFonts w:ascii="Lucida Grande" w:eastAsia="Times New Roman" w:hAnsi="Lucida Grande" w:cs="Lucida Grande"/>
                  <w:sz w:val="22"/>
                  <w:szCs w:val="22"/>
                  <w:lang w:val="en-CA"/>
                </w:rPr>
                <w:t>Acroporidae</w:t>
              </w:r>
              <w:proofErr w:type="spellEnd"/>
            </w:ins>
          </w:p>
        </w:tc>
        <w:tc>
          <w:tcPr>
            <w:tcW w:w="1551" w:type="dxa"/>
            <w:shd w:val="clear" w:color="auto" w:fill="auto"/>
            <w:noWrap/>
            <w:vAlign w:val="bottom"/>
            <w:hideMark/>
            <w:tcPrChange w:id="435" w:author="Em Lim" w:date="2023-03-08T14:43:00Z">
              <w:tcPr>
                <w:tcW w:w="1551" w:type="dxa"/>
                <w:tcBorders>
                  <w:top w:val="nil"/>
                  <w:left w:val="nil"/>
                  <w:bottom w:val="nil"/>
                  <w:right w:val="nil"/>
                </w:tcBorders>
                <w:shd w:val="clear" w:color="auto" w:fill="auto"/>
                <w:noWrap/>
                <w:vAlign w:val="bottom"/>
                <w:hideMark/>
              </w:tcPr>
            </w:tcPrChange>
          </w:tcPr>
          <w:p w14:paraId="1CAA06AF" w14:textId="77777777" w:rsidR="00B64B39" w:rsidRPr="00B64B39" w:rsidRDefault="00B64B39" w:rsidP="00B64B39">
            <w:pPr>
              <w:rPr>
                <w:ins w:id="436" w:author="Em Lim" w:date="2023-03-08T14:41:00Z"/>
                <w:rFonts w:ascii="Lucida Grande" w:eastAsia="Times New Roman" w:hAnsi="Lucida Grande" w:cs="Lucida Grande"/>
                <w:sz w:val="22"/>
                <w:szCs w:val="22"/>
                <w:lang w:val="en-CA"/>
              </w:rPr>
            </w:pPr>
            <w:ins w:id="437" w:author="Em Lim" w:date="2023-03-08T14:41:00Z">
              <w:r w:rsidRPr="00B64B39">
                <w:rPr>
                  <w:rFonts w:ascii="Lucida Grande" w:eastAsia="Times New Roman" w:hAnsi="Lucida Grande" w:cs="Lucida Grande"/>
                  <w:sz w:val="22"/>
                  <w:szCs w:val="22"/>
                  <w:lang w:val="en-CA"/>
                </w:rPr>
                <w:t>Acropora</w:t>
              </w:r>
            </w:ins>
          </w:p>
        </w:tc>
        <w:tc>
          <w:tcPr>
            <w:tcW w:w="2028" w:type="dxa"/>
            <w:shd w:val="clear" w:color="auto" w:fill="auto"/>
            <w:noWrap/>
            <w:vAlign w:val="bottom"/>
            <w:hideMark/>
            <w:tcPrChange w:id="438" w:author="Em Lim" w:date="2023-03-08T14:43:00Z">
              <w:tcPr>
                <w:tcW w:w="2028" w:type="dxa"/>
                <w:tcBorders>
                  <w:top w:val="nil"/>
                  <w:left w:val="nil"/>
                  <w:bottom w:val="nil"/>
                  <w:right w:val="nil"/>
                </w:tcBorders>
                <w:shd w:val="clear" w:color="auto" w:fill="auto"/>
                <w:noWrap/>
                <w:vAlign w:val="bottom"/>
                <w:hideMark/>
              </w:tcPr>
            </w:tcPrChange>
          </w:tcPr>
          <w:p w14:paraId="41CF1CD9" w14:textId="77777777" w:rsidR="00B64B39" w:rsidRPr="00B64B39" w:rsidRDefault="00B64B39" w:rsidP="00B64B39">
            <w:pPr>
              <w:rPr>
                <w:ins w:id="439" w:author="Em Lim" w:date="2023-03-08T14:41:00Z"/>
                <w:rFonts w:ascii="Lucida Grande" w:eastAsia="Times New Roman" w:hAnsi="Lucida Grande" w:cs="Lucida Grande"/>
                <w:sz w:val="22"/>
                <w:szCs w:val="22"/>
                <w:lang w:val="en-CA"/>
              </w:rPr>
            </w:pPr>
            <w:proofErr w:type="spellStart"/>
            <w:ins w:id="440" w:author="Em Lim" w:date="2023-03-08T14:41:00Z">
              <w:r w:rsidRPr="00B64B39">
                <w:rPr>
                  <w:rFonts w:ascii="Lucida Grande" w:eastAsia="Times New Roman" w:hAnsi="Lucida Grande" w:cs="Lucida Grande"/>
                  <w:sz w:val="22"/>
                  <w:szCs w:val="22"/>
                  <w:lang w:val="en-CA"/>
                </w:rPr>
                <w:t>palmata</w:t>
              </w:r>
              <w:proofErr w:type="spellEnd"/>
            </w:ins>
          </w:p>
        </w:tc>
        <w:tc>
          <w:tcPr>
            <w:tcW w:w="1300" w:type="dxa"/>
            <w:shd w:val="clear" w:color="auto" w:fill="auto"/>
            <w:noWrap/>
            <w:vAlign w:val="bottom"/>
            <w:hideMark/>
            <w:tcPrChange w:id="441" w:author="Em Lim" w:date="2023-03-08T14:43:00Z">
              <w:tcPr>
                <w:tcW w:w="1300" w:type="dxa"/>
                <w:tcBorders>
                  <w:top w:val="nil"/>
                  <w:left w:val="nil"/>
                  <w:bottom w:val="nil"/>
                  <w:right w:val="nil"/>
                </w:tcBorders>
                <w:shd w:val="clear" w:color="auto" w:fill="auto"/>
                <w:noWrap/>
                <w:vAlign w:val="bottom"/>
                <w:hideMark/>
              </w:tcPr>
            </w:tcPrChange>
          </w:tcPr>
          <w:p w14:paraId="4192904A" w14:textId="77777777" w:rsidR="00B64B39" w:rsidRPr="00B64B39" w:rsidRDefault="00B64B39" w:rsidP="00B64B39">
            <w:pPr>
              <w:jc w:val="right"/>
              <w:rPr>
                <w:ins w:id="442" w:author="Em Lim" w:date="2023-03-08T14:41:00Z"/>
                <w:rFonts w:ascii="Lucida Grande" w:eastAsia="Times New Roman" w:hAnsi="Lucida Grande" w:cs="Lucida Grande"/>
                <w:sz w:val="22"/>
                <w:szCs w:val="22"/>
                <w:lang w:val="en-CA"/>
              </w:rPr>
            </w:pPr>
            <w:ins w:id="443" w:author="Em Lim" w:date="2023-03-08T14:41:00Z">
              <w:r w:rsidRPr="00B64B39">
                <w:rPr>
                  <w:rFonts w:ascii="Lucida Grande" w:eastAsia="Times New Roman" w:hAnsi="Lucida Grande" w:cs="Lucida Grande"/>
                  <w:sz w:val="22"/>
                  <w:szCs w:val="22"/>
                  <w:lang w:val="en-CA"/>
                </w:rPr>
                <w:t>2</w:t>
              </w:r>
            </w:ins>
          </w:p>
        </w:tc>
      </w:tr>
      <w:tr w:rsidR="00B64B39" w:rsidRPr="00B64B39" w14:paraId="2FE51E88" w14:textId="77777777" w:rsidTr="00B64B39">
        <w:trPr>
          <w:trHeight w:val="320"/>
          <w:ins w:id="444" w:author="Em Lim" w:date="2023-03-08T14:41:00Z"/>
          <w:trPrChange w:id="445" w:author="Em Lim" w:date="2023-03-08T14:43:00Z">
            <w:trPr>
              <w:trHeight w:val="320"/>
            </w:trPr>
          </w:trPrChange>
        </w:trPr>
        <w:tc>
          <w:tcPr>
            <w:tcW w:w="1564" w:type="dxa"/>
            <w:shd w:val="clear" w:color="auto" w:fill="auto"/>
            <w:noWrap/>
            <w:vAlign w:val="bottom"/>
            <w:hideMark/>
            <w:tcPrChange w:id="446" w:author="Em Lim" w:date="2023-03-08T14:43:00Z">
              <w:tcPr>
                <w:tcW w:w="1564" w:type="dxa"/>
                <w:tcBorders>
                  <w:top w:val="nil"/>
                  <w:left w:val="nil"/>
                  <w:bottom w:val="nil"/>
                  <w:right w:val="nil"/>
                </w:tcBorders>
                <w:shd w:val="clear" w:color="auto" w:fill="auto"/>
                <w:noWrap/>
                <w:vAlign w:val="bottom"/>
                <w:hideMark/>
              </w:tcPr>
            </w:tcPrChange>
          </w:tcPr>
          <w:p w14:paraId="23396FB9" w14:textId="77777777" w:rsidR="00B64B39" w:rsidRPr="00B64B39" w:rsidRDefault="00B64B39" w:rsidP="00B64B39">
            <w:pPr>
              <w:rPr>
                <w:ins w:id="447" w:author="Em Lim" w:date="2023-03-08T14:41:00Z"/>
                <w:rFonts w:ascii="Lucida Grande" w:eastAsia="Times New Roman" w:hAnsi="Lucida Grande" w:cs="Lucida Grande"/>
                <w:sz w:val="22"/>
                <w:szCs w:val="22"/>
                <w:lang w:val="en-CA"/>
              </w:rPr>
            </w:pPr>
            <w:ins w:id="448"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449" w:author="Em Lim" w:date="2023-03-08T14:43:00Z">
              <w:tcPr>
                <w:tcW w:w="2073" w:type="dxa"/>
                <w:tcBorders>
                  <w:top w:val="nil"/>
                  <w:left w:val="nil"/>
                  <w:bottom w:val="nil"/>
                  <w:right w:val="nil"/>
                </w:tcBorders>
                <w:shd w:val="clear" w:color="auto" w:fill="auto"/>
                <w:noWrap/>
                <w:vAlign w:val="bottom"/>
                <w:hideMark/>
              </w:tcPr>
            </w:tcPrChange>
          </w:tcPr>
          <w:p w14:paraId="6D7FD02A" w14:textId="77777777" w:rsidR="00B64B39" w:rsidRPr="00B64B39" w:rsidRDefault="00B64B39" w:rsidP="00B64B39">
            <w:pPr>
              <w:rPr>
                <w:ins w:id="450" w:author="Em Lim" w:date="2023-03-08T14:41:00Z"/>
                <w:rFonts w:ascii="Lucida Grande" w:eastAsia="Times New Roman" w:hAnsi="Lucida Grande" w:cs="Lucida Grande"/>
                <w:sz w:val="22"/>
                <w:szCs w:val="22"/>
                <w:lang w:val="en-CA"/>
              </w:rPr>
            </w:pPr>
            <w:proofErr w:type="spellStart"/>
            <w:ins w:id="451" w:author="Em Lim" w:date="2023-03-08T14:41:00Z">
              <w:r w:rsidRPr="00B64B39">
                <w:rPr>
                  <w:rFonts w:ascii="Lucida Grande" w:eastAsia="Times New Roman" w:hAnsi="Lucida Grande" w:cs="Lucida Grande"/>
                  <w:sz w:val="22"/>
                  <w:szCs w:val="22"/>
                  <w:lang w:val="en-CA"/>
                </w:rPr>
                <w:t>Acroporidae</w:t>
              </w:r>
              <w:proofErr w:type="spellEnd"/>
            </w:ins>
          </w:p>
        </w:tc>
        <w:tc>
          <w:tcPr>
            <w:tcW w:w="1551" w:type="dxa"/>
            <w:shd w:val="clear" w:color="auto" w:fill="auto"/>
            <w:noWrap/>
            <w:vAlign w:val="bottom"/>
            <w:hideMark/>
            <w:tcPrChange w:id="452" w:author="Em Lim" w:date="2023-03-08T14:43:00Z">
              <w:tcPr>
                <w:tcW w:w="1551" w:type="dxa"/>
                <w:tcBorders>
                  <w:top w:val="nil"/>
                  <w:left w:val="nil"/>
                  <w:bottom w:val="nil"/>
                  <w:right w:val="nil"/>
                </w:tcBorders>
                <w:shd w:val="clear" w:color="auto" w:fill="auto"/>
                <w:noWrap/>
                <w:vAlign w:val="bottom"/>
                <w:hideMark/>
              </w:tcPr>
            </w:tcPrChange>
          </w:tcPr>
          <w:p w14:paraId="5B61D1CB" w14:textId="77777777" w:rsidR="00B64B39" w:rsidRPr="00B64B39" w:rsidRDefault="00B64B39" w:rsidP="00B64B39">
            <w:pPr>
              <w:rPr>
                <w:ins w:id="453" w:author="Em Lim" w:date="2023-03-08T14:41:00Z"/>
                <w:rFonts w:ascii="Lucida Grande" w:eastAsia="Times New Roman" w:hAnsi="Lucida Grande" w:cs="Lucida Grande"/>
                <w:sz w:val="22"/>
                <w:szCs w:val="22"/>
                <w:lang w:val="en-CA"/>
              </w:rPr>
            </w:pPr>
            <w:ins w:id="454" w:author="Em Lim" w:date="2023-03-08T14:41:00Z">
              <w:r w:rsidRPr="00B64B39">
                <w:rPr>
                  <w:rFonts w:ascii="Lucida Grande" w:eastAsia="Times New Roman" w:hAnsi="Lucida Grande" w:cs="Lucida Grande"/>
                  <w:sz w:val="22"/>
                  <w:szCs w:val="22"/>
                  <w:lang w:val="en-CA"/>
                </w:rPr>
                <w:t>Porites</w:t>
              </w:r>
            </w:ins>
          </w:p>
        </w:tc>
        <w:tc>
          <w:tcPr>
            <w:tcW w:w="2028" w:type="dxa"/>
            <w:shd w:val="clear" w:color="auto" w:fill="auto"/>
            <w:noWrap/>
            <w:vAlign w:val="bottom"/>
            <w:hideMark/>
            <w:tcPrChange w:id="455" w:author="Em Lim" w:date="2023-03-08T14:43:00Z">
              <w:tcPr>
                <w:tcW w:w="2028" w:type="dxa"/>
                <w:tcBorders>
                  <w:top w:val="nil"/>
                  <w:left w:val="nil"/>
                  <w:bottom w:val="nil"/>
                  <w:right w:val="nil"/>
                </w:tcBorders>
                <w:shd w:val="clear" w:color="auto" w:fill="auto"/>
                <w:noWrap/>
                <w:vAlign w:val="bottom"/>
                <w:hideMark/>
              </w:tcPr>
            </w:tcPrChange>
          </w:tcPr>
          <w:p w14:paraId="52BA405F" w14:textId="77777777" w:rsidR="00B64B39" w:rsidRPr="00B64B39" w:rsidRDefault="00B64B39" w:rsidP="00B64B39">
            <w:pPr>
              <w:rPr>
                <w:ins w:id="456" w:author="Em Lim" w:date="2023-03-08T14:41:00Z"/>
                <w:rFonts w:ascii="Lucida Grande" w:eastAsia="Times New Roman" w:hAnsi="Lucida Grande" w:cs="Lucida Grande"/>
                <w:sz w:val="22"/>
                <w:szCs w:val="22"/>
                <w:lang w:val="en-CA"/>
              </w:rPr>
            </w:pPr>
            <w:proofErr w:type="spellStart"/>
            <w:ins w:id="457" w:author="Em Lim" w:date="2023-03-08T14:41:00Z">
              <w:r w:rsidRPr="00B64B39">
                <w:rPr>
                  <w:rFonts w:ascii="Lucida Grande" w:eastAsia="Times New Roman" w:hAnsi="Lucida Grande" w:cs="Lucida Grande"/>
                  <w:sz w:val="22"/>
                  <w:szCs w:val="22"/>
                  <w:lang w:val="en-CA"/>
                </w:rPr>
                <w:t>furcata</w:t>
              </w:r>
              <w:proofErr w:type="spellEnd"/>
            </w:ins>
          </w:p>
        </w:tc>
        <w:tc>
          <w:tcPr>
            <w:tcW w:w="1300" w:type="dxa"/>
            <w:shd w:val="clear" w:color="auto" w:fill="auto"/>
            <w:noWrap/>
            <w:vAlign w:val="bottom"/>
            <w:hideMark/>
            <w:tcPrChange w:id="458" w:author="Em Lim" w:date="2023-03-08T14:43:00Z">
              <w:tcPr>
                <w:tcW w:w="1300" w:type="dxa"/>
                <w:tcBorders>
                  <w:top w:val="nil"/>
                  <w:left w:val="nil"/>
                  <w:bottom w:val="nil"/>
                  <w:right w:val="nil"/>
                </w:tcBorders>
                <w:shd w:val="clear" w:color="auto" w:fill="auto"/>
                <w:noWrap/>
                <w:vAlign w:val="bottom"/>
                <w:hideMark/>
              </w:tcPr>
            </w:tcPrChange>
          </w:tcPr>
          <w:p w14:paraId="4E445E5E" w14:textId="77777777" w:rsidR="00B64B39" w:rsidRPr="00B64B39" w:rsidRDefault="00B64B39" w:rsidP="00B64B39">
            <w:pPr>
              <w:jc w:val="right"/>
              <w:rPr>
                <w:ins w:id="459" w:author="Em Lim" w:date="2023-03-08T14:41:00Z"/>
                <w:rFonts w:ascii="Lucida Grande" w:eastAsia="Times New Roman" w:hAnsi="Lucida Grande" w:cs="Lucida Grande"/>
                <w:sz w:val="22"/>
                <w:szCs w:val="22"/>
                <w:lang w:val="en-CA"/>
              </w:rPr>
            </w:pPr>
            <w:ins w:id="460" w:author="Em Lim" w:date="2023-03-08T14:41:00Z">
              <w:r w:rsidRPr="00B64B39">
                <w:rPr>
                  <w:rFonts w:ascii="Lucida Grande" w:eastAsia="Times New Roman" w:hAnsi="Lucida Grande" w:cs="Lucida Grande"/>
                  <w:sz w:val="22"/>
                  <w:szCs w:val="22"/>
                  <w:lang w:val="en-CA"/>
                </w:rPr>
                <w:t>2</w:t>
              </w:r>
            </w:ins>
          </w:p>
        </w:tc>
      </w:tr>
      <w:tr w:rsidR="00B64B39" w:rsidRPr="00B64B39" w14:paraId="52BE4F8F" w14:textId="77777777" w:rsidTr="00B64B39">
        <w:trPr>
          <w:trHeight w:val="320"/>
          <w:ins w:id="461" w:author="Em Lim" w:date="2023-03-08T14:41:00Z"/>
          <w:trPrChange w:id="462" w:author="Em Lim" w:date="2023-03-08T14:43:00Z">
            <w:trPr>
              <w:trHeight w:val="320"/>
            </w:trPr>
          </w:trPrChange>
        </w:trPr>
        <w:tc>
          <w:tcPr>
            <w:tcW w:w="1564" w:type="dxa"/>
            <w:shd w:val="clear" w:color="auto" w:fill="auto"/>
            <w:noWrap/>
            <w:vAlign w:val="bottom"/>
            <w:hideMark/>
            <w:tcPrChange w:id="463" w:author="Em Lim" w:date="2023-03-08T14:43:00Z">
              <w:tcPr>
                <w:tcW w:w="1564" w:type="dxa"/>
                <w:tcBorders>
                  <w:top w:val="nil"/>
                  <w:left w:val="nil"/>
                  <w:bottom w:val="nil"/>
                  <w:right w:val="nil"/>
                </w:tcBorders>
                <w:shd w:val="clear" w:color="auto" w:fill="auto"/>
                <w:noWrap/>
                <w:vAlign w:val="bottom"/>
                <w:hideMark/>
              </w:tcPr>
            </w:tcPrChange>
          </w:tcPr>
          <w:p w14:paraId="03D10DD8" w14:textId="77777777" w:rsidR="00B64B39" w:rsidRPr="00B64B39" w:rsidRDefault="00B64B39" w:rsidP="00B64B39">
            <w:pPr>
              <w:rPr>
                <w:ins w:id="464" w:author="Em Lim" w:date="2023-03-08T14:41:00Z"/>
                <w:rFonts w:ascii="Lucida Grande" w:eastAsia="Times New Roman" w:hAnsi="Lucida Grande" w:cs="Lucida Grande"/>
                <w:sz w:val="22"/>
                <w:szCs w:val="22"/>
                <w:lang w:val="en-CA"/>
              </w:rPr>
            </w:pPr>
            <w:ins w:id="465"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466" w:author="Em Lim" w:date="2023-03-08T14:43:00Z">
              <w:tcPr>
                <w:tcW w:w="2073" w:type="dxa"/>
                <w:tcBorders>
                  <w:top w:val="nil"/>
                  <w:left w:val="nil"/>
                  <w:bottom w:val="nil"/>
                  <w:right w:val="nil"/>
                </w:tcBorders>
                <w:shd w:val="clear" w:color="auto" w:fill="auto"/>
                <w:noWrap/>
                <w:vAlign w:val="bottom"/>
                <w:hideMark/>
              </w:tcPr>
            </w:tcPrChange>
          </w:tcPr>
          <w:p w14:paraId="060CC10F" w14:textId="77777777" w:rsidR="00B64B39" w:rsidRPr="00B64B39" w:rsidRDefault="00B64B39" w:rsidP="00B64B39">
            <w:pPr>
              <w:rPr>
                <w:ins w:id="467" w:author="Em Lim" w:date="2023-03-08T14:41:00Z"/>
                <w:rFonts w:ascii="Lucida Grande" w:eastAsia="Times New Roman" w:hAnsi="Lucida Grande" w:cs="Lucida Grande"/>
                <w:sz w:val="22"/>
                <w:szCs w:val="22"/>
                <w:lang w:val="en-CA"/>
              </w:rPr>
            </w:pPr>
            <w:proofErr w:type="spellStart"/>
            <w:ins w:id="468" w:author="Em Lim" w:date="2023-03-08T14:41:00Z">
              <w:r w:rsidRPr="00B64B39">
                <w:rPr>
                  <w:rFonts w:ascii="Lucida Grande" w:eastAsia="Times New Roman" w:hAnsi="Lucida Grande" w:cs="Lucida Grande"/>
                  <w:sz w:val="22"/>
                  <w:szCs w:val="22"/>
                  <w:lang w:val="en-CA"/>
                </w:rPr>
                <w:t>Actiniidae</w:t>
              </w:r>
              <w:proofErr w:type="spellEnd"/>
            </w:ins>
          </w:p>
        </w:tc>
        <w:tc>
          <w:tcPr>
            <w:tcW w:w="1551" w:type="dxa"/>
            <w:shd w:val="clear" w:color="auto" w:fill="auto"/>
            <w:noWrap/>
            <w:vAlign w:val="bottom"/>
            <w:hideMark/>
            <w:tcPrChange w:id="469" w:author="Em Lim" w:date="2023-03-08T14:43:00Z">
              <w:tcPr>
                <w:tcW w:w="1551" w:type="dxa"/>
                <w:tcBorders>
                  <w:top w:val="nil"/>
                  <w:left w:val="nil"/>
                  <w:bottom w:val="nil"/>
                  <w:right w:val="nil"/>
                </w:tcBorders>
                <w:shd w:val="clear" w:color="auto" w:fill="auto"/>
                <w:noWrap/>
                <w:vAlign w:val="bottom"/>
                <w:hideMark/>
              </w:tcPr>
            </w:tcPrChange>
          </w:tcPr>
          <w:p w14:paraId="325708A8" w14:textId="77777777" w:rsidR="00B64B39" w:rsidRPr="00B64B39" w:rsidRDefault="00B64B39" w:rsidP="00B64B39">
            <w:pPr>
              <w:rPr>
                <w:ins w:id="470" w:author="Em Lim" w:date="2023-03-08T14:41:00Z"/>
                <w:rFonts w:ascii="Lucida Grande" w:eastAsia="Times New Roman" w:hAnsi="Lucida Grande" w:cs="Lucida Grande"/>
                <w:sz w:val="22"/>
                <w:szCs w:val="22"/>
                <w:lang w:val="en-CA"/>
              </w:rPr>
            </w:pPr>
            <w:proofErr w:type="spellStart"/>
            <w:ins w:id="471" w:author="Em Lim" w:date="2023-03-08T14:41:00Z">
              <w:r w:rsidRPr="00B64B39">
                <w:rPr>
                  <w:rFonts w:ascii="Lucida Grande" w:eastAsia="Times New Roman" w:hAnsi="Lucida Grande" w:cs="Lucida Grande"/>
                  <w:sz w:val="22"/>
                  <w:szCs w:val="22"/>
                  <w:lang w:val="en-CA"/>
                </w:rPr>
                <w:t>Entacmaea</w:t>
              </w:r>
              <w:proofErr w:type="spellEnd"/>
            </w:ins>
          </w:p>
        </w:tc>
        <w:tc>
          <w:tcPr>
            <w:tcW w:w="2028" w:type="dxa"/>
            <w:shd w:val="clear" w:color="auto" w:fill="auto"/>
            <w:noWrap/>
            <w:vAlign w:val="bottom"/>
            <w:hideMark/>
            <w:tcPrChange w:id="472" w:author="Em Lim" w:date="2023-03-08T14:43:00Z">
              <w:tcPr>
                <w:tcW w:w="2028" w:type="dxa"/>
                <w:tcBorders>
                  <w:top w:val="nil"/>
                  <w:left w:val="nil"/>
                  <w:bottom w:val="nil"/>
                  <w:right w:val="nil"/>
                </w:tcBorders>
                <w:shd w:val="clear" w:color="auto" w:fill="auto"/>
                <w:noWrap/>
                <w:vAlign w:val="bottom"/>
                <w:hideMark/>
              </w:tcPr>
            </w:tcPrChange>
          </w:tcPr>
          <w:p w14:paraId="4FF3F550" w14:textId="77777777" w:rsidR="00B64B39" w:rsidRPr="00B64B39" w:rsidRDefault="00B64B39" w:rsidP="00B64B39">
            <w:pPr>
              <w:rPr>
                <w:ins w:id="473" w:author="Em Lim" w:date="2023-03-08T14:41:00Z"/>
                <w:rFonts w:ascii="Lucida Grande" w:eastAsia="Times New Roman" w:hAnsi="Lucida Grande" w:cs="Lucida Grande"/>
                <w:sz w:val="22"/>
                <w:szCs w:val="22"/>
                <w:lang w:val="en-CA"/>
              </w:rPr>
            </w:pPr>
            <w:proofErr w:type="spellStart"/>
            <w:ins w:id="474" w:author="Em Lim" w:date="2023-03-08T14:41:00Z">
              <w:r w:rsidRPr="00B64B39">
                <w:rPr>
                  <w:rFonts w:ascii="Lucida Grande" w:eastAsia="Times New Roman" w:hAnsi="Lucida Grande" w:cs="Lucida Grande"/>
                  <w:sz w:val="22"/>
                  <w:szCs w:val="22"/>
                  <w:lang w:val="en-CA"/>
                </w:rPr>
                <w:t>quadricolor</w:t>
              </w:r>
              <w:proofErr w:type="spellEnd"/>
            </w:ins>
          </w:p>
        </w:tc>
        <w:tc>
          <w:tcPr>
            <w:tcW w:w="1300" w:type="dxa"/>
            <w:shd w:val="clear" w:color="auto" w:fill="auto"/>
            <w:noWrap/>
            <w:vAlign w:val="bottom"/>
            <w:hideMark/>
            <w:tcPrChange w:id="475" w:author="Em Lim" w:date="2023-03-08T14:43:00Z">
              <w:tcPr>
                <w:tcW w:w="1300" w:type="dxa"/>
                <w:tcBorders>
                  <w:top w:val="nil"/>
                  <w:left w:val="nil"/>
                  <w:bottom w:val="nil"/>
                  <w:right w:val="nil"/>
                </w:tcBorders>
                <w:shd w:val="clear" w:color="auto" w:fill="auto"/>
                <w:noWrap/>
                <w:vAlign w:val="bottom"/>
                <w:hideMark/>
              </w:tcPr>
            </w:tcPrChange>
          </w:tcPr>
          <w:p w14:paraId="5D16E78F" w14:textId="77777777" w:rsidR="00B64B39" w:rsidRPr="00B64B39" w:rsidRDefault="00B64B39" w:rsidP="00B64B39">
            <w:pPr>
              <w:jc w:val="right"/>
              <w:rPr>
                <w:ins w:id="476" w:author="Em Lim" w:date="2023-03-08T14:41:00Z"/>
                <w:rFonts w:ascii="Lucida Grande" w:eastAsia="Times New Roman" w:hAnsi="Lucida Grande" w:cs="Lucida Grande"/>
                <w:sz w:val="22"/>
                <w:szCs w:val="22"/>
                <w:lang w:val="en-CA"/>
              </w:rPr>
            </w:pPr>
            <w:ins w:id="477" w:author="Em Lim" w:date="2023-03-08T14:41:00Z">
              <w:r w:rsidRPr="00B64B39">
                <w:rPr>
                  <w:rFonts w:ascii="Lucida Grande" w:eastAsia="Times New Roman" w:hAnsi="Lucida Grande" w:cs="Lucida Grande"/>
                  <w:sz w:val="22"/>
                  <w:szCs w:val="22"/>
                  <w:lang w:val="en-CA"/>
                </w:rPr>
                <w:t>1</w:t>
              </w:r>
            </w:ins>
          </w:p>
        </w:tc>
      </w:tr>
      <w:tr w:rsidR="00B64B39" w:rsidRPr="00B64B39" w14:paraId="43BC5949" w14:textId="77777777" w:rsidTr="00B64B39">
        <w:trPr>
          <w:trHeight w:val="320"/>
          <w:ins w:id="478" w:author="Em Lim" w:date="2023-03-08T14:41:00Z"/>
          <w:trPrChange w:id="479" w:author="Em Lim" w:date="2023-03-08T14:43:00Z">
            <w:trPr>
              <w:trHeight w:val="320"/>
            </w:trPr>
          </w:trPrChange>
        </w:trPr>
        <w:tc>
          <w:tcPr>
            <w:tcW w:w="1564" w:type="dxa"/>
            <w:shd w:val="clear" w:color="auto" w:fill="auto"/>
            <w:noWrap/>
            <w:vAlign w:val="bottom"/>
            <w:hideMark/>
            <w:tcPrChange w:id="480" w:author="Em Lim" w:date="2023-03-08T14:43:00Z">
              <w:tcPr>
                <w:tcW w:w="1564" w:type="dxa"/>
                <w:tcBorders>
                  <w:top w:val="nil"/>
                  <w:left w:val="nil"/>
                  <w:bottom w:val="nil"/>
                  <w:right w:val="nil"/>
                </w:tcBorders>
                <w:shd w:val="clear" w:color="auto" w:fill="auto"/>
                <w:noWrap/>
                <w:vAlign w:val="bottom"/>
                <w:hideMark/>
              </w:tcPr>
            </w:tcPrChange>
          </w:tcPr>
          <w:p w14:paraId="69FF0F64" w14:textId="77777777" w:rsidR="00B64B39" w:rsidRPr="00B64B39" w:rsidRDefault="00B64B39" w:rsidP="00B64B39">
            <w:pPr>
              <w:rPr>
                <w:ins w:id="481" w:author="Em Lim" w:date="2023-03-08T14:41:00Z"/>
                <w:rFonts w:ascii="Lucida Grande" w:eastAsia="Times New Roman" w:hAnsi="Lucida Grande" w:cs="Lucida Grande"/>
                <w:sz w:val="22"/>
                <w:szCs w:val="22"/>
                <w:lang w:val="en-CA"/>
              </w:rPr>
            </w:pPr>
            <w:ins w:id="482"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483" w:author="Em Lim" w:date="2023-03-08T14:43:00Z">
              <w:tcPr>
                <w:tcW w:w="2073" w:type="dxa"/>
                <w:tcBorders>
                  <w:top w:val="nil"/>
                  <w:left w:val="nil"/>
                  <w:bottom w:val="nil"/>
                  <w:right w:val="nil"/>
                </w:tcBorders>
                <w:shd w:val="clear" w:color="auto" w:fill="auto"/>
                <w:noWrap/>
                <w:vAlign w:val="bottom"/>
                <w:hideMark/>
              </w:tcPr>
            </w:tcPrChange>
          </w:tcPr>
          <w:p w14:paraId="78FE657D" w14:textId="77777777" w:rsidR="00B64B39" w:rsidRPr="00B64B39" w:rsidRDefault="00B64B39" w:rsidP="00B64B39">
            <w:pPr>
              <w:rPr>
                <w:ins w:id="484" w:author="Em Lim" w:date="2023-03-08T14:41:00Z"/>
                <w:rFonts w:ascii="Lucida Grande" w:eastAsia="Times New Roman" w:hAnsi="Lucida Grande" w:cs="Lucida Grande"/>
                <w:sz w:val="22"/>
                <w:szCs w:val="22"/>
                <w:lang w:val="en-CA"/>
              </w:rPr>
            </w:pPr>
            <w:proofErr w:type="spellStart"/>
            <w:ins w:id="485" w:author="Em Lim" w:date="2023-03-08T14:41:00Z">
              <w:r w:rsidRPr="00B64B39">
                <w:rPr>
                  <w:rFonts w:ascii="Lucida Grande" w:eastAsia="Times New Roman" w:hAnsi="Lucida Grande" w:cs="Lucida Grande"/>
                  <w:sz w:val="22"/>
                  <w:szCs w:val="22"/>
                  <w:lang w:val="en-CA"/>
                </w:rPr>
                <w:t>Pocilloporidae</w:t>
              </w:r>
              <w:proofErr w:type="spellEnd"/>
            </w:ins>
          </w:p>
        </w:tc>
        <w:tc>
          <w:tcPr>
            <w:tcW w:w="1551" w:type="dxa"/>
            <w:shd w:val="clear" w:color="auto" w:fill="auto"/>
            <w:noWrap/>
            <w:vAlign w:val="bottom"/>
            <w:hideMark/>
            <w:tcPrChange w:id="486" w:author="Em Lim" w:date="2023-03-08T14:43:00Z">
              <w:tcPr>
                <w:tcW w:w="1551" w:type="dxa"/>
                <w:tcBorders>
                  <w:top w:val="nil"/>
                  <w:left w:val="nil"/>
                  <w:bottom w:val="nil"/>
                  <w:right w:val="nil"/>
                </w:tcBorders>
                <w:shd w:val="clear" w:color="auto" w:fill="auto"/>
                <w:noWrap/>
                <w:vAlign w:val="bottom"/>
                <w:hideMark/>
              </w:tcPr>
            </w:tcPrChange>
          </w:tcPr>
          <w:p w14:paraId="52885768" w14:textId="77777777" w:rsidR="00B64B39" w:rsidRPr="00B64B39" w:rsidRDefault="00B64B39" w:rsidP="00B64B39">
            <w:pPr>
              <w:rPr>
                <w:ins w:id="487" w:author="Em Lim" w:date="2023-03-08T14:41:00Z"/>
                <w:rFonts w:ascii="Lucida Grande" w:eastAsia="Times New Roman" w:hAnsi="Lucida Grande" w:cs="Lucida Grande"/>
                <w:sz w:val="22"/>
                <w:szCs w:val="22"/>
                <w:lang w:val="en-CA"/>
              </w:rPr>
            </w:pPr>
            <w:proofErr w:type="spellStart"/>
            <w:ins w:id="488" w:author="Em Lim" w:date="2023-03-08T14:41:00Z">
              <w:r w:rsidRPr="00B64B39">
                <w:rPr>
                  <w:rFonts w:ascii="Lucida Grande" w:eastAsia="Times New Roman" w:hAnsi="Lucida Grande" w:cs="Lucida Grande"/>
                  <w:sz w:val="22"/>
                  <w:szCs w:val="22"/>
                  <w:lang w:val="en-CA"/>
                </w:rPr>
                <w:t>Pocillopora</w:t>
              </w:r>
              <w:proofErr w:type="spellEnd"/>
            </w:ins>
          </w:p>
        </w:tc>
        <w:tc>
          <w:tcPr>
            <w:tcW w:w="2028" w:type="dxa"/>
            <w:shd w:val="clear" w:color="auto" w:fill="auto"/>
            <w:noWrap/>
            <w:vAlign w:val="bottom"/>
            <w:hideMark/>
            <w:tcPrChange w:id="489" w:author="Em Lim" w:date="2023-03-08T14:43:00Z">
              <w:tcPr>
                <w:tcW w:w="2028" w:type="dxa"/>
                <w:tcBorders>
                  <w:top w:val="nil"/>
                  <w:left w:val="nil"/>
                  <w:bottom w:val="nil"/>
                  <w:right w:val="nil"/>
                </w:tcBorders>
                <w:shd w:val="clear" w:color="auto" w:fill="auto"/>
                <w:noWrap/>
                <w:vAlign w:val="bottom"/>
                <w:hideMark/>
              </w:tcPr>
            </w:tcPrChange>
          </w:tcPr>
          <w:p w14:paraId="538E194E" w14:textId="77777777" w:rsidR="00B64B39" w:rsidRPr="00B64B39" w:rsidRDefault="00B64B39" w:rsidP="00B64B39">
            <w:pPr>
              <w:rPr>
                <w:ins w:id="490" w:author="Em Lim" w:date="2023-03-08T14:41:00Z"/>
                <w:rFonts w:ascii="Lucida Grande" w:eastAsia="Times New Roman" w:hAnsi="Lucida Grande" w:cs="Lucida Grande"/>
                <w:sz w:val="22"/>
                <w:szCs w:val="22"/>
                <w:lang w:val="en-CA"/>
              </w:rPr>
            </w:pPr>
            <w:proofErr w:type="spellStart"/>
            <w:ins w:id="491" w:author="Em Lim" w:date="2023-03-08T14:41:00Z">
              <w:r w:rsidRPr="00B64B39">
                <w:rPr>
                  <w:rFonts w:ascii="Lucida Grande" w:eastAsia="Times New Roman" w:hAnsi="Lucida Grande" w:cs="Lucida Grande"/>
                  <w:sz w:val="22"/>
                  <w:szCs w:val="22"/>
                  <w:lang w:val="en-CA"/>
                </w:rPr>
                <w:t>damicornis</w:t>
              </w:r>
              <w:proofErr w:type="spellEnd"/>
            </w:ins>
          </w:p>
        </w:tc>
        <w:tc>
          <w:tcPr>
            <w:tcW w:w="1300" w:type="dxa"/>
            <w:shd w:val="clear" w:color="auto" w:fill="auto"/>
            <w:noWrap/>
            <w:vAlign w:val="bottom"/>
            <w:hideMark/>
            <w:tcPrChange w:id="492" w:author="Em Lim" w:date="2023-03-08T14:43:00Z">
              <w:tcPr>
                <w:tcW w:w="1300" w:type="dxa"/>
                <w:tcBorders>
                  <w:top w:val="nil"/>
                  <w:left w:val="nil"/>
                  <w:bottom w:val="nil"/>
                  <w:right w:val="nil"/>
                </w:tcBorders>
                <w:shd w:val="clear" w:color="auto" w:fill="auto"/>
                <w:noWrap/>
                <w:vAlign w:val="bottom"/>
                <w:hideMark/>
              </w:tcPr>
            </w:tcPrChange>
          </w:tcPr>
          <w:p w14:paraId="0D6DAE17" w14:textId="77777777" w:rsidR="00B64B39" w:rsidRPr="00B64B39" w:rsidRDefault="00B64B39" w:rsidP="00B64B39">
            <w:pPr>
              <w:jc w:val="right"/>
              <w:rPr>
                <w:ins w:id="493" w:author="Em Lim" w:date="2023-03-08T14:41:00Z"/>
                <w:rFonts w:ascii="Lucida Grande" w:eastAsia="Times New Roman" w:hAnsi="Lucida Grande" w:cs="Lucida Grande"/>
                <w:sz w:val="22"/>
                <w:szCs w:val="22"/>
                <w:lang w:val="en-CA"/>
              </w:rPr>
            </w:pPr>
            <w:ins w:id="494" w:author="Em Lim" w:date="2023-03-08T14:41:00Z">
              <w:r w:rsidRPr="00B64B39">
                <w:rPr>
                  <w:rFonts w:ascii="Lucida Grande" w:eastAsia="Times New Roman" w:hAnsi="Lucida Grande" w:cs="Lucida Grande"/>
                  <w:sz w:val="22"/>
                  <w:szCs w:val="22"/>
                  <w:lang w:val="en-CA"/>
                </w:rPr>
                <w:t>3</w:t>
              </w:r>
            </w:ins>
          </w:p>
        </w:tc>
      </w:tr>
      <w:tr w:rsidR="00B64B39" w:rsidRPr="00B64B39" w14:paraId="6CBC8ACB" w14:textId="77777777" w:rsidTr="00B64B39">
        <w:trPr>
          <w:trHeight w:val="320"/>
          <w:ins w:id="495" w:author="Em Lim" w:date="2023-03-08T14:41:00Z"/>
          <w:trPrChange w:id="496" w:author="Em Lim" w:date="2023-03-08T14:43:00Z">
            <w:trPr>
              <w:trHeight w:val="320"/>
            </w:trPr>
          </w:trPrChange>
        </w:trPr>
        <w:tc>
          <w:tcPr>
            <w:tcW w:w="1564" w:type="dxa"/>
            <w:shd w:val="clear" w:color="auto" w:fill="auto"/>
            <w:noWrap/>
            <w:vAlign w:val="bottom"/>
            <w:hideMark/>
            <w:tcPrChange w:id="497" w:author="Em Lim" w:date="2023-03-08T14:43:00Z">
              <w:tcPr>
                <w:tcW w:w="1564" w:type="dxa"/>
                <w:tcBorders>
                  <w:top w:val="nil"/>
                  <w:left w:val="nil"/>
                  <w:bottom w:val="nil"/>
                  <w:right w:val="nil"/>
                </w:tcBorders>
                <w:shd w:val="clear" w:color="auto" w:fill="auto"/>
                <w:noWrap/>
                <w:vAlign w:val="bottom"/>
                <w:hideMark/>
              </w:tcPr>
            </w:tcPrChange>
          </w:tcPr>
          <w:p w14:paraId="2BBA1073" w14:textId="77777777" w:rsidR="00B64B39" w:rsidRPr="00B64B39" w:rsidRDefault="00B64B39" w:rsidP="00B64B39">
            <w:pPr>
              <w:rPr>
                <w:ins w:id="498" w:author="Em Lim" w:date="2023-03-08T14:41:00Z"/>
                <w:rFonts w:ascii="Lucida Grande" w:eastAsia="Times New Roman" w:hAnsi="Lucida Grande" w:cs="Lucida Grande"/>
                <w:sz w:val="22"/>
                <w:szCs w:val="22"/>
                <w:lang w:val="en-CA"/>
              </w:rPr>
            </w:pPr>
            <w:ins w:id="499"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500" w:author="Em Lim" w:date="2023-03-08T14:43:00Z">
              <w:tcPr>
                <w:tcW w:w="2073" w:type="dxa"/>
                <w:tcBorders>
                  <w:top w:val="nil"/>
                  <w:left w:val="nil"/>
                  <w:bottom w:val="nil"/>
                  <w:right w:val="nil"/>
                </w:tcBorders>
                <w:shd w:val="clear" w:color="auto" w:fill="auto"/>
                <w:noWrap/>
                <w:vAlign w:val="bottom"/>
                <w:hideMark/>
              </w:tcPr>
            </w:tcPrChange>
          </w:tcPr>
          <w:p w14:paraId="1C15D7D5" w14:textId="77777777" w:rsidR="00B64B39" w:rsidRPr="00B64B39" w:rsidRDefault="00B64B39" w:rsidP="00B64B39">
            <w:pPr>
              <w:rPr>
                <w:ins w:id="501" w:author="Em Lim" w:date="2023-03-08T14:41:00Z"/>
                <w:rFonts w:ascii="Lucida Grande" w:eastAsia="Times New Roman" w:hAnsi="Lucida Grande" w:cs="Lucida Grande"/>
                <w:sz w:val="22"/>
                <w:szCs w:val="22"/>
                <w:lang w:val="en-CA"/>
              </w:rPr>
            </w:pPr>
            <w:proofErr w:type="spellStart"/>
            <w:ins w:id="502" w:author="Em Lim" w:date="2023-03-08T14:41:00Z">
              <w:r w:rsidRPr="00B64B39">
                <w:rPr>
                  <w:rFonts w:ascii="Lucida Grande" w:eastAsia="Times New Roman" w:hAnsi="Lucida Grande" w:cs="Lucida Grande"/>
                  <w:sz w:val="22"/>
                  <w:szCs w:val="22"/>
                  <w:lang w:val="en-CA"/>
                </w:rPr>
                <w:t>Pocilloporidae</w:t>
              </w:r>
              <w:proofErr w:type="spellEnd"/>
            </w:ins>
          </w:p>
        </w:tc>
        <w:tc>
          <w:tcPr>
            <w:tcW w:w="1551" w:type="dxa"/>
            <w:shd w:val="clear" w:color="auto" w:fill="auto"/>
            <w:noWrap/>
            <w:vAlign w:val="bottom"/>
            <w:hideMark/>
            <w:tcPrChange w:id="503" w:author="Em Lim" w:date="2023-03-08T14:43:00Z">
              <w:tcPr>
                <w:tcW w:w="1551" w:type="dxa"/>
                <w:tcBorders>
                  <w:top w:val="nil"/>
                  <w:left w:val="nil"/>
                  <w:bottom w:val="nil"/>
                  <w:right w:val="nil"/>
                </w:tcBorders>
                <w:shd w:val="clear" w:color="auto" w:fill="auto"/>
                <w:noWrap/>
                <w:vAlign w:val="bottom"/>
                <w:hideMark/>
              </w:tcPr>
            </w:tcPrChange>
          </w:tcPr>
          <w:p w14:paraId="0D05C7DF" w14:textId="77777777" w:rsidR="00B64B39" w:rsidRPr="00B64B39" w:rsidRDefault="00B64B39" w:rsidP="00B64B39">
            <w:pPr>
              <w:rPr>
                <w:ins w:id="504" w:author="Em Lim" w:date="2023-03-08T14:41:00Z"/>
                <w:rFonts w:ascii="Lucida Grande" w:eastAsia="Times New Roman" w:hAnsi="Lucida Grande" w:cs="Lucida Grande"/>
                <w:sz w:val="22"/>
                <w:szCs w:val="22"/>
                <w:lang w:val="en-CA"/>
              </w:rPr>
            </w:pPr>
            <w:proofErr w:type="spellStart"/>
            <w:ins w:id="505" w:author="Em Lim" w:date="2023-03-08T14:41:00Z">
              <w:r w:rsidRPr="00B64B39">
                <w:rPr>
                  <w:rFonts w:ascii="Lucida Grande" w:eastAsia="Times New Roman" w:hAnsi="Lucida Grande" w:cs="Lucida Grande"/>
                  <w:sz w:val="22"/>
                  <w:szCs w:val="22"/>
                  <w:lang w:val="en-CA"/>
                </w:rPr>
                <w:t>Pocillopora</w:t>
              </w:r>
              <w:proofErr w:type="spellEnd"/>
            </w:ins>
          </w:p>
        </w:tc>
        <w:tc>
          <w:tcPr>
            <w:tcW w:w="2028" w:type="dxa"/>
            <w:shd w:val="clear" w:color="auto" w:fill="auto"/>
            <w:noWrap/>
            <w:vAlign w:val="bottom"/>
            <w:hideMark/>
            <w:tcPrChange w:id="506" w:author="Em Lim" w:date="2023-03-08T14:43:00Z">
              <w:tcPr>
                <w:tcW w:w="2028" w:type="dxa"/>
                <w:tcBorders>
                  <w:top w:val="nil"/>
                  <w:left w:val="nil"/>
                  <w:bottom w:val="nil"/>
                  <w:right w:val="nil"/>
                </w:tcBorders>
                <w:shd w:val="clear" w:color="auto" w:fill="auto"/>
                <w:noWrap/>
                <w:vAlign w:val="bottom"/>
                <w:hideMark/>
              </w:tcPr>
            </w:tcPrChange>
          </w:tcPr>
          <w:p w14:paraId="31D1600C" w14:textId="77777777" w:rsidR="00B64B39" w:rsidRPr="00B64B39" w:rsidRDefault="00B64B39" w:rsidP="00B64B39">
            <w:pPr>
              <w:rPr>
                <w:ins w:id="507" w:author="Em Lim" w:date="2023-03-08T14:41:00Z"/>
                <w:rFonts w:ascii="Lucida Grande" w:eastAsia="Times New Roman" w:hAnsi="Lucida Grande" w:cs="Lucida Grande"/>
                <w:sz w:val="22"/>
                <w:szCs w:val="22"/>
                <w:lang w:val="en-CA"/>
              </w:rPr>
            </w:pPr>
            <w:proofErr w:type="spellStart"/>
            <w:ins w:id="508" w:author="Em Lim" w:date="2023-03-08T14:41:00Z">
              <w:r w:rsidRPr="00B64B39">
                <w:rPr>
                  <w:rFonts w:ascii="Lucida Grande" w:eastAsia="Times New Roman" w:hAnsi="Lucida Grande" w:cs="Lucida Grande"/>
                  <w:sz w:val="22"/>
                  <w:szCs w:val="22"/>
                  <w:lang w:val="en-CA"/>
                </w:rPr>
                <w:t>damicornus</w:t>
              </w:r>
              <w:proofErr w:type="spellEnd"/>
            </w:ins>
          </w:p>
        </w:tc>
        <w:tc>
          <w:tcPr>
            <w:tcW w:w="1300" w:type="dxa"/>
            <w:shd w:val="clear" w:color="auto" w:fill="auto"/>
            <w:noWrap/>
            <w:vAlign w:val="bottom"/>
            <w:hideMark/>
            <w:tcPrChange w:id="509" w:author="Em Lim" w:date="2023-03-08T14:43:00Z">
              <w:tcPr>
                <w:tcW w:w="1300" w:type="dxa"/>
                <w:tcBorders>
                  <w:top w:val="nil"/>
                  <w:left w:val="nil"/>
                  <w:bottom w:val="nil"/>
                  <w:right w:val="nil"/>
                </w:tcBorders>
                <w:shd w:val="clear" w:color="auto" w:fill="auto"/>
                <w:noWrap/>
                <w:vAlign w:val="bottom"/>
                <w:hideMark/>
              </w:tcPr>
            </w:tcPrChange>
          </w:tcPr>
          <w:p w14:paraId="485E8260" w14:textId="77777777" w:rsidR="00B64B39" w:rsidRPr="00B64B39" w:rsidRDefault="00B64B39" w:rsidP="00B64B39">
            <w:pPr>
              <w:jc w:val="right"/>
              <w:rPr>
                <w:ins w:id="510" w:author="Em Lim" w:date="2023-03-08T14:41:00Z"/>
                <w:rFonts w:ascii="Lucida Grande" w:eastAsia="Times New Roman" w:hAnsi="Lucida Grande" w:cs="Lucida Grande"/>
                <w:sz w:val="22"/>
                <w:szCs w:val="22"/>
                <w:lang w:val="en-CA"/>
              </w:rPr>
            </w:pPr>
            <w:ins w:id="511" w:author="Em Lim" w:date="2023-03-08T14:41:00Z">
              <w:r w:rsidRPr="00B64B39">
                <w:rPr>
                  <w:rFonts w:ascii="Lucida Grande" w:eastAsia="Times New Roman" w:hAnsi="Lucida Grande" w:cs="Lucida Grande"/>
                  <w:sz w:val="22"/>
                  <w:szCs w:val="22"/>
                  <w:lang w:val="en-CA"/>
                </w:rPr>
                <w:t>6</w:t>
              </w:r>
            </w:ins>
          </w:p>
        </w:tc>
      </w:tr>
      <w:tr w:rsidR="00B64B39" w:rsidRPr="00B64B39" w14:paraId="2F49FC08" w14:textId="77777777" w:rsidTr="00B64B39">
        <w:trPr>
          <w:trHeight w:val="320"/>
          <w:ins w:id="512" w:author="Em Lim" w:date="2023-03-08T14:41:00Z"/>
          <w:trPrChange w:id="513" w:author="Em Lim" w:date="2023-03-08T14:43:00Z">
            <w:trPr>
              <w:trHeight w:val="320"/>
            </w:trPr>
          </w:trPrChange>
        </w:trPr>
        <w:tc>
          <w:tcPr>
            <w:tcW w:w="1564" w:type="dxa"/>
            <w:shd w:val="clear" w:color="auto" w:fill="auto"/>
            <w:noWrap/>
            <w:vAlign w:val="bottom"/>
            <w:hideMark/>
            <w:tcPrChange w:id="514" w:author="Em Lim" w:date="2023-03-08T14:43:00Z">
              <w:tcPr>
                <w:tcW w:w="1564" w:type="dxa"/>
                <w:tcBorders>
                  <w:top w:val="nil"/>
                  <w:left w:val="nil"/>
                  <w:bottom w:val="nil"/>
                  <w:right w:val="nil"/>
                </w:tcBorders>
                <w:shd w:val="clear" w:color="auto" w:fill="auto"/>
                <w:noWrap/>
                <w:vAlign w:val="bottom"/>
                <w:hideMark/>
              </w:tcPr>
            </w:tcPrChange>
          </w:tcPr>
          <w:p w14:paraId="1825797F" w14:textId="77777777" w:rsidR="00B64B39" w:rsidRPr="00B64B39" w:rsidRDefault="00B64B39" w:rsidP="00B64B39">
            <w:pPr>
              <w:rPr>
                <w:ins w:id="515" w:author="Em Lim" w:date="2023-03-08T14:41:00Z"/>
                <w:rFonts w:ascii="Lucida Grande" w:eastAsia="Times New Roman" w:hAnsi="Lucida Grande" w:cs="Lucida Grande"/>
                <w:sz w:val="22"/>
                <w:szCs w:val="22"/>
                <w:lang w:val="en-CA"/>
              </w:rPr>
            </w:pPr>
            <w:ins w:id="516"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517" w:author="Em Lim" w:date="2023-03-08T14:43:00Z">
              <w:tcPr>
                <w:tcW w:w="2073" w:type="dxa"/>
                <w:tcBorders>
                  <w:top w:val="nil"/>
                  <w:left w:val="nil"/>
                  <w:bottom w:val="nil"/>
                  <w:right w:val="nil"/>
                </w:tcBorders>
                <w:shd w:val="clear" w:color="auto" w:fill="auto"/>
                <w:noWrap/>
                <w:vAlign w:val="bottom"/>
                <w:hideMark/>
              </w:tcPr>
            </w:tcPrChange>
          </w:tcPr>
          <w:p w14:paraId="70B2B867" w14:textId="77777777" w:rsidR="00B64B39" w:rsidRPr="00B64B39" w:rsidRDefault="00B64B39" w:rsidP="00B64B39">
            <w:pPr>
              <w:rPr>
                <w:ins w:id="518" w:author="Em Lim" w:date="2023-03-08T14:41:00Z"/>
                <w:rFonts w:ascii="Lucida Grande" w:eastAsia="Times New Roman" w:hAnsi="Lucida Grande" w:cs="Lucida Grande"/>
                <w:sz w:val="22"/>
                <w:szCs w:val="22"/>
                <w:lang w:val="en-CA"/>
              </w:rPr>
            </w:pPr>
            <w:proofErr w:type="spellStart"/>
            <w:ins w:id="519" w:author="Em Lim" w:date="2023-03-08T14:41:00Z">
              <w:r w:rsidRPr="00B64B39">
                <w:rPr>
                  <w:rFonts w:ascii="Lucida Grande" w:eastAsia="Times New Roman" w:hAnsi="Lucida Grande" w:cs="Lucida Grande"/>
                  <w:sz w:val="22"/>
                  <w:szCs w:val="22"/>
                  <w:lang w:val="en-CA"/>
                </w:rPr>
                <w:t>Pocilloporidae</w:t>
              </w:r>
              <w:proofErr w:type="spellEnd"/>
            </w:ins>
          </w:p>
        </w:tc>
        <w:tc>
          <w:tcPr>
            <w:tcW w:w="1551" w:type="dxa"/>
            <w:shd w:val="clear" w:color="auto" w:fill="auto"/>
            <w:noWrap/>
            <w:vAlign w:val="bottom"/>
            <w:hideMark/>
            <w:tcPrChange w:id="520" w:author="Em Lim" w:date="2023-03-08T14:43:00Z">
              <w:tcPr>
                <w:tcW w:w="1551" w:type="dxa"/>
                <w:tcBorders>
                  <w:top w:val="nil"/>
                  <w:left w:val="nil"/>
                  <w:bottom w:val="nil"/>
                  <w:right w:val="nil"/>
                </w:tcBorders>
                <w:shd w:val="clear" w:color="auto" w:fill="auto"/>
                <w:noWrap/>
                <w:vAlign w:val="bottom"/>
                <w:hideMark/>
              </w:tcPr>
            </w:tcPrChange>
          </w:tcPr>
          <w:p w14:paraId="13593B43" w14:textId="77777777" w:rsidR="00B64B39" w:rsidRPr="00B64B39" w:rsidRDefault="00B64B39" w:rsidP="00B64B39">
            <w:pPr>
              <w:rPr>
                <w:ins w:id="521" w:author="Em Lim" w:date="2023-03-08T14:41:00Z"/>
                <w:rFonts w:ascii="Lucida Grande" w:eastAsia="Times New Roman" w:hAnsi="Lucida Grande" w:cs="Lucida Grande"/>
                <w:sz w:val="22"/>
                <w:szCs w:val="22"/>
                <w:lang w:val="en-CA"/>
              </w:rPr>
            </w:pPr>
            <w:proofErr w:type="spellStart"/>
            <w:ins w:id="522" w:author="Em Lim" w:date="2023-03-08T14:41:00Z">
              <w:r w:rsidRPr="00B64B39">
                <w:rPr>
                  <w:rFonts w:ascii="Lucida Grande" w:eastAsia="Times New Roman" w:hAnsi="Lucida Grande" w:cs="Lucida Grande"/>
                  <w:sz w:val="22"/>
                  <w:szCs w:val="22"/>
                  <w:lang w:val="en-CA"/>
                </w:rPr>
                <w:t>Pocillopora</w:t>
              </w:r>
              <w:proofErr w:type="spellEnd"/>
            </w:ins>
          </w:p>
        </w:tc>
        <w:tc>
          <w:tcPr>
            <w:tcW w:w="2028" w:type="dxa"/>
            <w:shd w:val="clear" w:color="auto" w:fill="auto"/>
            <w:noWrap/>
            <w:vAlign w:val="bottom"/>
            <w:hideMark/>
            <w:tcPrChange w:id="523" w:author="Em Lim" w:date="2023-03-08T14:43:00Z">
              <w:tcPr>
                <w:tcW w:w="2028" w:type="dxa"/>
                <w:tcBorders>
                  <w:top w:val="nil"/>
                  <w:left w:val="nil"/>
                  <w:bottom w:val="nil"/>
                  <w:right w:val="nil"/>
                </w:tcBorders>
                <w:shd w:val="clear" w:color="auto" w:fill="auto"/>
                <w:noWrap/>
                <w:vAlign w:val="bottom"/>
                <w:hideMark/>
              </w:tcPr>
            </w:tcPrChange>
          </w:tcPr>
          <w:p w14:paraId="614325EC" w14:textId="77777777" w:rsidR="00B64B39" w:rsidRPr="00B64B39" w:rsidRDefault="00B64B39" w:rsidP="00B64B39">
            <w:pPr>
              <w:rPr>
                <w:ins w:id="524" w:author="Em Lim" w:date="2023-03-08T14:41:00Z"/>
                <w:rFonts w:ascii="Lucida Grande" w:eastAsia="Times New Roman" w:hAnsi="Lucida Grande" w:cs="Lucida Grande"/>
                <w:sz w:val="22"/>
                <w:szCs w:val="22"/>
                <w:lang w:val="en-CA"/>
              </w:rPr>
            </w:pPr>
            <w:proofErr w:type="spellStart"/>
            <w:ins w:id="525" w:author="Em Lim" w:date="2023-03-08T14:41:00Z">
              <w:r w:rsidRPr="00B64B39">
                <w:rPr>
                  <w:rFonts w:ascii="Lucida Grande" w:eastAsia="Times New Roman" w:hAnsi="Lucida Grande" w:cs="Lucida Grande"/>
                  <w:sz w:val="22"/>
                  <w:szCs w:val="22"/>
                  <w:lang w:val="en-CA"/>
                </w:rPr>
                <w:t>eydouxi</w:t>
              </w:r>
              <w:proofErr w:type="spellEnd"/>
            </w:ins>
          </w:p>
        </w:tc>
        <w:tc>
          <w:tcPr>
            <w:tcW w:w="1300" w:type="dxa"/>
            <w:shd w:val="clear" w:color="auto" w:fill="auto"/>
            <w:noWrap/>
            <w:vAlign w:val="bottom"/>
            <w:hideMark/>
            <w:tcPrChange w:id="526" w:author="Em Lim" w:date="2023-03-08T14:43:00Z">
              <w:tcPr>
                <w:tcW w:w="1300" w:type="dxa"/>
                <w:tcBorders>
                  <w:top w:val="nil"/>
                  <w:left w:val="nil"/>
                  <w:bottom w:val="nil"/>
                  <w:right w:val="nil"/>
                </w:tcBorders>
                <w:shd w:val="clear" w:color="auto" w:fill="auto"/>
                <w:noWrap/>
                <w:vAlign w:val="bottom"/>
                <w:hideMark/>
              </w:tcPr>
            </w:tcPrChange>
          </w:tcPr>
          <w:p w14:paraId="6812AB7E" w14:textId="77777777" w:rsidR="00B64B39" w:rsidRPr="00B64B39" w:rsidRDefault="00B64B39" w:rsidP="00B64B39">
            <w:pPr>
              <w:jc w:val="right"/>
              <w:rPr>
                <w:ins w:id="527" w:author="Em Lim" w:date="2023-03-08T14:41:00Z"/>
                <w:rFonts w:ascii="Lucida Grande" w:eastAsia="Times New Roman" w:hAnsi="Lucida Grande" w:cs="Lucida Grande"/>
                <w:sz w:val="22"/>
                <w:szCs w:val="22"/>
                <w:lang w:val="en-CA"/>
              </w:rPr>
            </w:pPr>
            <w:ins w:id="528" w:author="Em Lim" w:date="2023-03-08T14:41:00Z">
              <w:r w:rsidRPr="00B64B39">
                <w:rPr>
                  <w:rFonts w:ascii="Lucida Grande" w:eastAsia="Times New Roman" w:hAnsi="Lucida Grande" w:cs="Lucida Grande"/>
                  <w:sz w:val="22"/>
                  <w:szCs w:val="22"/>
                  <w:lang w:val="en-CA"/>
                </w:rPr>
                <w:t>2</w:t>
              </w:r>
            </w:ins>
          </w:p>
        </w:tc>
      </w:tr>
      <w:tr w:rsidR="00B64B39" w:rsidRPr="00B64B39" w14:paraId="6960B677" w14:textId="77777777" w:rsidTr="00B64B39">
        <w:trPr>
          <w:trHeight w:val="320"/>
          <w:ins w:id="529" w:author="Em Lim" w:date="2023-03-08T14:41:00Z"/>
          <w:trPrChange w:id="530" w:author="Em Lim" w:date="2023-03-08T14:43:00Z">
            <w:trPr>
              <w:trHeight w:val="320"/>
            </w:trPr>
          </w:trPrChange>
        </w:trPr>
        <w:tc>
          <w:tcPr>
            <w:tcW w:w="1564" w:type="dxa"/>
            <w:shd w:val="clear" w:color="auto" w:fill="auto"/>
            <w:noWrap/>
            <w:vAlign w:val="bottom"/>
            <w:hideMark/>
            <w:tcPrChange w:id="531" w:author="Em Lim" w:date="2023-03-08T14:43:00Z">
              <w:tcPr>
                <w:tcW w:w="1564" w:type="dxa"/>
                <w:tcBorders>
                  <w:top w:val="nil"/>
                  <w:left w:val="nil"/>
                  <w:bottom w:val="nil"/>
                  <w:right w:val="nil"/>
                </w:tcBorders>
                <w:shd w:val="clear" w:color="auto" w:fill="auto"/>
                <w:noWrap/>
                <w:vAlign w:val="bottom"/>
                <w:hideMark/>
              </w:tcPr>
            </w:tcPrChange>
          </w:tcPr>
          <w:p w14:paraId="44569107" w14:textId="77777777" w:rsidR="00B64B39" w:rsidRPr="00B64B39" w:rsidRDefault="00B64B39" w:rsidP="00B64B39">
            <w:pPr>
              <w:rPr>
                <w:ins w:id="532" w:author="Em Lim" w:date="2023-03-08T14:41:00Z"/>
                <w:rFonts w:ascii="Lucida Grande" w:eastAsia="Times New Roman" w:hAnsi="Lucida Grande" w:cs="Lucida Grande"/>
                <w:sz w:val="22"/>
                <w:szCs w:val="22"/>
                <w:lang w:val="en-CA"/>
              </w:rPr>
            </w:pPr>
            <w:ins w:id="533"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534" w:author="Em Lim" w:date="2023-03-08T14:43:00Z">
              <w:tcPr>
                <w:tcW w:w="2073" w:type="dxa"/>
                <w:tcBorders>
                  <w:top w:val="nil"/>
                  <w:left w:val="nil"/>
                  <w:bottom w:val="nil"/>
                  <w:right w:val="nil"/>
                </w:tcBorders>
                <w:shd w:val="clear" w:color="auto" w:fill="auto"/>
                <w:noWrap/>
                <w:vAlign w:val="bottom"/>
                <w:hideMark/>
              </w:tcPr>
            </w:tcPrChange>
          </w:tcPr>
          <w:p w14:paraId="48069661" w14:textId="77777777" w:rsidR="00B64B39" w:rsidRPr="00B64B39" w:rsidRDefault="00B64B39" w:rsidP="00B64B39">
            <w:pPr>
              <w:rPr>
                <w:ins w:id="535" w:author="Em Lim" w:date="2023-03-08T14:41:00Z"/>
                <w:rFonts w:ascii="Lucida Grande" w:eastAsia="Times New Roman" w:hAnsi="Lucida Grande" w:cs="Lucida Grande"/>
                <w:sz w:val="22"/>
                <w:szCs w:val="22"/>
                <w:lang w:val="en-CA"/>
              </w:rPr>
            </w:pPr>
            <w:proofErr w:type="spellStart"/>
            <w:ins w:id="536" w:author="Em Lim" w:date="2023-03-08T14:41:00Z">
              <w:r w:rsidRPr="00B64B39">
                <w:rPr>
                  <w:rFonts w:ascii="Lucida Grande" w:eastAsia="Times New Roman" w:hAnsi="Lucida Grande" w:cs="Lucida Grande"/>
                  <w:sz w:val="22"/>
                  <w:szCs w:val="22"/>
                  <w:lang w:val="en-CA"/>
                </w:rPr>
                <w:t>Poritidae</w:t>
              </w:r>
              <w:proofErr w:type="spellEnd"/>
            </w:ins>
          </w:p>
        </w:tc>
        <w:tc>
          <w:tcPr>
            <w:tcW w:w="1551" w:type="dxa"/>
            <w:shd w:val="clear" w:color="auto" w:fill="auto"/>
            <w:noWrap/>
            <w:vAlign w:val="bottom"/>
            <w:hideMark/>
            <w:tcPrChange w:id="537" w:author="Em Lim" w:date="2023-03-08T14:43:00Z">
              <w:tcPr>
                <w:tcW w:w="1551" w:type="dxa"/>
                <w:tcBorders>
                  <w:top w:val="nil"/>
                  <w:left w:val="nil"/>
                  <w:bottom w:val="nil"/>
                  <w:right w:val="nil"/>
                </w:tcBorders>
                <w:shd w:val="clear" w:color="auto" w:fill="auto"/>
                <w:noWrap/>
                <w:vAlign w:val="bottom"/>
                <w:hideMark/>
              </w:tcPr>
            </w:tcPrChange>
          </w:tcPr>
          <w:p w14:paraId="3FC3E31A" w14:textId="77777777" w:rsidR="00B64B39" w:rsidRPr="00B64B39" w:rsidRDefault="00B64B39" w:rsidP="00B64B39">
            <w:pPr>
              <w:rPr>
                <w:ins w:id="538" w:author="Em Lim" w:date="2023-03-08T14:41:00Z"/>
                <w:rFonts w:ascii="Lucida Grande" w:eastAsia="Times New Roman" w:hAnsi="Lucida Grande" w:cs="Lucida Grande"/>
                <w:sz w:val="22"/>
                <w:szCs w:val="22"/>
                <w:lang w:val="en-CA"/>
              </w:rPr>
            </w:pPr>
            <w:ins w:id="539" w:author="Em Lim" w:date="2023-03-08T14:41:00Z">
              <w:r w:rsidRPr="00B64B39">
                <w:rPr>
                  <w:rFonts w:ascii="Lucida Grande" w:eastAsia="Times New Roman" w:hAnsi="Lucida Grande" w:cs="Lucida Grande"/>
                  <w:sz w:val="22"/>
                  <w:szCs w:val="22"/>
                  <w:lang w:val="en-CA"/>
                </w:rPr>
                <w:t>Porites</w:t>
              </w:r>
            </w:ins>
          </w:p>
        </w:tc>
        <w:tc>
          <w:tcPr>
            <w:tcW w:w="2028" w:type="dxa"/>
            <w:shd w:val="clear" w:color="auto" w:fill="auto"/>
            <w:noWrap/>
            <w:vAlign w:val="bottom"/>
            <w:hideMark/>
            <w:tcPrChange w:id="540" w:author="Em Lim" w:date="2023-03-08T14:43:00Z">
              <w:tcPr>
                <w:tcW w:w="2028" w:type="dxa"/>
                <w:tcBorders>
                  <w:top w:val="nil"/>
                  <w:left w:val="nil"/>
                  <w:bottom w:val="nil"/>
                  <w:right w:val="nil"/>
                </w:tcBorders>
                <w:shd w:val="clear" w:color="auto" w:fill="auto"/>
                <w:noWrap/>
                <w:vAlign w:val="bottom"/>
                <w:hideMark/>
              </w:tcPr>
            </w:tcPrChange>
          </w:tcPr>
          <w:p w14:paraId="58EC2A72" w14:textId="77777777" w:rsidR="00B64B39" w:rsidRPr="00B64B39" w:rsidRDefault="00B64B39" w:rsidP="00B64B39">
            <w:pPr>
              <w:rPr>
                <w:ins w:id="541" w:author="Em Lim" w:date="2023-03-08T14:41:00Z"/>
                <w:rFonts w:ascii="Lucida Grande" w:eastAsia="Times New Roman" w:hAnsi="Lucida Grande" w:cs="Lucida Grande"/>
                <w:sz w:val="22"/>
                <w:szCs w:val="22"/>
                <w:lang w:val="en-CA"/>
              </w:rPr>
            </w:pPr>
            <w:proofErr w:type="spellStart"/>
            <w:ins w:id="542" w:author="Em Lim" w:date="2023-03-08T14:41:00Z">
              <w:r w:rsidRPr="00B64B39">
                <w:rPr>
                  <w:rFonts w:ascii="Lucida Grande" w:eastAsia="Times New Roman" w:hAnsi="Lucida Grande" w:cs="Lucida Grande"/>
                  <w:sz w:val="22"/>
                  <w:szCs w:val="22"/>
                  <w:lang w:val="en-CA"/>
                </w:rPr>
                <w:t>furcata</w:t>
              </w:r>
              <w:proofErr w:type="spellEnd"/>
            </w:ins>
          </w:p>
        </w:tc>
        <w:tc>
          <w:tcPr>
            <w:tcW w:w="1300" w:type="dxa"/>
            <w:shd w:val="clear" w:color="auto" w:fill="auto"/>
            <w:noWrap/>
            <w:vAlign w:val="bottom"/>
            <w:hideMark/>
            <w:tcPrChange w:id="543" w:author="Em Lim" w:date="2023-03-08T14:43:00Z">
              <w:tcPr>
                <w:tcW w:w="1300" w:type="dxa"/>
                <w:tcBorders>
                  <w:top w:val="nil"/>
                  <w:left w:val="nil"/>
                  <w:bottom w:val="nil"/>
                  <w:right w:val="nil"/>
                </w:tcBorders>
                <w:shd w:val="clear" w:color="auto" w:fill="auto"/>
                <w:noWrap/>
                <w:vAlign w:val="bottom"/>
                <w:hideMark/>
              </w:tcPr>
            </w:tcPrChange>
          </w:tcPr>
          <w:p w14:paraId="7725349F" w14:textId="77777777" w:rsidR="00B64B39" w:rsidRPr="00B64B39" w:rsidRDefault="00B64B39" w:rsidP="00B64B39">
            <w:pPr>
              <w:jc w:val="right"/>
              <w:rPr>
                <w:ins w:id="544" w:author="Em Lim" w:date="2023-03-08T14:41:00Z"/>
                <w:rFonts w:ascii="Lucida Grande" w:eastAsia="Times New Roman" w:hAnsi="Lucida Grande" w:cs="Lucida Grande"/>
                <w:sz w:val="22"/>
                <w:szCs w:val="22"/>
                <w:lang w:val="en-CA"/>
              </w:rPr>
            </w:pPr>
            <w:ins w:id="545" w:author="Em Lim" w:date="2023-03-08T14:41:00Z">
              <w:r w:rsidRPr="00B64B39">
                <w:rPr>
                  <w:rFonts w:ascii="Lucida Grande" w:eastAsia="Times New Roman" w:hAnsi="Lucida Grande" w:cs="Lucida Grande"/>
                  <w:sz w:val="22"/>
                  <w:szCs w:val="22"/>
                  <w:lang w:val="en-CA"/>
                </w:rPr>
                <w:t>7</w:t>
              </w:r>
            </w:ins>
          </w:p>
        </w:tc>
      </w:tr>
      <w:tr w:rsidR="00B64B39" w:rsidRPr="00B64B39" w14:paraId="0C1E5914" w14:textId="77777777" w:rsidTr="00B64B39">
        <w:trPr>
          <w:trHeight w:val="320"/>
          <w:ins w:id="546" w:author="Em Lim" w:date="2023-03-08T14:41:00Z"/>
          <w:trPrChange w:id="547" w:author="Em Lim" w:date="2023-03-08T14:43:00Z">
            <w:trPr>
              <w:trHeight w:val="320"/>
            </w:trPr>
          </w:trPrChange>
        </w:trPr>
        <w:tc>
          <w:tcPr>
            <w:tcW w:w="1564" w:type="dxa"/>
            <w:shd w:val="clear" w:color="auto" w:fill="auto"/>
            <w:noWrap/>
            <w:vAlign w:val="bottom"/>
            <w:hideMark/>
            <w:tcPrChange w:id="548" w:author="Em Lim" w:date="2023-03-08T14:43:00Z">
              <w:tcPr>
                <w:tcW w:w="1564" w:type="dxa"/>
                <w:tcBorders>
                  <w:top w:val="nil"/>
                  <w:left w:val="nil"/>
                  <w:bottom w:val="nil"/>
                  <w:right w:val="nil"/>
                </w:tcBorders>
                <w:shd w:val="clear" w:color="auto" w:fill="auto"/>
                <w:noWrap/>
                <w:vAlign w:val="bottom"/>
                <w:hideMark/>
              </w:tcPr>
            </w:tcPrChange>
          </w:tcPr>
          <w:p w14:paraId="3E44D310" w14:textId="77777777" w:rsidR="00B64B39" w:rsidRPr="00B64B39" w:rsidRDefault="00B64B39" w:rsidP="00B64B39">
            <w:pPr>
              <w:rPr>
                <w:ins w:id="549" w:author="Em Lim" w:date="2023-03-08T14:41:00Z"/>
                <w:rFonts w:ascii="Lucida Grande" w:eastAsia="Times New Roman" w:hAnsi="Lucida Grande" w:cs="Lucida Grande"/>
                <w:sz w:val="22"/>
                <w:szCs w:val="22"/>
                <w:lang w:val="en-CA"/>
              </w:rPr>
            </w:pPr>
            <w:ins w:id="550"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551" w:author="Em Lim" w:date="2023-03-08T14:43:00Z">
              <w:tcPr>
                <w:tcW w:w="2073" w:type="dxa"/>
                <w:tcBorders>
                  <w:top w:val="nil"/>
                  <w:left w:val="nil"/>
                  <w:bottom w:val="nil"/>
                  <w:right w:val="nil"/>
                </w:tcBorders>
                <w:shd w:val="clear" w:color="auto" w:fill="auto"/>
                <w:noWrap/>
                <w:vAlign w:val="bottom"/>
                <w:hideMark/>
              </w:tcPr>
            </w:tcPrChange>
          </w:tcPr>
          <w:p w14:paraId="7161F2DD" w14:textId="77777777" w:rsidR="00B64B39" w:rsidRPr="00B64B39" w:rsidRDefault="00B64B39" w:rsidP="00B64B39">
            <w:pPr>
              <w:rPr>
                <w:ins w:id="552" w:author="Em Lim" w:date="2023-03-08T14:41:00Z"/>
                <w:rFonts w:ascii="Lucida Grande" w:eastAsia="Times New Roman" w:hAnsi="Lucida Grande" w:cs="Lucida Grande"/>
                <w:sz w:val="22"/>
                <w:szCs w:val="22"/>
                <w:lang w:val="en-CA"/>
              </w:rPr>
            </w:pPr>
            <w:proofErr w:type="spellStart"/>
            <w:ins w:id="553" w:author="Em Lim" w:date="2023-03-08T14:41:00Z">
              <w:r w:rsidRPr="00B64B39">
                <w:rPr>
                  <w:rFonts w:ascii="Lucida Grande" w:eastAsia="Times New Roman" w:hAnsi="Lucida Grande" w:cs="Lucida Grande"/>
                  <w:sz w:val="22"/>
                  <w:szCs w:val="22"/>
                  <w:lang w:val="en-CA"/>
                </w:rPr>
                <w:t>Poritidae</w:t>
              </w:r>
              <w:proofErr w:type="spellEnd"/>
            </w:ins>
          </w:p>
        </w:tc>
        <w:tc>
          <w:tcPr>
            <w:tcW w:w="1551" w:type="dxa"/>
            <w:shd w:val="clear" w:color="auto" w:fill="auto"/>
            <w:noWrap/>
            <w:vAlign w:val="bottom"/>
            <w:hideMark/>
            <w:tcPrChange w:id="554" w:author="Em Lim" w:date="2023-03-08T14:43:00Z">
              <w:tcPr>
                <w:tcW w:w="1551" w:type="dxa"/>
                <w:tcBorders>
                  <w:top w:val="nil"/>
                  <w:left w:val="nil"/>
                  <w:bottom w:val="nil"/>
                  <w:right w:val="nil"/>
                </w:tcBorders>
                <w:shd w:val="clear" w:color="auto" w:fill="auto"/>
                <w:noWrap/>
                <w:vAlign w:val="bottom"/>
                <w:hideMark/>
              </w:tcPr>
            </w:tcPrChange>
          </w:tcPr>
          <w:p w14:paraId="55AEF142" w14:textId="77777777" w:rsidR="00B64B39" w:rsidRPr="00B64B39" w:rsidRDefault="00B64B39" w:rsidP="00B64B39">
            <w:pPr>
              <w:rPr>
                <w:ins w:id="555" w:author="Em Lim" w:date="2023-03-08T14:41:00Z"/>
                <w:rFonts w:ascii="Lucida Grande" w:eastAsia="Times New Roman" w:hAnsi="Lucida Grande" w:cs="Lucida Grande"/>
                <w:sz w:val="22"/>
                <w:szCs w:val="22"/>
                <w:lang w:val="en-CA"/>
              </w:rPr>
            </w:pPr>
            <w:ins w:id="556" w:author="Em Lim" w:date="2023-03-08T14:41:00Z">
              <w:r w:rsidRPr="00B64B39">
                <w:rPr>
                  <w:rFonts w:ascii="Lucida Grande" w:eastAsia="Times New Roman" w:hAnsi="Lucida Grande" w:cs="Lucida Grande"/>
                  <w:sz w:val="22"/>
                  <w:szCs w:val="22"/>
                  <w:lang w:val="en-CA"/>
                </w:rPr>
                <w:t>Porites</w:t>
              </w:r>
            </w:ins>
          </w:p>
        </w:tc>
        <w:tc>
          <w:tcPr>
            <w:tcW w:w="2028" w:type="dxa"/>
            <w:shd w:val="clear" w:color="auto" w:fill="auto"/>
            <w:noWrap/>
            <w:vAlign w:val="bottom"/>
            <w:hideMark/>
            <w:tcPrChange w:id="557" w:author="Em Lim" w:date="2023-03-08T14:43:00Z">
              <w:tcPr>
                <w:tcW w:w="2028" w:type="dxa"/>
                <w:tcBorders>
                  <w:top w:val="nil"/>
                  <w:left w:val="nil"/>
                  <w:bottom w:val="nil"/>
                  <w:right w:val="nil"/>
                </w:tcBorders>
                <w:shd w:val="clear" w:color="auto" w:fill="auto"/>
                <w:noWrap/>
                <w:vAlign w:val="bottom"/>
                <w:hideMark/>
              </w:tcPr>
            </w:tcPrChange>
          </w:tcPr>
          <w:p w14:paraId="336A5D40" w14:textId="77777777" w:rsidR="00B64B39" w:rsidRPr="00B64B39" w:rsidRDefault="00B64B39" w:rsidP="00B64B39">
            <w:pPr>
              <w:rPr>
                <w:ins w:id="558" w:author="Em Lim" w:date="2023-03-08T14:41:00Z"/>
                <w:rFonts w:ascii="Lucida Grande" w:eastAsia="Times New Roman" w:hAnsi="Lucida Grande" w:cs="Lucida Grande"/>
                <w:sz w:val="22"/>
                <w:szCs w:val="22"/>
                <w:lang w:val="en-CA"/>
              </w:rPr>
            </w:pPr>
            <w:proofErr w:type="spellStart"/>
            <w:ins w:id="559" w:author="Em Lim" w:date="2023-03-08T14:41:00Z">
              <w:r w:rsidRPr="00B64B39">
                <w:rPr>
                  <w:rFonts w:ascii="Lucida Grande" w:eastAsia="Times New Roman" w:hAnsi="Lucida Grande" w:cs="Lucida Grande"/>
                  <w:sz w:val="22"/>
                  <w:szCs w:val="22"/>
                  <w:lang w:val="en-CA"/>
                </w:rPr>
                <w:t>porites</w:t>
              </w:r>
              <w:proofErr w:type="spellEnd"/>
            </w:ins>
          </w:p>
        </w:tc>
        <w:tc>
          <w:tcPr>
            <w:tcW w:w="1300" w:type="dxa"/>
            <w:shd w:val="clear" w:color="auto" w:fill="auto"/>
            <w:noWrap/>
            <w:vAlign w:val="bottom"/>
            <w:hideMark/>
            <w:tcPrChange w:id="560" w:author="Em Lim" w:date="2023-03-08T14:43:00Z">
              <w:tcPr>
                <w:tcW w:w="1300" w:type="dxa"/>
                <w:tcBorders>
                  <w:top w:val="nil"/>
                  <w:left w:val="nil"/>
                  <w:bottom w:val="nil"/>
                  <w:right w:val="nil"/>
                </w:tcBorders>
                <w:shd w:val="clear" w:color="auto" w:fill="auto"/>
                <w:noWrap/>
                <w:vAlign w:val="bottom"/>
                <w:hideMark/>
              </w:tcPr>
            </w:tcPrChange>
          </w:tcPr>
          <w:p w14:paraId="128825C9" w14:textId="77777777" w:rsidR="00B64B39" w:rsidRPr="00B64B39" w:rsidRDefault="00B64B39" w:rsidP="00B64B39">
            <w:pPr>
              <w:jc w:val="right"/>
              <w:rPr>
                <w:ins w:id="561" w:author="Em Lim" w:date="2023-03-08T14:41:00Z"/>
                <w:rFonts w:ascii="Lucida Grande" w:eastAsia="Times New Roman" w:hAnsi="Lucida Grande" w:cs="Lucida Grande"/>
                <w:sz w:val="22"/>
                <w:szCs w:val="22"/>
                <w:lang w:val="en-CA"/>
              </w:rPr>
            </w:pPr>
            <w:ins w:id="562" w:author="Em Lim" w:date="2023-03-08T14:41:00Z">
              <w:r w:rsidRPr="00B64B39">
                <w:rPr>
                  <w:rFonts w:ascii="Lucida Grande" w:eastAsia="Times New Roman" w:hAnsi="Lucida Grande" w:cs="Lucida Grande"/>
                  <w:sz w:val="22"/>
                  <w:szCs w:val="22"/>
                  <w:lang w:val="en-CA"/>
                </w:rPr>
                <w:t>1</w:t>
              </w:r>
            </w:ins>
          </w:p>
        </w:tc>
      </w:tr>
      <w:tr w:rsidR="00B64B39" w:rsidRPr="00B64B39" w14:paraId="6C630F91" w14:textId="77777777" w:rsidTr="00B64B39">
        <w:trPr>
          <w:trHeight w:val="320"/>
          <w:ins w:id="563" w:author="Em Lim" w:date="2023-03-08T14:41:00Z"/>
          <w:trPrChange w:id="564" w:author="Em Lim" w:date="2023-03-08T14:43:00Z">
            <w:trPr>
              <w:trHeight w:val="320"/>
            </w:trPr>
          </w:trPrChange>
        </w:trPr>
        <w:tc>
          <w:tcPr>
            <w:tcW w:w="1564" w:type="dxa"/>
            <w:shd w:val="clear" w:color="auto" w:fill="auto"/>
            <w:noWrap/>
            <w:vAlign w:val="bottom"/>
            <w:hideMark/>
            <w:tcPrChange w:id="565" w:author="Em Lim" w:date="2023-03-08T14:43:00Z">
              <w:tcPr>
                <w:tcW w:w="1564" w:type="dxa"/>
                <w:tcBorders>
                  <w:top w:val="nil"/>
                  <w:left w:val="nil"/>
                  <w:bottom w:val="nil"/>
                  <w:right w:val="nil"/>
                </w:tcBorders>
                <w:shd w:val="clear" w:color="auto" w:fill="auto"/>
                <w:noWrap/>
                <w:vAlign w:val="bottom"/>
                <w:hideMark/>
              </w:tcPr>
            </w:tcPrChange>
          </w:tcPr>
          <w:p w14:paraId="034C0B91" w14:textId="77777777" w:rsidR="00B64B39" w:rsidRPr="00B64B39" w:rsidRDefault="00B64B39" w:rsidP="00B64B39">
            <w:pPr>
              <w:rPr>
                <w:ins w:id="566" w:author="Em Lim" w:date="2023-03-08T14:41:00Z"/>
                <w:rFonts w:ascii="Lucida Grande" w:eastAsia="Times New Roman" w:hAnsi="Lucida Grande" w:cs="Lucida Grande"/>
                <w:sz w:val="22"/>
                <w:szCs w:val="22"/>
                <w:lang w:val="en-CA"/>
              </w:rPr>
            </w:pPr>
            <w:ins w:id="567"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568" w:author="Em Lim" w:date="2023-03-08T14:43:00Z">
              <w:tcPr>
                <w:tcW w:w="2073" w:type="dxa"/>
                <w:tcBorders>
                  <w:top w:val="nil"/>
                  <w:left w:val="nil"/>
                  <w:bottom w:val="nil"/>
                  <w:right w:val="nil"/>
                </w:tcBorders>
                <w:shd w:val="clear" w:color="auto" w:fill="auto"/>
                <w:noWrap/>
                <w:vAlign w:val="bottom"/>
                <w:hideMark/>
              </w:tcPr>
            </w:tcPrChange>
          </w:tcPr>
          <w:p w14:paraId="17646F1A" w14:textId="77777777" w:rsidR="00B64B39" w:rsidRPr="00B64B39" w:rsidRDefault="00B64B39" w:rsidP="00B64B39">
            <w:pPr>
              <w:rPr>
                <w:ins w:id="569" w:author="Em Lim" w:date="2023-03-08T14:41:00Z"/>
                <w:rFonts w:ascii="Lucida Grande" w:eastAsia="Times New Roman" w:hAnsi="Lucida Grande" w:cs="Lucida Grande"/>
                <w:sz w:val="22"/>
                <w:szCs w:val="22"/>
                <w:lang w:val="en-CA"/>
              </w:rPr>
            </w:pPr>
            <w:proofErr w:type="spellStart"/>
            <w:ins w:id="570" w:author="Em Lim" w:date="2023-03-08T14:41:00Z">
              <w:r w:rsidRPr="00B64B39">
                <w:rPr>
                  <w:rFonts w:ascii="Lucida Grande" w:eastAsia="Times New Roman" w:hAnsi="Lucida Grande" w:cs="Lucida Grande"/>
                  <w:sz w:val="22"/>
                  <w:szCs w:val="22"/>
                  <w:lang w:val="en-CA"/>
                </w:rPr>
                <w:t>Siderastreidae</w:t>
              </w:r>
              <w:proofErr w:type="spellEnd"/>
            </w:ins>
          </w:p>
        </w:tc>
        <w:tc>
          <w:tcPr>
            <w:tcW w:w="1551" w:type="dxa"/>
            <w:shd w:val="clear" w:color="auto" w:fill="auto"/>
            <w:noWrap/>
            <w:vAlign w:val="bottom"/>
            <w:hideMark/>
            <w:tcPrChange w:id="571" w:author="Em Lim" w:date="2023-03-08T14:43:00Z">
              <w:tcPr>
                <w:tcW w:w="1551" w:type="dxa"/>
                <w:tcBorders>
                  <w:top w:val="nil"/>
                  <w:left w:val="nil"/>
                  <w:bottom w:val="nil"/>
                  <w:right w:val="nil"/>
                </w:tcBorders>
                <w:shd w:val="clear" w:color="auto" w:fill="auto"/>
                <w:noWrap/>
                <w:vAlign w:val="bottom"/>
                <w:hideMark/>
              </w:tcPr>
            </w:tcPrChange>
          </w:tcPr>
          <w:p w14:paraId="0306FF7C" w14:textId="77777777" w:rsidR="00B64B39" w:rsidRPr="00B64B39" w:rsidRDefault="00B64B39" w:rsidP="00B64B39">
            <w:pPr>
              <w:rPr>
                <w:ins w:id="572" w:author="Em Lim" w:date="2023-03-08T14:41:00Z"/>
                <w:rFonts w:ascii="Lucida Grande" w:eastAsia="Times New Roman" w:hAnsi="Lucida Grande" w:cs="Lucida Grande"/>
                <w:sz w:val="22"/>
                <w:szCs w:val="22"/>
                <w:lang w:val="en-CA"/>
              </w:rPr>
            </w:pPr>
            <w:proofErr w:type="spellStart"/>
            <w:ins w:id="573" w:author="Em Lim" w:date="2023-03-08T14:41:00Z">
              <w:r w:rsidRPr="00B64B39">
                <w:rPr>
                  <w:rFonts w:ascii="Lucida Grande" w:eastAsia="Times New Roman" w:hAnsi="Lucida Grande" w:cs="Lucida Grande"/>
                  <w:sz w:val="22"/>
                  <w:szCs w:val="22"/>
                  <w:lang w:val="en-CA"/>
                </w:rPr>
                <w:t>Siderastrea</w:t>
              </w:r>
              <w:proofErr w:type="spellEnd"/>
            </w:ins>
          </w:p>
        </w:tc>
        <w:tc>
          <w:tcPr>
            <w:tcW w:w="2028" w:type="dxa"/>
            <w:shd w:val="clear" w:color="auto" w:fill="auto"/>
            <w:noWrap/>
            <w:vAlign w:val="bottom"/>
            <w:hideMark/>
            <w:tcPrChange w:id="574" w:author="Em Lim" w:date="2023-03-08T14:43:00Z">
              <w:tcPr>
                <w:tcW w:w="2028" w:type="dxa"/>
                <w:tcBorders>
                  <w:top w:val="nil"/>
                  <w:left w:val="nil"/>
                  <w:bottom w:val="nil"/>
                  <w:right w:val="nil"/>
                </w:tcBorders>
                <w:shd w:val="clear" w:color="auto" w:fill="auto"/>
                <w:noWrap/>
                <w:vAlign w:val="bottom"/>
                <w:hideMark/>
              </w:tcPr>
            </w:tcPrChange>
          </w:tcPr>
          <w:p w14:paraId="3E83E3A8" w14:textId="77777777" w:rsidR="00B64B39" w:rsidRPr="00B64B39" w:rsidRDefault="00B64B39" w:rsidP="00B64B39">
            <w:pPr>
              <w:rPr>
                <w:ins w:id="575" w:author="Em Lim" w:date="2023-03-08T14:41:00Z"/>
                <w:rFonts w:ascii="Lucida Grande" w:eastAsia="Times New Roman" w:hAnsi="Lucida Grande" w:cs="Lucida Grande"/>
                <w:sz w:val="22"/>
                <w:szCs w:val="22"/>
                <w:lang w:val="en-CA"/>
              </w:rPr>
            </w:pPr>
            <w:ins w:id="576" w:author="Em Lim" w:date="2023-03-08T14:41:00Z">
              <w:r w:rsidRPr="00B64B39">
                <w:rPr>
                  <w:rFonts w:ascii="Lucida Grande" w:eastAsia="Times New Roman" w:hAnsi="Lucida Grande" w:cs="Lucida Grande"/>
                  <w:sz w:val="22"/>
                  <w:szCs w:val="22"/>
                  <w:lang w:val="en-CA"/>
                </w:rPr>
                <w:t>radians</w:t>
              </w:r>
            </w:ins>
          </w:p>
        </w:tc>
        <w:tc>
          <w:tcPr>
            <w:tcW w:w="1300" w:type="dxa"/>
            <w:shd w:val="clear" w:color="auto" w:fill="auto"/>
            <w:noWrap/>
            <w:vAlign w:val="bottom"/>
            <w:hideMark/>
            <w:tcPrChange w:id="577" w:author="Em Lim" w:date="2023-03-08T14:43:00Z">
              <w:tcPr>
                <w:tcW w:w="1300" w:type="dxa"/>
                <w:tcBorders>
                  <w:top w:val="nil"/>
                  <w:left w:val="nil"/>
                  <w:bottom w:val="nil"/>
                  <w:right w:val="nil"/>
                </w:tcBorders>
                <w:shd w:val="clear" w:color="auto" w:fill="auto"/>
                <w:noWrap/>
                <w:vAlign w:val="bottom"/>
                <w:hideMark/>
              </w:tcPr>
            </w:tcPrChange>
          </w:tcPr>
          <w:p w14:paraId="64C172EE" w14:textId="77777777" w:rsidR="00B64B39" w:rsidRPr="00B64B39" w:rsidRDefault="00B64B39" w:rsidP="00B64B39">
            <w:pPr>
              <w:jc w:val="right"/>
              <w:rPr>
                <w:ins w:id="578" w:author="Em Lim" w:date="2023-03-08T14:41:00Z"/>
                <w:rFonts w:ascii="Lucida Grande" w:eastAsia="Times New Roman" w:hAnsi="Lucida Grande" w:cs="Lucida Grande"/>
                <w:sz w:val="22"/>
                <w:szCs w:val="22"/>
                <w:lang w:val="en-CA"/>
              </w:rPr>
            </w:pPr>
            <w:ins w:id="579" w:author="Em Lim" w:date="2023-03-08T14:41:00Z">
              <w:r w:rsidRPr="00B64B39">
                <w:rPr>
                  <w:rFonts w:ascii="Lucida Grande" w:eastAsia="Times New Roman" w:hAnsi="Lucida Grande" w:cs="Lucida Grande"/>
                  <w:sz w:val="22"/>
                  <w:szCs w:val="22"/>
                  <w:lang w:val="en-CA"/>
                </w:rPr>
                <w:t>4</w:t>
              </w:r>
            </w:ins>
          </w:p>
        </w:tc>
      </w:tr>
      <w:tr w:rsidR="00B64B39" w:rsidRPr="00B64B39" w14:paraId="525DB107" w14:textId="77777777" w:rsidTr="00B64B39">
        <w:trPr>
          <w:trHeight w:val="320"/>
          <w:ins w:id="580" w:author="Em Lim" w:date="2023-03-08T14:41:00Z"/>
          <w:trPrChange w:id="581" w:author="Em Lim" w:date="2023-03-08T14:43:00Z">
            <w:trPr>
              <w:trHeight w:val="320"/>
            </w:trPr>
          </w:trPrChange>
        </w:trPr>
        <w:tc>
          <w:tcPr>
            <w:tcW w:w="1564" w:type="dxa"/>
            <w:shd w:val="clear" w:color="auto" w:fill="auto"/>
            <w:noWrap/>
            <w:vAlign w:val="bottom"/>
            <w:hideMark/>
            <w:tcPrChange w:id="582" w:author="Em Lim" w:date="2023-03-08T14:43:00Z">
              <w:tcPr>
                <w:tcW w:w="1564" w:type="dxa"/>
                <w:tcBorders>
                  <w:top w:val="nil"/>
                  <w:left w:val="nil"/>
                  <w:bottom w:val="nil"/>
                  <w:right w:val="nil"/>
                </w:tcBorders>
                <w:shd w:val="clear" w:color="auto" w:fill="auto"/>
                <w:noWrap/>
                <w:vAlign w:val="bottom"/>
                <w:hideMark/>
              </w:tcPr>
            </w:tcPrChange>
          </w:tcPr>
          <w:p w14:paraId="2F59183A" w14:textId="77777777" w:rsidR="00B64B39" w:rsidRPr="00B64B39" w:rsidRDefault="00B64B39" w:rsidP="00B64B39">
            <w:pPr>
              <w:rPr>
                <w:ins w:id="583" w:author="Em Lim" w:date="2023-03-08T14:41:00Z"/>
                <w:rFonts w:ascii="Lucida Grande" w:eastAsia="Times New Roman" w:hAnsi="Lucida Grande" w:cs="Lucida Grande"/>
                <w:sz w:val="22"/>
                <w:szCs w:val="22"/>
                <w:lang w:val="en-CA"/>
              </w:rPr>
            </w:pPr>
            <w:ins w:id="584"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585" w:author="Em Lim" w:date="2023-03-08T14:43:00Z">
              <w:tcPr>
                <w:tcW w:w="2073" w:type="dxa"/>
                <w:tcBorders>
                  <w:top w:val="nil"/>
                  <w:left w:val="nil"/>
                  <w:bottom w:val="nil"/>
                  <w:right w:val="nil"/>
                </w:tcBorders>
                <w:shd w:val="clear" w:color="auto" w:fill="auto"/>
                <w:noWrap/>
                <w:vAlign w:val="bottom"/>
                <w:hideMark/>
              </w:tcPr>
            </w:tcPrChange>
          </w:tcPr>
          <w:p w14:paraId="080327F0" w14:textId="77777777" w:rsidR="00B64B39" w:rsidRPr="00B64B39" w:rsidRDefault="00B64B39" w:rsidP="00B64B39">
            <w:pPr>
              <w:rPr>
                <w:ins w:id="586" w:author="Em Lim" w:date="2023-03-08T14:41:00Z"/>
                <w:rFonts w:ascii="Lucida Grande" w:eastAsia="Times New Roman" w:hAnsi="Lucida Grande" w:cs="Lucida Grande"/>
                <w:sz w:val="22"/>
                <w:szCs w:val="22"/>
                <w:lang w:val="en-CA"/>
              </w:rPr>
            </w:pPr>
            <w:proofErr w:type="spellStart"/>
            <w:ins w:id="587" w:author="Em Lim" w:date="2023-03-08T14:41:00Z">
              <w:r w:rsidRPr="00B64B39">
                <w:rPr>
                  <w:rFonts w:ascii="Lucida Grande" w:eastAsia="Times New Roman" w:hAnsi="Lucida Grande" w:cs="Lucida Grande"/>
                  <w:sz w:val="22"/>
                  <w:szCs w:val="22"/>
                  <w:lang w:val="en-CA"/>
                </w:rPr>
                <w:t>Symbiodiniaceae</w:t>
              </w:r>
              <w:proofErr w:type="spellEnd"/>
            </w:ins>
          </w:p>
        </w:tc>
        <w:tc>
          <w:tcPr>
            <w:tcW w:w="1551" w:type="dxa"/>
            <w:shd w:val="clear" w:color="auto" w:fill="auto"/>
            <w:noWrap/>
            <w:vAlign w:val="bottom"/>
            <w:hideMark/>
            <w:tcPrChange w:id="588" w:author="Em Lim" w:date="2023-03-08T14:43:00Z">
              <w:tcPr>
                <w:tcW w:w="1551" w:type="dxa"/>
                <w:tcBorders>
                  <w:top w:val="nil"/>
                  <w:left w:val="nil"/>
                  <w:bottom w:val="nil"/>
                  <w:right w:val="nil"/>
                </w:tcBorders>
                <w:shd w:val="clear" w:color="auto" w:fill="auto"/>
                <w:noWrap/>
                <w:vAlign w:val="bottom"/>
                <w:hideMark/>
              </w:tcPr>
            </w:tcPrChange>
          </w:tcPr>
          <w:p w14:paraId="7C1FE4DF" w14:textId="77777777" w:rsidR="00B64B39" w:rsidRPr="00B64B39" w:rsidRDefault="00B64B39" w:rsidP="00B64B39">
            <w:pPr>
              <w:rPr>
                <w:ins w:id="589" w:author="Em Lim" w:date="2023-03-08T14:41:00Z"/>
                <w:rFonts w:ascii="Lucida Grande" w:eastAsia="Times New Roman" w:hAnsi="Lucida Grande" w:cs="Lucida Grande"/>
                <w:sz w:val="22"/>
                <w:szCs w:val="22"/>
                <w:lang w:val="en-CA"/>
              </w:rPr>
            </w:pPr>
            <w:proofErr w:type="spellStart"/>
            <w:ins w:id="590" w:author="Em Lim" w:date="2023-03-08T14:41:00Z">
              <w:r w:rsidRPr="00B64B39">
                <w:rPr>
                  <w:rFonts w:ascii="Lucida Grande" w:eastAsia="Times New Roman" w:hAnsi="Lucida Grande" w:cs="Lucida Grande"/>
                  <w:sz w:val="22"/>
                  <w:szCs w:val="22"/>
                  <w:lang w:val="en-CA"/>
                </w:rPr>
                <w:t>Symbiodinium</w:t>
              </w:r>
              <w:proofErr w:type="spellEnd"/>
            </w:ins>
          </w:p>
        </w:tc>
        <w:tc>
          <w:tcPr>
            <w:tcW w:w="2028" w:type="dxa"/>
            <w:shd w:val="clear" w:color="auto" w:fill="auto"/>
            <w:noWrap/>
            <w:vAlign w:val="bottom"/>
            <w:hideMark/>
            <w:tcPrChange w:id="591" w:author="Em Lim" w:date="2023-03-08T14:43:00Z">
              <w:tcPr>
                <w:tcW w:w="2028" w:type="dxa"/>
                <w:tcBorders>
                  <w:top w:val="nil"/>
                  <w:left w:val="nil"/>
                  <w:bottom w:val="nil"/>
                  <w:right w:val="nil"/>
                </w:tcBorders>
                <w:shd w:val="clear" w:color="auto" w:fill="auto"/>
                <w:noWrap/>
                <w:vAlign w:val="bottom"/>
                <w:hideMark/>
              </w:tcPr>
            </w:tcPrChange>
          </w:tcPr>
          <w:p w14:paraId="6E9C322D" w14:textId="77777777" w:rsidR="00B64B39" w:rsidRPr="00B64B39" w:rsidRDefault="00B64B39" w:rsidP="00B64B39">
            <w:pPr>
              <w:rPr>
                <w:ins w:id="592" w:author="Em Lim" w:date="2023-03-08T14:41:00Z"/>
                <w:rFonts w:ascii="Lucida Grande" w:eastAsia="Times New Roman" w:hAnsi="Lucida Grande" w:cs="Lucida Grande"/>
                <w:sz w:val="22"/>
                <w:szCs w:val="22"/>
                <w:lang w:val="en-CA"/>
              </w:rPr>
            </w:pPr>
            <w:ins w:id="593" w:author="Em Lim" w:date="2023-03-08T14:41:00Z">
              <w:r w:rsidRPr="00B64B39">
                <w:rPr>
                  <w:rFonts w:ascii="Lucida Grande" w:eastAsia="Times New Roman" w:hAnsi="Lucida Grande" w:cs="Lucida Grande"/>
                  <w:sz w:val="22"/>
                  <w:szCs w:val="22"/>
                  <w:lang w:val="en-CA"/>
                </w:rPr>
                <w:t>spp.</w:t>
              </w:r>
            </w:ins>
          </w:p>
        </w:tc>
        <w:tc>
          <w:tcPr>
            <w:tcW w:w="1300" w:type="dxa"/>
            <w:shd w:val="clear" w:color="auto" w:fill="auto"/>
            <w:noWrap/>
            <w:vAlign w:val="bottom"/>
            <w:hideMark/>
            <w:tcPrChange w:id="594" w:author="Em Lim" w:date="2023-03-08T14:43:00Z">
              <w:tcPr>
                <w:tcW w:w="1300" w:type="dxa"/>
                <w:tcBorders>
                  <w:top w:val="nil"/>
                  <w:left w:val="nil"/>
                  <w:bottom w:val="nil"/>
                  <w:right w:val="nil"/>
                </w:tcBorders>
                <w:shd w:val="clear" w:color="auto" w:fill="auto"/>
                <w:noWrap/>
                <w:vAlign w:val="bottom"/>
                <w:hideMark/>
              </w:tcPr>
            </w:tcPrChange>
          </w:tcPr>
          <w:p w14:paraId="793DC93A" w14:textId="77777777" w:rsidR="00B64B39" w:rsidRPr="00B64B39" w:rsidRDefault="00B64B39" w:rsidP="00B64B39">
            <w:pPr>
              <w:jc w:val="right"/>
              <w:rPr>
                <w:ins w:id="595" w:author="Em Lim" w:date="2023-03-08T14:41:00Z"/>
                <w:rFonts w:ascii="Lucida Grande" w:eastAsia="Times New Roman" w:hAnsi="Lucida Grande" w:cs="Lucida Grande"/>
                <w:sz w:val="22"/>
                <w:szCs w:val="22"/>
                <w:lang w:val="en-CA"/>
              </w:rPr>
            </w:pPr>
            <w:ins w:id="596" w:author="Em Lim" w:date="2023-03-08T14:41:00Z">
              <w:r w:rsidRPr="00B64B39">
                <w:rPr>
                  <w:rFonts w:ascii="Lucida Grande" w:eastAsia="Times New Roman" w:hAnsi="Lucida Grande" w:cs="Lucida Grande"/>
                  <w:sz w:val="22"/>
                  <w:szCs w:val="22"/>
                  <w:lang w:val="en-CA"/>
                </w:rPr>
                <w:t>4</w:t>
              </w:r>
            </w:ins>
          </w:p>
        </w:tc>
      </w:tr>
      <w:tr w:rsidR="00B64B39" w:rsidRPr="00B64B39" w14:paraId="762A6D2C" w14:textId="77777777" w:rsidTr="00B64B39">
        <w:trPr>
          <w:trHeight w:val="320"/>
          <w:ins w:id="597" w:author="Em Lim" w:date="2023-03-08T14:41:00Z"/>
          <w:trPrChange w:id="598" w:author="Em Lim" w:date="2023-03-08T14:43:00Z">
            <w:trPr>
              <w:trHeight w:val="320"/>
            </w:trPr>
          </w:trPrChange>
        </w:trPr>
        <w:tc>
          <w:tcPr>
            <w:tcW w:w="1564" w:type="dxa"/>
            <w:shd w:val="clear" w:color="auto" w:fill="auto"/>
            <w:noWrap/>
            <w:vAlign w:val="bottom"/>
            <w:hideMark/>
            <w:tcPrChange w:id="599" w:author="Em Lim" w:date="2023-03-08T14:43:00Z">
              <w:tcPr>
                <w:tcW w:w="1564" w:type="dxa"/>
                <w:tcBorders>
                  <w:top w:val="nil"/>
                  <w:left w:val="nil"/>
                  <w:bottom w:val="nil"/>
                  <w:right w:val="nil"/>
                </w:tcBorders>
                <w:shd w:val="clear" w:color="auto" w:fill="auto"/>
                <w:noWrap/>
                <w:vAlign w:val="bottom"/>
                <w:hideMark/>
              </w:tcPr>
            </w:tcPrChange>
          </w:tcPr>
          <w:p w14:paraId="6F5D363A" w14:textId="77777777" w:rsidR="00B64B39" w:rsidRPr="00B64B39" w:rsidRDefault="00B64B39" w:rsidP="00B64B39">
            <w:pPr>
              <w:rPr>
                <w:ins w:id="600" w:author="Em Lim" w:date="2023-03-08T14:41:00Z"/>
                <w:rFonts w:ascii="Lucida Grande" w:eastAsia="Times New Roman" w:hAnsi="Lucida Grande" w:cs="Lucida Grande"/>
                <w:sz w:val="22"/>
                <w:szCs w:val="22"/>
                <w:lang w:val="en-CA"/>
              </w:rPr>
            </w:pPr>
            <w:ins w:id="601" w:author="Em Lim" w:date="2023-03-08T14:41:00Z">
              <w:r w:rsidRPr="00B64B39">
                <w:rPr>
                  <w:rFonts w:ascii="Lucida Grande" w:eastAsia="Times New Roman" w:hAnsi="Lucida Grande" w:cs="Lucida Grande"/>
                  <w:sz w:val="22"/>
                  <w:szCs w:val="22"/>
                  <w:lang w:val="en-CA"/>
                </w:rPr>
                <w:t>Coral</w:t>
              </w:r>
            </w:ins>
          </w:p>
        </w:tc>
        <w:tc>
          <w:tcPr>
            <w:tcW w:w="2073" w:type="dxa"/>
            <w:shd w:val="clear" w:color="auto" w:fill="auto"/>
            <w:noWrap/>
            <w:vAlign w:val="bottom"/>
            <w:hideMark/>
            <w:tcPrChange w:id="602" w:author="Em Lim" w:date="2023-03-08T14:43:00Z">
              <w:tcPr>
                <w:tcW w:w="2073" w:type="dxa"/>
                <w:tcBorders>
                  <w:top w:val="nil"/>
                  <w:left w:val="nil"/>
                  <w:bottom w:val="nil"/>
                  <w:right w:val="nil"/>
                </w:tcBorders>
                <w:shd w:val="clear" w:color="auto" w:fill="auto"/>
                <w:noWrap/>
                <w:vAlign w:val="bottom"/>
                <w:hideMark/>
              </w:tcPr>
            </w:tcPrChange>
          </w:tcPr>
          <w:p w14:paraId="65F6435B" w14:textId="77777777" w:rsidR="00B64B39" w:rsidRPr="00B64B39" w:rsidRDefault="00B64B39" w:rsidP="00B64B39">
            <w:pPr>
              <w:rPr>
                <w:ins w:id="603" w:author="Em Lim" w:date="2023-03-08T14:41:00Z"/>
                <w:rFonts w:ascii="Lucida Grande" w:eastAsia="Times New Roman" w:hAnsi="Lucida Grande" w:cs="Lucida Grande"/>
                <w:i/>
                <w:iCs/>
                <w:sz w:val="22"/>
                <w:szCs w:val="22"/>
                <w:lang w:val="en-CA"/>
              </w:rPr>
            </w:pPr>
            <w:ins w:id="604" w:author="Em Lim" w:date="2023-03-08T14:41:00Z">
              <w:r w:rsidRPr="00B64B39">
                <w:rPr>
                  <w:rFonts w:ascii="Lucida Grande" w:eastAsia="Times New Roman" w:hAnsi="Lucida Grande" w:cs="Lucida Grande"/>
                  <w:i/>
                  <w:iCs/>
                  <w:sz w:val="22"/>
                  <w:szCs w:val="22"/>
                  <w:lang w:val="en-CA"/>
                </w:rPr>
                <w:t>NA</w:t>
              </w:r>
            </w:ins>
          </w:p>
        </w:tc>
        <w:tc>
          <w:tcPr>
            <w:tcW w:w="1551" w:type="dxa"/>
            <w:shd w:val="clear" w:color="auto" w:fill="auto"/>
            <w:noWrap/>
            <w:vAlign w:val="bottom"/>
            <w:hideMark/>
            <w:tcPrChange w:id="605" w:author="Em Lim" w:date="2023-03-08T14:43:00Z">
              <w:tcPr>
                <w:tcW w:w="1551" w:type="dxa"/>
                <w:tcBorders>
                  <w:top w:val="nil"/>
                  <w:left w:val="nil"/>
                  <w:bottom w:val="nil"/>
                  <w:right w:val="nil"/>
                </w:tcBorders>
                <w:shd w:val="clear" w:color="auto" w:fill="auto"/>
                <w:noWrap/>
                <w:vAlign w:val="bottom"/>
                <w:hideMark/>
              </w:tcPr>
            </w:tcPrChange>
          </w:tcPr>
          <w:p w14:paraId="3382F6AA" w14:textId="77777777" w:rsidR="00B64B39" w:rsidRPr="00B64B39" w:rsidRDefault="00B64B39" w:rsidP="00B64B39">
            <w:pPr>
              <w:rPr>
                <w:ins w:id="606" w:author="Em Lim" w:date="2023-03-08T14:41:00Z"/>
                <w:rFonts w:ascii="Lucida Grande" w:eastAsia="Times New Roman" w:hAnsi="Lucida Grande" w:cs="Lucida Grande"/>
                <w:i/>
                <w:iCs/>
                <w:sz w:val="22"/>
                <w:szCs w:val="22"/>
                <w:lang w:val="en-CA"/>
              </w:rPr>
            </w:pPr>
            <w:ins w:id="607" w:author="Em Lim" w:date="2023-03-08T14:41:00Z">
              <w:r w:rsidRPr="00B64B39">
                <w:rPr>
                  <w:rFonts w:ascii="Lucida Grande" w:eastAsia="Times New Roman" w:hAnsi="Lucida Grande" w:cs="Lucida Grande"/>
                  <w:i/>
                  <w:iCs/>
                  <w:sz w:val="22"/>
                  <w:szCs w:val="22"/>
                  <w:lang w:val="en-CA"/>
                </w:rPr>
                <w:t>NA</w:t>
              </w:r>
            </w:ins>
          </w:p>
        </w:tc>
        <w:tc>
          <w:tcPr>
            <w:tcW w:w="2028" w:type="dxa"/>
            <w:shd w:val="clear" w:color="auto" w:fill="auto"/>
            <w:noWrap/>
            <w:vAlign w:val="bottom"/>
            <w:hideMark/>
            <w:tcPrChange w:id="608" w:author="Em Lim" w:date="2023-03-08T14:43:00Z">
              <w:tcPr>
                <w:tcW w:w="2028" w:type="dxa"/>
                <w:tcBorders>
                  <w:top w:val="nil"/>
                  <w:left w:val="nil"/>
                  <w:bottom w:val="nil"/>
                  <w:right w:val="nil"/>
                </w:tcBorders>
                <w:shd w:val="clear" w:color="auto" w:fill="auto"/>
                <w:noWrap/>
                <w:vAlign w:val="bottom"/>
                <w:hideMark/>
              </w:tcPr>
            </w:tcPrChange>
          </w:tcPr>
          <w:p w14:paraId="423DB438" w14:textId="77777777" w:rsidR="00B64B39" w:rsidRPr="00B64B39" w:rsidRDefault="00B64B39" w:rsidP="00B64B39">
            <w:pPr>
              <w:rPr>
                <w:ins w:id="609" w:author="Em Lim" w:date="2023-03-08T14:41:00Z"/>
                <w:rFonts w:ascii="Lucida Grande" w:eastAsia="Times New Roman" w:hAnsi="Lucida Grande" w:cs="Lucida Grande"/>
                <w:i/>
                <w:iCs/>
                <w:sz w:val="22"/>
                <w:szCs w:val="22"/>
                <w:lang w:val="en-CA"/>
              </w:rPr>
            </w:pPr>
            <w:ins w:id="610" w:author="Em Lim" w:date="2023-03-08T14:41: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611" w:author="Em Lim" w:date="2023-03-08T14:43:00Z">
              <w:tcPr>
                <w:tcW w:w="1300" w:type="dxa"/>
                <w:tcBorders>
                  <w:top w:val="nil"/>
                  <w:left w:val="nil"/>
                  <w:bottom w:val="nil"/>
                  <w:right w:val="nil"/>
                </w:tcBorders>
                <w:shd w:val="clear" w:color="auto" w:fill="auto"/>
                <w:noWrap/>
                <w:vAlign w:val="bottom"/>
                <w:hideMark/>
              </w:tcPr>
            </w:tcPrChange>
          </w:tcPr>
          <w:p w14:paraId="5437A7BA" w14:textId="77777777" w:rsidR="00B64B39" w:rsidRPr="00B64B39" w:rsidRDefault="00B64B39" w:rsidP="00B64B39">
            <w:pPr>
              <w:jc w:val="right"/>
              <w:rPr>
                <w:ins w:id="612" w:author="Em Lim" w:date="2023-03-08T14:41:00Z"/>
                <w:rFonts w:ascii="Lucida Grande" w:eastAsia="Times New Roman" w:hAnsi="Lucida Grande" w:cs="Lucida Grande"/>
                <w:sz w:val="22"/>
                <w:szCs w:val="22"/>
                <w:lang w:val="en-CA"/>
              </w:rPr>
            </w:pPr>
            <w:ins w:id="613" w:author="Em Lim" w:date="2023-03-08T14:41:00Z">
              <w:r w:rsidRPr="00B64B39">
                <w:rPr>
                  <w:rFonts w:ascii="Lucida Grande" w:eastAsia="Times New Roman" w:hAnsi="Lucida Grande" w:cs="Lucida Grande"/>
                  <w:sz w:val="22"/>
                  <w:szCs w:val="22"/>
                  <w:lang w:val="en-CA"/>
                </w:rPr>
                <w:t>13</w:t>
              </w:r>
            </w:ins>
          </w:p>
        </w:tc>
      </w:tr>
      <w:tr w:rsidR="00B64B39" w:rsidRPr="00B64B39" w14:paraId="4538AFD0" w14:textId="77777777" w:rsidTr="00B64B39">
        <w:trPr>
          <w:trHeight w:val="320"/>
          <w:ins w:id="614" w:author="Em Lim" w:date="2023-03-08T14:41:00Z"/>
          <w:trPrChange w:id="615" w:author="Em Lim" w:date="2023-03-08T14:43:00Z">
            <w:trPr>
              <w:trHeight w:val="320"/>
            </w:trPr>
          </w:trPrChange>
        </w:trPr>
        <w:tc>
          <w:tcPr>
            <w:tcW w:w="1564" w:type="dxa"/>
            <w:shd w:val="clear" w:color="auto" w:fill="auto"/>
            <w:noWrap/>
            <w:vAlign w:val="bottom"/>
            <w:hideMark/>
            <w:tcPrChange w:id="616" w:author="Em Lim" w:date="2023-03-08T14:43:00Z">
              <w:tcPr>
                <w:tcW w:w="1564" w:type="dxa"/>
                <w:tcBorders>
                  <w:top w:val="nil"/>
                  <w:left w:val="nil"/>
                  <w:bottom w:val="nil"/>
                  <w:right w:val="nil"/>
                </w:tcBorders>
                <w:shd w:val="clear" w:color="auto" w:fill="auto"/>
                <w:noWrap/>
                <w:vAlign w:val="bottom"/>
                <w:hideMark/>
              </w:tcPr>
            </w:tcPrChange>
          </w:tcPr>
          <w:p w14:paraId="54AB32AF" w14:textId="77777777" w:rsidR="00B64B39" w:rsidRPr="00B64B39" w:rsidRDefault="00B64B39" w:rsidP="00B64B39">
            <w:pPr>
              <w:rPr>
                <w:ins w:id="617" w:author="Em Lim" w:date="2023-03-08T14:41:00Z"/>
                <w:rFonts w:ascii="Lucida Grande" w:eastAsia="Times New Roman" w:hAnsi="Lucida Grande" w:cs="Lucida Grande"/>
                <w:sz w:val="22"/>
                <w:szCs w:val="22"/>
                <w:lang w:val="en-CA"/>
              </w:rPr>
            </w:pPr>
            <w:ins w:id="618"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619" w:author="Em Lim" w:date="2023-03-08T14:43:00Z">
              <w:tcPr>
                <w:tcW w:w="2073" w:type="dxa"/>
                <w:tcBorders>
                  <w:top w:val="nil"/>
                  <w:left w:val="nil"/>
                  <w:bottom w:val="nil"/>
                  <w:right w:val="nil"/>
                </w:tcBorders>
                <w:shd w:val="clear" w:color="auto" w:fill="auto"/>
                <w:noWrap/>
                <w:vAlign w:val="bottom"/>
                <w:hideMark/>
              </w:tcPr>
            </w:tcPrChange>
          </w:tcPr>
          <w:p w14:paraId="46C44D99" w14:textId="77777777" w:rsidR="00B64B39" w:rsidRPr="00B64B39" w:rsidRDefault="00B64B39" w:rsidP="00B64B39">
            <w:pPr>
              <w:rPr>
                <w:ins w:id="620" w:author="Em Lim" w:date="2023-03-08T14:41:00Z"/>
                <w:rFonts w:ascii="Lucida Grande" w:eastAsia="Times New Roman" w:hAnsi="Lucida Grande" w:cs="Lucida Grande"/>
                <w:sz w:val="22"/>
                <w:szCs w:val="22"/>
                <w:lang w:val="en-CA"/>
              </w:rPr>
            </w:pPr>
            <w:proofErr w:type="spellStart"/>
            <w:ins w:id="621" w:author="Em Lim" w:date="2023-03-08T14:41:00Z">
              <w:r w:rsidRPr="00B64B39">
                <w:rPr>
                  <w:rFonts w:ascii="Lucida Grande" w:eastAsia="Times New Roman" w:hAnsi="Lucida Grande" w:cs="Lucida Grande"/>
                  <w:sz w:val="22"/>
                  <w:szCs w:val="22"/>
                  <w:lang w:val="en-CA"/>
                </w:rPr>
                <w:t>Bacillariaceae</w:t>
              </w:r>
              <w:proofErr w:type="spellEnd"/>
            </w:ins>
          </w:p>
        </w:tc>
        <w:tc>
          <w:tcPr>
            <w:tcW w:w="1551" w:type="dxa"/>
            <w:shd w:val="clear" w:color="auto" w:fill="auto"/>
            <w:noWrap/>
            <w:vAlign w:val="bottom"/>
            <w:hideMark/>
            <w:tcPrChange w:id="622" w:author="Em Lim" w:date="2023-03-08T14:43:00Z">
              <w:tcPr>
                <w:tcW w:w="1551" w:type="dxa"/>
                <w:tcBorders>
                  <w:top w:val="nil"/>
                  <w:left w:val="nil"/>
                  <w:bottom w:val="nil"/>
                  <w:right w:val="nil"/>
                </w:tcBorders>
                <w:shd w:val="clear" w:color="auto" w:fill="auto"/>
                <w:noWrap/>
                <w:vAlign w:val="bottom"/>
                <w:hideMark/>
              </w:tcPr>
            </w:tcPrChange>
          </w:tcPr>
          <w:p w14:paraId="73E1C13E" w14:textId="77777777" w:rsidR="00B64B39" w:rsidRPr="00B64B39" w:rsidRDefault="00B64B39" w:rsidP="00B64B39">
            <w:pPr>
              <w:rPr>
                <w:ins w:id="623" w:author="Em Lim" w:date="2023-03-08T14:41:00Z"/>
                <w:rFonts w:ascii="Lucida Grande" w:eastAsia="Times New Roman" w:hAnsi="Lucida Grande" w:cs="Lucida Grande"/>
                <w:sz w:val="22"/>
                <w:szCs w:val="22"/>
                <w:lang w:val="en-CA"/>
              </w:rPr>
            </w:pPr>
            <w:proofErr w:type="spellStart"/>
            <w:ins w:id="624" w:author="Em Lim" w:date="2023-03-08T14:41:00Z">
              <w:r w:rsidRPr="00B64B39">
                <w:rPr>
                  <w:rFonts w:ascii="Lucida Grande" w:eastAsia="Times New Roman" w:hAnsi="Lucida Grande" w:cs="Lucida Grande"/>
                  <w:sz w:val="22"/>
                  <w:szCs w:val="22"/>
                  <w:lang w:val="en-CA"/>
                </w:rPr>
                <w:t>Nitzschia</w:t>
              </w:r>
              <w:proofErr w:type="spellEnd"/>
            </w:ins>
          </w:p>
        </w:tc>
        <w:tc>
          <w:tcPr>
            <w:tcW w:w="2028" w:type="dxa"/>
            <w:shd w:val="clear" w:color="auto" w:fill="auto"/>
            <w:noWrap/>
            <w:vAlign w:val="bottom"/>
            <w:hideMark/>
            <w:tcPrChange w:id="625" w:author="Em Lim" w:date="2023-03-08T14:43:00Z">
              <w:tcPr>
                <w:tcW w:w="2028" w:type="dxa"/>
                <w:tcBorders>
                  <w:top w:val="nil"/>
                  <w:left w:val="nil"/>
                  <w:bottom w:val="nil"/>
                  <w:right w:val="nil"/>
                </w:tcBorders>
                <w:shd w:val="clear" w:color="auto" w:fill="auto"/>
                <w:noWrap/>
                <w:vAlign w:val="bottom"/>
                <w:hideMark/>
              </w:tcPr>
            </w:tcPrChange>
          </w:tcPr>
          <w:p w14:paraId="36BF5F7C" w14:textId="77777777" w:rsidR="00B64B39" w:rsidRPr="00B64B39" w:rsidRDefault="00B64B39" w:rsidP="00B64B39">
            <w:pPr>
              <w:rPr>
                <w:ins w:id="626" w:author="Em Lim" w:date="2023-03-08T14:41:00Z"/>
                <w:rFonts w:ascii="Lucida Grande" w:eastAsia="Times New Roman" w:hAnsi="Lucida Grande" w:cs="Lucida Grande"/>
                <w:sz w:val="22"/>
                <w:szCs w:val="22"/>
                <w:lang w:val="en-CA"/>
              </w:rPr>
            </w:pPr>
            <w:proofErr w:type="spellStart"/>
            <w:ins w:id="627" w:author="Em Lim" w:date="2023-03-08T14:41:00Z">
              <w:r w:rsidRPr="00B64B39">
                <w:rPr>
                  <w:rFonts w:ascii="Lucida Grande" w:eastAsia="Times New Roman" w:hAnsi="Lucida Grande" w:cs="Lucida Grande"/>
                  <w:sz w:val="22"/>
                  <w:szCs w:val="22"/>
                  <w:lang w:val="en-CA"/>
                </w:rPr>
                <w:t>acicularis</w:t>
              </w:r>
              <w:proofErr w:type="spellEnd"/>
            </w:ins>
          </w:p>
        </w:tc>
        <w:tc>
          <w:tcPr>
            <w:tcW w:w="1300" w:type="dxa"/>
            <w:shd w:val="clear" w:color="auto" w:fill="auto"/>
            <w:noWrap/>
            <w:vAlign w:val="bottom"/>
            <w:hideMark/>
            <w:tcPrChange w:id="628" w:author="Em Lim" w:date="2023-03-08T14:43:00Z">
              <w:tcPr>
                <w:tcW w:w="1300" w:type="dxa"/>
                <w:tcBorders>
                  <w:top w:val="nil"/>
                  <w:left w:val="nil"/>
                  <w:bottom w:val="nil"/>
                  <w:right w:val="nil"/>
                </w:tcBorders>
                <w:shd w:val="clear" w:color="auto" w:fill="auto"/>
                <w:noWrap/>
                <w:vAlign w:val="bottom"/>
                <w:hideMark/>
              </w:tcPr>
            </w:tcPrChange>
          </w:tcPr>
          <w:p w14:paraId="66BEEA8A" w14:textId="77777777" w:rsidR="00B64B39" w:rsidRPr="00B64B39" w:rsidRDefault="00B64B39" w:rsidP="00B64B39">
            <w:pPr>
              <w:jc w:val="right"/>
              <w:rPr>
                <w:ins w:id="629" w:author="Em Lim" w:date="2023-03-08T14:41:00Z"/>
                <w:rFonts w:ascii="Lucida Grande" w:eastAsia="Times New Roman" w:hAnsi="Lucida Grande" w:cs="Lucida Grande"/>
                <w:sz w:val="22"/>
                <w:szCs w:val="22"/>
                <w:lang w:val="en-CA"/>
              </w:rPr>
            </w:pPr>
            <w:ins w:id="630" w:author="Em Lim" w:date="2023-03-08T14:41:00Z">
              <w:r w:rsidRPr="00B64B39">
                <w:rPr>
                  <w:rFonts w:ascii="Lucida Grande" w:eastAsia="Times New Roman" w:hAnsi="Lucida Grande" w:cs="Lucida Grande"/>
                  <w:sz w:val="22"/>
                  <w:szCs w:val="22"/>
                  <w:lang w:val="en-CA"/>
                </w:rPr>
                <w:t>2</w:t>
              </w:r>
            </w:ins>
          </w:p>
        </w:tc>
      </w:tr>
      <w:tr w:rsidR="00B64B39" w:rsidRPr="00B64B39" w14:paraId="44BEDF90" w14:textId="77777777" w:rsidTr="00B64B39">
        <w:trPr>
          <w:trHeight w:val="320"/>
          <w:ins w:id="631" w:author="Em Lim" w:date="2023-03-08T14:41:00Z"/>
          <w:trPrChange w:id="632" w:author="Em Lim" w:date="2023-03-08T14:43:00Z">
            <w:trPr>
              <w:trHeight w:val="320"/>
            </w:trPr>
          </w:trPrChange>
        </w:trPr>
        <w:tc>
          <w:tcPr>
            <w:tcW w:w="1564" w:type="dxa"/>
            <w:shd w:val="clear" w:color="auto" w:fill="auto"/>
            <w:noWrap/>
            <w:vAlign w:val="bottom"/>
            <w:hideMark/>
            <w:tcPrChange w:id="633" w:author="Em Lim" w:date="2023-03-08T14:43:00Z">
              <w:tcPr>
                <w:tcW w:w="1564" w:type="dxa"/>
                <w:tcBorders>
                  <w:top w:val="nil"/>
                  <w:left w:val="nil"/>
                  <w:bottom w:val="nil"/>
                  <w:right w:val="nil"/>
                </w:tcBorders>
                <w:shd w:val="clear" w:color="auto" w:fill="auto"/>
                <w:noWrap/>
                <w:vAlign w:val="bottom"/>
                <w:hideMark/>
              </w:tcPr>
            </w:tcPrChange>
          </w:tcPr>
          <w:p w14:paraId="2ABD85D2" w14:textId="77777777" w:rsidR="00B64B39" w:rsidRPr="00B64B39" w:rsidRDefault="00B64B39" w:rsidP="00B64B39">
            <w:pPr>
              <w:rPr>
                <w:ins w:id="634" w:author="Em Lim" w:date="2023-03-08T14:41:00Z"/>
                <w:rFonts w:ascii="Lucida Grande" w:eastAsia="Times New Roman" w:hAnsi="Lucida Grande" w:cs="Lucida Grande"/>
                <w:sz w:val="22"/>
                <w:szCs w:val="22"/>
                <w:lang w:val="en-CA"/>
              </w:rPr>
            </w:pPr>
            <w:ins w:id="635"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636" w:author="Em Lim" w:date="2023-03-08T14:43:00Z">
              <w:tcPr>
                <w:tcW w:w="2073" w:type="dxa"/>
                <w:tcBorders>
                  <w:top w:val="nil"/>
                  <w:left w:val="nil"/>
                  <w:bottom w:val="nil"/>
                  <w:right w:val="nil"/>
                </w:tcBorders>
                <w:shd w:val="clear" w:color="auto" w:fill="auto"/>
                <w:noWrap/>
                <w:vAlign w:val="bottom"/>
                <w:hideMark/>
              </w:tcPr>
            </w:tcPrChange>
          </w:tcPr>
          <w:p w14:paraId="43C3992A" w14:textId="77777777" w:rsidR="00B64B39" w:rsidRPr="00B64B39" w:rsidRDefault="00B64B39" w:rsidP="00B64B39">
            <w:pPr>
              <w:rPr>
                <w:ins w:id="637" w:author="Em Lim" w:date="2023-03-08T14:41:00Z"/>
                <w:rFonts w:ascii="Lucida Grande" w:eastAsia="Times New Roman" w:hAnsi="Lucida Grande" w:cs="Lucida Grande"/>
                <w:sz w:val="22"/>
                <w:szCs w:val="22"/>
                <w:lang w:val="en-CA"/>
              </w:rPr>
            </w:pPr>
            <w:proofErr w:type="spellStart"/>
            <w:ins w:id="638" w:author="Em Lim" w:date="2023-03-08T14:41:00Z">
              <w:r w:rsidRPr="00B64B39">
                <w:rPr>
                  <w:rFonts w:ascii="Lucida Grande" w:eastAsia="Times New Roman" w:hAnsi="Lucida Grande" w:cs="Lucida Grande"/>
                  <w:sz w:val="22"/>
                  <w:szCs w:val="22"/>
                  <w:lang w:val="en-CA"/>
                </w:rPr>
                <w:t>Bacillariaceae</w:t>
              </w:r>
              <w:proofErr w:type="spellEnd"/>
            </w:ins>
          </w:p>
        </w:tc>
        <w:tc>
          <w:tcPr>
            <w:tcW w:w="1551" w:type="dxa"/>
            <w:shd w:val="clear" w:color="auto" w:fill="auto"/>
            <w:noWrap/>
            <w:vAlign w:val="bottom"/>
            <w:hideMark/>
            <w:tcPrChange w:id="639" w:author="Em Lim" w:date="2023-03-08T14:43:00Z">
              <w:tcPr>
                <w:tcW w:w="1551" w:type="dxa"/>
                <w:tcBorders>
                  <w:top w:val="nil"/>
                  <w:left w:val="nil"/>
                  <w:bottom w:val="nil"/>
                  <w:right w:val="nil"/>
                </w:tcBorders>
                <w:shd w:val="clear" w:color="auto" w:fill="auto"/>
                <w:noWrap/>
                <w:vAlign w:val="bottom"/>
                <w:hideMark/>
              </w:tcPr>
            </w:tcPrChange>
          </w:tcPr>
          <w:p w14:paraId="41D7ABDC" w14:textId="77777777" w:rsidR="00B64B39" w:rsidRPr="00B64B39" w:rsidRDefault="00B64B39" w:rsidP="00B64B39">
            <w:pPr>
              <w:rPr>
                <w:ins w:id="640" w:author="Em Lim" w:date="2023-03-08T14:41:00Z"/>
                <w:rFonts w:ascii="Lucida Grande" w:eastAsia="Times New Roman" w:hAnsi="Lucida Grande" w:cs="Lucida Grande"/>
                <w:sz w:val="22"/>
                <w:szCs w:val="22"/>
                <w:lang w:val="en-CA"/>
              </w:rPr>
            </w:pPr>
            <w:proofErr w:type="spellStart"/>
            <w:ins w:id="641" w:author="Em Lim" w:date="2023-03-08T14:41:00Z">
              <w:r w:rsidRPr="00B64B39">
                <w:rPr>
                  <w:rFonts w:ascii="Lucida Grande" w:eastAsia="Times New Roman" w:hAnsi="Lucida Grande" w:cs="Lucida Grande"/>
                  <w:sz w:val="22"/>
                  <w:szCs w:val="22"/>
                  <w:lang w:val="en-CA"/>
                </w:rPr>
                <w:t>Nitzschia</w:t>
              </w:r>
              <w:proofErr w:type="spellEnd"/>
            </w:ins>
          </w:p>
        </w:tc>
        <w:tc>
          <w:tcPr>
            <w:tcW w:w="2028" w:type="dxa"/>
            <w:shd w:val="clear" w:color="auto" w:fill="auto"/>
            <w:noWrap/>
            <w:vAlign w:val="bottom"/>
            <w:hideMark/>
            <w:tcPrChange w:id="642" w:author="Em Lim" w:date="2023-03-08T14:43:00Z">
              <w:tcPr>
                <w:tcW w:w="2028" w:type="dxa"/>
                <w:tcBorders>
                  <w:top w:val="nil"/>
                  <w:left w:val="nil"/>
                  <w:bottom w:val="nil"/>
                  <w:right w:val="nil"/>
                </w:tcBorders>
                <w:shd w:val="clear" w:color="auto" w:fill="auto"/>
                <w:noWrap/>
                <w:vAlign w:val="bottom"/>
                <w:hideMark/>
              </w:tcPr>
            </w:tcPrChange>
          </w:tcPr>
          <w:p w14:paraId="09E8FB54" w14:textId="77777777" w:rsidR="00B64B39" w:rsidRPr="00B64B39" w:rsidRDefault="00B64B39" w:rsidP="00B64B39">
            <w:pPr>
              <w:rPr>
                <w:ins w:id="643" w:author="Em Lim" w:date="2023-03-08T14:41:00Z"/>
                <w:rFonts w:ascii="Lucida Grande" w:eastAsia="Times New Roman" w:hAnsi="Lucida Grande" w:cs="Lucida Grande"/>
                <w:sz w:val="22"/>
                <w:szCs w:val="22"/>
                <w:lang w:val="en-CA"/>
              </w:rPr>
            </w:pPr>
            <w:proofErr w:type="spellStart"/>
            <w:ins w:id="644" w:author="Em Lim" w:date="2023-03-08T14:41:00Z">
              <w:r w:rsidRPr="00B64B39">
                <w:rPr>
                  <w:rFonts w:ascii="Lucida Grande" w:eastAsia="Times New Roman" w:hAnsi="Lucida Grande" w:cs="Lucida Grande"/>
                  <w:sz w:val="22"/>
                  <w:szCs w:val="22"/>
                  <w:lang w:val="en-CA"/>
                </w:rPr>
                <w:t>closterium</w:t>
              </w:r>
              <w:proofErr w:type="spellEnd"/>
            </w:ins>
          </w:p>
        </w:tc>
        <w:tc>
          <w:tcPr>
            <w:tcW w:w="1300" w:type="dxa"/>
            <w:shd w:val="clear" w:color="auto" w:fill="auto"/>
            <w:noWrap/>
            <w:vAlign w:val="bottom"/>
            <w:hideMark/>
            <w:tcPrChange w:id="645" w:author="Em Lim" w:date="2023-03-08T14:43:00Z">
              <w:tcPr>
                <w:tcW w:w="1300" w:type="dxa"/>
                <w:tcBorders>
                  <w:top w:val="nil"/>
                  <w:left w:val="nil"/>
                  <w:bottom w:val="nil"/>
                  <w:right w:val="nil"/>
                </w:tcBorders>
                <w:shd w:val="clear" w:color="auto" w:fill="auto"/>
                <w:noWrap/>
                <w:vAlign w:val="bottom"/>
                <w:hideMark/>
              </w:tcPr>
            </w:tcPrChange>
          </w:tcPr>
          <w:p w14:paraId="49FE8847" w14:textId="77777777" w:rsidR="00B64B39" w:rsidRPr="00B64B39" w:rsidRDefault="00B64B39" w:rsidP="00B64B39">
            <w:pPr>
              <w:jc w:val="right"/>
              <w:rPr>
                <w:ins w:id="646" w:author="Em Lim" w:date="2023-03-08T14:41:00Z"/>
                <w:rFonts w:ascii="Lucida Grande" w:eastAsia="Times New Roman" w:hAnsi="Lucida Grande" w:cs="Lucida Grande"/>
                <w:sz w:val="22"/>
                <w:szCs w:val="22"/>
                <w:lang w:val="en-CA"/>
              </w:rPr>
            </w:pPr>
            <w:ins w:id="647" w:author="Em Lim" w:date="2023-03-08T14:41:00Z">
              <w:r w:rsidRPr="00B64B39">
                <w:rPr>
                  <w:rFonts w:ascii="Lucida Grande" w:eastAsia="Times New Roman" w:hAnsi="Lucida Grande" w:cs="Lucida Grande"/>
                  <w:sz w:val="22"/>
                  <w:szCs w:val="22"/>
                  <w:lang w:val="en-CA"/>
                </w:rPr>
                <w:t>2</w:t>
              </w:r>
            </w:ins>
          </w:p>
        </w:tc>
      </w:tr>
      <w:tr w:rsidR="00B64B39" w:rsidRPr="00B64B39" w14:paraId="70A4488D" w14:textId="77777777" w:rsidTr="00B64B39">
        <w:trPr>
          <w:trHeight w:val="320"/>
          <w:ins w:id="648" w:author="Em Lim" w:date="2023-03-08T14:41:00Z"/>
          <w:trPrChange w:id="649" w:author="Em Lim" w:date="2023-03-08T14:43:00Z">
            <w:trPr>
              <w:trHeight w:val="320"/>
            </w:trPr>
          </w:trPrChange>
        </w:trPr>
        <w:tc>
          <w:tcPr>
            <w:tcW w:w="1564" w:type="dxa"/>
            <w:shd w:val="clear" w:color="auto" w:fill="auto"/>
            <w:noWrap/>
            <w:vAlign w:val="bottom"/>
            <w:hideMark/>
            <w:tcPrChange w:id="650" w:author="Em Lim" w:date="2023-03-08T14:43:00Z">
              <w:tcPr>
                <w:tcW w:w="1564" w:type="dxa"/>
                <w:tcBorders>
                  <w:top w:val="nil"/>
                  <w:left w:val="nil"/>
                  <w:bottom w:val="nil"/>
                  <w:right w:val="nil"/>
                </w:tcBorders>
                <w:shd w:val="clear" w:color="auto" w:fill="auto"/>
                <w:noWrap/>
                <w:vAlign w:val="bottom"/>
                <w:hideMark/>
              </w:tcPr>
            </w:tcPrChange>
          </w:tcPr>
          <w:p w14:paraId="699373FF" w14:textId="77777777" w:rsidR="00B64B39" w:rsidRPr="00B64B39" w:rsidRDefault="00B64B39" w:rsidP="00B64B39">
            <w:pPr>
              <w:rPr>
                <w:ins w:id="651" w:author="Em Lim" w:date="2023-03-08T14:41:00Z"/>
                <w:rFonts w:ascii="Lucida Grande" w:eastAsia="Times New Roman" w:hAnsi="Lucida Grande" w:cs="Lucida Grande"/>
                <w:sz w:val="22"/>
                <w:szCs w:val="22"/>
                <w:lang w:val="en-CA"/>
              </w:rPr>
            </w:pPr>
            <w:ins w:id="652"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653" w:author="Em Lim" w:date="2023-03-08T14:43:00Z">
              <w:tcPr>
                <w:tcW w:w="2073" w:type="dxa"/>
                <w:tcBorders>
                  <w:top w:val="nil"/>
                  <w:left w:val="nil"/>
                  <w:bottom w:val="nil"/>
                  <w:right w:val="nil"/>
                </w:tcBorders>
                <w:shd w:val="clear" w:color="auto" w:fill="auto"/>
                <w:noWrap/>
                <w:vAlign w:val="bottom"/>
                <w:hideMark/>
              </w:tcPr>
            </w:tcPrChange>
          </w:tcPr>
          <w:p w14:paraId="58D5F1ED" w14:textId="77777777" w:rsidR="00B64B39" w:rsidRPr="00B64B39" w:rsidRDefault="00B64B39" w:rsidP="00B64B39">
            <w:pPr>
              <w:rPr>
                <w:ins w:id="654" w:author="Em Lim" w:date="2023-03-08T14:41:00Z"/>
                <w:rFonts w:ascii="Lucida Grande" w:eastAsia="Times New Roman" w:hAnsi="Lucida Grande" w:cs="Lucida Grande"/>
                <w:sz w:val="22"/>
                <w:szCs w:val="22"/>
                <w:lang w:val="en-CA"/>
              </w:rPr>
            </w:pPr>
            <w:proofErr w:type="spellStart"/>
            <w:ins w:id="655" w:author="Em Lim" w:date="2023-03-08T14:41:00Z">
              <w:r w:rsidRPr="00B64B39">
                <w:rPr>
                  <w:rFonts w:ascii="Lucida Grande" w:eastAsia="Times New Roman" w:hAnsi="Lucida Grande" w:cs="Lucida Grande"/>
                  <w:sz w:val="22"/>
                  <w:szCs w:val="22"/>
                  <w:lang w:val="en-CA"/>
                </w:rPr>
                <w:t>Bacillariaceae</w:t>
              </w:r>
              <w:proofErr w:type="spellEnd"/>
            </w:ins>
          </w:p>
        </w:tc>
        <w:tc>
          <w:tcPr>
            <w:tcW w:w="1551" w:type="dxa"/>
            <w:shd w:val="clear" w:color="auto" w:fill="auto"/>
            <w:noWrap/>
            <w:vAlign w:val="bottom"/>
            <w:hideMark/>
            <w:tcPrChange w:id="656" w:author="Em Lim" w:date="2023-03-08T14:43:00Z">
              <w:tcPr>
                <w:tcW w:w="1551" w:type="dxa"/>
                <w:tcBorders>
                  <w:top w:val="nil"/>
                  <w:left w:val="nil"/>
                  <w:bottom w:val="nil"/>
                  <w:right w:val="nil"/>
                </w:tcBorders>
                <w:shd w:val="clear" w:color="auto" w:fill="auto"/>
                <w:noWrap/>
                <w:vAlign w:val="bottom"/>
                <w:hideMark/>
              </w:tcPr>
            </w:tcPrChange>
          </w:tcPr>
          <w:p w14:paraId="22AEE758" w14:textId="77777777" w:rsidR="00B64B39" w:rsidRPr="00B64B39" w:rsidRDefault="00B64B39" w:rsidP="00B64B39">
            <w:pPr>
              <w:rPr>
                <w:ins w:id="657" w:author="Em Lim" w:date="2023-03-08T14:41:00Z"/>
                <w:rFonts w:ascii="Lucida Grande" w:eastAsia="Times New Roman" w:hAnsi="Lucida Grande" w:cs="Lucida Grande"/>
                <w:sz w:val="22"/>
                <w:szCs w:val="22"/>
                <w:lang w:val="en-CA"/>
              </w:rPr>
            </w:pPr>
            <w:proofErr w:type="spellStart"/>
            <w:ins w:id="658" w:author="Em Lim" w:date="2023-03-08T14:41:00Z">
              <w:r w:rsidRPr="00B64B39">
                <w:rPr>
                  <w:rFonts w:ascii="Lucida Grande" w:eastAsia="Times New Roman" w:hAnsi="Lucida Grande" w:cs="Lucida Grande"/>
                  <w:sz w:val="22"/>
                  <w:szCs w:val="22"/>
                  <w:lang w:val="en-CA"/>
                </w:rPr>
                <w:t>Nitzschia</w:t>
              </w:r>
              <w:proofErr w:type="spellEnd"/>
            </w:ins>
          </w:p>
        </w:tc>
        <w:tc>
          <w:tcPr>
            <w:tcW w:w="2028" w:type="dxa"/>
            <w:shd w:val="clear" w:color="auto" w:fill="auto"/>
            <w:noWrap/>
            <w:vAlign w:val="bottom"/>
            <w:hideMark/>
            <w:tcPrChange w:id="659" w:author="Em Lim" w:date="2023-03-08T14:43:00Z">
              <w:tcPr>
                <w:tcW w:w="2028" w:type="dxa"/>
                <w:tcBorders>
                  <w:top w:val="nil"/>
                  <w:left w:val="nil"/>
                  <w:bottom w:val="nil"/>
                  <w:right w:val="nil"/>
                </w:tcBorders>
                <w:shd w:val="clear" w:color="auto" w:fill="auto"/>
                <w:noWrap/>
                <w:vAlign w:val="bottom"/>
                <w:hideMark/>
              </w:tcPr>
            </w:tcPrChange>
          </w:tcPr>
          <w:p w14:paraId="2AEDD112" w14:textId="77777777" w:rsidR="00B64B39" w:rsidRPr="00B64B39" w:rsidRDefault="00B64B39" w:rsidP="00B64B39">
            <w:pPr>
              <w:rPr>
                <w:ins w:id="660" w:author="Em Lim" w:date="2023-03-08T14:41:00Z"/>
                <w:rFonts w:ascii="Lucida Grande" w:eastAsia="Times New Roman" w:hAnsi="Lucida Grande" w:cs="Lucida Grande"/>
                <w:sz w:val="22"/>
                <w:szCs w:val="22"/>
                <w:lang w:val="en-CA"/>
              </w:rPr>
            </w:pPr>
            <w:proofErr w:type="spellStart"/>
            <w:ins w:id="661" w:author="Em Lim" w:date="2023-03-08T14:41:00Z">
              <w:r w:rsidRPr="00B64B39">
                <w:rPr>
                  <w:rFonts w:ascii="Lucida Grande" w:eastAsia="Times New Roman" w:hAnsi="Lucida Grande" w:cs="Lucida Grande"/>
                  <w:sz w:val="22"/>
                  <w:szCs w:val="22"/>
                  <w:lang w:val="en-CA"/>
                </w:rPr>
                <w:t>gandersheimiensis</w:t>
              </w:r>
              <w:proofErr w:type="spellEnd"/>
            </w:ins>
          </w:p>
        </w:tc>
        <w:tc>
          <w:tcPr>
            <w:tcW w:w="1300" w:type="dxa"/>
            <w:shd w:val="clear" w:color="auto" w:fill="auto"/>
            <w:noWrap/>
            <w:vAlign w:val="bottom"/>
            <w:hideMark/>
            <w:tcPrChange w:id="662" w:author="Em Lim" w:date="2023-03-08T14:43:00Z">
              <w:tcPr>
                <w:tcW w:w="1300" w:type="dxa"/>
                <w:tcBorders>
                  <w:top w:val="nil"/>
                  <w:left w:val="nil"/>
                  <w:bottom w:val="nil"/>
                  <w:right w:val="nil"/>
                </w:tcBorders>
                <w:shd w:val="clear" w:color="auto" w:fill="auto"/>
                <w:noWrap/>
                <w:vAlign w:val="bottom"/>
                <w:hideMark/>
              </w:tcPr>
            </w:tcPrChange>
          </w:tcPr>
          <w:p w14:paraId="007A5890" w14:textId="77777777" w:rsidR="00B64B39" w:rsidRPr="00B64B39" w:rsidRDefault="00B64B39" w:rsidP="00B64B39">
            <w:pPr>
              <w:jc w:val="right"/>
              <w:rPr>
                <w:ins w:id="663" w:author="Em Lim" w:date="2023-03-08T14:41:00Z"/>
                <w:rFonts w:ascii="Lucida Grande" w:eastAsia="Times New Roman" w:hAnsi="Lucida Grande" w:cs="Lucida Grande"/>
                <w:sz w:val="22"/>
                <w:szCs w:val="22"/>
                <w:lang w:val="en-CA"/>
              </w:rPr>
            </w:pPr>
            <w:ins w:id="664" w:author="Em Lim" w:date="2023-03-08T14:41:00Z">
              <w:r w:rsidRPr="00B64B39">
                <w:rPr>
                  <w:rFonts w:ascii="Lucida Grande" w:eastAsia="Times New Roman" w:hAnsi="Lucida Grande" w:cs="Lucida Grande"/>
                  <w:sz w:val="22"/>
                  <w:szCs w:val="22"/>
                  <w:lang w:val="en-CA"/>
                </w:rPr>
                <w:t>2</w:t>
              </w:r>
            </w:ins>
          </w:p>
        </w:tc>
      </w:tr>
      <w:tr w:rsidR="00B64B39" w:rsidRPr="00B64B39" w14:paraId="7F819B3C" w14:textId="77777777" w:rsidTr="00B64B39">
        <w:trPr>
          <w:trHeight w:val="320"/>
          <w:ins w:id="665" w:author="Em Lim" w:date="2023-03-08T14:41:00Z"/>
          <w:trPrChange w:id="666" w:author="Em Lim" w:date="2023-03-08T14:43:00Z">
            <w:trPr>
              <w:trHeight w:val="320"/>
            </w:trPr>
          </w:trPrChange>
        </w:trPr>
        <w:tc>
          <w:tcPr>
            <w:tcW w:w="1564" w:type="dxa"/>
            <w:shd w:val="clear" w:color="auto" w:fill="auto"/>
            <w:noWrap/>
            <w:vAlign w:val="bottom"/>
            <w:hideMark/>
            <w:tcPrChange w:id="667" w:author="Em Lim" w:date="2023-03-08T14:43:00Z">
              <w:tcPr>
                <w:tcW w:w="1564" w:type="dxa"/>
                <w:tcBorders>
                  <w:top w:val="nil"/>
                  <w:left w:val="nil"/>
                  <w:bottom w:val="nil"/>
                  <w:right w:val="nil"/>
                </w:tcBorders>
                <w:shd w:val="clear" w:color="auto" w:fill="auto"/>
                <w:noWrap/>
                <w:vAlign w:val="bottom"/>
                <w:hideMark/>
              </w:tcPr>
            </w:tcPrChange>
          </w:tcPr>
          <w:p w14:paraId="69804AEC" w14:textId="77777777" w:rsidR="00B64B39" w:rsidRPr="00B64B39" w:rsidRDefault="00B64B39" w:rsidP="00B64B39">
            <w:pPr>
              <w:rPr>
                <w:ins w:id="668" w:author="Em Lim" w:date="2023-03-08T14:41:00Z"/>
                <w:rFonts w:ascii="Lucida Grande" w:eastAsia="Times New Roman" w:hAnsi="Lucida Grande" w:cs="Lucida Grande"/>
                <w:sz w:val="22"/>
                <w:szCs w:val="22"/>
                <w:lang w:val="en-CA"/>
              </w:rPr>
            </w:pPr>
            <w:ins w:id="669"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670" w:author="Em Lim" w:date="2023-03-08T14:43:00Z">
              <w:tcPr>
                <w:tcW w:w="2073" w:type="dxa"/>
                <w:tcBorders>
                  <w:top w:val="nil"/>
                  <w:left w:val="nil"/>
                  <w:bottom w:val="nil"/>
                  <w:right w:val="nil"/>
                </w:tcBorders>
                <w:shd w:val="clear" w:color="auto" w:fill="auto"/>
                <w:noWrap/>
                <w:vAlign w:val="bottom"/>
                <w:hideMark/>
              </w:tcPr>
            </w:tcPrChange>
          </w:tcPr>
          <w:p w14:paraId="79C7354B" w14:textId="77777777" w:rsidR="00B64B39" w:rsidRPr="00B64B39" w:rsidRDefault="00B64B39" w:rsidP="00B64B39">
            <w:pPr>
              <w:rPr>
                <w:ins w:id="671" w:author="Em Lim" w:date="2023-03-08T14:41:00Z"/>
                <w:rFonts w:ascii="Lucida Grande" w:eastAsia="Times New Roman" w:hAnsi="Lucida Grande" w:cs="Lucida Grande"/>
                <w:sz w:val="22"/>
                <w:szCs w:val="22"/>
                <w:lang w:val="en-CA"/>
              </w:rPr>
            </w:pPr>
            <w:proofErr w:type="spellStart"/>
            <w:ins w:id="672" w:author="Em Lim" w:date="2023-03-08T14:41:00Z">
              <w:r w:rsidRPr="00B64B39">
                <w:rPr>
                  <w:rFonts w:ascii="Lucida Grande" w:eastAsia="Times New Roman" w:hAnsi="Lucida Grande" w:cs="Lucida Grande"/>
                  <w:sz w:val="22"/>
                  <w:szCs w:val="22"/>
                  <w:lang w:val="en-CA"/>
                </w:rPr>
                <w:t>Brachidiniaceae</w:t>
              </w:r>
              <w:proofErr w:type="spellEnd"/>
            </w:ins>
          </w:p>
        </w:tc>
        <w:tc>
          <w:tcPr>
            <w:tcW w:w="1551" w:type="dxa"/>
            <w:shd w:val="clear" w:color="auto" w:fill="auto"/>
            <w:noWrap/>
            <w:vAlign w:val="bottom"/>
            <w:hideMark/>
            <w:tcPrChange w:id="673" w:author="Em Lim" w:date="2023-03-08T14:43:00Z">
              <w:tcPr>
                <w:tcW w:w="1551" w:type="dxa"/>
                <w:tcBorders>
                  <w:top w:val="nil"/>
                  <w:left w:val="nil"/>
                  <w:bottom w:val="nil"/>
                  <w:right w:val="nil"/>
                </w:tcBorders>
                <w:shd w:val="clear" w:color="auto" w:fill="auto"/>
                <w:noWrap/>
                <w:vAlign w:val="bottom"/>
                <w:hideMark/>
              </w:tcPr>
            </w:tcPrChange>
          </w:tcPr>
          <w:p w14:paraId="6A547E39" w14:textId="77777777" w:rsidR="00B64B39" w:rsidRPr="00B64B39" w:rsidRDefault="00B64B39" w:rsidP="00B64B39">
            <w:pPr>
              <w:rPr>
                <w:ins w:id="674" w:author="Em Lim" w:date="2023-03-08T14:41:00Z"/>
                <w:rFonts w:ascii="Lucida Grande" w:eastAsia="Times New Roman" w:hAnsi="Lucida Grande" w:cs="Lucida Grande"/>
                <w:sz w:val="22"/>
                <w:szCs w:val="22"/>
                <w:lang w:val="en-CA"/>
              </w:rPr>
            </w:pPr>
            <w:proofErr w:type="spellStart"/>
            <w:ins w:id="675" w:author="Em Lim" w:date="2023-03-08T14:41:00Z">
              <w:r w:rsidRPr="00B64B39">
                <w:rPr>
                  <w:rFonts w:ascii="Lucida Grande" w:eastAsia="Times New Roman" w:hAnsi="Lucida Grande" w:cs="Lucida Grande"/>
                  <w:sz w:val="22"/>
                  <w:szCs w:val="22"/>
                  <w:lang w:val="en-CA"/>
                </w:rPr>
                <w:t>Karenia</w:t>
              </w:r>
              <w:proofErr w:type="spellEnd"/>
            </w:ins>
          </w:p>
        </w:tc>
        <w:tc>
          <w:tcPr>
            <w:tcW w:w="2028" w:type="dxa"/>
            <w:shd w:val="clear" w:color="auto" w:fill="auto"/>
            <w:noWrap/>
            <w:vAlign w:val="bottom"/>
            <w:hideMark/>
            <w:tcPrChange w:id="676" w:author="Em Lim" w:date="2023-03-08T14:43:00Z">
              <w:tcPr>
                <w:tcW w:w="2028" w:type="dxa"/>
                <w:tcBorders>
                  <w:top w:val="nil"/>
                  <w:left w:val="nil"/>
                  <w:bottom w:val="nil"/>
                  <w:right w:val="nil"/>
                </w:tcBorders>
                <w:shd w:val="clear" w:color="auto" w:fill="auto"/>
                <w:noWrap/>
                <w:vAlign w:val="bottom"/>
                <w:hideMark/>
              </w:tcPr>
            </w:tcPrChange>
          </w:tcPr>
          <w:p w14:paraId="467B33D6" w14:textId="77777777" w:rsidR="00B64B39" w:rsidRPr="00B64B39" w:rsidRDefault="00B64B39" w:rsidP="00B64B39">
            <w:pPr>
              <w:rPr>
                <w:ins w:id="677" w:author="Em Lim" w:date="2023-03-08T14:41:00Z"/>
                <w:rFonts w:ascii="Lucida Grande" w:eastAsia="Times New Roman" w:hAnsi="Lucida Grande" w:cs="Lucida Grande"/>
                <w:sz w:val="22"/>
                <w:szCs w:val="22"/>
                <w:lang w:val="en-CA"/>
              </w:rPr>
            </w:pPr>
            <w:proofErr w:type="spellStart"/>
            <w:ins w:id="678" w:author="Em Lim" w:date="2023-03-08T14:41:00Z">
              <w:r w:rsidRPr="00B64B39">
                <w:rPr>
                  <w:rFonts w:ascii="Lucida Grande" w:eastAsia="Times New Roman" w:hAnsi="Lucida Grande" w:cs="Lucida Grande"/>
                  <w:sz w:val="22"/>
                  <w:szCs w:val="22"/>
                  <w:lang w:val="en-CA"/>
                </w:rPr>
                <w:t>mikimotoi</w:t>
              </w:r>
              <w:proofErr w:type="spellEnd"/>
            </w:ins>
          </w:p>
        </w:tc>
        <w:tc>
          <w:tcPr>
            <w:tcW w:w="1300" w:type="dxa"/>
            <w:shd w:val="clear" w:color="auto" w:fill="auto"/>
            <w:noWrap/>
            <w:vAlign w:val="bottom"/>
            <w:hideMark/>
            <w:tcPrChange w:id="679" w:author="Em Lim" w:date="2023-03-08T14:43:00Z">
              <w:tcPr>
                <w:tcW w:w="1300" w:type="dxa"/>
                <w:tcBorders>
                  <w:top w:val="nil"/>
                  <w:left w:val="nil"/>
                  <w:bottom w:val="nil"/>
                  <w:right w:val="nil"/>
                </w:tcBorders>
                <w:shd w:val="clear" w:color="auto" w:fill="auto"/>
                <w:noWrap/>
                <w:vAlign w:val="bottom"/>
                <w:hideMark/>
              </w:tcPr>
            </w:tcPrChange>
          </w:tcPr>
          <w:p w14:paraId="7F807E7E" w14:textId="77777777" w:rsidR="00B64B39" w:rsidRPr="00B64B39" w:rsidRDefault="00B64B39" w:rsidP="00B64B39">
            <w:pPr>
              <w:jc w:val="right"/>
              <w:rPr>
                <w:ins w:id="680" w:author="Em Lim" w:date="2023-03-08T14:41:00Z"/>
                <w:rFonts w:ascii="Lucida Grande" w:eastAsia="Times New Roman" w:hAnsi="Lucida Grande" w:cs="Lucida Grande"/>
                <w:sz w:val="22"/>
                <w:szCs w:val="22"/>
                <w:lang w:val="en-CA"/>
              </w:rPr>
            </w:pPr>
            <w:ins w:id="681" w:author="Em Lim" w:date="2023-03-08T14:41:00Z">
              <w:r w:rsidRPr="00B64B39">
                <w:rPr>
                  <w:rFonts w:ascii="Lucida Grande" w:eastAsia="Times New Roman" w:hAnsi="Lucida Grande" w:cs="Lucida Grande"/>
                  <w:sz w:val="22"/>
                  <w:szCs w:val="22"/>
                  <w:lang w:val="en-CA"/>
                </w:rPr>
                <w:t>2</w:t>
              </w:r>
            </w:ins>
          </w:p>
        </w:tc>
      </w:tr>
      <w:tr w:rsidR="00B64B39" w:rsidRPr="00B64B39" w14:paraId="08190FAE" w14:textId="77777777" w:rsidTr="00B64B39">
        <w:trPr>
          <w:trHeight w:val="320"/>
          <w:ins w:id="682" w:author="Em Lim" w:date="2023-03-08T14:41:00Z"/>
          <w:trPrChange w:id="683" w:author="Em Lim" w:date="2023-03-08T14:43:00Z">
            <w:trPr>
              <w:trHeight w:val="320"/>
            </w:trPr>
          </w:trPrChange>
        </w:trPr>
        <w:tc>
          <w:tcPr>
            <w:tcW w:w="1564" w:type="dxa"/>
            <w:shd w:val="clear" w:color="auto" w:fill="auto"/>
            <w:noWrap/>
            <w:vAlign w:val="bottom"/>
            <w:hideMark/>
            <w:tcPrChange w:id="684" w:author="Em Lim" w:date="2023-03-08T14:43:00Z">
              <w:tcPr>
                <w:tcW w:w="1564" w:type="dxa"/>
                <w:tcBorders>
                  <w:top w:val="nil"/>
                  <w:left w:val="nil"/>
                  <w:bottom w:val="nil"/>
                  <w:right w:val="nil"/>
                </w:tcBorders>
                <w:shd w:val="clear" w:color="auto" w:fill="auto"/>
                <w:noWrap/>
                <w:vAlign w:val="bottom"/>
                <w:hideMark/>
              </w:tcPr>
            </w:tcPrChange>
          </w:tcPr>
          <w:p w14:paraId="2A2D498E" w14:textId="77777777" w:rsidR="00B64B39" w:rsidRPr="00B64B39" w:rsidRDefault="00B64B39" w:rsidP="00B64B39">
            <w:pPr>
              <w:rPr>
                <w:ins w:id="685" w:author="Em Lim" w:date="2023-03-08T14:41:00Z"/>
                <w:rFonts w:ascii="Lucida Grande" w:eastAsia="Times New Roman" w:hAnsi="Lucida Grande" w:cs="Lucida Grande"/>
                <w:sz w:val="22"/>
                <w:szCs w:val="22"/>
                <w:lang w:val="en-CA"/>
              </w:rPr>
            </w:pPr>
            <w:ins w:id="686"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687" w:author="Em Lim" w:date="2023-03-08T14:43:00Z">
              <w:tcPr>
                <w:tcW w:w="2073" w:type="dxa"/>
                <w:tcBorders>
                  <w:top w:val="nil"/>
                  <w:left w:val="nil"/>
                  <w:bottom w:val="nil"/>
                  <w:right w:val="nil"/>
                </w:tcBorders>
                <w:shd w:val="clear" w:color="auto" w:fill="auto"/>
                <w:noWrap/>
                <w:vAlign w:val="bottom"/>
                <w:hideMark/>
              </w:tcPr>
            </w:tcPrChange>
          </w:tcPr>
          <w:p w14:paraId="266B90B3" w14:textId="77777777" w:rsidR="00B64B39" w:rsidRPr="00B64B39" w:rsidRDefault="00B64B39" w:rsidP="00B64B39">
            <w:pPr>
              <w:rPr>
                <w:ins w:id="688" w:author="Em Lim" w:date="2023-03-08T14:41:00Z"/>
                <w:rFonts w:ascii="Lucida Grande" w:eastAsia="Times New Roman" w:hAnsi="Lucida Grande" w:cs="Lucida Grande"/>
                <w:sz w:val="22"/>
                <w:szCs w:val="22"/>
                <w:lang w:val="en-CA"/>
              </w:rPr>
            </w:pPr>
            <w:proofErr w:type="spellStart"/>
            <w:ins w:id="689" w:author="Em Lim" w:date="2023-03-08T14:41:00Z">
              <w:r w:rsidRPr="00B64B39">
                <w:rPr>
                  <w:rFonts w:ascii="Lucida Grande" w:eastAsia="Times New Roman" w:hAnsi="Lucida Grande" w:cs="Lucida Grande"/>
                  <w:sz w:val="22"/>
                  <w:szCs w:val="22"/>
                  <w:lang w:val="en-CA"/>
                </w:rPr>
                <w:t>Catenulaceae</w:t>
              </w:r>
              <w:proofErr w:type="spellEnd"/>
            </w:ins>
          </w:p>
        </w:tc>
        <w:tc>
          <w:tcPr>
            <w:tcW w:w="1551" w:type="dxa"/>
            <w:shd w:val="clear" w:color="auto" w:fill="auto"/>
            <w:noWrap/>
            <w:vAlign w:val="bottom"/>
            <w:hideMark/>
            <w:tcPrChange w:id="690" w:author="Em Lim" w:date="2023-03-08T14:43:00Z">
              <w:tcPr>
                <w:tcW w:w="1551" w:type="dxa"/>
                <w:tcBorders>
                  <w:top w:val="nil"/>
                  <w:left w:val="nil"/>
                  <w:bottom w:val="nil"/>
                  <w:right w:val="nil"/>
                </w:tcBorders>
                <w:shd w:val="clear" w:color="auto" w:fill="auto"/>
                <w:noWrap/>
                <w:vAlign w:val="bottom"/>
                <w:hideMark/>
              </w:tcPr>
            </w:tcPrChange>
          </w:tcPr>
          <w:p w14:paraId="079ADAC7" w14:textId="77777777" w:rsidR="00B64B39" w:rsidRPr="00B64B39" w:rsidRDefault="00B64B39" w:rsidP="00B64B39">
            <w:pPr>
              <w:rPr>
                <w:ins w:id="691" w:author="Em Lim" w:date="2023-03-08T14:41:00Z"/>
                <w:rFonts w:ascii="Lucida Grande" w:eastAsia="Times New Roman" w:hAnsi="Lucida Grande" w:cs="Lucida Grande"/>
                <w:sz w:val="22"/>
                <w:szCs w:val="22"/>
                <w:lang w:val="en-CA"/>
              </w:rPr>
            </w:pPr>
            <w:ins w:id="692" w:author="Em Lim" w:date="2023-03-08T14:41:00Z">
              <w:r w:rsidRPr="00B64B39">
                <w:rPr>
                  <w:rFonts w:ascii="Lucida Grande" w:eastAsia="Times New Roman" w:hAnsi="Lucida Grande" w:cs="Lucida Grande"/>
                  <w:sz w:val="22"/>
                  <w:szCs w:val="22"/>
                  <w:lang w:val="en-CA"/>
                </w:rPr>
                <w:t>Amphora</w:t>
              </w:r>
            </w:ins>
          </w:p>
        </w:tc>
        <w:tc>
          <w:tcPr>
            <w:tcW w:w="2028" w:type="dxa"/>
            <w:shd w:val="clear" w:color="auto" w:fill="auto"/>
            <w:noWrap/>
            <w:vAlign w:val="bottom"/>
            <w:hideMark/>
            <w:tcPrChange w:id="693" w:author="Em Lim" w:date="2023-03-08T14:43:00Z">
              <w:tcPr>
                <w:tcW w:w="2028" w:type="dxa"/>
                <w:tcBorders>
                  <w:top w:val="nil"/>
                  <w:left w:val="nil"/>
                  <w:bottom w:val="nil"/>
                  <w:right w:val="nil"/>
                </w:tcBorders>
                <w:shd w:val="clear" w:color="auto" w:fill="auto"/>
                <w:noWrap/>
                <w:vAlign w:val="bottom"/>
                <w:hideMark/>
              </w:tcPr>
            </w:tcPrChange>
          </w:tcPr>
          <w:p w14:paraId="5AC7BD2A" w14:textId="77777777" w:rsidR="00B64B39" w:rsidRPr="00B64B39" w:rsidRDefault="00B64B39" w:rsidP="00B64B39">
            <w:pPr>
              <w:rPr>
                <w:ins w:id="694" w:author="Em Lim" w:date="2023-03-08T14:41:00Z"/>
                <w:rFonts w:ascii="Lucida Grande" w:eastAsia="Times New Roman" w:hAnsi="Lucida Grande" w:cs="Lucida Grande"/>
                <w:sz w:val="22"/>
                <w:szCs w:val="22"/>
                <w:lang w:val="en-CA"/>
              </w:rPr>
            </w:pPr>
            <w:proofErr w:type="spellStart"/>
            <w:ins w:id="695" w:author="Em Lim" w:date="2023-03-08T14:41:00Z">
              <w:r w:rsidRPr="00B64B39">
                <w:rPr>
                  <w:rFonts w:ascii="Lucida Grande" w:eastAsia="Times New Roman" w:hAnsi="Lucida Grande" w:cs="Lucida Grande"/>
                  <w:sz w:val="22"/>
                  <w:szCs w:val="22"/>
                  <w:lang w:val="en-CA"/>
                </w:rPr>
                <w:t>sp</w:t>
              </w:r>
              <w:proofErr w:type="spellEnd"/>
            </w:ins>
          </w:p>
        </w:tc>
        <w:tc>
          <w:tcPr>
            <w:tcW w:w="1300" w:type="dxa"/>
            <w:shd w:val="clear" w:color="auto" w:fill="auto"/>
            <w:noWrap/>
            <w:vAlign w:val="bottom"/>
            <w:hideMark/>
            <w:tcPrChange w:id="696" w:author="Em Lim" w:date="2023-03-08T14:43:00Z">
              <w:tcPr>
                <w:tcW w:w="1300" w:type="dxa"/>
                <w:tcBorders>
                  <w:top w:val="nil"/>
                  <w:left w:val="nil"/>
                  <w:bottom w:val="nil"/>
                  <w:right w:val="nil"/>
                </w:tcBorders>
                <w:shd w:val="clear" w:color="auto" w:fill="auto"/>
                <w:noWrap/>
                <w:vAlign w:val="bottom"/>
                <w:hideMark/>
              </w:tcPr>
            </w:tcPrChange>
          </w:tcPr>
          <w:p w14:paraId="3BB0C8ED" w14:textId="77777777" w:rsidR="00B64B39" w:rsidRPr="00B64B39" w:rsidRDefault="00B64B39" w:rsidP="00B64B39">
            <w:pPr>
              <w:jc w:val="right"/>
              <w:rPr>
                <w:ins w:id="697" w:author="Em Lim" w:date="2023-03-08T14:41:00Z"/>
                <w:rFonts w:ascii="Lucida Grande" w:eastAsia="Times New Roman" w:hAnsi="Lucida Grande" w:cs="Lucida Grande"/>
                <w:sz w:val="22"/>
                <w:szCs w:val="22"/>
                <w:lang w:val="en-CA"/>
              </w:rPr>
            </w:pPr>
            <w:ins w:id="698" w:author="Em Lim" w:date="2023-03-08T14:41:00Z">
              <w:r w:rsidRPr="00B64B39">
                <w:rPr>
                  <w:rFonts w:ascii="Lucida Grande" w:eastAsia="Times New Roman" w:hAnsi="Lucida Grande" w:cs="Lucida Grande"/>
                  <w:sz w:val="22"/>
                  <w:szCs w:val="22"/>
                  <w:lang w:val="en-CA"/>
                </w:rPr>
                <w:t>2</w:t>
              </w:r>
            </w:ins>
          </w:p>
        </w:tc>
      </w:tr>
      <w:tr w:rsidR="00B64B39" w:rsidRPr="00B64B39" w14:paraId="215130C4" w14:textId="77777777" w:rsidTr="00B64B39">
        <w:trPr>
          <w:trHeight w:val="320"/>
          <w:ins w:id="699" w:author="Em Lim" w:date="2023-03-08T14:41:00Z"/>
          <w:trPrChange w:id="700" w:author="Em Lim" w:date="2023-03-08T14:43:00Z">
            <w:trPr>
              <w:trHeight w:val="320"/>
            </w:trPr>
          </w:trPrChange>
        </w:trPr>
        <w:tc>
          <w:tcPr>
            <w:tcW w:w="1564" w:type="dxa"/>
            <w:shd w:val="clear" w:color="auto" w:fill="auto"/>
            <w:noWrap/>
            <w:vAlign w:val="bottom"/>
            <w:hideMark/>
            <w:tcPrChange w:id="701" w:author="Em Lim" w:date="2023-03-08T14:43:00Z">
              <w:tcPr>
                <w:tcW w:w="1564" w:type="dxa"/>
                <w:tcBorders>
                  <w:top w:val="nil"/>
                  <w:left w:val="nil"/>
                  <w:bottom w:val="nil"/>
                  <w:right w:val="nil"/>
                </w:tcBorders>
                <w:shd w:val="clear" w:color="auto" w:fill="auto"/>
                <w:noWrap/>
                <w:vAlign w:val="bottom"/>
                <w:hideMark/>
              </w:tcPr>
            </w:tcPrChange>
          </w:tcPr>
          <w:p w14:paraId="447B490C" w14:textId="77777777" w:rsidR="00B64B39" w:rsidRPr="00B64B39" w:rsidRDefault="00B64B39" w:rsidP="00B64B39">
            <w:pPr>
              <w:rPr>
                <w:ins w:id="702" w:author="Em Lim" w:date="2023-03-08T14:41:00Z"/>
                <w:rFonts w:ascii="Lucida Grande" w:eastAsia="Times New Roman" w:hAnsi="Lucida Grande" w:cs="Lucida Grande"/>
                <w:sz w:val="22"/>
                <w:szCs w:val="22"/>
                <w:lang w:val="en-CA"/>
              </w:rPr>
            </w:pPr>
            <w:ins w:id="703"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704" w:author="Em Lim" w:date="2023-03-08T14:43:00Z">
              <w:tcPr>
                <w:tcW w:w="2073" w:type="dxa"/>
                <w:tcBorders>
                  <w:top w:val="nil"/>
                  <w:left w:val="nil"/>
                  <w:bottom w:val="nil"/>
                  <w:right w:val="nil"/>
                </w:tcBorders>
                <w:shd w:val="clear" w:color="auto" w:fill="auto"/>
                <w:noWrap/>
                <w:vAlign w:val="bottom"/>
                <w:hideMark/>
              </w:tcPr>
            </w:tcPrChange>
          </w:tcPr>
          <w:p w14:paraId="48AE2C19" w14:textId="77777777" w:rsidR="00B64B39" w:rsidRPr="00B64B39" w:rsidRDefault="00B64B39" w:rsidP="00B64B39">
            <w:pPr>
              <w:rPr>
                <w:ins w:id="705" w:author="Em Lim" w:date="2023-03-08T14:41:00Z"/>
                <w:rFonts w:ascii="Lucida Grande" w:eastAsia="Times New Roman" w:hAnsi="Lucida Grande" w:cs="Lucida Grande"/>
                <w:sz w:val="22"/>
                <w:szCs w:val="22"/>
                <w:lang w:val="en-CA"/>
              </w:rPr>
            </w:pPr>
            <w:proofErr w:type="spellStart"/>
            <w:ins w:id="706" w:author="Em Lim" w:date="2023-03-08T14:41:00Z">
              <w:r w:rsidRPr="00B64B39">
                <w:rPr>
                  <w:rFonts w:ascii="Lucida Grande" w:eastAsia="Times New Roman" w:hAnsi="Lucida Grande" w:cs="Lucida Grande"/>
                  <w:sz w:val="22"/>
                  <w:szCs w:val="22"/>
                  <w:lang w:val="en-CA"/>
                </w:rPr>
                <w:t>Chaetocerotaceae</w:t>
              </w:r>
              <w:proofErr w:type="spellEnd"/>
            </w:ins>
          </w:p>
        </w:tc>
        <w:tc>
          <w:tcPr>
            <w:tcW w:w="1551" w:type="dxa"/>
            <w:shd w:val="clear" w:color="auto" w:fill="auto"/>
            <w:noWrap/>
            <w:vAlign w:val="bottom"/>
            <w:hideMark/>
            <w:tcPrChange w:id="707" w:author="Em Lim" w:date="2023-03-08T14:43:00Z">
              <w:tcPr>
                <w:tcW w:w="1551" w:type="dxa"/>
                <w:tcBorders>
                  <w:top w:val="nil"/>
                  <w:left w:val="nil"/>
                  <w:bottom w:val="nil"/>
                  <w:right w:val="nil"/>
                </w:tcBorders>
                <w:shd w:val="clear" w:color="auto" w:fill="auto"/>
                <w:noWrap/>
                <w:vAlign w:val="bottom"/>
                <w:hideMark/>
              </w:tcPr>
            </w:tcPrChange>
          </w:tcPr>
          <w:p w14:paraId="5CDE93A5" w14:textId="77777777" w:rsidR="00B64B39" w:rsidRPr="00B64B39" w:rsidRDefault="00B64B39" w:rsidP="00B64B39">
            <w:pPr>
              <w:rPr>
                <w:ins w:id="708" w:author="Em Lim" w:date="2023-03-08T14:41:00Z"/>
                <w:rFonts w:ascii="Lucida Grande" w:eastAsia="Times New Roman" w:hAnsi="Lucida Grande" w:cs="Lucida Grande"/>
                <w:sz w:val="22"/>
                <w:szCs w:val="22"/>
                <w:lang w:val="en-CA"/>
              </w:rPr>
            </w:pPr>
            <w:proofErr w:type="spellStart"/>
            <w:ins w:id="709" w:author="Em Lim" w:date="2023-03-08T14:41:00Z">
              <w:r w:rsidRPr="00B64B39">
                <w:rPr>
                  <w:rFonts w:ascii="Lucida Grande" w:eastAsia="Times New Roman" w:hAnsi="Lucida Grande" w:cs="Lucida Grande"/>
                  <w:sz w:val="22"/>
                  <w:szCs w:val="22"/>
                  <w:lang w:val="en-CA"/>
                </w:rPr>
                <w:t>Chaetoceros</w:t>
              </w:r>
              <w:proofErr w:type="spellEnd"/>
            </w:ins>
          </w:p>
        </w:tc>
        <w:tc>
          <w:tcPr>
            <w:tcW w:w="2028" w:type="dxa"/>
            <w:shd w:val="clear" w:color="auto" w:fill="auto"/>
            <w:noWrap/>
            <w:vAlign w:val="bottom"/>
            <w:hideMark/>
            <w:tcPrChange w:id="710" w:author="Em Lim" w:date="2023-03-08T14:43:00Z">
              <w:tcPr>
                <w:tcW w:w="2028" w:type="dxa"/>
                <w:tcBorders>
                  <w:top w:val="nil"/>
                  <w:left w:val="nil"/>
                  <w:bottom w:val="nil"/>
                  <w:right w:val="nil"/>
                </w:tcBorders>
                <w:shd w:val="clear" w:color="auto" w:fill="auto"/>
                <w:noWrap/>
                <w:vAlign w:val="bottom"/>
                <w:hideMark/>
              </w:tcPr>
            </w:tcPrChange>
          </w:tcPr>
          <w:p w14:paraId="61D3159A" w14:textId="77777777" w:rsidR="00B64B39" w:rsidRPr="00B64B39" w:rsidRDefault="00B64B39" w:rsidP="00B64B39">
            <w:pPr>
              <w:rPr>
                <w:ins w:id="711" w:author="Em Lim" w:date="2023-03-08T14:41:00Z"/>
                <w:rFonts w:ascii="Lucida Grande" w:eastAsia="Times New Roman" w:hAnsi="Lucida Grande" w:cs="Lucida Grande"/>
                <w:sz w:val="22"/>
                <w:szCs w:val="22"/>
                <w:lang w:val="en-CA"/>
              </w:rPr>
            </w:pPr>
            <w:proofErr w:type="spellStart"/>
            <w:ins w:id="712" w:author="Em Lim" w:date="2023-03-08T14:41:00Z">
              <w:r w:rsidRPr="00B64B39">
                <w:rPr>
                  <w:rFonts w:ascii="Lucida Grande" w:eastAsia="Times New Roman" w:hAnsi="Lucida Grande" w:cs="Lucida Grande"/>
                  <w:sz w:val="22"/>
                  <w:szCs w:val="22"/>
                  <w:lang w:val="en-CA"/>
                </w:rPr>
                <w:t>gracilis</w:t>
              </w:r>
              <w:proofErr w:type="spellEnd"/>
            </w:ins>
          </w:p>
        </w:tc>
        <w:tc>
          <w:tcPr>
            <w:tcW w:w="1300" w:type="dxa"/>
            <w:shd w:val="clear" w:color="auto" w:fill="auto"/>
            <w:noWrap/>
            <w:vAlign w:val="bottom"/>
            <w:hideMark/>
            <w:tcPrChange w:id="713" w:author="Em Lim" w:date="2023-03-08T14:43:00Z">
              <w:tcPr>
                <w:tcW w:w="1300" w:type="dxa"/>
                <w:tcBorders>
                  <w:top w:val="nil"/>
                  <w:left w:val="nil"/>
                  <w:bottom w:val="nil"/>
                  <w:right w:val="nil"/>
                </w:tcBorders>
                <w:shd w:val="clear" w:color="auto" w:fill="auto"/>
                <w:noWrap/>
                <w:vAlign w:val="bottom"/>
                <w:hideMark/>
              </w:tcPr>
            </w:tcPrChange>
          </w:tcPr>
          <w:p w14:paraId="79F0AE07" w14:textId="77777777" w:rsidR="00B64B39" w:rsidRPr="00B64B39" w:rsidRDefault="00B64B39" w:rsidP="00B64B39">
            <w:pPr>
              <w:jc w:val="right"/>
              <w:rPr>
                <w:ins w:id="714" w:author="Em Lim" w:date="2023-03-08T14:41:00Z"/>
                <w:rFonts w:ascii="Lucida Grande" w:eastAsia="Times New Roman" w:hAnsi="Lucida Grande" w:cs="Lucida Grande"/>
                <w:sz w:val="22"/>
                <w:szCs w:val="22"/>
                <w:lang w:val="en-CA"/>
              </w:rPr>
            </w:pPr>
            <w:ins w:id="715" w:author="Em Lim" w:date="2023-03-08T14:41:00Z">
              <w:r w:rsidRPr="00B64B39">
                <w:rPr>
                  <w:rFonts w:ascii="Lucida Grande" w:eastAsia="Times New Roman" w:hAnsi="Lucida Grande" w:cs="Lucida Grande"/>
                  <w:sz w:val="22"/>
                  <w:szCs w:val="22"/>
                  <w:lang w:val="en-CA"/>
                </w:rPr>
                <w:t>2</w:t>
              </w:r>
            </w:ins>
          </w:p>
        </w:tc>
      </w:tr>
      <w:tr w:rsidR="00B64B39" w:rsidRPr="00B64B39" w14:paraId="392ADACF" w14:textId="77777777" w:rsidTr="00B64B39">
        <w:trPr>
          <w:trHeight w:val="320"/>
          <w:ins w:id="716" w:author="Em Lim" w:date="2023-03-08T14:41:00Z"/>
          <w:trPrChange w:id="717" w:author="Em Lim" w:date="2023-03-08T14:43:00Z">
            <w:trPr>
              <w:trHeight w:val="320"/>
            </w:trPr>
          </w:trPrChange>
        </w:trPr>
        <w:tc>
          <w:tcPr>
            <w:tcW w:w="1564" w:type="dxa"/>
            <w:shd w:val="clear" w:color="auto" w:fill="auto"/>
            <w:noWrap/>
            <w:vAlign w:val="bottom"/>
            <w:hideMark/>
            <w:tcPrChange w:id="718" w:author="Em Lim" w:date="2023-03-08T14:43:00Z">
              <w:tcPr>
                <w:tcW w:w="1564" w:type="dxa"/>
                <w:tcBorders>
                  <w:top w:val="nil"/>
                  <w:left w:val="nil"/>
                  <w:bottom w:val="nil"/>
                  <w:right w:val="nil"/>
                </w:tcBorders>
                <w:shd w:val="clear" w:color="auto" w:fill="auto"/>
                <w:noWrap/>
                <w:vAlign w:val="bottom"/>
                <w:hideMark/>
              </w:tcPr>
            </w:tcPrChange>
          </w:tcPr>
          <w:p w14:paraId="42C88A2C" w14:textId="77777777" w:rsidR="00B64B39" w:rsidRPr="00B64B39" w:rsidRDefault="00B64B39" w:rsidP="00B64B39">
            <w:pPr>
              <w:rPr>
                <w:ins w:id="719" w:author="Em Lim" w:date="2023-03-08T14:41:00Z"/>
                <w:rFonts w:ascii="Lucida Grande" w:eastAsia="Times New Roman" w:hAnsi="Lucida Grande" w:cs="Lucida Grande"/>
                <w:sz w:val="22"/>
                <w:szCs w:val="22"/>
                <w:lang w:val="en-CA"/>
              </w:rPr>
            </w:pPr>
            <w:ins w:id="720" w:author="Em Lim" w:date="2023-03-08T14:41:00Z">
              <w:r w:rsidRPr="00B64B39">
                <w:rPr>
                  <w:rFonts w:ascii="Lucida Grande" w:eastAsia="Times New Roman" w:hAnsi="Lucida Grande" w:cs="Lucida Grande"/>
                  <w:sz w:val="22"/>
                  <w:szCs w:val="22"/>
                  <w:lang w:val="en-CA"/>
                </w:rPr>
                <w:lastRenderedPageBreak/>
                <w:t>Phytoplankton</w:t>
              </w:r>
            </w:ins>
          </w:p>
        </w:tc>
        <w:tc>
          <w:tcPr>
            <w:tcW w:w="2073" w:type="dxa"/>
            <w:shd w:val="clear" w:color="auto" w:fill="auto"/>
            <w:noWrap/>
            <w:vAlign w:val="bottom"/>
            <w:hideMark/>
            <w:tcPrChange w:id="721" w:author="Em Lim" w:date="2023-03-08T14:43:00Z">
              <w:tcPr>
                <w:tcW w:w="2073" w:type="dxa"/>
                <w:tcBorders>
                  <w:top w:val="nil"/>
                  <w:left w:val="nil"/>
                  <w:bottom w:val="nil"/>
                  <w:right w:val="nil"/>
                </w:tcBorders>
                <w:shd w:val="clear" w:color="auto" w:fill="auto"/>
                <w:noWrap/>
                <w:vAlign w:val="bottom"/>
                <w:hideMark/>
              </w:tcPr>
            </w:tcPrChange>
          </w:tcPr>
          <w:p w14:paraId="226991F4" w14:textId="77777777" w:rsidR="00B64B39" w:rsidRPr="00B64B39" w:rsidRDefault="00B64B39" w:rsidP="00B64B39">
            <w:pPr>
              <w:rPr>
                <w:ins w:id="722" w:author="Em Lim" w:date="2023-03-08T14:41:00Z"/>
                <w:rFonts w:ascii="Lucida Grande" w:eastAsia="Times New Roman" w:hAnsi="Lucida Grande" w:cs="Lucida Grande"/>
                <w:sz w:val="22"/>
                <w:szCs w:val="22"/>
                <w:lang w:val="en-CA"/>
              </w:rPr>
            </w:pPr>
            <w:proofErr w:type="spellStart"/>
            <w:ins w:id="723" w:author="Em Lim" w:date="2023-03-08T14:41:00Z">
              <w:r w:rsidRPr="00B64B39">
                <w:rPr>
                  <w:rFonts w:ascii="Lucida Grande" w:eastAsia="Times New Roman" w:hAnsi="Lucida Grande" w:cs="Lucida Grande"/>
                  <w:sz w:val="22"/>
                  <w:szCs w:val="22"/>
                  <w:lang w:val="en-CA"/>
                </w:rPr>
                <w:t>Chaetocerotaceae</w:t>
              </w:r>
              <w:proofErr w:type="spellEnd"/>
            </w:ins>
          </w:p>
        </w:tc>
        <w:tc>
          <w:tcPr>
            <w:tcW w:w="1551" w:type="dxa"/>
            <w:shd w:val="clear" w:color="auto" w:fill="auto"/>
            <w:noWrap/>
            <w:vAlign w:val="bottom"/>
            <w:hideMark/>
            <w:tcPrChange w:id="724" w:author="Em Lim" w:date="2023-03-08T14:43:00Z">
              <w:tcPr>
                <w:tcW w:w="1551" w:type="dxa"/>
                <w:tcBorders>
                  <w:top w:val="nil"/>
                  <w:left w:val="nil"/>
                  <w:bottom w:val="nil"/>
                  <w:right w:val="nil"/>
                </w:tcBorders>
                <w:shd w:val="clear" w:color="auto" w:fill="auto"/>
                <w:noWrap/>
                <w:vAlign w:val="bottom"/>
                <w:hideMark/>
              </w:tcPr>
            </w:tcPrChange>
          </w:tcPr>
          <w:p w14:paraId="4710FA8F" w14:textId="77777777" w:rsidR="00B64B39" w:rsidRPr="00B64B39" w:rsidRDefault="00B64B39" w:rsidP="00B64B39">
            <w:pPr>
              <w:rPr>
                <w:ins w:id="725" w:author="Em Lim" w:date="2023-03-08T14:41:00Z"/>
                <w:rFonts w:ascii="Lucida Grande" w:eastAsia="Times New Roman" w:hAnsi="Lucida Grande" w:cs="Lucida Grande"/>
                <w:sz w:val="22"/>
                <w:szCs w:val="22"/>
                <w:lang w:val="en-CA"/>
              </w:rPr>
            </w:pPr>
            <w:proofErr w:type="spellStart"/>
            <w:ins w:id="726" w:author="Em Lim" w:date="2023-03-08T14:41:00Z">
              <w:r w:rsidRPr="00B64B39">
                <w:rPr>
                  <w:rFonts w:ascii="Lucida Grande" w:eastAsia="Times New Roman" w:hAnsi="Lucida Grande" w:cs="Lucida Grande"/>
                  <w:sz w:val="22"/>
                  <w:szCs w:val="22"/>
                  <w:lang w:val="en-CA"/>
                </w:rPr>
                <w:t>Chaetoceros</w:t>
              </w:r>
              <w:proofErr w:type="spellEnd"/>
            </w:ins>
          </w:p>
        </w:tc>
        <w:tc>
          <w:tcPr>
            <w:tcW w:w="2028" w:type="dxa"/>
            <w:shd w:val="clear" w:color="auto" w:fill="auto"/>
            <w:noWrap/>
            <w:vAlign w:val="bottom"/>
            <w:hideMark/>
            <w:tcPrChange w:id="727" w:author="Em Lim" w:date="2023-03-08T14:43:00Z">
              <w:tcPr>
                <w:tcW w:w="2028" w:type="dxa"/>
                <w:tcBorders>
                  <w:top w:val="nil"/>
                  <w:left w:val="nil"/>
                  <w:bottom w:val="nil"/>
                  <w:right w:val="nil"/>
                </w:tcBorders>
                <w:shd w:val="clear" w:color="auto" w:fill="auto"/>
                <w:noWrap/>
                <w:vAlign w:val="bottom"/>
                <w:hideMark/>
              </w:tcPr>
            </w:tcPrChange>
          </w:tcPr>
          <w:p w14:paraId="71690D46" w14:textId="77777777" w:rsidR="00B64B39" w:rsidRPr="00B64B39" w:rsidRDefault="00B64B39" w:rsidP="00B64B39">
            <w:pPr>
              <w:rPr>
                <w:ins w:id="728" w:author="Em Lim" w:date="2023-03-08T14:41:00Z"/>
                <w:rFonts w:ascii="Lucida Grande" w:eastAsia="Times New Roman" w:hAnsi="Lucida Grande" w:cs="Lucida Grande"/>
                <w:sz w:val="22"/>
                <w:szCs w:val="22"/>
                <w:lang w:val="en-CA"/>
              </w:rPr>
            </w:pPr>
            <w:proofErr w:type="spellStart"/>
            <w:ins w:id="729" w:author="Em Lim" w:date="2023-03-08T14:41:00Z">
              <w:r w:rsidRPr="00B64B39">
                <w:rPr>
                  <w:rFonts w:ascii="Lucida Grande" w:eastAsia="Times New Roman" w:hAnsi="Lucida Grande" w:cs="Lucida Grande"/>
                  <w:sz w:val="22"/>
                  <w:szCs w:val="22"/>
                  <w:lang w:val="en-CA"/>
                </w:rPr>
                <w:t>sp</w:t>
              </w:r>
              <w:proofErr w:type="spellEnd"/>
            </w:ins>
          </w:p>
        </w:tc>
        <w:tc>
          <w:tcPr>
            <w:tcW w:w="1300" w:type="dxa"/>
            <w:shd w:val="clear" w:color="auto" w:fill="auto"/>
            <w:noWrap/>
            <w:vAlign w:val="bottom"/>
            <w:hideMark/>
            <w:tcPrChange w:id="730" w:author="Em Lim" w:date="2023-03-08T14:43:00Z">
              <w:tcPr>
                <w:tcW w:w="1300" w:type="dxa"/>
                <w:tcBorders>
                  <w:top w:val="nil"/>
                  <w:left w:val="nil"/>
                  <w:bottom w:val="nil"/>
                  <w:right w:val="nil"/>
                </w:tcBorders>
                <w:shd w:val="clear" w:color="auto" w:fill="auto"/>
                <w:noWrap/>
                <w:vAlign w:val="bottom"/>
                <w:hideMark/>
              </w:tcPr>
            </w:tcPrChange>
          </w:tcPr>
          <w:p w14:paraId="662F21A6" w14:textId="77777777" w:rsidR="00B64B39" w:rsidRPr="00B64B39" w:rsidRDefault="00B64B39" w:rsidP="00B64B39">
            <w:pPr>
              <w:jc w:val="right"/>
              <w:rPr>
                <w:ins w:id="731" w:author="Em Lim" w:date="2023-03-08T14:41:00Z"/>
                <w:rFonts w:ascii="Lucida Grande" w:eastAsia="Times New Roman" w:hAnsi="Lucida Grande" w:cs="Lucida Grande"/>
                <w:sz w:val="22"/>
                <w:szCs w:val="22"/>
                <w:lang w:val="en-CA"/>
              </w:rPr>
            </w:pPr>
            <w:ins w:id="732" w:author="Em Lim" w:date="2023-03-08T14:41:00Z">
              <w:r w:rsidRPr="00B64B39">
                <w:rPr>
                  <w:rFonts w:ascii="Lucida Grande" w:eastAsia="Times New Roman" w:hAnsi="Lucida Grande" w:cs="Lucida Grande"/>
                  <w:sz w:val="22"/>
                  <w:szCs w:val="22"/>
                  <w:lang w:val="en-CA"/>
                </w:rPr>
                <w:t>2</w:t>
              </w:r>
            </w:ins>
          </w:p>
        </w:tc>
      </w:tr>
      <w:tr w:rsidR="00B64B39" w:rsidRPr="00B64B39" w14:paraId="729B4461" w14:textId="77777777" w:rsidTr="00B64B39">
        <w:trPr>
          <w:trHeight w:val="320"/>
          <w:ins w:id="733" w:author="Em Lim" w:date="2023-03-08T14:41:00Z"/>
          <w:trPrChange w:id="734" w:author="Em Lim" w:date="2023-03-08T14:43:00Z">
            <w:trPr>
              <w:trHeight w:val="320"/>
            </w:trPr>
          </w:trPrChange>
        </w:trPr>
        <w:tc>
          <w:tcPr>
            <w:tcW w:w="1564" w:type="dxa"/>
            <w:shd w:val="clear" w:color="auto" w:fill="auto"/>
            <w:noWrap/>
            <w:vAlign w:val="bottom"/>
            <w:hideMark/>
            <w:tcPrChange w:id="735" w:author="Em Lim" w:date="2023-03-08T14:43:00Z">
              <w:tcPr>
                <w:tcW w:w="1564" w:type="dxa"/>
                <w:tcBorders>
                  <w:top w:val="nil"/>
                  <w:left w:val="nil"/>
                  <w:bottom w:val="nil"/>
                  <w:right w:val="nil"/>
                </w:tcBorders>
                <w:shd w:val="clear" w:color="auto" w:fill="auto"/>
                <w:noWrap/>
                <w:vAlign w:val="bottom"/>
                <w:hideMark/>
              </w:tcPr>
            </w:tcPrChange>
          </w:tcPr>
          <w:p w14:paraId="3C191A8E" w14:textId="77777777" w:rsidR="00B64B39" w:rsidRPr="00B64B39" w:rsidRDefault="00B64B39" w:rsidP="00B64B39">
            <w:pPr>
              <w:rPr>
                <w:ins w:id="736" w:author="Em Lim" w:date="2023-03-08T14:41:00Z"/>
                <w:rFonts w:ascii="Lucida Grande" w:eastAsia="Times New Roman" w:hAnsi="Lucida Grande" w:cs="Lucida Grande"/>
                <w:sz w:val="22"/>
                <w:szCs w:val="22"/>
                <w:lang w:val="en-CA"/>
              </w:rPr>
            </w:pPr>
            <w:ins w:id="737"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738" w:author="Em Lim" w:date="2023-03-08T14:43:00Z">
              <w:tcPr>
                <w:tcW w:w="2073" w:type="dxa"/>
                <w:tcBorders>
                  <w:top w:val="nil"/>
                  <w:left w:val="nil"/>
                  <w:bottom w:val="nil"/>
                  <w:right w:val="nil"/>
                </w:tcBorders>
                <w:shd w:val="clear" w:color="auto" w:fill="auto"/>
                <w:noWrap/>
                <w:vAlign w:val="bottom"/>
                <w:hideMark/>
              </w:tcPr>
            </w:tcPrChange>
          </w:tcPr>
          <w:p w14:paraId="2A1C8DE2" w14:textId="77777777" w:rsidR="00B64B39" w:rsidRPr="00B64B39" w:rsidRDefault="00B64B39" w:rsidP="00B64B39">
            <w:pPr>
              <w:rPr>
                <w:ins w:id="739" w:author="Em Lim" w:date="2023-03-08T14:41:00Z"/>
                <w:rFonts w:ascii="Lucida Grande" w:eastAsia="Times New Roman" w:hAnsi="Lucida Grande" w:cs="Lucida Grande"/>
                <w:sz w:val="22"/>
                <w:szCs w:val="22"/>
                <w:lang w:val="en-CA"/>
              </w:rPr>
            </w:pPr>
            <w:proofErr w:type="spellStart"/>
            <w:ins w:id="740" w:author="Em Lim" w:date="2023-03-08T14:41:00Z">
              <w:r w:rsidRPr="00B64B39">
                <w:rPr>
                  <w:rFonts w:ascii="Lucida Grande" w:eastAsia="Times New Roman" w:hAnsi="Lucida Grande" w:cs="Lucida Grande"/>
                  <w:sz w:val="22"/>
                  <w:szCs w:val="22"/>
                  <w:lang w:val="en-CA"/>
                </w:rPr>
                <w:t>Chattonellaceae</w:t>
              </w:r>
              <w:proofErr w:type="spellEnd"/>
            </w:ins>
          </w:p>
        </w:tc>
        <w:tc>
          <w:tcPr>
            <w:tcW w:w="1551" w:type="dxa"/>
            <w:shd w:val="clear" w:color="auto" w:fill="auto"/>
            <w:noWrap/>
            <w:vAlign w:val="bottom"/>
            <w:hideMark/>
            <w:tcPrChange w:id="741" w:author="Em Lim" w:date="2023-03-08T14:43:00Z">
              <w:tcPr>
                <w:tcW w:w="1551" w:type="dxa"/>
                <w:tcBorders>
                  <w:top w:val="nil"/>
                  <w:left w:val="nil"/>
                  <w:bottom w:val="nil"/>
                  <w:right w:val="nil"/>
                </w:tcBorders>
                <w:shd w:val="clear" w:color="auto" w:fill="auto"/>
                <w:noWrap/>
                <w:vAlign w:val="bottom"/>
                <w:hideMark/>
              </w:tcPr>
            </w:tcPrChange>
          </w:tcPr>
          <w:p w14:paraId="247BD7D7" w14:textId="77777777" w:rsidR="00B64B39" w:rsidRPr="00B64B39" w:rsidRDefault="00B64B39" w:rsidP="00B64B39">
            <w:pPr>
              <w:rPr>
                <w:ins w:id="742" w:author="Em Lim" w:date="2023-03-08T14:41:00Z"/>
                <w:rFonts w:ascii="Lucida Grande" w:eastAsia="Times New Roman" w:hAnsi="Lucida Grande" w:cs="Lucida Grande"/>
                <w:sz w:val="22"/>
                <w:szCs w:val="22"/>
                <w:lang w:val="en-CA"/>
              </w:rPr>
            </w:pPr>
            <w:proofErr w:type="spellStart"/>
            <w:ins w:id="743" w:author="Em Lim" w:date="2023-03-08T14:41:00Z">
              <w:r w:rsidRPr="00B64B39">
                <w:rPr>
                  <w:rFonts w:ascii="Lucida Grande" w:eastAsia="Times New Roman" w:hAnsi="Lucida Grande" w:cs="Lucida Grande"/>
                  <w:sz w:val="22"/>
                  <w:szCs w:val="22"/>
                  <w:lang w:val="en-CA"/>
                </w:rPr>
                <w:t>Heterosigma</w:t>
              </w:r>
              <w:proofErr w:type="spellEnd"/>
            </w:ins>
          </w:p>
        </w:tc>
        <w:tc>
          <w:tcPr>
            <w:tcW w:w="2028" w:type="dxa"/>
            <w:shd w:val="clear" w:color="auto" w:fill="auto"/>
            <w:noWrap/>
            <w:vAlign w:val="bottom"/>
            <w:hideMark/>
            <w:tcPrChange w:id="744" w:author="Em Lim" w:date="2023-03-08T14:43:00Z">
              <w:tcPr>
                <w:tcW w:w="2028" w:type="dxa"/>
                <w:tcBorders>
                  <w:top w:val="nil"/>
                  <w:left w:val="nil"/>
                  <w:bottom w:val="nil"/>
                  <w:right w:val="nil"/>
                </w:tcBorders>
                <w:shd w:val="clear" w:color="auto" w:fill="auto"/>
                <w:noWrap/>
                <w:vAlign w:val="bottom"/>
                <w:hideMark/>
              </w:tcPr>
            </w:tcPrChange>
          </w:tcPr>
          <w:p w14:paraId="3E142A8C" w14:textId="77777777" w:rsidR="00B64B39" w:rsidRPr="00B64B39" w:rsidRDefault="00B64B39" w:rsidP="00B64B39">
            <w:pPr>
              <w:rPr>
                <w:ins w:id="745" w:author="Em Lim" w:date="2023-03-08T14:41:00Z"/>
                <w:rFonts w:ascii="Lucida Grande" w:eastAsia="Times New Roman" w:hAnsi="Lucida Grande" w:cs="Lucida Grande"/>
                <w:sz w:val="22"/>
                <w:szCs w:val="22"/>
                <w:lang w:val="en-CA"/>
              </w:rPr>
            </w:pPr>
            <w:proofErr w:type="spellStart"/>
            <w:ins w:id="746" w:author="Em Lim" w:date="2023-03-08T14:41:00Z">
              <w:r w:rsidRPr="00B64B39">
                <w:rPr>
                  <w:rFonts w:ascii="Lucida Grande" w:eastAsia="Times New Roman" w:hAnsi="Lucida Grande" w:cs="Lucida Grande"/>
                  <w:sz w:val="22"/>
                  <w:szCs w:val="22"/>
                  <w:lang w:val="en-CA"/>
                </w:rPr>
                <w:t>akashiwo</w:t>
              </w:r>
              <w:proofErr w:type="spellEnd"/>
            </w:ins>
          </w:p>
        </w:tc>
        <w:tc>
          <w:tcPr>
            <w:tcW w:w="1300" w:type="dxa"/>
            <w:shd w:val="clear" w:color="auto" w:fill="auto"/>
            <w:noWrap/>
            <w:vAlign w:val="bottom"/>
            <w:hideMark/>
            <w:tcPrChange w:id="747" w:author="Em Lim" w:date="2023-03-08T14:43:00Z">
              <w:tcPr>
                <w:tcW w:w="1300" w:type="dxa"/>
                <w:tcBorders>
                  <w:top w:val="nil"/>
                  <w:left w:val="nil"/>
                  <w:bottom w:val="nil"/>
                  <w:right w:val="nil"/>
                </w:tcBorders>
                <w:shd w:val="clear" w:color="auto" w:fill="auto"/>
                <w:noWrap/>
                <w:vAlign w:val="bottom"/>
                <w:hideMark/>
              </w:tcPr>
            </w:tcPrChange>
          </w:tcPr>
          <w:p w14:paraId="26B115BA" w14:textId="77777777" w:rsidR="00B64B39" w:rsidRPr="00B64B39" w:rsidRDefault="00B64B39" w:rsidP="00B64B39">
            <w:pPr>
              <w:jc w:val="right"/>
              <w:rPr>
                <w:ins w:id="748" w:author="Em Lim" w:date="2023-03-08T14:41:00Z"/>
                <w:rFonts w:ascii="Lucida Grande" w:eastAsia="Times New Roman" w:hAnsi="Lucida Grande" w:cs="Lucida Grande"/>
                <w:sz w:val="22"/>
                <w:szCs w:val="22"/>
                <w:lang w:val="en-CA"/>
              </w:rPr>
            </w:pPr>
            <w:ins w:id="749" w:author="Em Lim" w:date="2023-03-08T14:41:00Z">
              <w:r w:rsidRPr="00B64B39">
                <w:rPr>
                  <w:rFonts w:ascii="Lucida Grande" w:eastAsia="Times New Roman" w:hAnsi="Lucida Grande" w:cs="Lucida Grande"/>
                  <w:sz w:val="22"/>
                  <w:szCs w:val="22"/>
                  <w:lang w:val="en-CA"/>
                </w:rPr>
                <w:t>3</w:t>
              </w:r>
            </w:ins>
          </w:p>
        </w:tc>
      </w:tr>
      <w:tr w:rsidR="00B64B39" w:rsidRPr="00B64B39" w14:paraId="612C7F16" w14:textId="77777777" w:rsidTr="00B64B39">
        <w:trPr>
          <w:trHeight w:val="320"/>
          <w:ins w:id="750" w:author="Em Lim" w:date="2023-03-08T14:41:00Z"/>
          <w:trPrChange w:id="751" w:author="Em Lim" w:date="2023-03-08T14:43:00Z">
            <w:trPr>
              <w:trHeight w:val="320"/>
            </w:trPr>
          </w:trPrChange>
        </w:trPr>
        <w:tc>
          <w:tcPr>
            <w:tcW w:w="1564" w:type="dxa"/>
            <w:shd w:val="clear" w:color="auto" w:fill="auto"/>
            <w:noWrap/>
            <w:vAlign w:val="bottom"/>
            <w:hideMark/>
            <w:tcPrChange w:id="752" w:author="Em Lim" w:date="2023-03-08T14:43:00Z">
              <w:tcPr>
                <w:tcW w:w="1564" w:type="dxa"/>
                <w:tcBorders>
                  <w:top w:val="nil"/>
                  <w:left w:val="nil"/>
                  <w:bottom w:val="nil"/>
                  <w:right w:val="nil"/>
                </w:tcBorders>
                <w:shd w:val="clear" w:color="auto" w:fill="auto"/>
                <w:noWrap/>
                <w:vAlign w:val="bottom"/>
                <w:hideMark/>
              </w:tcPr>
            </w:tcPrChange>
          </w:tcPr>
          <w:p w14:paraId="499B25D7" w14:textId="77777777" w:rsidR="00B64B39" w:rsidRPr="00B64B39" w:rsidRDefault="00B64B39" w:rsidP="00B64B39">
            <w:pPr>
              <w:rPr>
                <w:ins w:id="753" w:author="Em Lim" w:date="2023-03-08T14:41:00Z"/>
                <w:rFonts w:ascii="Lucida Grande" w:eastAsia="Times New Roman" w:hAnsi="Lucida Grande" w:cs="Lucida Grande"/>
                <w:sz w:val="22"/>
                <w:szCs w:val="22"/>
                <w:lang w:val="en-CA"/>
              </w:rPr>
            </w:pPr>
            <w:ins w:id="754"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755" w:author="Em Lim" w:date="2023-03-08T14:43:00Z">
              <w:tcPr>
                <w:tcW w:w="2073" w:type="dxa"/>
                <w:tcBorders>
                  <w:top w:val="nil"/>
                  <w:left w:val="nil"/>
                  <w:bottom w:val="nil"/>
                  <w:right w:val="nil"/>
                </w:tcBorders>
                <w:shd w:val="clear" w:color="auto" w:fill="auto"/>
                <w:noWrap/>
                <w:vAlign w:val="bottom"/>
                <w:hideMark/>
              </w:tcPr>
            </w:tcPrChange>
          </w:tcPr>
          <w:p w14:paraId="60077275" w14:textId="77777777" w:rsidR="00B64B39" w:rsidRPr="00B64B39" w:rsidRDefault="00B64B39" w:rsidP="00B64B39">
            <w:pPr>
              <w:rPr>
                <w:ins w:id="756" w:author="Em Lim" w:date="2023-03-08T14:41:00Z"/>
                <w:rFonts w:ascii="Lucida Grande" w:eastAsia="Times New Roman" w:hAnsi="Lucida Grande" w:cs="Lucida Grande"/>
                <w:sz w:val="22"/>
                <w:szCs w:val="22"/>
                <w:lang w:val="en-CA"/>
              </w:rPr>
            </w:pPr>
            <w:proofErr w:type="spellStart"/>
            <w:ins w:id="757" w:author="Em Lim" w:date="2023-03-08T14:41:00Z">
              <w:r w:rsidRPr="00B64B39">
                <w:rPr>
                  <w:rFonts w:ascii="Lucida Grande" w:eastAsia="Times New Roman" w:hAnsi="Lucida Grande" w:cs="Lucida Grande"/>
                  <w:sz w:val="22"/>
                  <w:szCs w:val="22"/>
                  <w:lang w:val="en-CA"/>
                </w:rPr>
                <w:t>Chlorodendraceae</w:t>
              </w:r>
              <w:proofErr w:type="spellEnd"/>
            </w:ins>
          </w:p>
        </w:tc>
        <w:tc>
          <w:tcPr>
            <w:tcW w:w="1551" w:type="dxa"/>
            <w:shd w:val="clear" w:color="auto" w:fill="auto"/>
            <w:noWrap/>
            <w:vAlign w:val="bottom"/>
            <w:hideMark/>
            <w:tcPrChange w:id="758" w:author="Em Lim" w:date="2023-03-08T14:43:00Z">
              <w:tcPr>
                <w:tcW w:w="1551" w:type="dxa"/>
                <w:tcBorders>
                  <w:top w:val="nil"/>
                  <w:left w:val="nil"/>
                  <w:bottom w:val="nil"/>
                  <w:right w:val="nil"/>
                </w:tcBorders>
                <w:shd w:val="clear" w:color="auto" w:fill="auto"/>
                <w:noWrap/>
                <w:vAlign w:val="bottom"/>
                <w:hideMark/>
              </w:tcPr>
            </w:tcPrChange>
          </w:tcPr>
          <w:p w14:paraId="18BEEC0A" w14:textId="77777777" w:rsidR="00B64B39" w:rsidRPr="00B64B39" w:rsidRDefault="00B64B39" w:rsidP="00B64B39">
            <w:pPr>
              <w:rPr>
                <w:ins w:id="759" w:author="Em Lim" w:date="2023-03-08T14:41:00Z"/>
                <w:rFonts w:ascii="Lucida Grande" w:eastAsia="Times New Roman" w:hAnsi="Lucida Grande" w:cs="Lucida Grande"/>
                <w:sz w:val="22"/>
                <w:szCs w:val="22"/>
                <w:lang w:val="en-CA"/>
              </w:rPr>
            </w:pPr>
            <w:proofErr w:type="spellStart"/>
            <w:ins w:id="760" w:author="Em Lim" w:date="2023-03-08T14:41:00Z">
              <w:r w:rsidRPr="00B64B39">
                <w:rPr>
                  <w:rFonts w:ascii="Lucida Grande" w:eastAsia="Times New Roman" w:hAnsi="Lucida Grande" w:cs="Lucida Grande"/>
                  <w:sz w:val="22"/>
                  <w:szCs w:val="22"/>
                  <w:lang w:val="en-CA"/>
                </w:rPr>
                <w:t>Tetraselmis</w:t>
              </w:r>
              <w:proofErr w:type="spellEnd"/>
            </w:ins>
          </w:p>
        </w:tc>
        <w:tc>
          <w:tcPr>
            <w:tcW w:w="2028" w:type="dxa"/>
            <w:shd w:val="clear" w:color="auto" w:fill="auto"/>
            <w:noWrap/>
            <w:vAlign w:val="bottom"/>
            <w:hideMark/>
            <w:tcPrChange w:id="761" w:author="Em Lim" w:date="2023-03-08T14:43:00Z">
              <w:tcPr>
                <w:tcW w:w="2028" w:type="dxa"/>
                <w:tcBorders>
                  <w:top w:val="nil"/>
                  <w:left w:val="nil"/>
                  <w:bottom w:val="nil"/>
                  <w:right w:val="nil"/>
                </w:tcBorders>
                <w:shd w:val="clear" w:color="auto" w:fill="auto"/>
                <w:noWrap/>
                <w:vAlign w:val="bottom"/>
                <w:hideMark/>
              </w:tcPr>
            </w:tcPrChange>
          </w:tcPr>
          <w:p w14:paraId="6F7206EF" w14:textId="77777777" w:rsidR="00B64B39" w:rsidRPr="00B64B39" w:rsidRDefault="00B64B39" w:rsidP="00B64B39">
            <w:pPr>
              <w:rPr>
                <w:ins w:id="762" w:author="Em Lim" w:date="2023-03-08T14:41:00Z"/>
                <w:rFonts w:ascii="Lucida Grande" w:eastAsia="Times New Roman" w:hAnsi="Lucida Grande" w:cs="Lucida Grande"/>
                <w:sz w:val="22"/>
                <w:szCs w:val="22"/>
                <w:lang w:val="en-CA"/>
              </w:rPr>
            </w:pPr>
            <w:proofErr w:type="spellStart"/>
            <w:ins w:id="763" w:author="Em Lim" w:date="2023-03-08T14:41:00Z">
              <w:r w:rsidRPr="00B64B39">
                <w:rPr>
                  <w:rFonts w:ascii="Lucida Grande" w:eastAsia="Times New Roman" w:hAnsi="Lucida Grande" w:cs="Lucida Grande"/>
                  <w:sz w:val="22"/>
                  <w:szCs w:val="22"/>
                  <w:lang w:val="en-CA"/>
                </w:rPr>
                <w:t>suecica</w:t>
              </w:r>
              <w:proofErr w:type="spellEnd"/>
            </w:ins>
          </w:p>
        </w:tc>
        <w:tc>
          <w:tcPr>
            <w:tcW w:w="1300" w:type="dxa"/>
            <w:shd w:val="clear" w:color="auto" w:fill="auto"/>
            <w:noWrap/>
            <w:vAlign w:val="bottom"/>
            <w:hideMark/>
            <w:tcPrChange w:id="764" w:author="Em Lim" w:date="2023-03-08T14:43:00Z">
              <w:tcPr>
                <w:tcW w:w="1300" w:type="dxa"/>
                <w:tcBorders>
                  <w:top w:val="nil"/>
                  <w:left w:val="nil"/>
                  <w:bottom w:val="nil"/>
                  <w:right w:val="nil"/>
                </w:tcBorders>
                <w:shd w:val="clear" w:color="auto" w:fill="auto"/>
                <w:noWrap/>
                <w:vAlign w:val="bottom"/>
                <w:hideMark/>
              </w:tcPr>
            </w:tcPrChange>
          </w:tcPr>
          <w:p w14:paraId="0480EDB9" w14:textId="77777777" w:rsidR="00B64B39" w:rsidRPr="00B64B39" w:rsidRDefault="00B64B39" w:rsidP="00B64B39">
            <w:pPr>
              <w:jc w:val="right"/>
              <w:rPr>
                <w:ins w:id="765" w:author="Em Lim" w:date="2023-03-08T14:41:00Z"/>
                <w:rFonts w:ascii="Lucida Grande" w:eastAsia="Times New Roman" w:hAnsi="Lucida Grande" w:cs="Lucida Grande"/>
                <w:sz w:val="22"/>
                <w:szCs w:val="22"/>
                <w:lang w:val="en-CA"/>
              </w:rPr>
            </w:pPr>
            <w:ins w:id="766" w:author="Em Lim" w:date="2023-03-08T14:41:00Z">
              <w:r w:rsidRPr="00B64B39">
                <w:rPr>
                  <w:rFonts w:ascii="Lucida Grande" w:eastAsia="Times New Roman" w:hAnsi="Lucida Grande" w:cs="Lucida Grande"/>
                  <w:sz w:val="22"/>
                  <w:szCs w:val="22"/>
                  <w:lang w:val="en-CA"/>
                </w:rPr>
                <w:t>2</w:t>
              </w:r>
            </w:ins>
          </w:p>
        </w:tc>
      </w:tr>
      <w:tr w:rsidR="00B64B39" w:rsidRPr="00B64B39" w14:paraId="2D04352E" w14:textId="77777777" w:rsidTr="00B64B39">
        <w:trPr>
          <w:trHeight w:val="320"/>
          <w:ins w:id="767" w:author="Em Lim" w:date="2023-03-08T14:41:00Z"/>
          <w:trPrChange w:id="768" w:author="Em Lim" w:date="2023-03-08T14:43:00Z">
            <w:trPr>
              <w:trHeight w:val="320"/>
            </w:trPr>
          </w:trPrChange>
        </w:trPr>
        <w:tc>
          <w:tcPr>
            <w:tcW w:w="1564" w:type="dxa"/>
            <w:shd w:val="clear" w:color="auto" w:fill="auto"/>
            <w:noWrap/>
            <w:vAlign w:val="bottom"/>
            <w:hideMark/>
            <w:tcPrChange w:id="769" w:author="Em Lim" w:date="2023-03-08T14:43:00Z">
              <w:tcPr>
                <w:tcW w:w="1564" w:type="dxa"/>
                <w:tcBorders>
                  <w:top w:val="nil"/>
                  <w:left w:val="nil"/>
                  <w:bottom w:val="nil"/>
                  <w:right w:val="nil"/>
                </w:tcBorders>
                <w:shd w:val="clear" w:color="auto" w:fill="auto"/>
                <w:noWrap/>
                <w:vAlign w:val="bottom"/>
                <w:hideMark/>
              </w:tcPr>
            </w:tcPrChange>
          </w:tcPr>
          <w:p w14:paraId="031467A1" w14:textId="77777777" w:rsidR="00B64B39" w:rsidRPr="00B64B39" w:rsidRDefault="00B64B39" w:rsidP="00B64B39">
            <w:pPr>
              <w:rPr>
                <w:ins w:id="770" w:author="Em Lim" w:date="2023-03-08T14:41:00Z"/>
                <w:rFonts w:ascii="Lucida Grande" w:eastAsia="Times New Roman" w:hAnsi="Lucida Grande" w:cs="Lucida Grande"/>
                <w:sz w:val="22"/>
                <w:szCs w:val="22"/>
                <w:lang w:val="en-CA"/>
              </w:rPr>
            </w:pPr>
            <w:ins w:id="771"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772" w:author="Em Lim" w:date="2023-03-08T14:43:00Z">
              <w:tcPr>
                <w:tcW w:w="2073" w:type="dxa"/>
                <w:tcBorders>
                  <w:top w:val="nil"/>
                  <w:left w:val="nil"/>
                  <w:bottom w:val="nil"/>
                  <w:right w:val="nil"/>
                </w:tcBorders>
                <w:shd w:val="clear" w:color="auto" w:fill="auto"/>
                <w:noWrap/>
                <w:vAlign w:val="bottom"/>
                <w:hideMark/>
              </w:tcPr>
            </w:tcPrChange>
          </w:tcPr>
          <w:p w14:paraId="40D84FE6" w14:textId="77777777" w:rsidR="00B64B39" w:rsidRPr="00B64B39" w:rsidRDefault="00B64B39" w:rsidP="00B64B39">
            <w:pPr>
              <w:rPr>
                <w:ins w:id="773" w:author="Em Lim" w:date="2023-03-08T14:41:00Z"/>
                <w:rFonts w:ascii="Lucida Grande" w:eastAsia="Times New Roman" w:hAnsi="Lucida Grande" w:cs="Lucida Grande"/>
                <w:sz w:val="22"/>
                <w:szCs w:val="22"/>
                <w:lang w:val="en-CA"/>
              </w:rPr>
            </w:pPr>
            <w:proofErr w:type="spellStart"/>
            <w:ins w:id="774" w:author="Em Lim" w:date="2023-03-08T14:41:00Z">
              <w:r w:rsidRPr="00B64B39">
                <w:rPr>
                  <w:rFonts w:ascii="Lucida Grande" w:eastAsia="Times New Roman" w:hAnsi="Lucida Grande" w:cs="Lucida Grande"/>
                  <w:sz w:val="22"/>
                  <w:szCs w:val="22"/>
                  <w:lang w:val="en-CA"/>
                </w:rPr>
                <w:t>Entomoneidaceae</w:t>
              </w:r>
              <w:proofErr w:type="spellEnd"/>
            </w:ins>
          </w:p>
        </w:tc>
        <w:tc>
          <w:tcPr>
            <w:tcW w:w="1551" w:type="dxa"/>
            <w:shd w:val="clear" w:color="auto" w:fill="auto"/>
            <w:noWrap/>
            <w:vAlign w:val="bottom"/>
            <w:hideMark/>
            <w:tcPrChange w:id="775" w:author="Em Lim" w:date="2023-03-08T14:43:00Z">
              <w:tcPr>
                <w:tcW w:w="1551" w:type="dxa"/>
                <w:tcBorders>
                  <w:top w:val="nil"/>
                  <w:left w:val="nil"/>
                  <w:bottom w:val="nil"/>
                  <w:right w:val="nil"/>
                </w:tcBorders>
                <w:shd w:val="clear" w:color="auto" w:fill="auto"/>
                <w:noWrap/>
                <w:vAlign w:val="bottom"/>
                <w:hideMark/>
              </w:tcPr>
            </w:tcPrChange>
          </w:tcPr>
          <w:p w14:paraId="457DFE2D" w14:textId="77777777" w:rsidR="00B64B39" w:rsidRPr="00B64B39" w:rsidRDefault="00B64B39" w:rsidP="00B64B39">
            <w:pPr>
              <w:rPr>
                <w:ins w:id="776" w:author="Em Lim" w:date="2023-03-08T14:41:00Z"/>
                <w:rFonts w:ascii="Lucida Grande" w:eastAsia="Times New Roman" w:hAnsi="Lucida Grande" w:cs="Lucida Grande"/>
                <w:sz w:val="22"/>
                <w:szCs w:val="22"/>
                <w:lang w:val="en-CA"/>
              </w:rPr>
            </w:pPr>
            <w:proofErr w:type="spellStart"/>
            <w:ins w:id="777" w:author="Em Lim" w:date="2023-03-08T14:41:00Z">
              <w:r w:rsidRPr="00B64B39">
                <w:rPr>
                  <w:rFonts w:ascii="Lucida Grande" w:eastAsia="Times New Roman" w:hAnsi="Lucida Grande" w:cs="Lucida Grande"/>
                  <w:sz w:val="22"/>
                  <w:szCs w:val="22"/>
                  <w:lang w:val="en-CA"/>
                </w:rPr>
                <w:t>Entomoneis</w:t>
              </w:r>
              <w:proofErr w:type="spellEnd"/>
            </w:ins>
          </w:p>
        </w:tc>
        <w:tc>
          <w:tcPr>
            <w:tcW w:w="2028" w:type="dxa"/>
            <w:shd w:val="clear" w:color="auto" w:fill="auto"/>
            <w:noWrap/>
            <w:vAlign w:val="bottom"/>
            <w:hideMark/>
            <w:tcPrChange w:id="778" w:author="Em Lim" w:date="2023-03-08T14:43:00Z">
              <w:tcPr>
                <w:tcW w:w="2028" w:type="dxa"/>
                <w:tcBorders>
                  <w:top w:val="nil"/>
                  <w:left w:val="nil"/>
                  <w:bottom w:val="nil"/>
                  <w:right w:val="nil"/>
                </w:tcBorders>
                <w:shd w:val="clear" w:color="auto" w:fill="auto"/>
                <w:noWrap/>
                <w:vAlign w:val="bottom"/>
                <w:hideMark/>
              </w:tcPr>
            </w:tcPrChange>
          </w:tcPr>
          <w:p w14:paraId="0D8CEA1B" w14:textId="77777777" w:rsidR="00B64B39" w:rsidRPr="00B64B39" w:rsidRDefault="00B64B39" w:rsidP="00B64B39">
            <w:pPr>
              <w:rPr>
                <w:ins w:id="779" w:author="Em Lim" w:date="2023-03-08T14:41:00Z"/>
                <w:rFonts w:ascii="Lucida Grande" w:eastAsia="Times New Roman" w:hAnsi="Lucida Grande" w:cs="Lucida Grande"/>
                <w:sz w:val="22"/>
                <w:szCs w:val="22"/>
                <w:lang w:val="en-CA"/>
              </w:rPr>
            </w:pPr>
            <w:proofErr w:type="spellStart"/>
            <w:ins w:id="780" w:author="Em Lim" w:date="2023-03-08T14:41:00Z">
              <w:r w:rsidRPr="00B64B39">
                <w:rPr>
                  <w:rFonts w:ascii="Lucida Grande" w:eastAsia="Times New Roman" w:hAnsi="Lucida Grande" w:cs="Lucida Grande"/>
                  <w:sz w:val="22"/>
                  <w:szCs w:val="22"/>
                  <w:lang w:val="en-CA"/>
                </w:rPr>
                <w:t>alata</w:t>
              </w:r>
              <w:proofErr w:type="spellEnd"/>
            </w:ins>
          </w:p>
        </w:tc>
        <w:tc>
          <w:tcPr>
            <w:tcW w:w="1300" w:type="dxa"/>
            <w:shd w:val="clear" w:color="auto" w:fill="auto"/>
            <w:noWrap/>
            <w:vAlign w:val="bottom"/>
            <w:hideMark/>
            <w:tcPrChange w:id="781" w:author="Em Lim" w:date="2023-03-08T14:43:00Z">
              <w:tcPr>
                <w:tcW w:w="1300" w:type="dxa"/>
                <w:tcBorders>
                  <w:top w:val="nil"/>
                  <w:left w:val="nil"/>
                  <w:bottom w:val="nil"/>
                  <w:right w:val="nil"/>
                </w:tcBorders>
                <w:shd w:val="clear" w:color="auto" w:fill="auto"/>
                <w:noWrap/>
                <w:vAlign w:val="bottom"/>
                <w:hideMark/>
              </w:tcPr>
            </w:tcPrChange>
          </w:tcPr>
          <w:p w14:paraId="71FDB48B" w14:textId="77777777" w:rsidR="00B64B39" w:rsidRPr="00B64B39" w:rsidRDefault="00B64B39" w:rsidP="00B64B39">
            <w:pPr>
              <w:jc w:val="right"/>
              <w:rPr>
                <w:ins w:id="782" w:author="Em Lim" w:date="2023-03-08T14:41:00Z"/>
                <w:rFonts w:ascii="Lucida Grande" w:eastAsia="Times New Roman" w:hAnsi="Lucida Grande" w:cs="Lucida Grande"/>
                <w:sz w:val="22"/>
                <w:szCs w:val="22"/>
                <w:lang w:val="en-CA"/>
              </w:rPr>
            </w:pPr>
            <w:ins w:id="783" w:author="Em Lim" w:date="2023-03-08T14:41:00Z">
              <w:r w:rsidRPr="00B64B39">
                <w:rPr>
                  <w:rFonts w:ascii="Lucida Grande" w:eastAsia="Times New Roman" w:hAnsi="Lucida Grande" w:cs="Lucida Grande"/>
                  <w:sz w:val="22"/>
                  <w:szCs w:val="22"/>
                  <w:lang w:val="en-CA"/>
                </w:rPr>
                <w:t>2</w:t>
              </w:r>
            </w:ins>
          </w:p>
        </w:tc>
      </w:tr>
      <w:tr w:rsidR="00B64B39" w:rsidRPr="00B64B39" w14:paraId="7F7DBA77" w14:textId="77777777" w:rsidTr="00B64B39">
        <w:trPr>
          <w:trHeight w:val="320"/>
          <w:ins w:id="784" w:author="Em Lim" w:date="2023-03-08T14:41:00Z"/>
          <w:trPrChange w:id="785" w:author="Em Lim" w:date="2023-03-08T14:43:00Z">
            <w:trPr>
              <w:trHeight w:val="320"/>
            </w:trPr>
          </w:trPrChange>
        </w:trPr>
        <w:tc>
          <w:tcPr>
            <w:tcW w:w="1564" w:type="dxa"/>
            <w:shd w:val="clear" w:color="auto" w:fill="auto"/>
            <w:noWrap/>
            <w:vAlign w:val="bottom"/>
            <w:hideMark/>
            <w:tcPrChange w:id="786" w:author="Em Lim" w:date="2023-03-08T14:43:00Z">
              <w:tcPr>
                <w:tcW w:w="1564" w:type="dxa"/>
                <w:tcBorders>
                  <w:top w:val="nil"/>
                  <w:left w:val="nil"/>
                  <w:bottom w:val="nil"/>
                  <w:right w:val="nil"/>
                </w:tcBorders>
                <w:shd w:val="clear" w:color="auto" w:fill="auto"/>
                <w:noWrap/>
                <w:vAlign w:val="bottom"/>
                <w:hideMark/>
              </w:tcPr>
            </w:tcPrChange>
          </w:tcPr>
          <w:p w14:paraId="1578E2C8" w14:textId="77777777" w:rsidR="00B64B39" w:rsidRPr="00B64B39" w:rsidRDefault="00B64B39" w:rsidP="00B64B39">
            <w:pPr>
              <w:rPr>
                <w:ins w:id="787" w:author="Em Lim" w:date="2023-03-08T14:41:00Z"/>
                <w:rFonts w:ascii="Lucida Grande" w:eastAsia="Times New Roman" w:hAnsi="Lucida Grande" w:cs="Lucida Grande"/>
                <w:sz w:val="22"/>
                <w:szCs w:val="22"/>
                <w:lang w:val="en-CA"/>
              </w:rPr>
            </w:pPr>
            <w:ins w:id="788"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789" w:author="Em Lim" w:date="2023-03-08T14:43:00Z">
              <w:tcPr>
                <w:tcW w:w="2073" w:type="dxa"/>
                <w:tcBorders>
                  <w:top w:val="nil"/>
                  <w:left w:val="nil"/>
                  <w:bottom w:val="nil"/>
                  <w:right w:val="nil"/>
                </w:tcBorders>
                <w:shd w:val="clear" w:color="auto" w:fill="auto"/>
                <w:noWrap/>
                <w:vAlign w:val="bottom"/>
                <w:hideMark/>
              </w:tcPr>
            </w:tcPrChange>
          </w:tcPr>
          <w:p w14:paraId="59A0C78E" w14:textId="77777777" w:rsidR="00B64B39" w:rsidRPr="00B64B39" w:rsidRDefault="00B64B39" w:rsidP="00B64B39">
            <w:pPr>
              <w:rPr>
                <w:ins w:id="790" w:author="Em Lim" w:date="2023-03-08T14:41:00Z"/>
                <w:rFonts w:ascii="Lucida Grande" w:eastAsia="Times New Roman" w:hAnsi="Lucida Grande" w:cs="Lucida Grande"/>
                <w:sz w:val="22"/>
                <w:szCs w:val="22"/>
                <w:lang w:val="en-CA"/>
              </w:rPr>
            </w:pPr>
            <w:proofErr w:type="spellStart"/>
            <w:ins w:id="791" w:author="Em Lim" w:date="2023-03-08T14:41:00Z">
              <w:r w:rsidRPr="00B64B39">
                <w:rPr>
                  <w:rFonts w:ascii="Lucida Grande" w:eastAsia="Times New Roman" w:hAnsi="Lucida Grande" w:cs="Lucida Grande"/>
                  <w:sz w:val="22"/>
                  <w:szCs w:val="22"/>
                  <w:lang w:val="en-CA"/>
                </w:rPr>
                <w:t>Naviculaceae</w:t>
              </w:r>
              <w:proofErr w:type="spellEnd"/>
            </w:ins>
          </w:p>
        </w:tc>
        <w:tc>
          <w:tcPr>
            <w:tcW w:w="1551" w:type="dxa"/>
            <w:shd w:val="clear" w:color="auto" w:fill="auto"/>
            <w:noWrap/>
            <w:vAlign w:val="bottom"/>
            <w:hideMark/>
            <w:tcPrChange w:id="792" w:author="Em Lim" w:date="2023-03-08T14:43:00Z">
              <w:tcPr>
                <w:tcW w:w="1551" w:type="dxa"/>
                <w:tcBorders>
                  <w:top w:val="nil"/>
                  <w:left w:val="nil"/>
                  <w:bottom w:val="nil"/>
                  <w:right w:val="nil"/>
                </w:tcBorders>
                <w:shd w:val="clear" w:color="auto" w:fill="auto"/>
                <w:noWrap/>
                <w:vAlign w:val="bottom"/>
                <w:hideMark/>
              </w:tcPr>
            </w:tcPrChange>
          </w:tcPr>
          <w:p w14:paraId="08147592" w14:textId="77777777" w:rsidR="00B64B39" w:rsidRPr="00B64B39" w:rsidRDefault="00B64B39" w:rsidP="00B64B39">
            <w:pPr>
              <w:rPr>
                <w:ins w:id="793" w:author="Em Lim" w:date="2023-03-08T14:41:00Z"/>
                <w:rFonts w:ascii="Lucida Grande" w:eastAsia="Times New Roman" w:hAnsi="Lucida Grande" w:cs="Lucida Grande"/>
                <w:sz w:val="22"/>
                <w:szCs w:val="22"/>
                <w:lang w:val="en-CA"/>
              </w:rPr>
            </w:pPr>
            <w:proofErr w:type="spellStart"/>
            <w:ins w:id="794" w:author="Em Lim" w:date="2023-03-08T14:41:00Z">
              <w:r w:rsidRPr="00B64B39">
                <w:rPr>
                  <w:rFonts w:ascii="Lucida Grande" w:eastAsia="Times New Roman" w:hAnsi="Lucida Grande" w:cs="Lucida Grande"/>
                  <w:sz w:val="22"/>
                  <w:szCs w:val="22"/>
                  <w:lang w:val="en-CA"/>
                </w:rPr>
                <w:t>Haslea</w:t>
              </w:r>
              <w:proofErr w:type="spellEnd"/>
            </w:ins>
          </w:p>
        </w:tc>
        <w:tc>
          <w:tcPr>
            <w:tcW w:w="2028" w:type="dxa"/>
            <w:shd w:val="clear" w:color="auto" w:fill="auto"/>
            <w:noWrap/>
            <w:vAlign w:val="bottom"/>
            <w:hideMark/>
            <w:tcPrChange w:id="795" w:author="Em Lim" w:date="2023-03-08T14:43:00Z">
              <w:tcPr>
                <w:tcW w:w="2028" w:type="dxa"/>
                <w:tcBorders>
                  <w:top w:val="nil"/>
                  <w:left w:val="nil"/>
                  <w:bottom w:val="nil"/>
                  <w:right w:val="nil"/>
                </w:tcBorders>
                <w:shd w:val="clear" w:color="auto" w:fill="auto"/>
                <w:noWrap/>
                <w:vAlign w:val="bottom"/>
                <w:hideMark/>
              </w:tcPr>
            </w:tcPrChange>
          </w:tcPr>
          <w:p w14:paraId="13EF137F" w14:textId="77777777" w:rsidR="00B64B39" w:rsidRPr="00B64B39" w:rsidRDefault="00B64B39" w:rsidP="00B64B39">
            <w:pPr>
              <w:rPr>
                <w:ins w:id="796" w:author="Em Lim" w:date="2023-03-08T14:41:00Z"/>
                <w:rFonts w:ascii="Lucida Grande" w:eastAsia="Times New Roman" w:hAnsi="Lucida Grande" w:cs="Lucida Grande"/>
                <w:sz w:val="22"/>
                <w:szCs w:val="22"/>
                <w:lang w:val="en-CA"/>
              </w:rPr>
            </w:pPr>
            <w:proofErr w:type="spellStart"/>
            <w:ins w:id="797" w:author="Em Lim" w:date="2023-03-08T14:41:00Z">
              <w:r w:rsidRPr="00B64B39">
                <w:rPr>
                  <w:rFonts w:ascii="Lucida Grande" w:eastAsia="Times New Roman" w:hAnsi="Lucida Grande" w:cs="Lucida Grande"/>
                  <w:sz w:val="22"/>
                  <w:szCs w:val="22"/>
                  <w:lang w:val="en-CA"/>
                </w:rPr>
                <w:t>ostrearia</w:t>
              </w:r>
              <w:proofErr w:type="spellEnd"/>
            </w:ins>
          </w:p>
        </w:tc>
        <w:tc>
          <w:tcPr>
            <w:tcW w:w="1300" w:type="dxa"/>
            <w:shd w:val="clear" w:color="auto" w:fill="auto"/>
            <w:noWrap/>
            <w:vAlign w:val="bottom"/>
            <w:hideMark/>
            <w:tcPrChange w:id="798" w:author="Em Lim" w:date="2023-03-08T14:43:00Z">
              <w:tcPr>
                <w:tcW w:w="1300" w:type="dxa"/>
                <w:tcBorders>
                  <w:top w:val="nil"/>
                  <w:left w:val="nil"/>
                  <w:bottom w:val="nil"/>
                  <w:right w:val="nil"/>
                </w:tcBorders>
                <w:shd w:val="clear" w:color="auto" w:fill="auto"/>
                <w:noWrap/>
                <w:vAlign w:val="bottom"/>
                <w:hideMark/>
              </w:tcPr>
            </w:tcPrChange>
          </w:tcPr>
          <w:p w14:paraId="55CB9E1E" w14:textId="77777777" w:rsidR="00B64B39" w:rsidRPr="00B64B39" w:rsidRDefault="00B64B39" w:rsidP="00B64B39">
            <w:pPr>
              <w:jc w:val="right"/>
              <w:rPr>
                <w:ins w:id="799" w:author="Em Lim" w:date="2023-03-08T14:41:00Z"/>
                <w:rFonts w:ascii="Lucida Grande" w:eastAsia="Times New Roman" w:hAnsi="Lucida Grande" w:cs="Lucida Grande"/>
                <w:sz w:val="22"/>
                <w:szCs w:val="22"/>
                <w:lang w:val="en-CA"/>
              </w:rPr>
            </w:pPr>
            <w:ins w:id="800" w:author="Em Lim" w:date="2023-03-08T14:41:00Z">
              <w:r w:rsidRPr="00B64B39">
                <w:rPr>
                  <w:rFonts w:ascii="Lucida Grande" w:eastAsia="Times New Roman" w:hAnsi="Lucida Grande" w:cs="Lucida Grande"/>
                  <w:sz w:val="22"/>
                  <w:szCs w:val="22"/>
                  <w:lang w:val="en-CA"/>
                </w:rPr>
                <w:t>2</w:t>
              </w:r>
            </w:ins>
          </w:p>
        </w:tc>
      </w:tr>
      <w:tr w:rsidR="00B64B39" w:rsidRPr="00B64B39" w14:paraId="1D474745" w14:textId="77777777" w:rsidTr="00B64B39">
        <w:trPr>
          <w:trHeight w:val="320"/>
          <w:ins w:id="801" w:author="Em Lim" w:date="2023-03-08T14:41:00Z"/>
          <w:trPrChange w:id="802" w:author="Em Lim" w:date="2023-03-08T14:43:00Z">
            <w:trPr>
              <w:trHeight w:val="320"/>
            </w:trPr>
          </w:trPrChange>
        </w:trPr>
        <w:tc>
          <w:tcPr>
            <w:tcW w:w="1564" w:type="dxa"/>
            <w:shd w:val="clear" w:color="auto" w:fill="auto"/>
            <w:noWrap/>
            <w:vAlign w:val="bottom"/>
            <w:hideMark/>
            <w:tcPrChange w:id="803" w:author="Em Lim" w:date="2023-03-08T14:43:00Z">
              <w:tcPr>
                <w:tcW w:w="1564" w:type="dxa"/>
                <w:tcBorders>
                  <w:top w:val="nil"/>
                  <w:left w:val="nil"/>
                  <w:bottom w:val="nil"/>
                  <w:right w:val="nil"/>
                </w:tcBorders>
                <w:shd w:val="clear" w:color="auto" w:fill="auto"/>
                <w:noWrap/>
                <w:vAlign w:val="bottom"/>
                <w:hideMark/>
              </w:tcPr>
            </w:tcPrChange>
          </w:tcPr>
          <w:p w14:paraId="156751B5" w14:textId="77777777" w:rsidR="00B64B39" w:rsidRPr="00B64B39" w:rsidRDefault="00B64B39" w:rsidP="00B64B39">
            <w:pPr>
              <w:rPr>
                <w:ins w:id="804" w:author="Em Lim" w:date="2023-03-08T14:41:00Z"/>
                <w:rFonts w:ascii="Lucida Grande" w:eastAsia="Times New Roman" w:hAnsi="Lucida Grande" w:cs="Lucida Grande"/>
                <w:sz w:val="22"/>
                <w:szCs w:val="22"/>
                <w:lang w:val="en-CA"/>
              </w:rPr>
            </w:pPr>
            <w:ins w:id="805"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806" w:author="Em Lim" w:date="2023-03-08T14:43:00Z">
              <w:tcPr>
                <w:tcW w:w="2073" w:type="dxa"/>
                <w:tcBorders>
                  <w:top w:val="nil"/>
                  <w:left w:val="nil"/>
                  <w:bottom w:val="nil"/>
                  <w:right w:val="nil"/>
                </w:tcBorders>
                <w:shd w:val="clear" w:color="auto" w:fill="auto"/>
                <w:noWrap/>
                <w:vAlign w:val="bottom"/>
                <w:hideMark/>
              </w:tcPr>
            </w:tcPrChange>
          </w:tcPr>
          <w:p w14:paraId="37B64494" w14:textId="77777777" w:rsidR="00B64B39" w:rsidRPr="00B64B39" w:rsidRDefault="00B64B39" w:rsidP="00B64B39">
            <w:pPr>
              <w:rPr>
                <w:ins w:id="807" w:author="Em Lim" w:date="2023-03-08T14:41:00Z"/>
                <w:rFonts w:ascii="Lucida Grande" w:eastAsia="Times New Roman" w:hAnsi="Lucida Grande" w:cs="Lucida Grande"/>
                <w:sz w:val="22"/>
                <w:szCs w:val="22"/>
                <w:lang w:val="en-CA"/>
              </w:rPr>
            </w:pPr>
            <w:proofErr w:type="spellStart"/>
            <w:ins w:id="808" w:author="Em Lim" w:date="2023-03-08T14:41:00Z">
              <w:r w:rsidRPr="00B64B39">
                <w:rPr>
                  <w:rFonts w:ascii="Lucida Grande" w:eastAsia="Times New Roman" w:hAnsi="Lucida Grande" w:cs="Lucida Grande"/>
                  <w:sz w:val="22"/>
                  <w:szCs w:val="22"/>
                  <w:lang w:val="en-CA"/>
                </w:rPr>
                <w:t>Ostreopsidaceae</w:t>
              </w:r>
              <w:proofErr w:type="spellEnd"/>
            </w:ins>
          </w:p>
        </w:tc>
        <w:tc>
          <w:tcPr>
            <w:tcW w:w="1551" w:type="dxa"/>
            <w:shd w:val="clear" w:color="auto" w:fill="auto"/>
            <w:noWrap/>
            <w:vAlign w:val="bottom"/>
            <w:hideMark/>
            <w:tcPrChange w:id="809" w:author="Em Lim" w:date="2023-03-08T14:43:00Z">
              <w:tcPr>
                <w:tcW w:w="1551" w:type="dxa"/>
                <w:tcBorders>
                  <w:top w:val="nil"/>
                  <w:left w:val="nil"/>
                  <w:bottom w:val="nil"/>
                  <w:right w:val="nil"/>
                </w:tcBorders>
                <w:shd w:val="clear" w:color="auto" w:fill="auto"/>
                <w:noWrap/>
                <w:vAlign w:val="bottom"/>
                <w:hideMark/>
              </w:tcPr>
            </w:tcPrChange>
          </w:tcPr>
          <w:p w14:paraId="6671A19A" w14:textId="77777777" w:rsidR="00B64B39" w:rsidRPr="00B64B39" w:rsidRDefault="00B64B39" w:rsidP="00B64B39">
            <w:pPr>
              <w:rPr>
                <w:ins w:id="810" w:author="Em Lim" w:date="2023-03-08T14:41:00Z"/>
                <w:rFonts w:ascii="Lucida Grande" w:eastAsia="Times New Roman" w:hAnsi="Lucida Grande" w:cs="Lucida Grande"/>
                <w:sz w:val="22"/>
                <w:szCs w:val="22"/>
                <w:lang w:val="en-CA"/>
              </w:rPr>
            </w:pPr>
            <w:proofErr w:type="spellStart"/>
            <w:ins w:id="811" w:author="Em Lim" w:date="2023-03-08T14:41:00Z">
              <w:r w:rsidRPr="00B64B39">
                <w:rPr>
                  <w:rFonts w:ascii="Lucida Grande" w:eastAsia="Times New Roman" w:hAnsi="Lucida Grande" w:cs="Lucida Grande"/>
                  <w:sz w:val="22"/>
                  <w:szCs w:val="22"/>
                  <w:lang w:val="en-CA"/>
                </w:rPr>
                <w:t>Alexandrium</w:t>
              </w:r>
              <w:proofErr w:type="spellEnd"/>
            </w:ins>
          </w:p>
        </w:tc>
        <w:tc>
          <w:tcPr>
            <w:tcW w:w="2028" w:type="dxa"/>
            <w:shd w:val="clear" w:color="auto" w:fill="auto"/>
            <w:noWrap/>
            <w:vAlign w:val="bottom"/>
            <w:hideMark/>
            <w:tcPrChange w:id="812" w:author="Em Lim" w:date="2023-03-08T14:43:00Z">
              <w:tcPr>
                <w:tcW w:w="2028" w:type="dxa"/>
                <w:tcBorders>
                  <w:top w:val="nil"/>
                  <w:left w:val="nil"/>
                  <w:bottom w:val="nil"/>
                  <w:right w:val="nil"/>
                </w:tcBorders>
                <w:shd w:val="clear" w:color="auto" w:fill="auto"/>
                <w:noWrap/>
                <w:vAlign w:val="bottom"/>
                <w:hideMark/>
              </w:tcPr>
            </w:tcPrChange>
          </w:tcPr>
          <w:p w14:paraId="305187DC" w14:textId="77777777" w:rsidR="00B64B39" w:rsidRPr="00B64B39" w:rsidRDefault="00B64B39" w:rsidP="00B64B39">
            <w:pPr>
              <w:rPr>
                <w:ins w:id="813" w:author="Em Lim" w:date="2023-03-08T14:41:00Z"/>
                <w:rFonts w:ascii="Lucida Grande" w:eastAsia="Times New Roman" w:hAnsi="Lucida Grande" w:cs="Lucida Grande"/>
                <w:sz w:val="22"/>
                <w:szCs w:val="22"/>
                <w:lang w:val="en-CA"/>
              </w:rPr>
            </w:pPr>
            <w:proofErr w:type="spellStart"/>
            <w:ins w:id="814" w:author="Em Lim" w:date="2023-03-08T14:41:00Z">
              <w:r w:rsidRPr="00B64B39">
                <w:rPr>
                  <w:rFonts w:ascii="Lucida Grande" w:eastAsia="Times New Roman" w:hAnsi="Lucida Grande" w:cs="Lucida Grande"/>
                  <w:sz w:val="22"/>
                  <w:szCs w:val="22"/>
                  <w:lang w:val="en-CA"/>
                </w:rPr>
                <w:t>catenella</w:t>
              </w:r>
              <w:proofErr w:type="spellEnd"/>
            </w:ins>
          </w:p>
        </w:tc>
        <w:tc>
          <w:tcPr>
            <w:tcW w:w="1300" w:type="dxa"/>
            <w:shd w:val="clear" w:color="auto" w:fill="auto"/>
            <w:noWrap/>
            <w:vAlign w:val="bottom"/>
            <w:hideMark/>
            <w:tcPrChange w:id="815" w:author="Em Lim" w:date="2023-03-08T14:43:00Z">
              <w:tcPr>
                <w:tcW w:w="1300" w:type="dxa"/>
                <w:tcBorders>
                  <w:top w:val="nil"/>
                  <w:left w:val="nil"/>
                  <w:bottom w:val="nil"/>
                  <w:right w:val="nil"/>
                </w:tcBorders>
                <w:shd w:val="clear" w:color="auto" w:fill="auto"/>
                <w:noWrap/>
                <w:vAlign w:val="bottom"/>
                <w:hideMark/>
              </w:tcPr>
            </w:tcPrChange>
          </w:tcPr>
          <w:p w14:paraId="42D5C083" w14:textId="77777777" w:rsidR="00B64B39" w:rsidRPr="00B64B39" w:rsidRDefault="00B64B39" w:rsidP="00B64B39">
            <w:pPr>
              <w:jc w:val="right"/>
              <w:rPr>
                <w:ins w:id="816" w:author="Em Lim" w:date="2023-03-08T14:41:00Z"/>
                <w:rFonts w:ascii="Lucida Grande" w:eastAsia="Times New Roman" w:hAnsi="Lucida Grande" w:cs="Lucida Grande"/>
                <w:sz w:val="22"/>
                <w:szCs w:val="22"/>
                <w:lang w:val="en-CA"/>
              </w:rPr>
            </w:pPr>
            <w:ins w:id="817" w:author="Em Lim" w:date="2023-03-08T14:41:00Z">
              <w:r w:rsidRPr="00B64B39">
                <w:rPr>
                  <w:rFonts w:ascii="Lucida Grande" w:eastAsia="Times New Roman" w:hAnsi="Lucida Grande" w:cs="Lucida Grande"/>
                  <w:sz w:val="22"/>
                  <w:szCs w:val="22"/>
                  <w:lang w:val="en-CA"/>
                </w:rPr>
                <w:t>2</w:t>
              </w:r>
            </w:ins>
          </w:p>
        </w:tc>
      </w:tr>
      <w:tr w:rsidR="00B64B39" w:rsidRPr="00B64B39" w14:paraId="4392A22C" w14:textId="77777777" w:rsidTr="00B64B39">
        <w:trPr>
          <w:trHeight w:val="320"/>
          <w:ins w:id="818" w:author="Em Lim" w:date="2023-03-08T14:41:00Z"/>
          <w:trPrChange w:id="819" w:author="Em Lim" w:date="2023-03-08T14:43:00Z">
            <w:trPr>
              <w:trHeight w:val="320"/>
            </w:trPr>
          </w:trPrChange>
        </w:trPr>
        <w:tc>
          <w:tcPr>
            <w:tcW w:w="1564" w:type="dxa"/>
            <w:shd w:val="clear" w:color="auto" w:fill="auto"/>
            <w:noWrap/>
            <w:vAlign w:val="bottom"/>
            <w:hideMark/>
            <w:tcPrChange w:id="820" w:author="Em Lim" w:date="2023-03-08T14:43:00Z">
              <w:tcPr>
                <w:tcW w:w="1564" w:type="dxa"/>
                <w:tcBorders>
                  <w:top w:val="nil"/>
                  <w:left w:val="nil"/>
                  <w:bottom w:val="nil"/>
                  <w:right w:val="nil"/>
                </w:tcBorders>
                <w:shd w:val="clear" w:color="auto" w:fill="auto"/>
                <w:noWrap/>
                <w:vAlign w:val="bottom"/>
                <w:hideMark/>
              </w:tcPr>
            </w:tcPrChange>
          </w:tcPr>
          <w:p w14:paraId="5285E833" w14:textId="77777777" w:rsidR="00B64B39" w:rsidRPr="00B64B39" w:rsidRDefault="00B64B39" w:rsidP="00B64B39">
            <w:pPr>
              <w:rPr>
                <w:ins w:id="821" w:author="Em Lim" w:date="2023-03-08T14:41:00Z"/>
                <w:rFonts w:ascii="Lucida Grande" w:eastAsia="Times New Roman" w:hAnsi="Lucida Grande" w:cs="Lucida Grande"/>
                <w:sz w:val="22"/>
                <w:szCs w:val="22"/>
                <w:lang w:val="en-CA"/>
              </w:rPr>
            </w:pPr>
            <w:ins w:id="822"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823" w:author="Em Lim" w:date="2023-03-08T14:43:00Z">
              <w:tcPr>
                <w:tcW w:w="2073" w:type="dxa"/>
                <w:tcBorders>
                  <w:top w:val="nil"/>
                  <w:left w:val="nil"/>
                  <w:bottom w:val="nil"/>
                  <w:right w:val="nil"/>
                </w:tcBorders>
                <w:shd w:val="clear" w:color="auto" w:fill="auto"/>
                <w:noWrap/>
                <w:vAlign w:val="bottom"/>
                <w:hideMark/>
              </w:tcPr>
            </w:tcPrChange>
          </w:tcPr>
          <w:p w14:paraId="7629C6F6" w14:textId="77777777" w:rsidR="00B64B39" w:rsidRPr="00B64B39" w:rsidRDefault="00B64B39" w:rsidP="00B64B39">
            <w:pPr>
              <w:rPr>
                <w:ins w:id="824" w:author="Em Lim" w:date="2023-03-08T14:41:00Z"/>
                <w:rFonts w:ascii="Lucida Grande" w:eastAsia="Times New Roman" w:hAnsi="Lucida Grande" w:cs="Lucida Grande"/>
                <w:sz w:val="22"/>
                <w:szCs w:val="22"/>
                <w:lang w:val="en-CA"/>
              </w:rPr>
            </w:pPr>
            <w:proofErr w:type="spellStart"/>
            <w:ins w:id="825" w:author="Em Lim" w:date="2023-03-08T14:41:00Z">
              <w:r w:rsidRPr="00B64B39">
                <w:rPr>
                  <w:rFonts w:ascii="Lucida Grande" w:eastAsia="Times New Roman" w:hAnsi="Lucida Grande" w:cs="Lucida Grande"/>
                  <w:sz w:val="22"/>
                  <w:szCs w:val="22"/>
                  <w:lang w:val="en-CA"/>
                </w:rPr>
                <w:t>Ostreopsidaceae</w:t>
              </w:r>
              <w:proofErr w:type="spellEnd"/>
            </w:ins>
          </w:p>
        </w:tc>
        <w:tc>
          <w:tcPr>
            <w:tcW w:w="1551" w:type="dxa"/>
            <w:shd w:val="clear" w:color="auto" w:fill="auto"/>
            <w:noWrap/>
            <w:vAlign w:val="bottom"/>
            <w:hideMark/>
            <w:tcPrChange w:id="826" w:author="Em Lim" w:date="2023-03-08T14:43:00Z">
              <w:tcPr>
                <w:tcW w:w="1551" w:type="dxa"/>
                <w:tcBorders>
                  <w:top w:val="nil"/>
                  <w:left w:val="nil"/>
                  <w:bottom w:val="nil"/>
                  <w:right w:val="nil"/>
                </w:tcBorders>
                <w:shd w:val="clear" w:color="auto" w:fill="auto"/>
                <w:noWrap/>
                <w:vAlign w:val="bottom"/>
                <w:hideMark/>
              </w:tcPr>
            </w:tcPrChange>
          </w:tcPr>
          <w:p w14:paraId="3BC2D4C9" w14:textId="77777777" w:rsidR="00B64B39" w:rsidRPr="00B64B39" w:rsidRDefault="00B64B39" w:rsidP="00B64B39">
            <w:pPr>
              <w:rPr>
                <w:ins w:id="827" w:author="Em Lim" w:date="2023-03-08T14:41:00Z"/>
                <w:rFonts w:ascii="Lucida Grande" w:eastAsia="Times New Roman" w:hAnsi="Lucida Grande" w:cs="Lucida Grande"/>
                <w:sz w:val="22"/>
                <w:szCs w:val="22"/>
                <w:lang w:val="en-CA"/>
              </w:rPr>
            </w:pPr>
            <w:proofErr w:type="spellStart"/>
            <w:ins w:id="828" w:author="Em Lim" w:date="2023-03-08T14:41:00Z">
              <w:r w:rsidRPr="00B64B39">
                <w:rPr>
                  <w:rFonts w:ascii="Lucida Grande" w:eastAsia="Times New Roman" w:hAnsi="Lucida Grande" w:cs="Lucida Grande"/>
                  <w:sz w:val="22"/>
                  <w:szCs w:val="22"/>
                  <w:lang w:val="en-CA"/>
                </w:rPr>
                <w:t>Alexandrium</w:t>
              </w:r>
              <w:proofErr w:type="spellEnd"/>
            </w:ins>
          </w:p>
        </w:tc>
        <w:tc>
          <w:tcPr>
            <w:tcW w:w="2028" w:type="dxa"/>
            <w:shd w:val="clear" w:color="auto" w:fill="auto"/>
            <w:noWrap/>
            <w:vAlign w:val="bottom"/>
            <w:hideMark/>
            <w:tcPrChange w:id="829" w:author="Em Lim" w:date="2023-03-08T14:43:00Z">
              <w:tcPr>
                <w:tcW w:w="2028" w:type="dxa"/>
                <w:tcBorders>
                  <w:top w:val="nil"/>
                  <w:left w:val="nil"/>
                  <w:bottom w:val="nil"/>
                  <w:right w:val="nil"/>
                </w:tcBorders>
                <w:shd w:val="clear" w:color="auto" w:fill="auto"/>
                <w:noWrap/>
                <w:vAlign w:val="bottom"/>
                <w:hideMark/>
              </w:tcPr>
            </w:tcPrChange>
          </w:tcPr>
          <w:p w14:paraId="3C6A01F4" w14:textId="77777777" w:rsidR="00B64B39" w:rsidRPr="00B64B39" w:rsidRDefault="00B64B39" w:rsidP="00B64B39">
            <w:pPr>
              <w:rPr>
                <w:ins w:id="830" w:author="Em Lim" w:date="2023-03-08T14:41:00Z"/>
                <w:rFonts w:ascii="Lucida Grande" w:eastAsia="Times New Roman" w:hAnsi="Lucida Grande" w:cs="Lucida Grande"/>
                <w:sz w:val="22"/>
                <w:szCs w:val="22"/>
                <w:lang w:val="en-CA"/>
              </w:rPr>
            </w:pPr>
            <w:proofErr w:type="spellStart"/>
            <w:ins w:id="831" w:author="Em Lim" w:date="2023-03-08T14:41:00Z">
              <w:r w:rsidRPr="00B64B39">
                <w:rPr>
                  <w:rFonts w:ascii="Lucida Grande" w:eastAsia="Times New Roman" w:hAnsi="Lucida Grande" w:cs="Lucida Grande"/>
                  <w:sz w:val="22"/>
                  <w:szCs w:val="22"/>
                  <w:lang w:val="en-CA"/>
                </w:rPr>
                <w:t>minutum</w:t>
              </w:r>
              <w:proofErr w:type="spellEnd"/>
            </w:ins>
          </w:p>
        </w:tc>
        <w:tc>
          <w:tcPr>
            <w:tcW w:w="1300" w:type="dxa"/>
            <w:shd w:val="clear" w:color="auto" w:fill="auto"/>
            <w:noWrap/>
            <w:vAlign w:val="bottom"/>
            <w:hideMark/>
            <w:tcPrChange w:id="832" w:author="Em Lim" w:date="2023-03-08T14:43:00Z">
              <w:tcPr>
                <w:tcW w:w="1300" w:type="dxa"/>
                <w:tcBorders>
                  <w:top w:val="nil"/>
                  <w:left w:val="nil"/>
                  <w:bottom w:val="nil"/>
                  <w:right w:val="nil"/>
                </w:tcBorders>
                <w:shd w:val="clear" w:color="auto" w:fill="auto"/>
                <w:noWrap/>
                <w:vAlign w:val="bottom"/>
                <w:hideMark/>
              </w:tcPr>
            </w:tcPrChange>
          </w:tcPr>
          <w:p w14:paraId="49D9CCCD" w14:textId="77777777" w:rsidR="00B64B39" w:rsidRPr="00B64B39" w:rsidRDefault="00B64B39" w:rsidP="00B64B39">
            <w:pPr>
              <w:jc w:val="right"/>
              <w:rPr>
                <w:ins w:id="833" w:author="Em Lim" w:date="2023-03-08T14:41:00Z"/>
                <w:rFonts w:ascii="Lucida Grande" w:eastAsia="Times New Roman" w:hAnsi="Lucida Grande" w:cs="Lucida Grande"/>
                <w:sz w:val="22"/>
                <w:szCs w:val="22"/>
                <w:lang w:val="en-CA"/>
              </w:rPr>
            </w:pPr>
            <w:ins w:id="834" w:author="Em Lim" w:date="2023-03-08T14:41:00Z">
              <w:r w:rsidRPr="00B64B39">
                <w:rPr>
                  <w:rFonts w:ascii="Lucida Grande" w:eastAsia="Times New Roman" w:hAnsi="Lucida Grande" w:cs="Lucida Grande"/>
                  <w:sz w:val="22"/>
                  <w:szCs w:val="22"/>
                  <w:lang w:val="en-CA"/>
                </w:rPr>
                <w:t>2</w:t>
              </w:r>
            </w:ins>
          </w:p>
        </w:tc>
      </w:tr>
      <w:tr w:rsidR="00B64B39" w:rsidRPr="00B64B39" w14:paraId="6281C53D" w14:textId="77777777" w:rsidTr="00B64B39">
        <w:trPr>
          <w:trHeight w:val="320"/>
          <w:ins w:id="835" w:author="Em Lim" w:date="2023-03-08T14:41:00Z"/>
          <w:trPrChange w:id="836" w:author="Em Lim" w:date="2023-03-08T14:43:00Z">
            <w:trPr>
              <w:trHeight w:val="320"/>
            </w:trPr>
          </w:trPrChange>
        </w:trPr>
        <w:tc>
          <w:tcPr>
            <w:tcW w:w="1564" w:type="dxa"/>
            <w:shd w:val="clear" w:color="auto" w:fill="auto"/>
            <w:noWrap/>
            <w:vAlign w:val="bottom"/>
            <w:hideMark/>
            <w:tcPrChange w:id="837" w:author="Em Lim" w:date="2023-03-08T14:43:00Z">
              <w:tcPr>
                <w:tcW w:w="1564" w:type="dxa"/>
                <w:tcBorders>
                  <w:top w:val="nil"/>
                  <w:left w:val="nil"/>
                  <w:bottom w:val="nil"/>
                  <w:right w:val="nil"/>
                </w:tcBorders>
                <w:shd w:val="clear" w:color="auto" w:fill="auto"/>
                <w:noWrap/>
                <w:vAlign w:val="bottom"/>
                <w:hideMark/>
              </w:tcPr>
            </w:tcPrChange>
          </w:tcPr>
          <w:p w14:paraId="6B6459AF" w14:textId="77777777" w:rsidR="00B64B39" w:rsidRPr="00B64B39" w:rsidRDefault="00B64B39" w:rsidP="00B64B39">
            <w:pPr>
              <w:rPr>
                <w:ins w:id="838" w:author="Em Lim" w:date="2023-03-08T14:41:00Z"/>
                <w:rFonts w:ascii="Lucida Grande" w:eastAsia="Times New Roman" w:hAnsi="Lucida Grande" w:cs="Lucida Grande"/>
                <w:sz w:val="22"/>
                <w:szCs w:val="22"/>
                <w:lang w:val="en-CA"/>
              </w:rPr>
            </w:pPr>
            <w:ins w:id="839"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840" w:author="Em Lim" w:date="2023-03-08T14:43:00Z">
              <w:tcPr>
                <w:tcW w:w="2073" w:type="dxa"/>
                <w:tcBorders>
                  <w:top w:val="nil"/>
                  <w:left w:val="nil"/>
                  <w:bottom w:val="nil"/>
                  <w:right w:val="nil"/>
                </w:tcBorders>
                <w:shd w:val="clear" w:color="auto" w:fill="auto"/>
                <w:noWrap/>
                <w:vAlign w:val="bottom"/>
                <w:hideMark/>
              </w:tcPr>
            </w:tcPrChange>
          </w:tcPr>
          <w:p w14:paraId="03D17767" w14:textId="77777777" w:rsidR="00B64B39" w:rsidRPr="00B64B39" w:rsidRDefault="00B64B39" w:rsidP="00B64B39">
            <w:pPr>
              <w:rPr>
                <w:ins w:id="841" w:author="Em Lim" w:date="2023-03-08T14:41:00Z"/>
                <w:rFonts w:ascii="Lucida Grande" w:eastAsia="Times New Roman" w:hAnsi="Lucida Grande" w:cs="Lucida Grande"/>
                <w:sz w:val="22"/>
                <w:szCs w:val="22"/>
                <w:lang w:val="en-CA"/>
              </w:rPr>
            </w:pPr>
            <w:proofErr w:type="spellStart"/>
            <w:ins w:id="842" w:author="Em Lim" w:date="2023-03-08T14:41:00Z">
              <w:r w:rsidRPr="00B64B39">
                <w:rPr>
                  <w:rFonts w:ascii="Lucida Grande" w:eastAsia="Times New Roman" w:hAnsi="Lucida Grande" w:cs="Lucida Grande"/>
                  <w:sz w:val="22"/>
                  <w:szCs w:val="22"/>
                  <w:lang w:val="en-CA"/>
                </w:rPr>
                <w:t>Skeletonemataceae</w:t>
              </w:r>
              <w:proofErr w:type="spellEnd"/>
            </w:ins>
          </w:p>
        </w:tc>
        <w:tc>
          <w:tcPr>
            <w:tcW w:w="1551" w:type="dxa"/>
            <w:shd w:val="clear" w:color="auto" w:fill="auto"/>
            <w:noWrap/>
            <w:vAlign w:val="bottom"/>
            <w:hideMark/>
            <w:tcPrChange w:id="843" w:author="Em Lim" w:date="2023-03-08T14:43:00Z">
              <w:tcPr>
                <w:tcW w:w="1551" w:type="dxa"/>
                <w:tcBorders>
                  <w:top w:val="nil"/>
                  <w:left w:val="nil"/>
                  <w:bottom w:val="nil"/>
                  <w:right w:val="nil"/>
                </w:tcBorders>
                <w:shd w:val="clear" w:color="auto" w:fill="auto"/>
                <w:noWrap/>
                <w:vAlign w:val="bottom"/>
                <w:hideMark/>
              </w:tcPr>
            </w:tcPrChange>
          </w:tcPr>
          <w:p w14:paraId="15DE6264" w14:textId="77777777" w:rsidR="00B64B39" w:rsidRPr="00B64B39" w:rsidRDefault="00B64B39" w:rsidP="00B64B39">
            <w:pPr>
              <w:rPr>
                <w:ins w:id="844" w:author="Em Lim" w:date="2023-03-08T14:41:00Z"/>
                <w:rFonts w:ascii="Lucida Grande" w:eastAsia="Times New Roman" w:hAnsi="Lucida Grande" w:cs="Lucida Grande"/>
                <w:sz w:val="22"/>
                <w:szCs w:val="22"/>
                <w:lang w:val="en-CA"/>
              </w:rPr>
            </w:pPr>
            <w:proofErr w:type="spellStart"/>
            <w:ins w:id="845" w:author="Em Lim" w:date="2023-03-08T14:41:00Z">
              <w:r w:rsidRPr="00B64B39">
                <w:rPr>
                  <w:rFonts w:ascii="Lucida Grande" w:eastAsia="Times New Roman" w:hAnsi="Lucida Grande" w:cs="Lucida Grande"/>
                  <w:sz w:val="22"/>
                  <w:szCs w:val="22"/>
                  <w:lang w:val="en-CA"/>
                </w:rPr>
                <w:t>Skeletonema</w:t>
              </w:r>
              <w:proofErr w:type="spellEnd"/>
            </w:ins>
          </w:p>
        </w:tc>
        <w:tc>
          <w:tcPr>
            <w:tcW w:w="2028" w:type="dxa"/>
            <w:shd w:val="clear" w:color="auto" w:fill="auto"/>
            <w:noWrap/>
            <w:vAlign w:val="bottom"/>
            <w:hideMark/>
            <w:tcPrChange w:id="846" w:author="Em Lim" w:date="2023-03-08T14:43:00Z">
              <w:tcPr>
                <w:tcW w:w="2028" w:type="dxa"/>
                <w:tcBorders>
                  <w:top w:val="nil"/>
                  <w:left w:val="nil"/>
                  <w:bottom w:val="nil"/>
                  <w:right w:val="nil"/>
                </w:tcBorders>
                <w:shd w:val="clear" w:color="auto" w:fill="auto"/>
                <w:noWrap/>
                <w:vAlign w:val="bottom"/>
                <w:hideMark/>
              </w:tcPr>
            </w:tcPrChange>
          </w:tcPr>
          <w:p w14:paraId="0F71641B" w14:textId="77777777" w:rsidR="00B64B39" w:rsidRPr="00B64B39" w:rsidRDefault="00B64B39" w:rsidP="00B64B39">
            <w:pPr>
              <w:rPr>
                <w:ins w:id="847" w:author="Em Lim" w:date="2023-03-08T14:41:00Z"/>
                <w:rFonts w:ascii="Lucida Grande" w:eastAsia="Times New Roman" w:hAnsi="Lucida Grande" w:cs="Lucida Grande"/>
                <w:sz w:val="22"/>
                <w:szCs w:val="22"/>
                <w:lang w:val="en-CA"/>
              </w:rPr>
            </w:pPr>
            <w:proofErr w:type="spellStart"/>
            <w:ins w:id="848" w:author="Em Lim" w:date="2023-03-08T14:41:00Z">
              <w:r w:rsidRPr="00B64B39">
                <w:rPr>
                  <w:rFonts w:ascii="Lucida Grande" w:eastAsia="Times New Roman" w:hAnsi="Lucida Grande" w:cs="Lucida Grande"/>
                  <w:sz w:val="22"/>
                  <w:szCs w:val="22"/>
                  <w:lang w:val="en-CA"/>
                </w:rPr>
                <w:t>costatum</w:t>
              </w:r>
              <w:proofErr w:type="spellEnd"/>
            </w:ins>
          </w:p>
        </w:tc>
        <w:tc>
          <w:tcPr>
            <w:tcW w:w="1300" w:type="dxa"/>
            <w:shd w:val="clear" w:color="auto" w:fill="auto"/>
            <w:noWrap/>
            <w:vAlign w:val="bottom"/>
            <w:hideMark/>
            <w:tcPrChange w:id="849" w:author="Em Lim" w:date="2023-03-08T14:43:00Z">
              <w:tcPr>
                <w:tcW w:w="1300" w:type="dxa"/>
                <w:tcBorders>
                  <w:top w:val="nil"/>
                  <w:left w:val="nil"/>
                  <w:bottom w:val="nil"/>
                  <w:right w:val="nil"/>
                </w:tcBorders>
                <w:shd w:val="clear" w:color="auto" w:fill="auto"/>
                <w:noWrap/>
                <w:vAlign w:val="bottom"/>
                <w:hideMark/>
              </w:tcPr>
            </w:tcPrChange>
          </w:tcPr>
          <w:p w14:paraId="0C1A281E" w14:textId="77777777" w:rsidR="00B64B39" w:rsidRPr="00B64B39" w:rsidRDefault="00B64B39" w:rsidP="00B64B39">
            <w:pPr>
              <w:jc w:val="right"/>
              <w:rPr>
                <w:ins w:id="850" w:author="Em Lim" w:date="2023-03-08T14:41:00Z"/>
                <w:rFonts w:ascii="Lucida Grande" w:eastAsia="Times New Roman" w:hAnsi="Lucida Grande" w:cs="Lucida Grande"/>
                <w:sz w:val="22"/>
                <w:szCs w:val="22"/>
                <w:lang w:val="en-CA"/>
              </w:rPr>
            </w:pPr>
            <w:ins w:id="851" w:author="Em Lim" w:date="2023-03-08T14:41:00Z">
              <w:r w:rsidRPr="00B64B39">
                <w:rPr>
                  <w:rFonts w:ascii="Lucida Grande" w:eastAsia="Times New Roman" w:hAnsi="Lucida Grande" w:cs="Lucida Grande"/>
                  <w:sz w:val="22"/>
                  <w:szCs w:val="22"/>
                  <w:lang w:val="en-CA"/>
                </w:rPr>
                <w:t>2</w:t>
              </w:r>
            </w:ins>
          </w:p>
        </w:tc>
      </w:tr>
      <w:tr w:rsidR="00B64B39" w:rsidRPr="00B64B39" w14:paraId="3C8D1218" w14:textId="77777777" w:rsidTr="00B64B39">
        <w:trPr>
          <w:trHeight w:val="320"/>
          <w:ins w:id="852" w:author="Em Lim" w:date="2023-03-08T14:41:00Z"/>
          <w:trPrChange w:id="853" w:author="Em Lim" w:date="2023-03-08T14:43:00Z">
            <w:trPr>
              <w:trHeight w:val="320"/>
            </w:trPr>
          </w:trPrChange>
        </w:trPr>
        <w:tc>
          <w:tcPr>
            <w:tcW w:w="1564" w:type="dxa"/>
            <w:shd w:val="clear" w:color="auto" w:fill="auto"/>
            <w:noWrap/>
            <w:vAlign w:val="bottom"/>
            <w:hideMark/>
            <w:tcPrChange w:id="854" w:author="Em Lim" w:date="2023-03-08T14:43:00Z">
              <w:tcPr>
                <w:tcW w:w="1564" w:type="dxa"/>
                <w:tcBorders>
                  <w:top w:val="nil"/>
                  <w:left w:val="nil"/>
                  <w:bottom w:val="nil"/>
                  <w:right w:val="nil"/>
                </w:tcBorders>
                <w:shd w:val="clear" w:color="auto" w:fill="auto"/>
                <w:noWrap/>
                <w:vAlign w:val="bottom"/>
                <w:hideMark/>
              </w:tcPr>
            </w:tcPrChange>
          </w:tcPr>
          <w:p w14:paraId="277893CC" w14:textId="77777777" w:rsidR="00B64B39" w:rsidRPr="00B64B39" w:rsidRDefault="00B64B39" w:rsidP="00B64B39">
            <w:pPr>
              <w:rPr>
                <w:ins w:id="855" w:author="Em Lim" w:date="2023-03-08T14:41:00Z"/>
                <w:rFonts w:ascii="Lucida Grande" w:eastAsia="Times New Roman" w:hAnsi="Lucida Grande" w:cs="Lucida Grande"/>
                <w:sz w:val="22"/>
                <w:szCs w:val="22"/>
                <w:lang w:val="en-CA"/>
              </w:rPr>
            </w:pPr>
            <w:ins w:id="856" w:author="Em Lim" w:date="2023-03-08T14:41:00Z">
              <w:r w:rsidRPr="00B64B39">
                <w:rPr>
                  <w:rFonts w:ascii="Lucida Grande" w:eastAsia="Times New Roman" w:hAnsi="Lucida Grande" w:cs="Lucida Grande"/>
                  <w:sz w:val="22"/>
                  <w:szCs w:val="22"/>
                  <w:lang w:val="en-CA"/>
                </w:rPr>
                <w:t>Phytoplankton</w:t>
              </w:r>
            </w:ins>
          </w:p>
        </w:tc>
        <w:tc>
          <w:tcPr>
            <w:tcW w:w="2073" w:type="dxa"/>
            <w:shd w:val="clear" w:color="auto" w:fill="auto"/>
            <w:noWrap/>
            <w:vAlign w:val="bottom"/>
            <w:hideMark/>
            <w:tcPrChange w:id="857" w:author="Em Lim" w:date="2023-03-08T14:43:00Z">
              <w:tcPr>
                <w:tcW w:w="2073" w:type="dxa"/>
                <w:tcBorders>
                  <w:top w:val="nil"/>
                  <w:left w:val="nil"/>
                  <w:bottom w:val="nil"/>
                  <w:right w:val="nil"/>
                </w:tcBorders>
                <w:shd w:val="clear" w:color="auto" w:fill="auto"/>
                <w:noWrap/>
                <w:vAlign w:val="bottom"/>
                <w:hideMark/>
              </w:tcPr>
            </w:tcPrChange>
          </w:tcPr>
          <w:p w14:paraId="57CABC65" w14:textId="77777777" w:rsidR="00B64B39" w:rsidRPr="00B64B39" w:rsidRDefault="00B64B39" w:rsidP="00B64B39">
            <w:pPr>
              <w:rPr>
                <w:ins w:id="858" w:author="Em Lim" w:date="2023-03-08T14:41:00Z"/>
                <w:rFonts w:ascii="Lucida Grande" w:eastAsia="Times New Roman" w:hAnsi="Lucida Grande" w:cs="Lucida Grande"/>
                <w:i/>
                <w:iCs/>
                <w:sz w:val="22"/>
                <w:szCs w:val="22"/>
                <w:lang w:val="en-CA"/>
              </w:rPr>
            </w:pPr>
            <w:ins w:id="859" w:author="Em Lim" w:date="2023-03-08T14:41:00Z">
              <w:r w:rsidRPr="00B64B39">
                <w:rPr>
                  <w:rFonts w:ascii="Lucida Grande" w:eastAsia="Times New Roman" w:hAnsi="Lucida Grande" w:cs="Lucida Grande"/>
                  <w:i/>
                  <w:iCs/>
                  <w:sz w:val="22"/>
                  <w:szCs w:val="22"/>
                  <w:lang w:val="en-CA"/>
                </w:rPr>
                <w:t>NA</w:t>
              </w:r>
            </w:ins>
          </w:p>
        </w:tc>
        <w:tc>
          <w:tcPr>
            <w:tcW w:w="1551" w:type="dxa"/>
            <w:shd w:val="clear" w:color="auto" w:fill="auto"/>
            <w:noWrap/>
            <w:vAlign w:val="bottom"/>
            <w:hideMark/>
            <w:tcPrChange w:id="860" w:author="Em Lim" w:date="2023-03-08T14:43:00Z">
              <w:tcPr>
                <w:tcW w:w="1551" w:type="dxa"/>
                <w:tcBorders>
                  <w:top w:val="nil"/>
                  <w:left w:val="nil"/>
                  <w:bottom w:val="nil"/>
                  <w:right w:val="nil"/>
                </w:tcBorders>
                <w:shd w:val="clear" w:color="auto" w:fill="auto"/>
                <w:noWrap/>
                <w:vAlign w:val="bottom"/>
                <w:hideMark/>
              </w:tcPr>
            </w:tcPrChange>
          </w:tcPr>
          <w:p w14:paraId="17AA4CE1" w14:textId="77777777" w:rsidR="00B64B39" w:rsidRPr="00B64B39" w:rsidRDefault="00B64B39" w:rsidP="00B64B39">
            <w:pPr>
              <w:rPr>
                <w:ins w:id="861" w:author="Em Lim" w:date="2023-03-08T14:41:00Z"/>
                <w:rFonts w:ascii="Lucida Grande" w:eastAsia="Times New Roman" w:hAnsi="Lucida Grande" w:cs="Lucida Grande"/>
                <w:i/>
                <w:iCs/>
                <w:sz w:val="22"/>
                <w:szCs w:val="22"/>
                <w:lang w:val="en-CA"/>
              </w:rPr>
            </w:pPr>
            <w:ins w:id="862" w:author="Em Lim" w:date="2023-03-08T14:41:00Z">
              <w:r w:rsidRPr="00B64B39">
                <w:rPr>
                  <w:rFonts w:ascii="Lucida Grande" w:eastAsia="Times New Roman" w:hAnsi="Lucida Grande" w:cs="Lucida Grande"/>
                  <w:i/>
                  <w:iCs/>
                  <w:sz w:val="22"/>
                  <w:szCs w:val="22"/>
                  <w:lang w:val="en-CA"/>
                </w:rPr>
                <w:t>NA</w:t>
              </w:r>
            </w:ins>
          </w:p>
        </w:tc>
        <w:tc>
          <w:tcPr>
            <w:tcW w:w="2028" w:type="dxa"/>
            <w:shd w:val="clear" w:color="auto" w:fill="auto"/>
            <w:noWrap/>
            <w:vAlign w:val="bottom"/>
            <w:hideMark/>
            <w:tcPrChange w:id="863" w:author="Em Lim" w:date="2023-03-08T14:43:00Z">
              <w:tcPr>
                <w:tcW w:w="2028" w:type="dxa"/>
                <w:tcBorders>
                  <w:top w:val="nil"/>
                  <w:left w:val="nil"/>
                  <w:bottom w:val="nil"/>
                  <w:right w:val="nil"/>
                </w:tcBorders>
                <w:shd w:val="clear" w:color="auto" w:fill="auto"/>
                <w:noWrap/>
                <w:vAlign w:val="bottom"/>
                <w:hideMark/>
              </w:tcPr>
            </w:tcPrChange>
          </w:tcPr>
          <w:p w14:paraId="7B541393" w14:textId="77777777" w:rsidR="00B64B39" w:rsidRPr="00B64B39" w:rsidRDefault="00B64B39" w:rsidP="00B64B39">
            <w:pPr>
              <w:rPr>
                <w:ins w:id="864" w:author="Em Lim" w:date="2023-03-08T14:41:00Z"/>
                <w:rFonts w:ascii="Lucida Grande" w:eastAsia="Times New Roman" w:hAnsi="Lucida Grande" w:cs="Lucida Grande"/>
                <w:i/>
                <w:iCs/>
                <w:sz w:val="22"/>
                <w:szCs w:val="22"/>
                <w:lang w:val="en-CA"/>
              </w:rPr>
            </w:pPr>
            <w:ins w:id="865" w:author="Em Lim" w:date="2023-03-08T14:41: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866" w:author="Em Lim" w:date="2023-03-08T14:43:00Z">
              <w:tcPr>
                <w:tcW w:w="1300" w:type="dxa"/>
                <w:tcBorders>
                  <w:top w:val="nil"/>
                  <w:left w:val="nil"/>
                  <w:bottom w:val="nil"/>
                  <w:right w:val="nil"/>
                </w:tcBorders>
                <w:shd w:val="clear" w:color="auto" w:fill="auto"/>
                <w:noWrap/>
                <w:vAlign w:val="bottom"/>
                <w:hideMark/>
              </w:tcPr>
            </w:tcPrChange>
          </w:tcPr>
          <w:p w14:paraId="637FE550" w14:textId="77777777" w:rsidR="00B64B39" w:rsidRPr="00B64B39" w:rsidRDefault="00B64B39" w:rsidP="00B64B39">
            <w:pPr>
              <w:jc w:val="right"/>
              <w:rPr>
                <w:ins w:id="867" w:author="Em Lim" w:date="2023-03-08T14:41:00Z"/>
                <w:rFonts w:ascii="Lucida Grande" w:eastAsia="Times New Roman" w:hAnsi="Lucida Grande" w:cs="Lucida Grande"/>
                <w:sz w:val="22"/>
                <w:szCs w:val="22"/>
                <w:lang w:val="en-CA"/>
              </w:rPr>
            </w:pPr>
            <w:ins w:id="868" w:author="Em Lim" w:date="2023-03-08T14:41:00Z">
              <w:r w:rsidRPr="00B64B39">
                <w:rPr>
                  <w:rFonts w:ascii="Lucida Grande" w:eastAsia="Times New Roman" w:hAnsi="Lucida Grande" w:cs="Lucida Grande"/>
                  <w:sz w:val="22"/>
                  <w:szCs w:val="22"/>
                  <w:lang w:val="en-CA"/>
                </w:rPr>
                <w:t>24</w:t>
              </w:r>
            </w:ins>
          </w:p>
        </w:tc>
      </w:tr>
      <w:tr w:rsidR="00B64B39" w:rsidRPr="00B64B39" w14:paraId="3E0D92F6" w14:textId="77777777" w:rsidTr="00B64B39">
        <w:trPr>
          <w:trHeight w:val="320"/>
          <w:ins w:id="869" w:author="Em Lim" w:date="2023-03-08T14:41:00Z"/>
          <w:trPrChange w:id="870" w:author="Em Lim" w:date="2023-03-08T14:43:00Z">
            <w:trPr>
              <w:trHeight w:val="320"/>
            </w:trPr>
          </w:trPrChange>
        </w:trPr>
        <w:tc>
          <w:tcPr>
            <w:tcW w:w="1564" w:type="dxa"/>
            <w:shd w:val="clear" w:color="auto" w:fill="auto"/>
            <w:noWrap/>
            <w:vAlign w:val="bottom"/>
            <w:hideMark/>
            <w:tcPrChange w:id="871" w:author="Em Lim" w:date="2023-03-08T14:43:00Z">
              <w:tcPr>
                <w:tcW w:w="1564" w:type="dxa"/>
                <w:tcBorders>
                  <w:top w:val="nil"/>
                  <w:left w:val="nil"/>
                  <w:bottom w:val="nil"/>
                  <w:right w:val="nil"/>
                </w:tcBorders>
                <w:shd w:val="clear" w:color="auto" w:fill="auto"/>
                <w:noWrap/>
                <w:vAlign w:val="bottom"/>
                <w:hideMark/>
              </w:tcPr>
            </w:tcPrChange>
          </w:tcPr>
          <w:p w14:paraId="0AFBE901" w14:textId="77777777" w:rsidR="00B64B39" w:rsidRPr="00B64B39" w:rsidRDefault="00B64B39" w:rsidP="00B64B39">
            <w:pPr>
              <w:rPr>
                <w:ins w:id="872" w:author="Em Lim" w:date="2023-03-08T14:41:00Z"/>
                <w:rFonts w:ascii="Lucida Grande" w:eastAsia="Times New Roman" w:hAnsi="Lucida Grande" w:cs="Lucida Grande"/>
                <w:sz w:val="22"/>
                <w:szCs w:val="22"/>
                <w:lang w:val="en-CA"/>
              </w:rPr>
            </w:pPr>
            <w:ins w:id="873" w:author="Em Lim" w:date="2023-03-08T14:41:00Z">
              <w:r w:rsidRPr="00B64B39">
                <w:rPr>
                  <w:rFonts w:ascii="Lucida Grande" w:eastAsia="Times New Roman" w:hAnsi="Lucida Grande" w:cs="Lucida Grande"/>
                  <w:sz w:val="22"/>
                  <w:szCs w:val="22"/>
                  <w:lang w:val="en-CA"/>
                </w:rPr>
                <w:t>Plants</w:t>
              </w:r>
            </w:ins>
          </w:p>
        </w:tc>
        <w:tc>
          <w:tcPr>
            <w:tcW w:w="2073" w:type="dxa"/>
            <w:shd w:val="clear" w:color="auto" w:fill="auto"/>
            <w:noWrap/>
            <w:vAlign w:val="bottom"/>
            <w:hideMark/>
            <w:tcPrChange w:id="874" w:author="Em Lim" w:date="2023-03-08T14:43:00Z">
              <w:tcPr>
                <w:tcW w:w="2073" w:type="dxa"/>
                <w:tcBorders>
                  <w:top w:val="nil"/>
                  <w:left w:val="nil"/>
                  <w:bottom w:val="nil"/>
                  <w:right w:val="nil"/>
                </w:tcBorders>
                <w:shd w:val="clear" w:color="auto" w:fill="auto"/>
                <w:noWrap/>
                <w:vAlign w:val="bottom"/>
                <w:hideMark/>
              </w:tcPr>
            </w:tcPrChange>
          </w:tcPr>
          <w:p w14:paraId="7D268D5F" w14:textId="77777777" w:rsidR="00B64B39" w:rsidRPr="00B64B39" w:rsidRDefault="00B64B39" w:rsidP="00B64B39">
            <w:pPr>
              <w:rPr>
                <w:ins w:id="875" w:author="Em Lim" w:date="2023-03-08T14:41:00Z"/>
                <w:rFonts w:ascii="Lucida Grande" w:eastAsia="Times New Roman" w:hAnsi="Lucida Grande" w:cs="Lucida Grande"/>
                <w:sz w:val="22"/>
                <w:szCs w:val="22"/>
                <w:lang w:val="en-CA"/>
              </w:rPr>
            </w:pPr>
            <w:proofErr w:type="spellStart"/>
            <w:ins w:id="876" w:author="Em Lim" w:date="2023-03-08T14:41:00Z">
              <w:r w:rsidRPr="00B64B39">
                <w:rPr>
                  <w:rFonts w:ascii="Lucida Grande" w:eastAsia="Times New Roman" w:hAnsi="Lucida Grande" w:cs="Lucida Grande"/>
                  <w:sz w:val="22"/>
                  <w:szCs w:val="22"/>
                  <w:lang w:val="en-CA"/>
                </w:rPr>
                <w:t>Hydrocharitaceae</w:t>
              </w:r>
              <w:proofErr w:type="spellEnd"/>
            </w:ins>
          </w:p>
        </w:tc>
        <w:tc>
          <w:tcPr>
            <w:tcW w:w="1551" w:type="dxa"/>
            <w:shd w:val="clear" w:color="auto" w:fill="auto"/>
            <w:noWrap/>
            <w:vAlign w:val="bottom"/>
            <w:hideMark/>
            <w:tcPrChange w:id="877" w:author="Em Lim" w:date="2023-03-08T14:43:00Z">
              <w:tcPr>
                <w:tcW w:w="1551" w:type="dxa"/>
                <w:tcBorders>
                  <w:top w:val="nil"/>
                  <w:left w:val="nil"/>
                  <w:bottom w:val="nil"/>
                  <w:right w:val="nil"/>
                </w:tcBorders>
                <w:shd w:val="clear" w:color="auto" w:fill="auto"/>
                <w:noWrap/>
                <w:vAlign w:val="bottom"/>
                <w:hideMark/>
              </w:tcPr>
            </w:tcPrChange>
          </w:tcPr>
          <w:p w14:paraId="4B0A76B0" w14:textId="77777777" w:rsidR="00B64B39" w:rsidRPr="00B64B39" w:rsidRDefault="00B64B39" w:rsidP="00B64B39">
            <w:pPr>
              <w:rPr>
                <w:ins w:id="878" w:author="Em Lim" w:date="2023-03-08T14:41:00Z"/>
                <w:rFonts w:ascii="Lucida Grande" w:eastAsia="Times New Roman" w:hAnsi="Lucida Grande" w:cs="Lucida Grande"/>
                <w:sz w:val="22"/>
                <w:szCs w:val="22"/>
                <w:lang w:val="en-CA"/>
              </w:rPr>
            </w:pPr>
            <w:proofErr w:type="spellStart"/>
            <w:ins w:id="879" w:author="Em Lim" w:date="2023-03-08T14:41:00Z">
              <w:r w:rsidRPr="00B64B39">
                <w:rPr>
                  <w:rFonts w:ascii="Lucida Grande" w:eastAsia="Times New Roman" w:hAnsi="Lucida Grande" w:cs="Lucida Grande"/>
                  <w:sz w:val="22"/>
                  <w:szCs w:val="22"/>
                  <w:lang w:val="en-CA"/>
                </w:rPr>
                <w:t>Thalassia</w:t>
              </w:r>
              <w:proofErr w:type="spellEnd"/>
            </w:ins>
          </w:p>
        </w:tc>
        <w:tc>
          <w:tcPr>
            <w:tcW w:w="2028" w:type="dxa"/>
            <w:shd w:val="clear" w:color="auto" w:fill="auto"/>
            <w:noWrap/>
            <w:vAlign w:val="bottom"/>
            <w:hideMark/>
            <w:tcPrChange w:id="880" w:author="Em Lim" w:date="2023-03-08T14:43:00Z">
              <w:tcPr>
                <w:tcW w:w="2028" w:type="dxa"/>
                <w:tcBorders>
                  <w:top w:val="nil"/>
                  <w:left w:val="nil"/>
                  <w:bottom w:val="nil"/>
                  <w:right w:val="nil"/>
                </w:tcBorders>
                <w:shd w:val="clear" w:color="auto" w:fill="auto"/>
                <w:noWrap/>
                <w:vAlign w:val="bottom"/>
                <w:hideMark/>
              </w:tcPr>
            </w:tcPrChange>
          </w:tcPr>
          <w:p w14:paraId="6B781D78" w14:textId="77777777" w:rsidR="00B64B39" w:rsidRPr="00B64B39" w:rsidRDefault="00B64B39" w:rsidP="00B64B39">
            <w:pPr>
              <w:rPr>
                <w:ins w:id="881" w:author="Em Lim" w:date="2023-03-08T14:41:00Z"/>
                <w:rFonts w:ascii="Lucida Grande" w:eastAsia="Times New Roman" w:hAnsi="Lucida Grande" w:cs="Lucida Grande"/>
                <w:sz w:val="22"/>
                <w:szCs w:val="22"/>
                <w:lang w:val="en-CA"/>
              </w:rPr>
            </w:pPr>
            <w:proofErr w:type="spellStart"/>
            <w:ins w:id="882" w:author="Em Lim" w:date="2023-03-08T14:41:00Z">
              <w:r w:rsidRPr="00B64B39">
                <w:rPr>
                  <w:rFonts w:ascii="Lucida Grande" w:eastAsia="Times New Roman" w:hAnsi="Lucida Grande" w:cs="Lucida Grande"/>
                  <w:sz w:val="22"/>
                  <w:szCs w:val="22"/>
                  <w:lang w:val="en-CA"/>
                </w:rPr>
                <w:t>testudinum</w:t>
              </w:r>
              <w:proofErr w:type="spellEnd"/>
            </w:ins>
          </w:p>
        </w:tc>
        <w:tc>
          <w:tcPr>
            <w:tcW w:w="1300" w:type="dxa"/>
            <w:shd w:val="clear" w:color="auto" w:fill="auto"/>
            <w:noWrap/>
            <w:vAlign w:val="bottom"/>
            <w:hideMark/>
            <w:tcPrChange w:id="883" w:author="Em Lim" w:date="2023-03-08T14:43:00Z">
              <w:tcPr>
                <w:tcW w:w="1300" w:type="dxa"/>
                <w:tcBorders>
                  <w:top w:val="nil"/>
                  <w:left w:val="nil"/>
                  <w:bottom w:val="nil"/>
                  <w:right w:val="nil"/>
                </w:tcBorders>
                <w:shd w:val="clear" w:color="auto" w:fill="auto"/>
                <w:noWrap/>
                <w:vAlign w:val="bottom"/>
                <w:hideMark/>
              </w:tcPr>
            </w:tcPrChange>
          </w:tcPr>
          <w:p w14:paraId="7A0F7522" w14:textId="77777777" w:rsidR="00B64B39" w:rsidRPr="00B64B39" w:rsidRDefault="00B64B39" w:rsidP="00B64B39">
            <w:pPr>
              <w:jc w:val="right"/>
              <w:rPr>
                <w:ins w:id="884" w:author="Em Lim" w:date="2023-03-08T14:41:00Z"/>
                <w:rFonts w:ascii="Lucida Grande" w:eastAsia="Times New Roman" w:hAnsi="Lucida Grande" w:cs="Lucida Grande"/>
                <w:sz w:val="22"/>
                <w:szCs w:val="22"/>
                <w:lang w:val="en-CA"/>
              </w:rPr>
            </w:pPr>
            <w:ins w:id="885" w:author="Em Lim" w:date="2023-03-08T14:41:00Z">
              <w:r w:rsidRPr="00B64B39">
                <w:rPr>
                  <w:rFonts w:ascii="Lucida Grande" w:eastAsia="Times New Roman" w:hAnsi="Lucida Grande" w:cs="Lucida Grande"/>
                  <w:sz w:val="22"/>
                  <w:szCs w:val="22"/>
                  <w:lang w:val="en-CA"/>
                </w:rPr>
                <w:t>15</w:t>
              </w:r>
            </w:ins>
          </w:p>
        </w:tc>
      </w:tr>
      <w:tr w:rsidR="00B64B39" w:rsidRPr="00B64B39" w14:paraId="2FF49C6E" w14:textId="77777777" w:rsidTr="00B64B39">
        <w:trPr>
          <w:trHeight w:val="320"/>
          <w:ins w:id="886" w:author="Em Lim" w:date="2023-03-08T14:41:00Z"/>
          <w:trPrChange w:id="887" w:author="Em Lim" w:date="2023-03-08T14:43:00Z">
            <w:trPr>
              <w:trHeight w:val="320"/>
            </w:trPr>
          </w:trPrChange>
        </w:trPr>
        <w:tc>
          <w:tcPr>
            <w:tcW w:w="1564" w:type="dxa"/>
            <w:shd w:val="clear" w:color="auto" w:fill="auto"/>
            <w:noWrap/>
            <w:vAlign w:val="bottom"/>
            <w:hideMark/>
            <w:tcPrChange w:id="888" w:author="Em Lim" w:date="2023-03-08T14:43:00Z">
              <w:tcPr>
                <w:tcW w:w="1564" w:type="dxa"/>
                <w:tcBorders>
                  <w:top w:val="nil"/>
                  <w:left w:val="nil"/>
                  <w:bottom w:val="nil"/>
                  <w:right w:val="nil"/>
                </w:tcBorders>
                <w:shd w:val="clear" w:color="auto" w:fill="auto"/>
                <w:noWrap/>
                <w:vAlign w:val="bottom"/>
                <w:hideMark/>
              </w:tcPr>
            </w:tcPrChange>
          </w:tcPr>
          <w:p w14:paraId="29CBB9B7" w14:textId="77777777" w:rsidR="00B64B39" w:rsidRPr="00B64B39" w:rsidRDefault="00B64B39" w:rsidP="00B64B39">
            <w:pPr>
              <w:rPr>
                <w:ins w:id="889" w:author="Em Lim" w:date="2023-03-08T14:41:00Z"/>
                <w:rFonts w:ascii="Lucida Grande" w:eastAsia="Times New Roman" w:hAnsi="Lucida Grande" w:cs="Lucida Grande"/>
                <w:sz w:val="22"/>
                <w:szCs w:val="22"/>
                <w:lang w:val="en-CA"/>
              </w:rPr>
            </w:pPr>
            <w:ins w:id="890" w:author="Em Lim" w:date="2023-03-08T14:41:00Z">
              <w:r w:rsidRPr="00B64B39">
                <w:rPr>
                  <w:rFonts w:ascii="Lucida Grande" w:eastAsia="Times New Roman" w:hAnsi="Lucida Grande" w:cs="Lucida Grande"/>
                  <w:sz w:val="22"/>
                  <w:szCs w:val="22"/>
                  <w:lang w:val="en-CA"/>
                </w:rPr>
                <w:t>Plants</w:t>
              </w:r>
            </w:ins>
          </w:p>
        </w:tc>
        <w:tc>
          <w:tcPr>
            <w:tcW w:w="2073" w:type="dxa"/>
            <w:shd w:val="clear" w:color="auto" w:fill="auto"/>
            <w:noWrap/>
            <w:vAlign w:val="bottom"/>
            <w:hideMark/>
            <w:tcPrChange w:id="891" w:author="Em Lim" w:date="2023-03-08T14:43:00Z">
              <w:tcPr>
                <w:tcW w:w="2073" w:type="dxa"/>
                <w:tcBorders>
                  <w:top w:val="nil"/>
                  <w:left w:val="nil"/>
                  <w:bottom w:val="nil"/>
                  <w:right w:val="nil"/>
                </w:tcBorders>
                <w:shd w:val="clear" w:color="auto" w:fill="auto"/>
                <w:noWrap/>
                <w:vAlign w:val="bottom"/>
                <w:hideMark/>
              </w:tcPr>
            </w:tcPrChange>
          </w:tcPr>
          <w:p w14:paraId="07A06CDD" w14:textId="77777777" w:rsidR="00B64B39" w:rsidRPr="00B64B39" w:rsidRDefault="00B64B39" w:rsidP="00B64B39">
            <w:pPr>
              <w:rPr>
                <w:ins w:id="892" w:author="Em Lim" w:date="2023-03-08T14:41:00Z"/>
                <w:rFonts w:ascii="Lucida Grande" w:eastAsia="Times New Roman" w:hAnsi="Lucida Grande" w:cs="Lucida Grande"/>
                <w:sz w:val="22"/>
                <w:szCs w:val="22"/>
                <w:lang w:val="en-CA"/>
              </w:rPr>
            </w:pPr>
            <w:proofErr w:type="spellStart"/>
            <w:ins w:id="893" w:author="Em Lim" w:date="2023-03-08T14:41:00Z">
              <w:r w:rsidRPr="00B64B39">
                <w:rPr>
                  <w:rFonts w:ascii="Lucida Grande" w:eastAsia="Times New Roman" w:hAnsi="Lucida Grande" w:cs="Lucida Grande"/>
                  <w:sz w:val="22"/>
                  <w:szCs w:val="22"/>
                  <w:lang w:val="en-CA"/>
                </w:rPr>
                <w:t>Poaceae</w:t>
              </w:r>
              <w:proofErr w:type="spellEnd"/>
            </w:ins>
          </w:p>
        </w:tc>
        <w:tc>
          <w:tcPr>
            <w:tcW w:w="1551" w:type="dxa"/>
            <w:shd w:val="clear" w:color="auto" w:fill="auto"/>
            <w:noWrap/>
            <w:vAlign w:val="bottom"/>
            <w:hideMark/>
            <w:tcPrChange w:id="894" w:author="Em Lim" w:date="2023-03-08T14:43:00Z">
              <w:tcPr>
                <w:tcW w:w="1551" w:type="dxa"/>
                <w:tcBorders>
                  <w:top w:val="nil"/>
                  <w:left w:val="nil"/>
                  <w:bottom w:val="nil"/>
                  <w:right w:val="nil"/>
                </w:tcBorders>
                <w:shd w:val="clear" w:color="auto" w:fill="auto"/>
                <w:noWrap/>
                <w:vAlign w:val="bottom"/>
                <w:hideMark/>
              </w:tcPr>
            </w:tcPrChange>
          </w:tcPr>
          <w:p w14:paraId="307D036C" w14:textId="77777777" w:rsidR="00B64B39" w:rsidRPr="00B64B39" w:rsidRDefault="00B64B39" w:rsidP="00B64B39">
            <w:pPr>
              <w:rPr>
                <w:ins w:id="895" w:author="Em Lim" w:date="2023-03-08T14:41:00Z"/>
                <w:rFonts w:ascii="Lucida Grande" w:eastAsia="Times New Roman" w:hAnsi="Lucida Grande" w:cs="Lucida Grande"/>
                <w:sz w:val="22"/>
                <w:szCs w:val="22"/>
                <w:lang w:val="en-CA"/>
              </w:rPr>
            </w:pPr>
            <w:ins w:id="896" w:author="Em Lim" w:date="2023-03-08T14:41:00Z">
              <w:r w:rsidRPr="00B64B39">
                <w:rPr>
                  <w:rFonts w:ascii="Lucida Grande" w:eastAsia="Times New Roman" w:hAnsi="Lucida Grande" w:cs="Lucida Grande"/>
                  <w:sz w:val="22"/>
                  <w:szCs w:val="22"/>
                  <w:lang w:val="en-CA"/>
                </w:rPr>
                <w:t>Spartina</w:t>
              </w:r>
            </w:ins>
          </w:p>
        </w:tc>
        <w:tc>
          <w:tcPr>
            <w:tcW w:w="2028" w:type="dxa"/>
            <w:shd w:val="clear" w:color="auto" w:fill="auto"/>
            <w:noWrap/>
            <w:vAlign w:val="bottom"/>
            <w:hideMark/>
            <w:tcPrChange w:id="897" w:author="Em Lim" w:date="2023-03-08T14:43:00Z">
              <w:tcPr>
                <w:tcW w:w="2028" w:type="dxa"/>
                <w:tcBorders>
                  <w:top w:val="nil"/>
                  <w:left w:val="nil"/>
                  <w:bottom w:val="nil"/>
                  <w:right w:val="nil"/>
                </w:tcBorders>
                <w:shd w:val="clear" w:color="auto" w:fill="auto"/>
                <w:noWrap/>
                <w:vAlign w:val="bottom"/>
                <w:hideMark/>
              </w:tcPr>
            </w:tcPrChange>
          </w:tcPr>
          <w:p w14:paraId="46F9155C" w14:textId="77777777" w:rsidR="00B64B39" w:rsidRPr="00B64B39" w:rsidRDefault="00B64B39" w:rsidP="00B64B39">
            <w:pPr>
              <w:rPr>
                <w:ins w:id="898" w:author="Em Lim" w:date="2023-03-08T14:41:00Z"/>
                <w:rFonts w:ascii="Lucida Grande" w:eastAsia="Times New Roman" w:hAnsi="Lucida Grande" w:cs="Lucida Grande"/>
                <w:sz w:val="22"/>
                <w:szCs w:val="22"/>
                <w:lang w:val="en-CA"/>
              </w:rPr>
            </w:pPr>
            <w:ins w:id="899" w:author="Em Lim" w:date="2023-03-08T14:41:00Z">
              <w:r w:rsidRPr="00B64B39">
                <w:rPr>
                  <w:rFonts w:ascii="Lucida Grande" w:eastAsia="Times New Roman" w:hAnsi="Lucida Grande" w:cs="Lucida Grande"/>
                  <w:sz w:val="22"/>
                  <w:szCs w:val="22"/>
                  <w:lang w:val="en-CA"/>
                </w:rPr>
                <w:t>alterniflora</w:t>
              </w:r>
            </w:ins>
          </w:p>
        </w:tc>
        <w:tc>
          <w:tcPr>
            <w:tcW w:w="1300" w:type="dxa"/>
            <w:shd w:val="clear" w:color="auto" w:fill="auto"/>
            <w:noWrap/>
            <w:vAlign w:val="bottom"/>
            <w:hideMark/>
            <w:tcPrChange w:id="900" w:author="Em Lim" w:date="2023-03-08T14:43:00Z">
              <w:tcPr>
                <w:tcW w:w="1300" w:type="dxa"/>
                <w:tcBorders>
                  <w:top w:val="nil"/>
                  <w:left w:val="nil"/>
                  <w:bottom w:val="nil"/>
                  <w:right w:val="nil"/>
                </w:tcBorders>
                <w:shd w:val="clear" w:color="auto" w:fill="auto"/>
                <w:noWrap/>
                <w:vAlign w:val="bottom"/>
                <w:hideMark/>
              </w:tcPr>
            </w:tcPrChange>
          </w:tcPr>
          <w:p w14:paraId="5CB53D11" w14:textId="77777777" w:rsidR="00B64B39" w:rsidRPr="00B64B39" w:rsidRDefault="00B64B39" w:rsidP="00B64B39">
            <w:pPr>
              <w:jc w:val="right"/>
              <w:rPr>
                <w:ins w:id="901" w:author="Em Lim" w:date="2023-03-08T14:41:00Z"/>
                <w:rFonts w:ascii="Lucida Grande" w:eastAsia="Times New Roman" w:hAnsi="Lucida Grande" w:cs="Lucida Grande"/>
                <w:sz w:val="22"/>
                <w:szCs w:val="22"/>
                <w:lang w:val="en-CA"/>
              </w:rPr>
            </w:pPr>
            <w:ins w:id="902" w:author="Em Lim" w:date="2023-03-08T14:41:00Z">
              <w:r w:rsidRPr="00B64B39">
                <w:rPr>
                  <w:rFonts w:ascii="Lucida Grande" w:eastAsia="Times New Roman" w:hAnsi="Lucida Grande" w:cs="Lucida Grande"/>
                  <w:sz w:val="22"/>
                  <w:szCs w:val="22"/>
                  <w:lang w:val="en-CA"/>
                </w:rPr>
                <w:t>2</w:t>
              </w:r>
            </w:ins>
          </w:p>
        </w:tc>
      </w:tr>
      <w:tr w:rsidR="00B64B39" w:rsidRPr="00B64B39" w14:paraId="09C5052E" w14:textId="77777777" w:rsidTr="00B64B39">
        <w:trPr>
          <w:trHeight w:val="320"/>
          <w:ins w:id="903" w:author="Em Lim" w:date="2023-03-08T14:41:00Z"/>
          <w:trPrChange w:id="904" w:author="Em Lim" w:date="2023-03-08T14:43:00Z">
            <w:trPr>
              <w:trHeight w:val="320"/>
            </w:trPr>
          </w:trPrChange>
        </w:trPr>
        <w:tc>
          <w:tcPr>
            <w:tcW w:w="1564" w:type="dxa"/>
            <w:shd w:val="clear" w:color="auto" w:fill="auto"/>
            <w:noWrap/>
            <w:vAlign w:val="bottom"/>
            <w:hideMark/>
            <w:tcPrChange w:id="905" w:author="Em Lim" w:date="2023-03-08T14:43:00Z">
              <w:tcPr>
                <w:tcW w:w="1564" w:type="dxa"/>
                <w:tcBorders>
                  <w:top w:val="nil"/>
                  <w:left w:val="nil"/>
                  <w:bottom w:val="nil"/>
                  <w:right w:val="nil"/>
                </w:tcBorders>
                <w:shd w:val="clear" w:color="auto" w:fill="auto"/>
                <w:noWrap/>
                <w:vAlign w:val="bottom"/>
                <w:hideMark/>
              </w:tcPr>
            </w:tcPrChange>
          </w:tcPr>
          <w:p w14:paraId="5621E6F9" w14:textId="77777777" w:rsidR="00B64B39" w:rsidRPr="00B64B39" w:rsidRDefault="00B64B39" w:rsidP="00B64B39">
            <w:pPr>
              <w:rPr>
                <w:ins w:id="906" w:author="Em Lim" w:date="2023-03-08T14:41:00Z"/>
                <w:rFonts w:ascii="Lucida Grande" w:eastAsia="Times New Roman" w:hAnsi="Lucida Grande" w:cs="Lucida Grande"/>
                <w:sz w:val="22"/>
                <w:szCs w:val="22"/>
                <w:lang w:val="en-CA"/>
              </w:rPr>
            </w:pPr>
            <w:ins w:id="907" w:author="Em Lim" w:date="2023-03-08T14:41:00Z">
              <w:r w:rsidRPr="00B64B39">
                <w:rPr>
                  <w:rFonts w:ascii="Lucida Grande" w:eastAsia="Times New Roman" w:hAnsi="Lucida Grande" w:cs="Lucida Grande"/>
                  <w:sz w:val="22"/>
                  <w:szCs w:val="22"/>
                  <w:lang w:val="en-CA"/>
                </w:rPr>
                <w:t>Plants</w:t>
              </w:r>
            </w:ins>
          </w:p>
        </w:tc>
        <w:tc>
          <w:tcPr>
            <w:tcW w:w="2073" w:type="dxa"/>
            <w:shd w:val="clear" w:color="auto" w:fill="auto"/>
            <w:noWrap/>
            <w:vAlign w:val="bottom"/>
            <w:hideMark/>
            <w:tcPrChange w:id="908" w:author="Em Lim" w:date="2023-03-08T14:43:00Z">
              <w:tcPr>
                <w:tcW w:w="2073" w:type="dxa"/>
                <w:tcBorders>
                  <w:top w:val="nil"/>
                  <w:left w:val="nil"/>
                  <w:bottom w:val="nil"/>
                  <w:right w:val="nil"/>
                </w:tcBorders>
                <w:shd w:val="clear" w:color="auto" w:fill="auto"/>
                <w:noWrap/>
                <w:vAlign w:val="bottom"/>
                <w:hideMark/>
              </w:tcPr>
            </w:tcPrChange>
          </w:tcPr>
          <w:p w14:paraId="6DA6D571" w14:textId="77777777" w:rsidR="00B64B39" w:rsidRPr="00B64B39" w:rsidRDefault="00B64B39" w:rsidP="00B64B39">
            <w:pPr>
              <w:rPr>
                <w:ins w:id="909" w:author="Em Lim" w:date="2023-03-08T14:41:00Z"/>
                <w:rFonts w:ascii="Lucida Grande" w:eastAsia="Times New Roman" w:hAnsi="Lucida Grande" w:cs="Lucida Grande"/>
                <w:sz w:val="22"/>
                <w:szCs w:val="22"/>
                <w:lang w:val="en-CA"/>
              </w:rPr>
            </w:pPr>
            <w:proofErr w:type="spellStart"/>
            <w:ins w:id="910" w:author="Em Lim" w:date="2023-03-08T14:41:00Z">
              <w:r w:rsidRPr="00B64B39">
                <w:rPr>
                  <w:rFonts w:ascii="Lucida Grande" w:eastAsia="Times New Roman" w:hAnsi="Lucida Grande" w:cs="Lucida Grande"/>
                  <w:sz w:val="22"/>
                  <w:szCs w:val="22"/>
                  <w:lang w:val="en-CA"/>
                </w:rPr>
                <w:t>Rhizophoraceae</w:t>
              </w:r>
              <w:proofErr w:type="spellEnd"/>
            </w:ins>
          </w:p>
        </w:tc>
        <w:tc>
          <w:tcPr>
            <w:tcW w:w="1551" w:type="dxa"/>
            <w:shd w:val="clear" w:color="auto" w:fill="auto"/>
            <w:noWrap/>
            <w:vAlign w:val="bottom"/>
            <w:hideMark/>
            <w:tcPrChange w:id="911" w:author="Em Lim" w:date="2023-03-08T14:43:00Z">
              <w:tcPr>
                <w:tcW w:w="1551" w:type="dxa"/>
                <w:tcBorders>
                  <w:top w:val="nil"/>
                  <w:left w:val="nil"/>
                  <w:bottom w:val="nil"/>
                  <w:right w:val="nil"/>
                </w:tcBorders>
                <w:shd w:val="clear" w:color="auto" w:fill="auto"/>
                <w:noWrap/>
                <w:vAlign w:val="bottom"/>
                <w:hideMark/>
              </w:tcPr>
            </w:tcPrChange>
          </w:tcPr>
          <w:p w14:paraId="34573AF9" w14:textId="77777777" w:rsidR="00B64B39" w:rsidRPr="00B64B39" w:rsidRDefault="00B64B39" w:rsidP="00B64B39">
            <w:pPr>
              <w:rPr>
                <w:ins w:id="912" w:author="Em Lim" w:date="2023-03-08T14:41:00Z"/>
                <w:rFonts w:ascii="Lucida Grande" w:eastAsia="Times New Roman" w:hAnsi="Lucida Grande" w:cs="Lucida Grande"/>
                <w:sz w:val="22"/>
                <w:szCs w:val="22"/>
                <w:lang w:val="en-CA"/>
              </w:rPr>
            </w:pPr>
            <w:proofErr w:type="spellStart"/>
            <w:ins w:id="913" w:author="Em Lim" w:date="2023-03-08T14:41:00Z">
              <w:r w:rsidRPr="00B64B39">
                <w:rPr>
                  <w:rFonts w:ascii="Lucida Grande" w:eastAsia="Times New Roman" w:hAnsi="Lucida Grande" w:cs="Lucida Grande"/>
                  <w:sz w:val="22"/>
                  <w:szCs w:val="22"/>
                  <w:lang w:val="en-CA"/>
                </w:rPr>
                <w:t>Rhizophora</w:t>
              </w:r>
              <w:proofErr w:type="spellEnd"/>
            </w:ins>
          </w:p>
        </w:tc>
        <w:tc>
          <w:tcPr>
            <w:tcW w:w="2028" w:type="dxa"/>
            <w:shd w:val="clear" w:color="auto" w:fill="auto"/>
            <w:noWrap/>
            <w:vAlign w:val="bottom"/>
            <w:hideMark/>
            <w:tcPrChange w:id="914" w:author="Em Lim" w:date="2023-03-08T14:43:00Z">
              <w:tcPr>
                <w:tcW w:w="2028" w:type="dxa"/>
                <w:tcBorders>
                  <w:top w:val="nil"/>
                  <w:left w:val="nil"/>
                  <w:bottom w:val="nil"/>
                  <w:right w:val="nil"/>
                </w:tcBorders>
                <w:shd w:val="clear" w:color="auto" w:fill="auto"/>
                <w:noWrap/>
                <w:vAlign w:val="bottom"/>
                <w:hideMark/>
              </w:tcPr>
            </w:tcPrChange>
          </w:tcPr>
          <w:p w14:paraId="117E4417" w14:textId="77777777" w:rsidR="00B64B39" w:rsidRPr="00B64B39" w:rsidRDefault="00B64B39" w:rsidP="00B64B39">
            <w:pPr>
              <w:rPr>
                <w:ins w:id="915" w:author="Em Lim" w:date="2023-03-08T14:41:00Z"/>
                <w:rFonts w:ascii="Lucida Grande" w:eastAsia="Times New Roman" w:hAnsi="Lucida Grande" w:cs="Lucida Grande"/>
                <w:sz w:val="22"/>
                <w:szCs w:val="22"/>
                <w:lang w:val="en-CA"/>
              </w:rPr>
            </w:pPr>
            <w:ins w:id="916" w:author="Em Lim" w:date="2023-03-08T14:41:00Z">
              <w:r w:rsidRPr="00B64B39">
                <w:rPr>
                  <w:rFonts w:ascii="Lucida Grande" w:eastAsia="Times New Roman" w:hAnsi="Lucida Grande" w:cs="Lucida Grande"/>
                  <w:sz w:val="22"/>
                  <w:szCs w:val="22"/>
                  <w:lang w:val="en-CA"/>
                </w:rPr>
                <w:t>mangle</w:t>
              </w:r>
            </w:ins>
          </w:p>
        </w:tc>
        <w:tc>
          <w:tcPr>
            <w:tcW w:w="1300" w:type="dxa"/>
            <w:shd w:val="clear" w:color="auto" w:fill="auto"/>
            <w:noWrap/>
            <w:vAlign w:val="bottom"/>
            <w:hideMark/>
            <w:tcPrChange w:id="917" w:author="Em Lim" w:date="2023-03-08T14:43:00Z">
              <w:tcPr>
                <w:tcW w:w="1300" w:type="dxa"/>
                <w:tcBorders>
                  <w:top w:val="nil"/>
                  <w:left w:val="nil"/>
                  <w:bottom w:val="nil"/>
                  <w:right w:val="nil"/>
                </w:tcBorders>
                <w:shd w:val="clear" w:color="auto" w:fill="auto"/>
                <w:noWrap/>
                <w:vAlign w:val="bottom"/>
                <w:hideMark/>
              </w:tcPr>
            </w:tcPrChange>
          </w:tcPr>
          <w:p w14:paraId="3406F3D5" w14:textId="77777777" w:rsidR="00B64B39" w:rsidRPr="00B64B39" w:rsidRDefault="00B64B39" w:rsidP="00B64B39">
            <w:pPr>
              <w:jc w:val="right"/>
              <w:rPr>
                <w:ins w:id="918" w:author="Em Lim" w:date="2023-03-08T14:41:00Z"/>
                <w:rFonts w:ascii="Lucida Grande" w:eastAsia="Times New Roman" w:hAnsi="Lucida Grande" w:cs="Lucida Grande"/>
                <w:sz w:val="22"/>
                <w:szCs w:val="22"/>
                <w:lang w:val="en-CA"/>
              </w:rPr>
            </w:pPr>
            <w:ins w:id="919" w:author="Em Lim" w:date="2023-03-08T14:41:00Z">
              <w:r w:rsidRPr="00B64B39">
                <w:rPr>
                  <w:rFonts w:ascii="Lucida Grande" w:eastAsia="Times New Roman" w:hAnsi="Lucida Grande" w:cs="Lucida Grande"/>
                  <w:sz w:val="22"/>
                  <w:szCs w:val="22"/>
                  <w:lang w:val="en-CA"/>
                </w:rPr>
                <w:t>3</w:t>
              </w:r>
            </w:ins>
          </w:p>
        </w:tc>
      </w:tr>
      <w:tr w:rsidR="00B64B39" w:rsidRPr="00B64B39" w14:paraId="017B0B12" w14:textId="77777777" w:rsidTr="00B64B39">
        <w:trPr>
          <w:trHeight w:val="320"/>
          <w:ins w:id="920" w:author="Em Lim" w:date="2023-03-08T14:41:00Z"/>
          <w:trPrChange w:id="921" w:author="Em Lim" w:date="2023-03-08T14:43:00Z">
            <w:trPr>
              <w:trHeight w:val="320"/>
            </w:trPr>
          </w:trPrChange>
        </w:trPr>
        <w:tc>
          <w:tcPr>
            <w:tcW w:w="1564" w:type="dxa"/>
            <w:shd w:val="clear" w:color="auto" w:fill="auto"/>
            <w:noWrap/>
            <w:vAlign w:val="bottom"/>
            <w:hideMark/>
            <w:tcPrChange w:id="922" w:author="Em Lim" w:date="2023-03-08T14:43:00Z">
              <w:tcPr>
                <w:tcW w:w="1564" w:type="dxa"/>
                <w:tcBorders>
                  <w:top w:val="nil"/>
                  <w:left w:val="nil"/>
                  <w:bottom w:val="nil"/>
                  <w:right w:val="nil"/>
                </w:tcBorders>
                <w:shd w:val="clear" w:color="auto" w:fill="auto"/>
                <w:noWrap/>
                <w:vAlign w:val="bottom"/>
                <w:hideMark/>
              </w:tcPr>
            </w:tcPrChange>
          </w:tcPr>
          <w:p w14:paraId="66645E2C" w14:textId="77777777" w:rsidR="00B64B39" w:rsidRPr="00B64B39" w:rsidRDefault="00B64B39" w:rsidP="00B64B39">
            <w:pPr>
              <w:rPr>
                <w:ins w:id="923" w:author="Em Lim" w:date="2023-03-08T14:41:00Z"/>
                <w:rFonts w:ascii="Lucida Grande" w:eastAsia="Times New Roman" w:hAnsi="Lucida Grande" w:cs="Lucida Grande"/>
                <w:sz w:val="22"/>
                <w:szCs w:val="22"/>
                <w:lang w:val="en-CA"/>
              </w:rPr>
            </w:pPr>
            <w:ins w:id="924" w:author="Em Lim" w:date="2023-03-08T14:41:00Z">
              <w:r w:rsidRPr="00B64B39">
                <w:rPr>
                  <w:rFonts w:ascii="Lucida Grande" w:eastAsia="Times New Roman" w:hAnsi="Lucida Grande" w:cs="Lucida Grande"/>
                  <w:sz w:val="22"/>
                  <w:szCs w:val="22"/>
                  <w:lang w:val="en-CA"/>
                </w:rPr>
                <w:t>Plants</w:t>
              </w:r>
            </w:ins>
          </w:p>
        </w:tc>
        <w:tc>
          <w:tcPr>
            <w:tcW w:w="2073" w:type="dxa"/>
            <w:shd w:val="clear" w:color="auto" w:fill="auto"/>
            <w:noWrap/>
            <w:vAlign w:val="bottom"/>
            <w:hideMark/>
            <w:tcPrChange w:id="925" w:author="Em Lim" w:date="2023-03-08T14:43:00Z">
              <w:tcPr>
                <w:tcW w:w="2073" w:type="dxa"/>
                <w:tcBorders>
                  <w:top w:val="nil"/>
                  <w:left w:val="nil"/>
                  <w:bottom w:val="nil"/>
                  <w:right w:val="nil"/>
                </w:tcBorders>
                <w:shd w:val="clear" w:color="auto" w:fill="auto"/>
                <w:noWrap/>
                <w:vAlign w:val="bottom"/>
                <w:hideMark/>
              </w:tcPr>
            </w:tcPrChange>
          </w:tcPr>
          <w:p w14:paraId="337D9B1F" w14:textId="77777777" w:rsidR="00B64B39" w:rsidRPr="00B64B39" w:rsidRDefault="00B64B39" w:rsidP="00B64B39">
            <w:pPr>
              <w:rPr>
                <w:ins w:id="926" w:author="Em Lim" w:date="2023-03-08T14:41:00Z"/>
                <w:rFonts w:ascii="Lucida Grande" w:eastAsia="Times New Roman" w:hAnsi="Lucida Grande" w:cs="Lucida Grande"/>
                <w:sz w:val="22"/>
                <w:szCs w:val="22"/>
                <w:lang w:val="en-CA"/>
              </w:rPr>
            </w:pPr>
            <w:proofErr w:type="spellStart"/>
            <w:ins w:id="927" w:author="Em Lim" w:date="2023-03-08T14:41:00Z">
              <w:r w:rsidRPr="00B64B39">
                <w:rPr>
                  <w:rFonts w:ascii="Lucida Grande" w:eastAsia="Times New Roman" w:hAnsi="Lucida Grande" w:cs="Lucida Grande"/>
                  <w:sz w:val="22"/>
                  <w:szCs w:val="22"/>
                  <w:lang w:val="en-CA"/>
                </w:rPr>
                <w:t>Zosteraceae</w:t>
              </w:r>
              <w:proofErr w:type="spellEnd"/>
            </w:ins>
          </w:p>
        </w:tc>
        <w:tc>
          <w:tcPr>
            <w:tcW w:w="1551" w:type="dxa"/>
            <w:shd w:val="clear" w:color="auto" w:fill="auto"/>
            <w:noWrap/>
            <w:vAlign w:val="bottom"/>
            <w:hideMark/>
            <w:tcPrChange w:id="928" w:author="Em Lim" w:date="2023-03-08T14:43:00Z">
              <w:tcPr>
                <w:tcW w:w="1551" w:type="dxa"/>
                <w:tcBorders>
                  <w:top w:val="nil"/>
                  <w:left w:val="nil"/>
                  <w:bottom w:val="nil"/>
                  <w:right w:val="nil"/>
                </w:tcBorders>
                <w:shd w:val="clear" w:color="auto" w:fill="auto"/>
                <w:noWrap/>
                <w:vAlign w:val="bottom"/>
                <w:hideMark/>
              </w:tcPr>
            </w:tcPrChange>
          </w:tcPr>
          <w:p w14:paraId="74B4C5A2" w14:textId="77777777" w:rsidR="00B64B39" w:rsidRPr="00B64B39" w:rsidRDefault="00B64B39" w:rsidP="00B64B39">
            <w:pPr>
              <w:rPr>
                <w:ins w:id="929" w:author="Em Lim" w:date="2023-03-08T14:41:00Z"/>
                <w:rFonts w:ascii="Lucida Grande" w:eastAsia="Times New Roman" w:hAnsi="Lucida Grande" w:cs="Lucida Grande"/>
                <w:sz w:val="22"/>
                <w:szCs w:val="22"/>
                <w:lang w:val="en-CA"/>
              </w:rPr>
            </w:pPr>
            <w:proofErr w:type="spellStart"/>
            <w:ins w:id="930" w:author="Em Lim" w:date="2023-03-08T14:41:00Z">
              <w:r w:rsidRPr="00B64B39">
                <w:rPr>
                  <w:rFonts w:ascii="Lucida Grande" w:eastAsia="Times New Roman" w:hAnsi="Lucida Grande" w:cs="Lucida Grande"/>
                  <w:sz w:val="22"/>
                  <w:szCs w:val="22"/>
                  <w:lang w:val="en-CA"/>
                </w:rPr>
                <w:t>Zostera</w:t>
              </w:r>
              <w:proofErr w:type="spellEnd"/>
            </w:ins>
          </w:p>
        </w:tc>
        <w:tc>
          <w:tcPr>
            <w:tcW w:w="2028" w:type="dxa"/>
            <w:shd w:val="clear" w:color="auto" w:fill="auto"/>
            <w:noWrap/>
            <w:vAlign w:val="bottom"/>
            <w:hideMark/>
            <w:tcPrChange w:id="931" w:author="Em Lim" w:date="2023-03-08T14:43:00Z">
              <w:tcPr>
                <w:tcW w:w="2028" w:type="dxa"/>
                <w:tcBorders>
                  <w:top w:val="nil"/>
                  <w:left w:val="nil"/>
                  <w:bottom w:val="nil"/>
                  <w:right w:val="nil"/>
                </w:tcBorders>
                <w:shd w:val="clear" w:color="auto" w:fill="auto"/>
                <w:noWrap/>
                <w:vAlign w:val="bottom"/>
                <w:hideMark/>
              </w:tcPr>
            </w:tcPrChange>
          </w:tcPr>
          <w:p w14:paraId="560EBBBB" w14:textId="77777777" w:rsidR="00B64B39" w:rsidRPr="00B64B39" w:rsidRDefault="00B64B39" w:rsidP="00B64B39">
            <w:pPr>
              <w:rPr>
                <w:ins w:id="932" w:author="Em Lim" w:date="2023-03-08T14:41:00Z"/>
                <w:rFonts w:ascii="Lucida Grande" w:eastAsia="Times New Roman" w:hAnsi="Lucida Grande" w:cs="Lucida Grande"/>
                <w:sz w:val="22"/>
                <w:szCs w:val="22"/>
                <w:lang w:val="en-CA"/>
              </w:rPr>
            </w:pPr>
            <w:ins w:id="933" w:author="Em Lim" w:date="2023-03-08T14:41:00Z">
              <w:r w:rsidRPr="00B64B39">
                <w:rPr>
                  <w:rFonts w:ascii="Lucida Grande" w:eastAsia="Times New Roman" w:hAnsi="Lucida Grande" w:cs="Lucida Grande"/>
                  <w:sz w:val="22"/>
                  <w:szCs w:val="22"/>
                  <w:lang w:val="en-CA"/>
                </w:rPr>
                <w:t>marina</w:t>
              </w:r>
            </w:ins>
          </w:p>
        </w:tc>
        <w:tc>
          <w:tcPr>
            <w:tcW w:w="1300" w:type="dxa"/>
            <w:shd w:val="clear" w:color="auto" w:fill="auto"/>
            <w:noWrap/>
            <w:vAlign w:val="bottom"/>
            <w:hideMark/>
            <w:tcPrChange w:id="934" w:author="Em Lim" w:date="2023-03-08T14:43:00Z">
              <w:tcPr>
                <w:tcW w:w="1300" w:type="dxa"/>
                <w:tcBorders>
                  <w:top w:val="nil"/>
                  <w:left w:val="nil"/>
                  <w:bottom w:val="nil"/>
                  <w:right w:val="nil"/>
                </w:tcBorders>
                <w:shd w:val="clear" w:color="auto" w:fill="auto"/>
                <w:noWrap/>
                <w:vAlign w:val="bottom"/>
                <w:hideMark/>
              </w:tcPr>
            </w:tcPrChange>
          </w:tcPr>
          <w:p w14:paraId="0E44D3B9" w14:textId="77777777" w:rsidR="00B64B39" w:rsidRPr="00B64B39" w:rsidRDefault="00B64B39" w:rsidP="00B64B39">
            <w:pPr>
              <w:jc w:val="right"/>
              <w:rPr>
                <w:ins w:id="935" w:author="Em Lim" w:date="2023-03-08T14:41:00Z"/>
                <w:rFonts w:ascii="Lucida Grande" w:eastAsia="Times New Roman" w:hAnsi="Lucida Grande" w:cs="Lucida Grande"/>
                <w:sz w:val="22"/>
                <w:szCs w:val="22"/>
                <w:lang w:val="en-CA"/>
              </w:rPr>
            </w:pPr>
            <w:ins w:id="936" w:author="Em Lim" w:date="2023-03-08T14:41:00Z">
              <w:r w:rsidRPr="00B64B39">
                <w:rPr>
                  <w:rFonts w:ascii="Lucida Grande" w:eastAsia="Times New Roman" w:hAnsi="Lucida Grande" w:cs="Lucida Grande"/>
                  <w:sz w:val="22"/>
                  <w:szCs w:val="22"/>
                  <w:lang w:val="en-CA"/>
                </w:rPr>
                <w:t>25</w:t>
              </w:r>
            </w:ins>
          </w:p>
        </w:tc>
      </w:tr>
      <w:tr w:rsidR="00B64B39" w:rsidRPr="00B64B39" w14:paraId="099A7540" w14:textId="77777777" w:rsidTr="00B64B39">
        <w:trPr>
          <w:trHeight w:val="320"/>
          <w:ins w:id="937" w:author="Em Lim" w:date="2023-03-08T14:41:00Z"/>
          <w:trPrChange w:id="938" w:author="Em Lim" w:date="2023-03-08T14:43:00Z">
            <w:trPr>
              <w:trHeight w:val="320"/>
            </w:trPr>
          </w:trPrChange>
        </w:trPr>
        <w:tc>
          <w:tcPr>
            <w:tcW w:w="1564" w:type="dxa"/>
            <w:shd w:val="clear" w:color="auto" w:fill="auto"/>
            <w:noWrap/>
            <w:vAlign w:val="bottom"/>
            <w:hideMark/>
            <w:tcPrChange w:id="939" w:author="Em Lim" w:date="2023-03-08T14:43:00Z">
              <w:tcPr>
                <w:tcW w:w="1564" w:type="dxa"/>
                <w:tcBorders>
                  <w:top w:val="nil"/>
                  <w:left w:val="nil"/>
                  <w:bottom w:val="nil"/>
                  <w:right w:val="nil"/>
                </w:tcBorders>
                <w:shd w:val="clear" w:color="auto" w:fill="auto"/>
                <w:noWrap/>
                <w:vAlign w:val="bottom"/>
                <w:hideMark/>
              </w:tcPr>
            </w:tcPrChange>
          </w:tcPr>
          <w:p w14:paraId="6864611E" w14:textId="77777777" w:rsidR="00B64B39" w:rsidRPr="00B64B39" w:rsidRDefault="00B64B39" w:rsidP="00B64B39">
            <w:pPr>
              <w:rPr>
                <w:ins w:id="940" w:author="Em Lim" w:date="2023-03-08T14:41:00Z"/>
                <w:rFonts w:ascii="Lucida Grande" w:eastAsia="Times New Roman" w:hAnsi="Lucida Grande" w:cs="Lucida Grande"/>
                <w:sz w:val="22"/>
                <w:szCs w:val="22"/>
                <w:lang w:val="en-CA"/>
              </w:rPr>
            </w:pPr>
            <w:ins w:id="941" w:author="Em Lim" w:date="2023-03-08T14:41:00Z">
              <w:r w:rsidRPr="00B64B39">
                <w:rPr>
                  <w:rFonts w:ascii="Lucida Grande" w:eastAsia="Times New Roman" w:hAnsi="Lucida Grande" w:cs="Lucida Grande"/>
                  <w:sz w:val="22"/>
                  <w:szCs w:val="22"/>
                  <w:lang w:val="en-CA"/>
                </w:rPr>
                <w:t>Plants</w:t>
              </w:r>
            </w:ins>
          </w:p>
        </w:tc>
        <w:tc>
          <w:tcPr>
            <w:tcW w:w="2073" w:type="dxa"/>
            <w:shd w:val="clear" w:color="auto" w:fill="auto"/>
            <w:noWrap/>
            <w:vAlign w:val="bottom"/>
            <w:hideMark/>
            <w:tcPrChange w:id="942" w:author="Em Lim" w:date="2023-03-08T14:43:00Z">
              <w:tcPr>
                <w:tcW w:w="2073" w:type="dxa"/>
                <w:tcBorders>
                  <w:top w:val="nil"/>
                  <w:left w:val="nil"/>
                  <w:bottom w:val="nil"/>
                  <w:right w:val="nil"/>
                </w:tcBorders>
                <w:shd w:val="clear" w:color="auto" w:fill="auto"/>
                <w:noWrap/>
                <w:vAlign w:val="bottom"/>
                <w:hideMark/>
              </w:tcPr>
            </w:tcPrChange>
          </w:tcPr>
          <w:p w14:paraId="6DEEA2D9" w14:textId="77777777" w:rsidR="00B64B39" w:rsidRPr="00B64B39" w:rsidRDefault="00B64B39" w:rsidP="00B64B39">
            <w:pPr>
              <w:rPr>
                <w:ins w:id="943" w:author="Em Lim" w:date="2023-03-08T14:41:00Z"/>
                <w:rFonts w:ascii="Lucida Grande" w:eastAsia="Times New Roman" w:hAnsi="Lucida Grande" w:cs="Lucida Grande"/>
                <w:i/>
                <w:iCs/>
                <w:sz w:val="22"/>
                <w:szCs w:val="22"/>
                <w:lang w:val="en-CA"/>
              </w:rPr>
            </w:pPr>
            <w:ins w:id="944" w:author="Em Lim" w:date="2023-03-08T14:41:00Z">
              <w:r w:rsidRPr="00B64B39">
                <w:rPr>
                  <w:rFonts w:ascii="Lucida Grande" w:eastAsia="Times New Roman" w:hAnsi="Lucida Grande" w:cs="Lucida Grande"/>
                  <w:i/>
                  <w:iCs/>
                  <w:sz w:val="22"/>
                  <w:szCs w:val="22"/>
                  <w:lang w:val="en-CA"/>
                </w:rPr>
                <w:t>NA</w:t>
              </w:r>
            </w:ins>
          </w:p>
        </w:tc>
        <w:tc>
          <w:tcPr>
            <w:tcW w:w="1551" w:type="dxa"/>
            <w:shd w:val="clear" w:color="auto" w:fill="auto"/>
            <w:noWrap/>
            <w:vAlign w:val="bottom"/>
            <w:hideMark/>
            <w:tcPrChange w:id="945" w:author="Em Lim" w:date="2023-03-08T14:43:00Z">
              <w:tcPr>
                <w:tcW w:w="1551" w:type="dxa"/>
                <w:tcBorders>
                  <w:top w:val="nil"/>
                  <w:left w:val="nil"/>
                  <w:bottom w:val="nil"/>
                  <w:right w:val="nil"/>
                </w:tcBorders>
                <w:shd w:val="clear" w:color="auto" w:fill="auto"/>
                <w:noWrap/>
                <w:vAlign w:val="bottom"/>
                <w:hideMark/>
              </w:tcPr>
            </w:tcPrChange>
          </w:tcPr>
          <w:p w14:paraId="76EA5A29" w14:textId="77777777" w:rsidR="00B64B39" w:rsidRPr="00B64B39" w:rsidRDefault="00B64B39" w:rsidP="00B64B39">
            <w:pPr>
              <w:rPr>
                <w:ins w:id="946" w:author="Em Lim" w:date="2023-03-08T14:41:00Z"/>
                <w:rFonts w:ascii="Lucida Grande" w:eastAsia="Times New Roman" w:hAnsi="Lucida Grande" w:cs="Lucida Grande"/>
                <w:i/>
                <w:iCs/>
                <w:sz w:val="22"/>
                <w:szCs w:val="22"/>
                <w:lang w:val="en-CA"/>
              </w:rPr>
            </w:pPr>
            <w:ins w:id="947" w:author="Em Lim" w:date="2023-03-08T14:41:00Z">
              <w:r w:rsidRPr="00B64B39">
                <w:rPr>
                  <w:rFonts w:ascii="Lucida Grande" w:eastAsia="Times New Roman" w:hAnsi="Lucida Grande" w:cs="Lucida Grande"/>
                  <w:i/>
                  <w:iCs/>
                  <w:sz w:val="22"/>
                  <w:szCs w:val="22"/>
                  <w:lang w:val="en-CA"/>
                </w:rPr>
                <w:t>NA</w:t>
              </w:r>
            </w:ins>
          </w:p>
        </w:tc>
        <w:tc>
          <w:tcPr>
            <w:tcW w:w="2028" w:type="dxa"/>
            <w:shd w:val="clear" w:color="auto" w:fill="auto"/>
            <w:noWrap/>
            <w:vAlign w:val="bottom"/>
            <w:hideMark/>
            <w:tcPrChange w:id="948" w:author="Em Lim" w:date="2023-03-08T14:43:00Z">
              <w:tcPr>
                <w:tcW w:w="2028" w:type="dxa"/>
                <w:tcBorders>
                  <w:top w:val="nil"/>
                  <w:left w:val="nil"/>
                  <w:bottom w:val="nil"/>
                  <w:right w:val="nil"/>
                </w:tcBorders>
                <w:shd w:val="clear" w:color="auto" w:fill="auto"/>
                <w:noWrap/>
                <w:vAlign w:val="bottom"/>
                <w:hideMark/>
              </w:tcPr>
            </w:tcPrChange>
          </w:tcPr>
          <w:p w14:paraId="1791D680" w14:textId="77777777" w:rsidR="00B64B39" w:rsidRPr="00B64B39" w:rsidRDefault="00B64B39" w:rsidP="00B64B39">
            <w:pPr>
              <w:rPr>
                <w:ins w:id="949" w:author="Em Lim" w:date="2023-03-08T14:41:00Z"/>
                <w:rFonts w:ascii="Lucida Grande" w:eastAsia="Times New Roman" w:hAnsi="Lucida Grande" w:cs="Lucida Grande"/>
                <w:i/>
                <w:iCs/>
                <w:sz w:val="22"/>
                <w:szCs w:val="22"/>
                <w:lang w:val="en-CA"/>
              </w:rPr>
            </w:pPr>
            <w:ins w:id="950" w:author="Em Lim" w:date="2023-03-08T14:41: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951" w:author="Em Lim" w:date="2023-03-08T14:43:00Z">
              <w:tcPr>
                <w:tcW w:w="1300" w:type="dxa"/>
                <w:tcBorders>
                  <w:top w:val="nil"/>
                  <w:left w:val="nil"/>
                  <w:bottom w:val="nil"/>
                  <w:right w:val="nil"/>
                </w:tcBorders>
                <w:shd w:val="clear" w:color="auto" w:fill="auto"/>
                <w:noWrap/>
                <w:vAlign w:val="bottom"/>
                <w:hideMark/>
              </w:tcPr>
            </w:tcPrChange>
          </w:tcPr>
          <w:p w14:paraId="50DEACDD" w14:textId="77777777" w:rsidR="00B64B39" w:rsidRPr="00B64B39" w:rsidRDefault="00B64B39" w:rsidP="00B64B39">
            <w:pPr>
              <w:jc w:val="right"/>
              <w:rPr>
                <w:ins w:id="952" w:author="Em Lim" w:date="2023-03-08T14:41:00Z"/>
                <w:rFonts w:ascii="Lucida Grande" w:eastAsia="Times New Roman" w:hAnsi="Lucida Grande" w:cs="Lucida Grande"/>
                <w:sz w:val="22"/>
                <w:szCs w:val="22"/>
                <w:lang w:val="en-CA"/>
              </w:rPr>
            </w:pPr>
            <w:ins w:id="953" w:author="Em Lim" w:date="2023-03-08T14:41:00Z">
              <w:r w:rsidRPr="00B64B39">
                <w:rPr>
                  <w:rFonts w:ascii="Lucida Grande" w:eastAsia="Times New Roman" w:hAnsi="Lucida Grande" w:cs="Lucida Grande"/>
                  <w:sz w:val="22"/>
                  <w:szCs w:val="22"/>
                  <w:lang w:val="en-CA"/>
                </w:rPr>
                <w:t>2</w:t>
              </w:r>
            </w:ins>
          </w:p>
        </w:tc>
      </w:tr>
    </w:tbl>
    <w:p w14:paraId="38EE63CF" w14:textId="2519A1B0" w:rsidR="00B64B39" w:rsidRDefault="00B64B39" w:rsidP="00955049">
      <w:pPr>
        <w:spacing w:line="360" w:lineRule="auto"/>
        <w:rPr>
          <w:ins w:id="954" w:author="Em Lim" w:date="2023-03-08T15:05:00Z"/>
          <w:rFonts w:ascii="Times New Roman" w:hAnsi="Times New Roman" w:cs="Times New Roman"/>
        </w:rPr>
      </w:pPr>
    </w:p>
    <w:p w14:paraId="635CB5E0" w14:textId="34A6175F" w:rsidR="00B64B39" w:rsidRDefault="00B64B39" w:rsidP="00955049">
      <w:pPr>
        <w:spacing w:line="360" w:lineRule="auto"/>
        <w:rPr>
          <w:ins w:id="955" w:author="Em Lim" w:date="2023-03-08T15:05:00Z"/>
          <w:rFonts w:ascii="Times New Roman" w:hAnsi="Times New Roman" w:cs="Times New Roman"/>
        </w:rPr>
      </w:pPr>
      <w:ins w:id="956" w:author="Em Lim" w:date="2023-03-08T15:05:00Z">
        <w:r>
          <w:rPr>
            <w:rFonts w:ascii="Times New Roman" w:hAnsi="Times New Roman" w:cs="Times New Roman"/>
          </w:rPr>
          <w:t xml:space="preserve">S Table X: Species of animals used. </w:t>
        </w:r>
      </w:ins>
      <w:ins w:id="957" w:author="Em Lim" w:date="2023-03-08T15:06:00Z">
        <w:r>
          <w:rPr>
            <w:rFonts w:ascii="Times New Roman" w:hAnsi="Times New Roman" w:cs="Times New Roman"/>
          </w:rPr>
          <w:t xml:space="preserve">For rows with NA for family, genus and species the producer was considered at the community level and could not be captured by a single family or genus. </w:t>
        </w:r>
      </w:ins>
    </w:p>
    <w:tbl>
      <w:tblPr>
        <w:tblW w:w="7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958" w:author="Em Lim" w:date="2023-03-08T15:05:00Z">
          <w:tblPr>
            <w:tblW w:w="7449" w:type="dxa"/>
            <w:tblLook w:val="04A0" w:firstRow="1" w:lastRow="0" w:firstColumn="1" w:lastColumn="0" w:noHBand="0" w:noVBand="1"/>
          </w:tblPr>
        </w:tblPrChange>
      </w:tblPr>
      <w:tblGrid>
        <w:gridCol w:w="1477"/>
        <w:gridCol w:w="2013"/>
        <w:gridCol w:w="1698"/>
        <w:gridCol w:w="1696"/>
        <w:gridCol w:w="1300"/>
        <w:tblGridChange w:id="959">
          <w:tblGrid>
            <w:gridCol w:w="1477"/>
            <w:gridCol w:w="2013"/>
            <w:gridCol w:w="1698"/>
            <w:gridCol w:w="1696"/>
            <w:gridCol w:w="1300"/>
          </w:tblGrid>
        </w:tblGridChange>
      </w:tblGrid>
      <w:tr w:rsidR="00B64B39" w:rsidRPr="00B64B39" w14:paraId="59BD7124" w14:textId="77777777" w:rsidTr="00B64B39">
        <w:trPr>
          <w:trHeight w:val="320"/>
          <w:ins w:id="960" w:author="Em Lim" w:date="2023-03-08T15:05:00Z"/>
          <w:trPrChange w:id="961" w:author="Em Lim" w:date="2023-03-08T15:05:00Z">
            <w:trPr>
              <w:trHeight w:val="320"/>
            </w:trPr>
          </w:trPrChange>
        </w:trPr>
        <w:tc>
          <w:tcPr>
            <w:tcW w:w="1300" w:type="dxa"/>
            <w:shd w:val="clear" w:color="auto" w:fill="auto"/>
            <w:noWrap/>
            <w:vAlign w:val="bottom"/>
            <w:hideMark/>
            <w:tcPrChange w:id="962" w:author="Em Lim" w:date="2023-03-08T15:05:00Z">
              <w:tcPr>
                <w:tcW w:w="1300" w:type="dxa"/>
                <w:tcBorders>
                  <w:top w:val="nil"/>
                  <w:left w:val="nil"/>
                  <w:bottom w:val="nil"/>
                  <w:right w:val="nil"/>
                </w:tcBorders>
                <w:shd w:val="clear" w:color="auto" w:fill="auto"/>
                <w:noWrap/>
                <w:vAlign w:val="bottom"/>
                <w:hideMark/>
              </w:tcPr>
            </w:tcPrChange>
          </w:tcPr>
          <w:p w14:paraId="64220D3D" w14:textId="77777777" w:rsidR="00B64B39" w:rsidRPr="00B64B39" w:rsidRDefault="00B64B39" w:rsidP="00B64B39">
            <w:pPr>
              <w:rPr>
                <w:ins w:id="963" w:author="Em Lim" w:date="2023-03-08T15:05:00Z"/>
                <w:rFonts w:ascii="Calibri" w:eastAsia="Times New Roman" w:hAnsi="Calibri" w:cs="Times New Roman"/>
                <w:lang w:val="en-CA"/>
              </w:rPr>
            </w:pPr>
            <w:ins w:id="964" w:author="Em Lim" w:date="2023-03-08T15:05:00Z">
              <w:r w:rsidRPr="00B64B39">
                <w:rPr>
                  <w:rFonts w:ascii="Calibri" w:eastAsia="Times New Roman" w:hAnsi="Calibri" w:cs="Times New Roman"/>
                  <w:lang w:val="en-CA"/>
                </w:rPr>
                <w:t>Group</w:t>
              </w:r>
            </w:ins>
          </w:p>
        </w:tc>
        <w:tc>
          <w:tcPr>
            <w:tcW w:w="1827" w:type="dxa"/>
            <w:shd w:val="clear" w:color="auto" w:fill="auto"/>
            <w:noWrap/>
            <w:vAlign w:val="bottom"/>
            <w:hideMark/>
            <w:tcPrChange w:id="965" w:author="Em Lim" w:date="2023-03-08T15:05:00Z">
              <w:tcPr>
                <w:tcW w:w="1827" w:type="dxa"/>
                <w:tcBorders>
                  <w:top w:val="nil"/>
                  <w:left w:val="nil"/>
                  <w:bottom w:val="nil"/>
                  <w:right w:val="nil"/>
                </w:tcBorders>
                <w:shd w:val="clear" w:color="auto" w:fill="auto"/>
                <w:noWrap/>
                <w:vAlign w:val="bottom"/>
                <w:hideMark/>
              </w:tcPr>
            </w:tcPrChange>
          </w:tcPr>
          <w:p w14:paraId="0962C10B" w14:textId="77777777" w:rsidR="00B64B39" w:rsidRPr="00B64B39" w:rsidRDefault="00B64B39" w:rsidP="00B64B39">
            <w:pPr>
              <w:rPr>
                <w:ins w:id="966" w:author="Em Lim" w:date="2023-03-08T15:05:00Z"/>
                <w:rFonts w:ascii="Calibri" w:eastAsia="Times New Roman" w:hAnsi="Calibri" w:cs="Times New Roman"/>
                <w:lang w:val="en-CA"/>
              </w:rPr>
            </w:pPr>
            <w:ins w:id="967" w:author="Em Lim" w:date="2023-03-08T15:05:00Z">
              <w:r w:rsidRPr="00B64B39">
                <w:rPr>
                  <w:rFonts w:ascii="Calibri" w:eastAsia="Times New Roman" w:hAnsi="Calibri" w:cs="Times New Roman"/>
                  <w:lang w:val="en-CA"/>
                </w:rPr>
                <w:t>Family</w:t>
              </w:r>
            </w:ins>
          </w:p>
        </w:tc>
        <w:tc>
          <w:tcPr>
            <w:tcW w:w="1512" w:type="dxa"/>
            <w:shd w:val="clear" w:color="auto" w:fill="auto"/>
            <w:noWrap/>
            <w:vAlign w:val="bottom"/>
            <w:hideMark/>
            <w:tcPrChange w:id="968" w:author="Em Lim" w:date="2023-03-08T15:05:00Z">
              <w:tcPr>
                <w:tcW w:w="1512" w:type="dxa"/>
                <w:tcBorders>
                  <w:top w:val="nil"/>
                  <w:left w:val="nil"/>
                  <w:bottom w:val="nil"/>
                  <w:right w:val="nil"/>
                </w:tcBorders>
                <w:shd w:val="clear" w:color="auto" w:fill="auto"/>
                <w:noWrap/>
                <w:vAlign w:val="bottom"/>
                <w:hideMark/>
              </w:tcPr>
            </w:tcPrChange>
          </w:tcPr>
          <w:p w14:paraId="2C947B58" w14:textId="77777777" w:rsidR="00B64B39" w:rsidRPr="00B64B39" w:rsidRDefault="00B64B39" w:rsidP="00B64B39">
            <w:pPr>
              <w:rPr>
                <w:ins w:id="969" w:author="Em Lim" w:date="2023-03-08T15:05:00Z"/>
                <w:rFonts w:ascii="Calibri" w:eastAsia="Times New Roman" w:hAnsi="Calibri" w:cs="Times New Roman"/>
                <w:lang w:val="en-CA"/>
              </w:rPr>
            </w:pPr>
            <w:ins w:id="970" w:author="Em Lim" w:date="2023-03-08T15:05:00Z">
              <w:r w:rsidRPr="00B64B39">
                <w:rPr>
                  <w:rFonts w:ascii="Calibri" w:eastAsia="Times New Roman" w:hAnsi="Calibri" w:cs="Times New Roman"/>
                  <w:lang w:val="en-CA"/>
                </w:rPr>
                <w:t>Genus</w:t>
              </w:r>
            </w:ins>
          </w:p>
        </w:tc>
        <w:tc>
          <w:tcPr>
            <w:tcW w:w="1510" w:type="dxa"/>
            <w:shd w:val="clear" w:color="auto" w:fill="auto"/>
            <w:noWrap/>
            <w:vAlign w:val="bottom"/>
            <w:hideMark/>
            <w:tcPrChange w:id="971" w:author="Em Lim" w:date="2023-03-08T15:05:00Z">
              <w:tcPr>
                <w:tcW w:w="1510" w:type="dxa"/>
                <w:tcBorders>
                  <w:top w:val="nil"/>
                  <w:left w:val="nil"/>
                  <w:bottom w:val="nil"/>
                  <w:right w:val="nil"/>
                </w:tcBorders>
                <w:shd w:val="clear" w:color="auto" w:fill="auto"/>
                <w:noWrap/>
                <w:vAlign w:val="bottom"/>
                <w:hideMark/>
              </w:tcPr>
            </w:tcPrChange>
          </w:tcPr>
          <w:p w14:paraId="574CA939" w14:textId="77777777" w:rsidR="00B64B39" w:rsidRPr="00B64B39" w:rsidRDefault="00B64B39" w:rsidP="00B64B39">
            <w:pPr>
              <w:rPr>
                <w:ins w:id="972" w:author="Em Lim" w:date="2023-03-08T15:05:00Z"/>
                <w:rFonts w:ascii="Calibri" w:eastAsia="Times New Roman" w:hAnsi="Calibri" w:cs="Times New Roman"/>
                <w:lang w:val="en-CA"/>
              </w:rPr>
            </w:pPr>
            <w:ins w:id="973" w:author="Em Lim" w:date="2023-03-08T15:05:00Z">
              <w:r w:rsidRPr="00B64B39">
                <w:rPr>
                  <w:rFonts w:ascii="Calibri" w:eastAsia="Times New Roman" w:hAnsi="Calibri" w:cs="Times New Roman"/>
                  <w:lang w:val="en-CA"/>
                </w:rPr>
                <w:t>Species</w:t>
              </w:r>
            </w:ins>
          </w:p>
        </w:tc>
        <w:tc>
          <w:tcPr>
            <w:tcW w:w="1300" w:type="dxa"/>
            <w:shd w:val="clear" w:color="auto" w:fill="auto"/>
            <w:noWrap/>
            <w:vAlign w:val="bottom"/>
            <w:hideMark/>
            <w:tcPrChange w:id="974" w:author="Em Lim" w:date="2023-03-08T15:05:00Z">
              <w:tcPr>
                <w:tcW w:w="1300" w:type="dxa"/>
                <w:tcBorders>
                  <w:top w:val="nil"/>
                  <w:left w:val="nil"/>
                  <w:bottom w:val="nil"/>
                  <w:right w:val="nil"/>
                </w:tcBorders>
                <w:shd w:val="clear" w:color="auto" w:fill="auto"/>
                <w:noWrap/>
                <w:vAlign w:val="bottom"/>
                <w:hideMark/>
              </w:tcPr>
            </w:tcPrChange>
          </w:tcPr>
          <w:p w14:paraId="3304C9C6" w14:textId="77777777" w:rsidR="00B64B39" w:rsidRPr="00B64B39" w:rsidRDefault="00B64B39" w:rsidP="00B64B39">
            <w:pPr>
              <w:rPr>
                <w:ins w:id="975" w:author="Em Lim" w:date="2023-03-08T15:05:00Z"/>
                <w:rFonts w:ascii="Calibri" w:eastAsia="Times New Roman" w:hAnsi="Calibri" w:cs="Times New Roman"/>
                <w:lang w:val="en-CA"/>
              </w:rPr>
            </w:pPr>
            <w:ins w:id="976" w:author="Em Lim" w:date="2023-03-08T15:05:00Z">
              <w:r w:rsidRPr="00B64B39">
                <w:rPr>
                  <w:rFonts w:ascii="Calibri" w:eastAsia="Times New Roman" w:hAnsi="Calibri" w:cs="Times New Roman"/>
                  <w:lang w:val="en-CA"/>
                </w:rPr>
                <w:t>n</w:t>
              </w:r>
            </w:ins>
          </w:p>
        </w:tc>
      </w:tr>
      <w:tr w:rsidR="00B64B39" w:rsidRPr="00B64B39" w14:paraId="16B5F0AA" w14:textId="77777777" w:rsidTr="00B64B39">
        <w:trPr>
          <w:trHeight w:val="320"/>
          <w:ins w:id="977" w:author="Em Lim" w:date="2023-03-08T15:05:00Z"/>
          <w:trPrChange w:id="978" w:author="Em Lim" w:date="2023-03-08T15:05:00Z">
            <w:trPr>
              <w:trHeight w:val="320"/>
            </w:trPr>
          </w:trPrChange>
        </w:trPr>
        <w:tc>
          <w:tcPr>
            <w:tcW w:w="1300" w:type="dxa"/>
            <w:shd w:val="clear" w:color="auto" w:fill="auto"/>
            <w:noWrap/>
            <w:vAlign w:val="bottom"/>
            <w:hideMark/>
            <w:tcPrChange w:id="979" w:author="Em Lim" w:date="2023-03-08T15:05:00Z">
              <w:tcPr>
                <w:tcW w:w="1300" w:type="dxa"/>
                <w:tcBorders>
                  <w:top w:val="nil"/>
                  <w:left w:val="nil"/>
                  <w:bottom w:val="nil"/>
                  <w:right w:val="nil"/>
                </w:tcBorders>
                <w:shd w:val="clear" w:color="auto" w:fill="auto"/>
                <w:noWrap/>
                <w:vAlign w:val="bottom"/>
                <w:hideMark/>
              </w:tcPr>
            </w:tcPrChange>
          </w:tcPr>
          <w:p w14:paraId="53AA6578" w14:textId="77777777" w:rsidR="00B64B39" w:rsidRPr="00B64B39" w:rsidRDefault="00B64B39" w:rsidP="00B64B39">
            <w:pPr>
              <w:rPr>
                <w:ins w:id="980" w:author="Em Lim" w:date="2023-03-08T15:05:00Z"/>
                <w:rFonts w:ascii="Lucida Grande" w:eastAsia="Times New Roman" w:hAnsi="Lucida Grande" w:cs="Lucida Grande"/>
                <w:sz w:val="22"/>
                <w:szCs w:val="22"/>
                <w:lang w:val="en-CA"/>
              </w:rPr>
            </w:pPr>
            <w:ins w:id="981" w:author="Em Lim" w:date="2023-03-08T15:05:00Z">
              <w:r w:rsidRPr="00B64B39">
                <w:rPr>
                  <w:rFonts w:ascii="Lucida Grande" w:eastAsia="Times New Roman" w:hAnsi="Lucida Grande" w:cs="Lucida Grande"/>
                  <w:sz w:val="22"/>
                  <w:szCs w:val="22"/>
                  <w:lang w:val="en-CA"/>
                </w:rPr>
                <w:t>Bird</w:t>
              </w:r>
            </w:ins>
          </w:p>
        </w:tc>
        <w:tc>
          <w:tcPr>
            <w:tcW w:w="1827" w:type="dxa"/>
            <w:shd w:val="clear" w:color="auto" w:fill="auto"/>
            <w:noWrap/>
            <w:vAlign w:val="bottom"/>
            <w:hideMark/>
            <w:tcPrChange w:id="982" w:author="Em Lim" w:date="2023-03-08T15:05:00Z">
              <w:tcPr>
                <w:tcW w:w="1827" w:type="dxa"/>
                <w:tcBorders>
                  <w:top w:val="nil"/>
                  <w:left w:val="nil"/>
                  <w:bottom w:val="nil"/>
                  <w:right w:val="nil"/>
                </w:tcBorders>
                <w:shd w:val="clear" w:color="auto" w:fill="auto"/>
                <w:noWrap/>
                <w:vAlign w:val="bottom"/>
                <w:hideMark/>
              </w:tcPr>
            </w:tcPrChange>
          </w:tcPr>
          <w:p w14:paraId="4B037BF1" w14:textId="77777777" w:rsidR="00B64B39" w:rsidRPr="00B64B39" w:rsidRDefault="00B64B39" w:rsidP="00B64B39">
            <w:pPr>
              <w:rPr>
                <w:ins w:id="983" w:author="Em Lim" w:date="2023-03-08T15:05:00Z"/>
                <w:rFonts w:ascii="Lucida Grande" w:eastAsia="Times New Roman" w:hAnsi="Lucida Grande" w:cs="Lucida Grande"/>
                <w:i/>
                <w:iCs/>
                <w:sz w:val="22"/>
                <w:szCs w:val="22"/>
                <w:lang w:val="en-CA"/>
              </w:rPr>
            </w:pPr>
            <w:ins w:id="984" w:author="Em Lim" w:date="2023-03-08T15:05:00Z">
              <w:r w:rsidRPr="00B64B39">
                <w:rPr>
                  <w:rFonts w:ascii="Lucida Grande" w:eastAsia="Times New Roman" w:hAnsi="Lucida Grande" w:cs="Lucida Grande"/>
                  <w:i/>
                  <w:iCs/>
                  <w:sz w:val="22"/>
                  <w:szCs w:val="22"/>
                  <w:lang w:val="en-CA"/>
                </w:rPr>
                <w:t>NA</w:t>
              </w:r>
            </w:ins>
          </w:p>
        </w:tc>
        <w:tc>
          <w:tcPr>
            <w:tcW w:w="1512" w:type="dxa"/>
            <w:shd w:val="clear" w:color="auto" w:fill="auto"/>
            <w:noWrap/>
            <w:vAlign w:val="bottom"/>
            <w:hideMark/>
            <w:tcPrChange w:id="985" w:author="Em Lim" w:date="2023-03-08T15:05:00Z">
              <w:tcPr>
                <w:tcW w:w="1512" w:type="dxa"/>
                <w:tcBorders>
                  <w:top w:val="nil"/>
                  <w:left w:val="nil"/>
                  <w:bottom w:val="nil"/>
                  <w:right w:val="nil"/>
                </w:tcBorders>
                <w:shd w:val="clear" w:color="auto" w:fill="auto"/>
                <w:noWrap/>
                <w:vAlign w:val="bottom"/>
                <w:hideMark/>
              </w:tcPr>
            </w:tcPrChange>
          </w:tcPr>
          <w:p w14:paraId="5FB6B41A" w14:textId="77777777" w:rsidR="00B64B39" w:rsidRPr="00B64B39" w:rsidRDefault="00B64B39" w:rsidP="00B64B39">
            <w:pPr>
              <w:rPr>
                <w:ins w:id="986" w:author="Em Lim" w:date="2023-03-08T15:05:00Z"/>
                <w:rFonts w:ascii="Lucida Grande" w:eastAsia="Times New Roman" w:hAnsi="Lucida Grande" w:cs="Lucida Grande"/>
                <w:i/>
                <w:iCs/>
                <w:sz w:val="22"/>
                <w:szCs w:val="22"/>
                <w:lang w:val="en-CA"/>
              </w:rPr>
            </w:pPr>
            <w:ins w:id="987" w:author="Em Lim" w:date="2023-03-08T15:05:00Z">
              <w:r w:rsidRPr="00B64B39">
                <w:rPr>
                  <w:rFonts w:ascii="Lucida Grande" w:eastAsia="Times New Roman" w:hAnsi="Lucida Grande" w:cs="Lucida Grande"/>
                  <w:i/>
                  <w:iCs/>
                  <w:sz w:val="22"/>
                  <w:szCs w:val="22"/>
                  <w:lang w:val="en-CA"/>
                </w:rPr>
                <w:t>NA</w:t>
              </w:r>
            </w:ins>
          </w:p>
        </w:tc>
        <w:tc>
          <w:tcPr>
            <w:tcW w:w="1510" w:type="dxa"/>
            <w:shd w:val="clear" w:color="auto" w:fill="auto"/>
            <w:noWrap/>
            <w:vAlign w:val="bottom"/>
            <w:hideMark/>
            <w:tcPrChange w:id="988" w:author="Em Lim" w:date="2023-03-08T15:05:00Z">
              <w:tcPr>
                <w:tcW w:w="1510" w:type="dxa"/>
                <w:tcBorders>
                  <w:top w:val="nil"/>
                  <w:left w:val="nil"/>
                  <w:bottom w:val="nil"/>
                  <w:right w:val="nil"/>
                </w:tcBorders>
                <w:shd w:val="clear" w:color="auto" w:fill="auto"/>
                <w:noWrap/>
                <w:vAlign w:val="bottom"/>
                <w:hideMark/>
              </w:tcPr>
            </w:tcPrChange>
          </w:tcPr>
          <w:p w14:paraId="7F282454" w14:textId="77777777" w:rsidR="00B64B39" w:rsidRPr="00B64B39" w:rsidRDefault="00B64B39" w:rsidP="00B64B39">
            <w:pPr>
              <w:rPr>
                <w:ins w:id="989" w:author="Em Lim" w:date="2023-03-08T15:05:00Z"/>
                <w:rFonts w:ascii="Lucida Grande" w:eastAsia="Times New Roman" w:hAnsi="Lucida Grande" w:cs="Lucida Grande"/>
                <w:i/>
                <w:iCs/>
                <w:sz w:val="22"/>
                <w:szCs w:val="22"/>
                <w:lang w:val="en-CA"/>
              </w:rPr>
            </w:pPr>
            <w:ins w:id="990" w:author="Em Lim" w:date="2023-03-08T15:05: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991" w:author="Em Lim" w:date="2023-03-08T15:05:00Z">
              <w:tcPr>
                <w:tcW w:w="1300" w:type="dxa"/>
                <w:tcBorders>
                  <w:top w:val="nil"/>
                  <w:left w:val="nil"/>
                  <w:bottom w:val="nil"/>
                  <w:right w:val="nil"/>
                </w:tcBorders>
                <w:shd w:val="clear" w:color="auto" w:fill="auto"/>
                <w:noWrap/>
                <w:vAlign w:val="bottom"/>
                <w:hideMark/>
              </w:tcPr>
            </w:tcPrChange>
          </w:tcPr>
          <w:p w14:paraId="4206B762" w14:textId="77777777" w:rsidR="00B64B39" w:rsidRPr="00B64B39" w:rsidRDefault="00B64B39" w:rsidP="00B64B39">
            <w:pPr>
              <w:jc w:val="right"/>
              <w:rPr>
                <w:ins w:id="992" w:author="Em Lim" w:date="2023-03-08T15:05:00Z"/>
                <w:rFonts w:ascii="Lucida Grande" w:eastAsia="Times New Roman" w:hAnsi="Lucida Grande" w:cs="Lucida Grande"/>
                <w:sz w:val="22"/>
                <w:szCs w:val="22"/>
                <w:lang w:val="en-CA"/>
              </w:rPr>
            </w:pPr>
            <w:ins w:id="993" w:author="Em Lim" w:date="2023-03-08T15:05:00Z">
              <w:r w:rsidRPr="00B64B39">
                <w:rPr>
                  <w:rFonts w:ascii="Lucida Grande" w:eastAsia="Times New Roman" w:hAnsi="Lucida Grande" w:cs="Lucida Grande"/>
                  <w:sz w:val="22"/>
                  <w:szCs w:val="22"/>
                  <w:lang w:val="en-CA"/>
                </w:rPr>
                <w:t>4</w:t>
              </w:r>
            </w:ins>
          </w:p>
        </w:tc>
      </w:tr>
      <w:tr w:rsidR="00B64B39" w:rsidRPr="00B64B39" w14:paraId="34841EA8" w14:textId="77777777" w:rsidTr="00B64B39">
        <w:trPr>
          <w:trHeight w:val="320"/>
          <w:ins w:id="994" w:author="Em Lim" w:date="2023-03-08T15:05:00Z"/>
          <w:trPrChange w:id="995" w:author="Em Lim" w:date="2023-03-08T15:05:00Z">
            <w:trPr>
              <w:trHeight w:val="320"/>
            </w:trPr>
          </w:trPrChange>
        </w:trPr>
        <w:tc>
          <w:tcPr>
            <w:tcW w:w="1300" w:type="dxa"/>
            <w:shd w:val="clear" w:color="auto" w:fill="auto"/>
            <w:noWrap/>
            <w:vAlign w:val="bottom"/>
            <w:hideMark/>
            <w:tcPrChange w:id="996" w:author="Em Lim" w:date="2023-03-08T15:05:00Z">
              <w:tcPr>
                <w:tcW w:w="1300" w:type="dxa"/>
                <w:tcBorders>
                  <w:top w:val="nil"/>
                  <w:left w:val="nil"/>
                  <w:bottom w:val="nil"/>
                  <w:right w:val="nil"/>
                </w:tcBorders>
                <w:shd w:val="clear" w:color="auto" w:fill="auto"/>
                <w:noWrap/>
                <w:vAlign w:val="bottom"/>
                <w:hideMark/>
              </w:tcPr>
            </w:tcPrChange>
          </w:tcPr>
          <w:p w14:paraId="5CDE56DD" w14:textId="77777777" w:rsidR="00B64B39" w:rsidRPr="00B64B39" w:rsidRDefault="00B64B39" w:rsidP="00B64B39">
            <w:pPr>
              <w:rPr>
                <w:ins w:id="997" w:author="Em Lim" w:date="2023-03-08T15:05:00Z"/>
                <w:rFonts w:ascii="Lucida Grande" w:eastAsia="Times New Roman" w:hAnsi="Lucida Grande" w:cs="Lucida Grande"/>
                <w:sz w:val="22"/>
                <w:szCs w:val="22"/>
                <w:lang w:val="en-CA"/>
              </w:rPr>
            </w:pPr>
            <w:ins w:id="998" w:author="Em Lim" w:date="2023-03-08T15:05:00Z">
              <w:r w:rsidRPr="00B64B39">
                <w:rPr>
                  <w:rFonts w:ascii="Lucida Grande" w:eastAsia="Times New Roman" w:hAnsi="Lucida Grande" w:cs="Lucida Grande"/>
                  <w:sz w:val="22"/>
                  <w:szCs w:val="22"/>
                  <w:lang w:val="en-CA"/>
                </w:rPr>
                <w:t>Fish</w:t>
              </w:r>
            </w:ins>
          </w:p>
        </w:tc>
        <w:tc>
          <w:tcPr>
            <w:tcW w:w="1827" w:type="dxa"/>
            <w:shd w:val="clear" w:color="auto" w:fill="auto"/>
            <w:noWrap/>
            <w:vAlign w:val="bottom"/>
            <w:hideMark/>
            <w:tcPrChange w:id="999" w:author="Em Lim" w:date="2023-03-08T15:05:00Z">
              <w:tcPr>
                <w:tcW w:w="1827" w:type="dxa"/>
                <w:tcBorders>
                  <w:top w:val="nil"/>
                  <w:left w:val="nil"/>
                  <w:bottom w:val="nil"/>
                  <w:right w:val="nil"/>
                </w:tcBorders>
                <w:shd w:val="clear" w:color="auto" w:fill="auto"/>
                <w:noWrap/>
                <w:vAlign w:val="bottom"/>
                <w:hideMark/>
              </w:tcPr>
            </w:tcPrChange>
          </w:tcPr>
          <w:p w14:paraId="58B74376" w14:textId="77777777" w:rsidR="00B64B39" w:rsidRPr="00B64B39" w:rsidRDefault="00B64B39" w:rsidP="00B64B39">
            <w:pPr>
              <w:rPr>
                <w:ins w:id="1000" w:author="Em Lim" w:date="2023-03-08T15:05:00Z"/>
                <w:rFonts w:ascii="Lucida Grande" w:eastAsia="Times New Roman" w:hAnsi="Lucida Grande" w:cs="Lucida Grande"/>
                <w:sz w:val="22"/>
                <w:szCs w:val="22"/>
                <w:lang w:val="en-CA"/>
              </w:rPr>
            </w:pPr>
            <w:proofErr w:type="spellStart"/>
            <w:ins w:id="1001" w:author="Em Lim" w:date="2023-03-08T15:05:00Z">
              <w:r w:rsidRPr="00B64B39">
                <w:rPr>
                  <w:rFonts w:ascii="Lucida Grande" w:eastAsia="Times New Roman" w:hAnsi="Lucida Grande" w:cs="Lucida Grande"/>
                  <w:sz w:val="22"/>
                  <w:szCs w:val="22"/>
                  <w:lang w:val="en-CA"/>
                </w:rPr>
                <w:t>Haemulidae</w:t>
              </w:r>
              <w:proofErr w:type="spellEnd"/>
            </w:ins>
          </w:p>
        </w:tc>
        <w:tc>
          <w:tcPr>
            <w:tcW w:w="1512" w:type="dxa"/>
            <w:shd w:val="clear" w:color="auto" w:fill="auto"/>
            <w:noWrap/>
            <w:vAlign w:val="bottom"/>
            <w:hideMark/>
            <w:tcPrChange w:id="1002" w:author="Em Lim" w:date="2023-03-08T15:05:00Z">
              <w:tcPr>
                <w:tcW w:w="1512" w:type="dxa"/>
                <w:tcBorders>
                  <w:top w:val="nil"/>
                  <w:left w:val="nil"/>
                  <w:bottom w:val="nil"/>
                  <w:right w:val="nil"/>
                </w:tcBorders>
                <w:shd w:val="clear" w:color="auto" w:fill="auto"/>
                <w:noWrap/>
                <w:vAlign w:val="bottom"/>
                <w:hideMark/>
              </w:tcPr>
            </w:tcPrChange>
          </w:tcPr>
          <w:p w14:paraId="09A3E448" w14:textId="77777777" w:rsidR="00B64B39" w:rsidRPr="00B64B39" w:rsidRDefault="00B64B39" w:rsidP="00B64B39">
            <w:pPr>
              <w:rPr>
                <w:ins w:id="1003" w:author="Em Lim" w:date="2023-03-08T15:05:00Z"/>
                <w:rFonts w:ascii="Lucida Grande" w:eastAsia="Times New Roman" w:hAnsi="Lucida Grande" w:cs="Lucida Grande"/>
                <w:sz w:val="22"/>
                <w:szCs w:val="22"/>
                <w:lang w:val="en-CA"/>
              </w:rPr>
            </w:pPr>
            <w:proofErr w:type="spellStart"/>
            <w:ins w:id="1004" w:author="Em Lim" w:date="2023-03-08T15:05:00Z">
              <w:r w:rsidRPr="00B64B39">
                <w:rPr>
                  <w:rFonts w:ascii="Lucida Grande" w:eastAsia="Times New Roman" w:hAnsi="Lucida Grande" w:cs="Lucida Grande"/>
                  <w:sz w:val="22"/>
                  <w:szCs w:val="22"/>
                  <w:lang w:val="en-CA"/>
                </w:rPr>
                <w:t>Haemulon</w:t>
              </w:r>
              <w:proofErr w:type="spellEnd"/>
            </w:ins>
          </w:p>
        </w:tc>
        <w:tc>
          <w:tcPr>
            <w:tcW w:w="1510" w:type="dxa"/>
            <w:shd w:val="clear" w:color="auto" w:fill="auto"/>
            <w:noWrap/>
            <w:vAlign w:val="bottom"/>
            <w:hideMark/>
            <w:tcPrChange w:id="1005" w:author="Em Lim" w:date="2023-03-08T15:05:00Z">
              <w:tcPr>
                <w:tcW w:w="1510" w:type="dxa"/>
                <w:tcBorders>
                  <w:top w:val="nil"/>
                  <w:left w:val="nil"/>
                  <w:bottom w:val="nil"/>
                  <w:right w:val="nil"/>
                </w:tcBorders>
                <w:shd w:val="clear" w:color="auto" w:fill="auto"/>
                <w:noWrap/>
                <w:vAlign w:val="bottom"/>
                <w:hideMark/>
              </w:tcPr>
            </w:tcPrChange>
          </w:tcPr>
          <w:p w14:paraId="6F794C89" w14:textId="77777777" w:rsidR="00B64B39" w:rsidRPr="00B64B39" w:rsidRDefault="00B64B39" w:rsidP="00B64B39">
            <w:pPr>
              <w:rPr>
                <w:ins w:id="1006" w:author="Em Lim" w:date="2023-03-08T15:05:00Z"/>
                <w:rFonts w:ascii="Lucida Grande" w:eastAsia="Times New Roman" w:hAnsi="Lucida Grande" w:cs="Lucida Grande"/>
                <w:sz w:val="22"/>
                <w:szCs w:val="22"/>
                <w:lang w:val="en-CA"/>
              </w:rPr>
            </w:pPr>
            <w:ins w:id="1007" w:author="Em Lim" w:date="2023-03-08T15:05:00Z">
              <w:r w:rsidRPr="00B64B39">
                <w:rPr>
                  <w:rFonts w:ascii="Lucida Grande" w:eastAsia="Times New Roman" w:hAnsi="Lucida Grande" w:cs="Lucida Grande"/>
                  <w:sz w:val="22"/>
                  <w:szCs w:val="22"/>
                  <w:lang w:val="en-CA"/>
                </w:rPr>
                <w:t>spp.</w:t>
              </w:r>
            </w:ins>
          </w:p>
        </w:tc>
        <w:tc>
          <w:tcPr>
            <w:tcW w:w="1300" w:type="dxa"/>
            <w:shd w:val="clear" w:color="auto" w:fill="auto"/>
            <w:noWrap/>
            <w:vAlign w:val="bottom"/>
            <w:hideMark/>
            <w:tcPrChange w:id="1008" w:author="Em Lim" w:date="2023-03-08T15:05:00Z">
              <w:tcPr>
                <w:tcW w:w="1300" w:type="dxa"/>
                <w:tcBorders>
                  <w:top w:val="nil"/>
                  <w:left w:val="nil"/>
                  <w:bottom w:val="nil"/>
                  <w:right w:val="nil"/>
                </w:tcBorders>
                <w:shd w:val="clear" w:color="auto" w:fill="auto"/>
                <w:noWrap/>
                <w:vAlign w:val="bottom"/>
                <w:hideMark/>
              </w:tcPr>
            </w:tcPrChange>
          </w:tcPr>
          <w:p w14:paraId="1B7A0E52" w14:textId="77777777" w:rsidR="00B64B39" w:rsidRPr="00B64B39" w:rsidRDefault="00B64B39" w:rsidP="00B64B39">
            <w:pPr>
              <w:jc w:val="right"/>
              <w:rPr>
                <w:ins w:id="1009" w:author="Em Lim" w:date="2023-03-08T15:05:00Z"/>
                <w:rFonts w:ascii="Lucida Grande" w:eastAsia="Times New Roman" w:hAnsi="Lucida Grande" w:cs="Lucida Grande"/>
                <w:sz w:val="22"/>
                <w:szCs w:val="22"/>
                <w:lang w:val="en-CA"/>
              </w:rPr>
            </w:pPr>
            <w:ins w:id="1010" w:author="Em Lim" w:date="2023-03-08T15:05:00Z">
              <w:r w:rsidRPr="00B64B39">
                <w:rPr>
                  <w:rFonts w:ascii="Lucida Grande" w:eastAsia="Times New Roman" w:hAnsi="Lucida Grande" w:cs="Lucida Grande"/>
                  <w:sz w:val="22"/>
                  <w:szCs w:val="22"/>
                  <w:lang w:val="en-CA"/>
                </w:rPr>
                <w:t>11</w:t>
              </w:r>
            </w:ins>
          </w:p>
        </w:tc>
      </w:tr>
      <w:tr w:rsidR="00B64B39" w:rsidRPr="00B64B39" w14:paraId="63064183" w14:textId="77777777" w:rsidTr="00B64B39">
        <w:trPr>
          <w:trHeight w:val="320"/>
          <w:ins w:id="1011" w:author="Em Lim" w:date="2023-03-08T15:05:00Z"/>
          <w:trPrChange w:id="1012" w:author="Em Lim" w:date="2023-03-08T15:05:00Z">
            <w:trPr>
              <w:trHeight w:val="320"/>
            </w:trPr>
          </w:trPrChange>
        </w:trPr>
        <w:tc>
          <w:tcPr>
            <w:tcW w:w="1300" w:type="dxa"/>
            <w:shd w:val="clear" w:color="auto" w:fill="auto"/>
            <w:noWrap/>
            <w:vAlign w:val="bottom"/>
            <w:hideMark/>
            <w:tcPrChange w:id="1013" w:author="Em Lim" w:date="2023-03-08T15:05:00Z">
              <w:tcPr>
                <w:tcW w:w="1300" w:type="dxa"/>
                <w:tcBorders>
                  <w:top w:val="nil"/>
                  <w:left w:val="nil"/>
                  <w:bottom w:val="nil"/>
                  <w:right w:val="nil"/>
                </w:tcBorders>
                <w:shd w:val="clear" w:color="auto" w:fill="auto"/>
                <w:noWrap/>
                <w:vAlign w:val="bottom"/>
                <w:hideMark/>
              </w:tcPr>
            </w:tcPrChange>
          </w:tcPr>
          <w:p w14:paraId="4B98D5B8" w14:textId="77777777" w:rsidR="00B64B39" w:rsidRPr="00B64B39" w:rsidRDefault="00B64B39" w:rsidP="00B64B39">
            <w:pPr>
              <w:rPr>
                <w:ins w:id="1014" w:author="Em Lim" w:date="2023-03-08T15:05:00Z"/>
                <w:rFonts w:ascii="Lucida Grande" w:eastAsia="Times New Roman" w:hAnsi="Lucida Grande" w:cs="Lucida Grande"/>
                <w:sz w:val="22"/>
                <w:szCs w:val="22"/>
                <w:lang w:val="en-CA"/>
              </w:rPr>
            </w:pPr>
            <w:ins w:id="1015" w:author="Em Lim" w:date="2023-03-08T15:05:00Z">
              <w:r w:rsidRPr="00B64B39">
                <w:rPr>
                  <w:rFonts w:ascii="Lucida Grande" w:eastAsia="Times New Roman" w:hAnsi="Lucida Grande" w:cs="Lucida Grande"/>
                  <w:sz w:val="22"/>
                  <w:szCs w:val="22"/>
                  <w:lang w:val="en-CA"/>
                </w:rPr>
                <w:t>Fish</w:t>
              </w:r>
            </w:ins>
          </w:p>
        </w:tc>
        <w:tc>
          <w:tcPr>
            <w:tcW w:w="1827" w:type="dxa"/>
            <w:shd w:val="clear" w:color="auto" w:fill="auto"/>
            <w:noWrap/>
            <w:vAlign w:val="bottom"/>
            <w:hideMark/>
            <w:tcPrChange w:id="1016" w:author="Em Lim" w:date="2023-03-08T15:05:00Z">
              <w:tcPr>
                <w:tcW w:w="1827" w:type="dxa"/>
                <w:tcBorders>
                  <w:top w:val="nil"/>
                  <w:left w:val="nil"/>
                  <w:bottom w:val="nil"/>
                  <w:right w:val="nil"/>
                </w:tcBorders>
                <w:shd w:val="clear" w:color="auto" w:fill="auto"/>
                <w:noWrap/>
                <w:vAlign w:val="bottom"/>
                <w:hideMark/>
              </w:tcPr>
            </w:tcPrChange>
          </w:tcPr>
          <w:p w14:paraId="414BC0A5" w14:textId="77777777" w:rsidR="00B64B39" w:rsidRPr="00B64B39" w:rsidRDefault="00B64B39" w:rsidP="00B64B39">
            <w:pPr>
              <w:rPr>
                <w:ins w:id="1017" w:author="Em Lim" w:date="2023-03-08T15:05:00Z"/>
                <w:rFonts w:ascii="Lucida Grande" w:eastAsia="Times New Roman" w:hAnsi="Lucida Grande" w:cs="Lucida Grande"/>
                <w:sz w:val="22"/>
                <w:szCs w:val="22"/>
                <w:lang w:val="en-CA"/>
              </w:rPr>
            </w:pPr>
            <w:proofErr w:type="spellStart"/>
            <w:ins w:id="1018" w:author="Em Lim" w:date="2023-03-08T15:05:00Z">
              <w:r w:rsidRPr="00B64B39">
                <w:rPr>
                  <w:rFonts w:ascii="Lucida Grande" w:eastAsia="Times New Roman" w:hAnsi="Lucida Grande" w:cs="Lucida Grande"/>
                  <w:sz w:val="22"/>
                  <w:szCs w:val="22"/>
                  <w:lang w:val="en-CA"/>
                </w:rPr>
                <w:t>Haemulidae</w:t>
              </w:r>
              <w:proofErr w:type="spellEnd"/>
            </w:ins>
          </w:p>
        </w:tc>
        <w:tc>
          <w:tcPr>
            <w:tcW w:w="1512" w:type="dxa"/>
            <w:shd w:val="clear" w:color="auto" w:fill="auto"/>
            <w:noWrap/>
            <w:vAlign w:val="bottom"/>
            <w:hideMark/>
            <w:tcPrChange w:id="1019" w:author="Em Lim" w:date="2023-03-08T15:05:00Z">
              <w:tcPr>
                <w:tcW w:w="1512" w:type="dxa"/>
                <w:tcBorders>
                  <w:top w:val="nil"/>
                  <w:left w:val="nil"/>
                  <w:bottom w:val="nil"/>
                  <w:right w:val="nil"/>
                </w:tcBorders>
                <w:shd w:val="clear" w:color="auto" w:fill="auto"/>
                <w:noWrap/>
                <w:vAlign w:val="bottom"/>
                <w:hideMark/>
              </w:tcPr>
            </w:tcPrChange>
          </w:tcPr>
          <w:p w14:paraId="122A5AC0" w14:textId="77777777" w:rsidR="00B64B39" w:rsidRPr="00B64B39" w:rsidRDefault="00B64B39" w:rsidP="00B64B39">
            <w:pPr>
              <w:rPr>
                <w:ins w:id="1020" w:author="Em Lim" w:date="2023-03-08T15:05:00Z"/>
                <w:rFonts w:ascii="Lucida Grande" w:eastAsia="Times New Roman" w:hAnsi="Lucida Grande" w:cs="Lucida Grande"/>
                <w:i/>
                <w:iCs/>
                <w:sz w:val="22"/>
                <w:szCs w:val="22"/>
                <w:lang w:val="en-CA"/>
              </w:rPr>
            </w:pPr>
            <w:ins w:id="1021" w:author="Em Lim" w:date="2023-03-08T15:05:00Z">
              <w:r w:rsidRPr="00B64B39">
                <w:rPr>
                  <w:rFonts w:ascii="Lucida Grande" w:eastAsia="Times New Roman" w:hAnsi="Lucida Grande" w:cs="Lucida Grande"/>
                  <w:i/>
                  <w:iCs/>
                  <w:sz w:val="22"/>
                  <w:szCs w:val="22"/>
                  <w:lang w:val="en-CA"/>
                </w:rPr>
                <w:t>NA</w:t>
              </w:r>
            </w:ins>
          </w:p>
        </w:tc>
        <w:tc>
          <w:tcPr>
            <w:tcW w:w="1510" w:type="dxa"/>
            <w:shd w:val="clear" w:color="auto" w:fill="auto"/>
            <w:noWrap/>
            <w:vAlign w:val="bottom"/>
            <w:hideMark/>
            <w:tcPrChange w:id="1022" w:author="Em Lim" w:date="2023-03-08T15:05:00Z">
              <w:tcPr>
                <w:tcW w:w="1510" w:type="dxa"/>
                <w:tcBorders>
                  <w:top w:val="nil"/>
                  <w:left w:val="nil"/>
                  <w:bottom w:val="nil"/>
                  <w:right w:val="nil"/>
                </w:tcBorders>
                <w:shd w:val="clear" w:color="auto" w:fill="auto"/>
                <w:noWrap/>
                <w:vAlign w:val="bottom"/>
                <w:hideMark/>
              </w:tcPr>
            </w:tcPrChange>
          </w:tcPr>
          <w:p w14:paraId="7DE8454C" w14:textId="77777777" w:rsidR="00B64B39" w:rsidRPr="00B64B39" w:rsidRDefault="00B64B39" w:rsidP="00B64B39">
            <w:pPr>
              <w:rPr>
                <w:ins w:id="1023" w:author="Em Lim" w:date="2023-03-08T15:05:00Z"/>
                <w:rFonts w:ascii="Lucida Grande" w:eastAsia="Times New Roman" w:hAnsi="Lucida Grande" w:cs="Lucida Grande"/>
                <w:i/>
                <w:iCs/>
                <w:sz w:val="22"/>
                <w:szCs w:val="22"/>
                <w:lang w:val="en-CA"/>
              </w:rPr>
            </w:pPr>
            <w:ins w:id="1024" w:author="Em Lim" w:date="2023-03-08T15:05: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1025" w:author="Em Lim" w:date="2023-03-08T15:05:00Z">
              <w:tcPr>
                <w:tcW w:w="1300" w:type="dxa"/>
                <w:tcBorders>
                  <w:top w:val="nil"/>
                  <w:left w:val="nil"/>
                  <w:bottom w:val="nil"/>
                  <w:right w:val="nil"/>
                </w:tcBorders>
                <w:shd w:val="clear" w:color="auto" w:fill="auto"/>
                <w:noWrap/>
                <w:vAlign w:val="bottom"/>
                <w:hideMark/>
              </w:tcPr>
            </w:tcPrChange>
          </w:tcPr>
          <w:p w14:paraId="52B774BC" w14:textId="77777777" w:rsidR="00B64B39" w:rsidRPr="00B64B39" w:rsidRDefault="00B64B39" w:rsidP="00B64B39">
            <w:pPr>
              <w:jc w:val="right"/>
              <w:rPr>
                <w:ins w:id="1026" w:author="Em Lim" w:date="2023-03-08T15:05:00Z"/>
                <w:rFonts w:ascii="Lucida Grande" w:eastAsia="Times New Roman" w:hAnsi="Lucida Grande" w:cs="Lucida Grande"/>
                <w:sz w:val="22"/>
                <w:szCs w:val="22"/>
                <w:lang w:val="en-CA"/>
              </w:rPr>
            </w:pPr>
            <w:ins w:id="1027" w:author="Em Lim" w:date="2023-03-08T15:05:00Z">
              <w:r w:rsidRPr="00B64B39">
                <w:rPr>
                  <w:rFonts w:ascii="Lucida Grande" w:eastAsia="Times New Roman" w:hAnsi="Lucida Grande" w:cs="Lucida Grande"/>
                  <w:sz w:val="22"/>
                  <w:szCs w:val="22"/>
                  <w:lang w:val="en-CA"/>
                </w:rPr>
                <w:t>7</w:t>
              </w:r>
            </w:ins>
          </w:p>
        </w:tc>
      </w:tr>
      <w:tr w:rsidR="00B64B39" w:rsidRPr="00B64B39" w14:paraId="61998207" w14:textId="77777777" w:rsidTr="00B64B39">
        <w:trPr>
          <w:trHeight w:val="320"/>
          <w:ins w:id="1028" w:author="Em Lim" w:date="2023-03-08T15:05:00Z"/>
          <w:trPrChange w:id="1029" w:author="Em Lim" w:date="2023-03-08T15:05:00Z">
            <w:trPr>
              <w:trHeight w:val="320"/>
            </w:trPr>
          </w:trPrChange>
        </w:trPr>
        <w:tc>
          <w:tcPr>
            <w:tcW w:w="1300" w:type="dxa"/>
            <w:shd w:val="clear" w:color="auto" w:fill="auto"/>
            <w:noWrap/>
            <w:vAlign w:val="bottom"/>
            <w:hideMark/>
            <w:tcPrChange w:id="1030" w:author="Em Lim" w:date="2023-03-08T15:05:00Z">
              <w:tcPr>
                <w:tcW w:w="1300" w:type="dxa"/>
                <w:tcBorders>
                  <w:top w:val="nil"/>
                  <w:left w:val="nil"/>
                  <w:bottom w:val="nil"/>
                  <w:right w:val="nil"/>
                </w:tcBorders>
                <w:shd w:val="clear" w:color="auto" w:fill="auto"/>
                <w:noWrap/>
                <w:vAlign w:val="bottom"/>
                <w:hideMark/>
              </w:tcPr>
            </w:tcPrChange>
          </w:tcPr>
          <w:p w14:paraId="020C2A0B" w14:textId="77777777" w:rsidR="00B64B39" w:rsidRPr="00B64B39" w:rsidRDefault="00B64B39" w:rsidP="00B64B39">
            <w:pPr>
              <w:rPr>
                <w:ins w:id="1031" w:author="Em Lim" w:date="2023-03-08T15:05:00Z"/>
                <w:rFonts w:ascii="Lucida Grande" w:eastAsia="Times New Roman" w:hAnsi="Lucida Grande" w:cs="Lucida Grande"/>
                <w:sz w:val="22"/>
                <w:szCs w:val="22"/>
                <w:lang w:val="en-CA"/>
              </w:rPr>
            </w:pPr>
            <w:ins w:id="1032" w:author="Em Lim" w:date="2023-03-08T15:05:00Z">
              <w:r w:rsidRPr="00B64B39">
                <w:rPr>
                  <w:rFonts w:ascii="Lucida Grande" w:eastAsia="Times New Roman" w:hAnsi="Lucida Grande" w:cs="Lucida Grande"/>
                  <w:sz w:val="22"/>
                  <w:szCs w:val="22"/>
                  <w:lang w:val="en-CA"/>
                </w:rPr>
                <w:t>Fish</w:t>
              </w:r>
            </w:ins>
          </w:p>
        </w:tc>
        <w:tc>
          <w:tcPr>
            <w:tcW w:w="1827" w:type="dxa"/>
            <w:shd w:val="clear" w:color="auto" w:fill="auto"/>
            <w:noWrap/>
            <w:vAlign w:val="bottom"/>
            <w:hideMark/>
            <w:tcPrChange w:id="1033" w:author="Em Lim" w:date="2023-03-08T15:05:00Z">
              <w:tcPr>
                <w:tcW w:w="1827" w:type="dxa"/>
                <w:tcBorders>
                  <w:top w:val="nil"/>
                  <w:left w:val="nil"/>
                  <w:bottom w:val="nil"/>
                  <w:right w:val="nil"/>
                </w:tcBorders>
                <w:shd w:val="clear" w:color="auto" w:fill="auto"/>
                <w:noWrap/>
                <w:vAlign w:val="bottom"/>
                <w:hideMark/>
              </w:tcPr>
            </w:tcPrChange>
          </w:tcPr>
          <w:p w14:paraId="27B5873E" w14:textId="77777777" w:rsidR="00B64B39" w:rsidRPr="00B64B39" w:rsidRDefault="00B64B39" w:rsidP="00B64B39">
            <w:pPr>
              <w:rPr>
                <w:ins w:id="1034" w:author="Em Lim" w:date="2023-03-08T15:05:00Z"/>
                <w:rFonts w:ascii="Lucida Grande" w:eastAsia="Times New Roman" w:hAnsi="Lucida Grande" w:cs="Lucida Grande"/>
                <w:sz w:val="22"/>
                <w:szCs w:val="22"/>
                <w:lang w:val="en-CA"/>
              </w:rPr>
            </w:pPr>
            <w:proofErr w:type="spellStart"/>
            <w:ins w:id="1035" w:author="Em Lim" w:date="2023-03-08T15:05:00Z">
              <w:r w:rsidRPr="00B64B39">
                <w:rPr>
                  <w:rFonts w:ascii="Lucida Grande" w:eastAsia="Times New Roman" w:hAnsi="Lucida Grande" w:cs="Lucida Grande"/>
                  <w:sz w:val="22"/>
                  <w:szCs w:val="22"/>
                  <w:lang w:val="en-CA"/>
                </w:rPr>
                <w:t>Moronidae</w:t>
              </w:r>
              <w:proofErr w:type="spellEnd"/>
            </w:ins>
          </w:p>
        </w:tc>
        <w:tc>
          <w:tcPr>
            <w:tcW w:w="1512" w:type="dxa"/>
            <w:shd w:val="clear" w:color="auto" w:fill="auto"/>
            <w:noWrap/>
            <w:vAlign w:val="bottom"/>
            <w:hideMark/>
            <w:tcPrChange w:id="1036" w:author="Em Lim" w:date="2023-03-08T15:05:00Z">
              <w:tcPr>
                <w:tcW w:w="1512" w:type="dxa"/>
                <w:tcBorders>
                  <w:top w:val="nil"/>
                  <w:left w:val="nil"/>
                  <w:bottom w:val="nil"/>
                  <w:right w:val="nil"/>
                </w:tcBorders>
                <w:shd w:val="clear" w:color="auto" w:fill="auto"/>
                <w:noWrap/>
                <w:vAlign w:val="bottom"/>
                <w:hideMark/>
              </w:tcPr>
            </w:tcPrChange>
          </w:tcPr>
          <w:p w14:paraId="7A12258C" w14:textId="77777777" w:rsidR="00B64B39" w:rsidRPr="00B64B39" w:rsidRDefault="00B64B39" w:rsidP="00B64B39">
            <w:pPr>
              <w:rPr>
                <w:ins w:id="1037" w:author="Em Lim" w:date="2023-03-08T15:05:00Z"/>
                <w:rFonts w:ascii="Lucida Grande" w:eastAsia="Times New Roman" w:hAnsi="Lucida Grande" w:cs="Lucida Grande"/>
                <w:sz w:val="22"/>
                <w:szCs w:val="22"/>
                <w:lang w:val="en-CA"/>
              </w:rPr>
            </w:pPr>
            <w:proofErr w:type="spellStart"/>
            <w:ins w:id="1038" w:author="Em Lim" w:date="2023-03-08T15:05:00Z">
              <w:r w:rsidRPr="00B64B39">
                <w:rPr>
                  <w:rFonts w:ascii="Lucida Grande" w:eastAsia="Times New Roman" w:hAnsi="Lucida Grande" w:cs="Lucida Grande"/>
                  <w:sz w:val="22"/>
                  <w:szCs w:val="22"/>
                  <w:lang w:val="en-CA"/>
                </w:rPr>
                <w:t>Dicentrarchus</w:t>
              </w:r>
              <w:proofErr w:type="spellEnd"/>
            </w:ins>
          </w:p>
        </w:tc>
        <w:tc>
          <w:tcPr>
            <w:tcW w:w="1510" w:type="dxa"/>
            <w:shd w:val="clear" w:color="auto" w:fill="auto"/>
            <w:noWrap/>
            <w:vAlign w:val="bottom"/>
            <w:hideMark/>
            <w:tcPrChange w:id="1039" w:author="Em Lim" w:date="2023-03-08T15:05:00Z">
              <w:tcPr>
                <w:tcW w:w="1510" w:type="dxa"/>
                <w:tcBorders>
                  <w:top w:val="nil"/>
                  <w:left w:val="nil"/>
                  <w:bottom w:val="nil"/>
                  <w:right w:val="nil"/>
                </w:tcBorders>
                <w:shd w:val="clear" w:color="auto" w:fill="auto"/>
                <w:noWrap/>
                <w:vAlign w:val="bottom"/>
                <w:hideMark/>
              </w:tcPr>
            </w:tcPrChange>
          </w:tcPr>
          <w:p w14:paraId="25375C67" w14:textId="77777777" w:rsidR="00B64B39" w:rsidRPr="00B64B39" w:rsidRDefault="00B64B39" w:rsidP="00B64B39">
            <w:pPr>
              <w:rPr>
                <w:ins w:id="1040" w:author="Em Lim" w:date="2023-03-08T15:05:00Z"/>
                <w:rFonts w:ascii="Lucida Grande" w:eastAsia="Times New Roman" w:hAnsi="Lucida Grande" w:cs="Lucida Grande"/>
                <w:sz w:val="22"/>
                <w:szCs w:val="22"/>
                <w:lang w:val="en-CA"/>
              </w:rPr>
            </w:pPr>
            <w:proofErr w:type="spellStart"/>
            <w:ins w:id="1041" w:author="Em Lim" w:date="2023-03-08T15:05:00Z">
              <w:r w:rsidRPr="00B64B39">
                <w:rPr>
                  <w:rFonts w:ascii="Lucida Grande" w:eastAsia="Times New Roman" w:hAnsi="Lucida Grande" w:cs="Lucida Grande"/>
                  <w:sz w:val="22"/>
                  <w:szCs w:val="22"/>
                  <w:lang w:val="en-CA"/>
                </w:rPr>
                <w:t>labrax</w:t>
              </w:r>
              <w:proofErr w:type="spellEnd"/>
            </w:ins>
          </w:p>
        </w:tc>
        <w:tc>
          <w:tcPr>
            <w:tcW w:w="1300" w:type="dxa"/>
            <w:shd w:val="clear" w:color="auto" w:fill="auto"/>
            <w:noWrap/>
            <w:vAlign w:val="bottom"/>
            <w:hideMark/>
            <w:tcPrChange w:id="1042" w:author="Em Lim" w:date="2023-03-08T15:05:00Z">
              <w:tcPr>
                <w:tcW w:w="1300" w:type="dxa"/>
                <w:tcBorders>
                  <w:top w:val="nil"/>
                  <w:left w:val="nil"/>
                  <w:bottom w:val="nil"/>
                  <w:right w:val="nil"/>
                </w:tcBorders>
                <w:shd w:val="clear" w:color="auto" w:fill="auto"/>
                <w:noWrap/>
                <w:vAlign w:val="bottom"/>
                <w:hideMark/>
              </w:tcPr>
            </w:tcPrChange>
          </w:tcPr>
          <w:p w14:paraId="57E0AEAA" w14:textId="77777777" w:rsidR="00B64B39" w:rsidRPr="00B64B39" w:rsidRDefault="00B64B39" w:rsidP="00B64B39">
            <w:pPr>
              <w:jc w:val="right"/>
              <w:rPr>
                <w:ins w:id="1043" w:author="Em Lim" w:date="2023-03-08T15:05:00Z"/>
                <w:rFonts w:ascii="Lucida Grande" w:eastAsia="Times New Roman" w:hAnsi="Lucida Grande" w:cs="Lucida Grande"/>
                <w:sz w:val="22"/>
                <w:szCs w:val="22"/>
                <w:lang w:val="en-CA"/>
              </w:rPr>
            </w:pPr>
            <w:ins w:id="1044" w:author="Em Lim" w:date="2023-03-08T15:05:00Z">
              <w:r w:rsidRPr="00B64B39">
                <w:rPr>
                  <w:rFonts w:ascii="Lucida Grande" w:eastAsia="Times New Roman" w:hAnsi="Lucida Grande" w:cs="Lucida Grande"/>
                  <w:sz w:val="22"/>
                  <w:szCs w:val="22"/>
                  <w:lang w:val="en-CA"/>
                </w:rPr>
                <w:t>3</w:t>
              </w:r>
            </w:ins>
          </w:p>
        </w:tc>
      </w:tr>
      <w:tr w:rsidR="00B64B39" w:rsidRPr="00B64B39" w14:paraId="3B344259" w14:textId="77777777" w:rsidTr="00B64B39">
        <w:trPr>
          <w:trHeight w:val="320"/>
          <w:ins w:id="1045" w:author="Em Lim" w:date="2023-03-08T15:05:00Z"/>
          <w:trPrChange w:id="1046" w:author="Em Lim" w:date="2023-03-08T15:05:00Z">
            <w:trPr>
              <w:trHeight w:val="320"/>
            </w:trPr>
          </w:trPrChange>
        </w:trPr>
        <w:tc>
          <w:tcPr>
            <w:tcW w:w="1300" w:type="dxa"/>
            <w:shd w:val="clear" w:color="auto" w:fill="auto"/>
            <w:noWrap/>
            <w:vAlign w:val="bottom"/>
            <w:hideMark/>
            <w:tcPrChange w:id="1047" w:author="Em Lim" w:date="2023-03-08T15:05:00Z">
              <w:tcPr>
                <w:tcW w:w="1300" w:type="dxa"/>
                <w:tcBorders>
                  <w:top w:val="nil"/>
                  <w:left w:val="nil"/>
                  <w:bottom w:val="nil"/>
                  <w:right w:val="nil"/>
                </w:tcBorders>
                <w:shd w:val="clear" w:color="auto" w:fill="auto"/>
                <w:noWrap/>
                <w:vAlign w:val="bottom"/>
                <w:hideMark/>
              </w:tcPr>
            </w:tcPrChange>
          </w:tcPr>
          <w:p w14:paraId="591E3151" w14:textId="77777777" w:rsidR="00B64B39" w:rsidRPr="00B64B39" w:rsidRDefault="00B64B39" w:rsidP="00B64B39">
            <w:pPr>
              <w:rPr>
                <w:ins w:id="1048" w:author="Em Lim" w:date="2023-03-08T15:05:00Z"/>
                <w:rFonts w:ascii="Lucida Grande" w:eastAsia="Times New Roman" w:hAnsi="Lucida Grande" w:cs="Lucida Grande"/>
                <w:sz w:val="22"/>
                <w:szCs w:val="22"/>
                <w:lang w:val="en-CA"/>
              </w:rPr>
            </w:pPr>
            <w:ins w:id="1049" w:author="Em Lim" w:date="2023-03-08T15:05:00Z">
              <w:r w:rsidRPr="00B64B39">
                <w:rPr>
                  <w:rFonts w:ascii="Lucida Grande" w:eastAsia="Times New Roman" w:hAnsi="Lucida Grande" w:cs="Lucida Grande"/>
                  <w:sz w:val="22"/>
                  <w:szCs w:val="22"/>
                  <w:lang w:val="en-CA"/>
                </w:rPr>
                <w:t>Fish</w:t>
              </w:r>
            </w:ins>
          </w:p>
        </w:tc>
        <w:tc>
          <w:tcPr>
            <w:tcW w:w="1827" w:type="dxa"/>
            <w:shd w:val="clear" w:color="auto" w:fill="auto"/>
            <w:noWrap/>
            <w:vAlign w:val="bottom"/>
            <w:hideMark/>
            <w:tcPrChange w:id="1050" w:author="Em Lim" w:date="2023-03-08T15:05:00Z">
              <w:tcPr>
                <w:tcW w:w="1827" w:type="dxa"/>
                <w:tcBorders>
                  <w:top w:val="nil"/>
                  <w:left w:val="nil"/>
                  <w:bottom w:val="nil"/>
                  <w:right w:val="nil"/>
                </w:tcBorders>
                <w:shd w:val="clear" w:color="auto" w:fill="auto"/>
                <w:noWrap/>
                <w:vAlign w:val="bottom"/>
                <w:hideMark/>
              </w:tcPr>
            </w:tcPrChange>
          </w:tcPr>
          <w:p w14:paraId="7656C40B" w14:textId="77777777" w:rsidR="00B64B39" w:rsidRPr="00B64B39" w:rsidRDefault="00B64B39" w:rsidP="00B64B39">
            <w:pPr>
              <w:rPr>
                <w:ins w:id="1051" w:author="Em Lim" w:date="2023-03-08T15:05:00Z"/>
                <w:rFonts w:ascii="Lucida Grande" w:eastAsia="Times New Roman" w:hAnsi="Lucida Grande" w:cs="Lucida Grande"/>
                <w:sz w:val="22"/>
                <w:szCs w:val="22"/>
                <w:lang w:val="en-CA"/>
              </w:rPr>
            </w:pPr>
            <w:proofErr w:type="spellStart"/>
            <w:ins w:id="1052" w:author="Em Lim" w:date="2023-03-08T15:05:00Z">
              <w:r w:rsidRPr="00B64B39">
                <w:rPr>
                  <w:rFonts w:ascii="Lucida Grande" w:eastAsia="Times New Roman" w:hAnsi="Lucida Grande" w:cs="Lucida Grande"/>
                  <w:sz w:val="22"/>
                  <w:szCs w:val="22"/>
                  <w:lang w:val="en-CA"/>
                </w:rPr>
                <w:t>Pomacentridae</w:t>
              </w:r>
              <w:proofErr w:type="spellEnd"/>
            </w:ins>
          </w:p>
        </w:tc>
        <w:tc>
          <w:tcPr>
            <w:tcW w:w="1512" w:type="dxa"/>
            <w:shd w:val="clear" w:color="auto" w:fill="auto"/>
            <w:noWrap/>
            <w:vAlign w:val="bottom"/>
            <w:hideMark/>
            <w:tcPrChange w:id="1053" w:author="Em Lim" w:date="2023-03-08T15:05:00Z">
              <w:tcPr>
                <w:tcW w:w="1512" w:type="dxa"/>
                <w:tcBorders>
                  <w:top w:val="nil"/>
                  <w:left w:val="nil"/>
                  <w:bottom w:val="nil"/>
                  <w:right w:val="nil"/>
                </w:tcBorders>
                <w:shd w:val="clear" w:color="auto" w:fill="auto"/>
                <w:noWrap/>
                <w:vAlign w:val="bottom"/>
                <w:hideMark/>
              </w:tcPr>
            </w:tcPrChange>
          </w:tcPr>
          <w:p w14:paraId="79ABCF1B" w14:textId="77777777" w:rsidR="00B64B39" w:rsidRPr="00B64B39" w:rsidRDefault="00B64B39" w:rsidP="00B64B39">
            <w:pPr>
              <w:rPr>
                <w:ins w:id="1054" w:author="Em Lim" w:date="2023-03-08T15:05:00Z"/>
                <w:rFonts w:ascii="Lucida Grande" w:eastAsia="Times New Roman" w:hAnsi="Lucida Grande" w:cs="Lucida Grande"/>
                <w:sz w:val="22"/>
                <w:szCs w:val="22"/>
                <w:lang w:val="en-CA"/>
              </w:rPr>
            </w:pPr>
            <w:proofErr w:type="spellStart"/>
            <w:ins w:id="1055" w:author="Em Lim" w:date="2023-03-08T15:05:00Z">
              <w:r w:rsidRPr="00B64B39">
                <w:rPr>
                  <w:rFonts w:ascii="Lucida Grande" w:eastAsia="Times New Roman" w:hAnsi="Lucida Grande" w:cs="Lucida Grande"/>
                  <w:sz w:val="22"/>
                  <w:szCs w:val="22"/>
                  <w:lang w:val="en-CA"/>
                </w:rPr>
                <w:t>Amphiprion</w:t>
              </w:r>
              <w:proofErr w:type="spellEnd"/>
            </w:ins>
          </w:p>
        </w:tc>
        <w:tc>
          <w:tcPr>
            <w:tcW w:w="1510" w:type="dxa"/>
            <w:shd w:val="clear" w:color="auto" w:fill="auto"/>
            <w:noWrap/>
            <w:vAlign w:val="bottom"/>
            <w:hideMark/>
            <w:tcPrChange w:id="1056" w:author="Em Lim" w:date="2023-03-08T15:05:00Z">
              <w:tcPr>
                <w:tcW w:w="1510" w:type="dxa"/>
                <w:tcBorders>
                  <w:top w:val="nil"/>
                  <w:left w:val="nil"/>
                  <w:bottom w:val="nil"/>
                  <w:right w:val="nil"/>
                </w:tcBorders>
                <w:shd w:val="clear" w:color="auto" w:fill="auto"/>
                <w:noWrap/>
                <w:vAlign w:val="bottom"/>
                <w:hideMark/>
              </w:tcPr>
            </w:tcPrChange>
          </w:tcPr>
          <w:p w14:paraId="4F353B6A" w14:textId="77777777" w:rsidR="00B64B39" w:rsidRPr="00B64B39" w:rsidRDefault="00B64B39" w:rsidP="00B64B39">
            <w:pPr>
              <w:rPr>
                <w:ins w:id="1057" w:author="Em Lim" w:date="2023-03-08T15:05:00Z"/>
                <w:rFonts w:ascii="Lucida Grande" w:eastAsia="Times New Roman" w:hAnsi="Lucida Grande" w:cs="Lucida Grande"/>
                <w:sz w:val="22"/>
                <w:szCs w:val="22"/>
                <w:lang w:val="en-CA"/>
              </w:rPr>
            </w:pPr>
            <w:proofErr w:type="spellStart"/>
            <w:ins w:id="1058" w:author="Em Lim" w:date="2023-03-08T15:05:00Z">
              <w:r w:rsidRPr="00B64B39">
                <w:rPr>
                  <w:rFonts w:ascii="Lucida Grande" w:eastAsia="Times New Roman" w:hAnsi="Lucida Grande" w:cs="Lucida Grande"/>
                  <w:sz w:val="22"/>
                  <w:szCs w:val="22"/>
                  <w:lang w:val="en-CA"/>
                </w:rPr>
                <w:t>bicinctus</w:t>
              </w:r>
              <w:proofErr w:type="spellEnd"/>
            </w:ins>
          </w:p>
        </w:tc>
        <w:tc>
          <w:tcPr>
            <w:tcW w:w="1300" w:type="dxa"/>
            <w:shd w:val="clear" w:color="auto" w:fill="auto"/>
            <w:noWrap/>
            <w:vAlign w:val="bottom"/>
            <w:hideMark/>
            <w:tcPrChange w:id="1059" w:author="Em Lim" w:date="2023-03-08T15:05:00Z">
              <w:tcPr>
                <w:tcW w:w="1300" w:type="dxa"/>
                <w:tcBorders>
                  <w:top w:val="nil"/>
                  <w:left w:val="nil"/>
                  <w:bottom w:val="nil"/>
                  <w:right w:val="nil"/>
                </w:tcBorders>
                <w:shd w:val="clear" w:color="auto" w:fill="auto"/>
                <w:noWrap/>
                <w:vAlign w:val="bottom"/>
                <w:hideMark/>
              </w:tcPr>
            </w:tcPrChange>
          </w:tcPr>
          <w:p w14:paraId="48352E0B" w14:textId="77777777" w:rsidR="00B64B39" w:rsidRPr="00B64B39" w:rsidRDefault="00B64B39" w:rsidP="00B64B39">
            <w:pPr>
              <w:jc w:val="right"/>
              <w:rPr>
                <w:ins w:id="1060" w:author="Em Lim" w:date="2023-03-08T15:05:00Z"/>
                <w:rFonts w:ascii="Lucida Grande" w:eastAsia="Times New Roman" w:hAnsi="Lucida Grande" w:cs="Lucida Grande"/>
                <w:sz w:val="22"/>
                <w:szCs w:val="22"/>
                <w:lang w:val="en-CA"/>
              </w:rPr>
            </w:pPr>
            <w:ins w:id="1061" w:author="Em Lim" w:date="2023-03-08T15:05:00Z">
              <w:r w:rsidRPr="00B64B39">
                <w:rPr>
                  <w:rFonts w:ascii="Lucida Grande" w:eastAsia="Times New Roman" w:hAnsi="Lucida Grande" w:cs="Lucida Grande"/>
                  <w:sz w:val="22"/>
                  <w:szCs w:val="22"/>
                  <w:lang w:val="en-CA"/>
                </w:rPr>
                <w:t>1</w:t>
              </w:r>
            </w:ins>
          </w:p>
        </w:tc>
      </w:tr>
      <w:tr w:rsidR="00B64B39" w:rsidRPr="00B64B39" w14:paraId="2A6183F1" w14:textId="77777777" w:rsidTr="00B64B39">
        <w:trPr>
          <w:trHeight w:val="320"/>
          <w:ins w:id="1062" w:author="Em Lim" w:date="2023-03-08T15:05:00Z"/>
          <w:trPrChange w:id="1063" w:author="Em Lim" w:date="2023-03-08T15:05:00Z">
            <w:trPr>
              <w:trHeight w:val="320"/>
            </w:trPr>
          </w:trPrChange>
        </w:trPr>
        <w:tc>
          <w:tcPr>
            <w:tcW w:w="1300" w:type="dxa"/>
            <w:shd w:val="clear" w:color="auto" w:fill="auto"/>
            <w:noWrap/>
            <w:vAlign w:val="bottom"/>
            <w:hideMark/>
            <w:tcPrChange w:id="1064" w:author="Em Lim" w:date="2023-03-08T15:05:00Z">
              <w:tcPr>
                <w:tcW w:w="1300" w:type="dxa"/>
                <w:tcBorders>
                  <w:top w:val="nil"/>
                  <w:left w:val="nil"/>
                  <w:bottom w:val="nil"/>
                  <w:right w:val="nil"/>
                </w:tcBorders>
                <w:shd w:val="clear" w:color="auto" w:fill="auto"/>
                <w:noWrap/>
                <w:vAlign w:val="bottom"/>
                <w:hideMark/>
              </w:tcPr>
            </w:tcPrChange>
          </w:tcPr>
          <w:p w14:paraId="5EE22ED1" w14:textId="77777777" w:rsidR="00B64B39" w:rsidRPr="00B64B39" w:rsidRDefault="00B64B39" w:rsidP="00B64B39">
            <w:pPr>
              <w:rPr>
                <w:ins w:id="1065" w:author="Em Lim" w:date="2023-03-08T15:05:00Z"/>
                <w:rFonts w:ascii="Lucida Grande" w:eastAsia="Times New Roman" w:hAnsi="Lucida Grande" w:cs="Lucida Grande"/>
                <w:sz w:val="22"/>
                <w:szCs w:val="22"/>
                <w:lang w:val="en-CA"/>
              </w:rPr>
            </w:pPr>
            <w:ins w:id="1066" w:author="Em Lim" w:date="2023-03-08T15:05:00Z">
              <w:r w:rsidRPr="00B64B39">
                <w:rPr>
                  <w:rFonts w:ascii="Lucida Grande" w:eastAsia="Times New Roman" w:hAnsi="Lucida Grande" w:cs="Lucida Grande"/>
                  <w:sz w:val="22"/>
                  <w:szCs w:val="22"/>
                  <w:lang w:val="en-CA"/>
                </w:rPr>
                <w:t>Fish</w:t>
              </w:r>
            </w:ins>
          </w:p>
        </w:tc>
        <w:tc>
          <w:tcPr>
            <w:tcW w:w="1827" w:type="dxa"/>
            <w:shd w:val="clear" w:color="auto" w:fill="auto"/>
            <w:noWrap/>
            <w:vAlign w:val="bottom"/>
            <w:hideMark/>
            <w:tcPrChange w:id="1067" w:author="Em Lim" w:date="2023-03-08T15:05:00Z">
              <w:tcPr>
                <w:tcW w:w="1827" w:type="dxa"/>
                <w:tcBorders>
                  <w:top w:val="nil"/>
                  <w:left w:val="nil"/>
                  <w:bottom w:val="nil"/>
                  <w:right w:val="nil"/>
                </w:tcBorders>
                <w:shd w:val="clear" w:color="auto" w:fill="auto"/>
                <w:noWrap/>
                <w:vAlign w:val="bottom"/>
                <w:hideMark/>
              </w:tcPr>
            </w:tcPrChange>
          </w:tcPr>
          <w:p w14:paraId="262AE3A4" w14:textId="77777777" w:rsidR="00B64B39" w:rsidRPr="00B64B39" w:rsidRDefault="00B64B39" w:rsidP="00B64B39">
            <w:pPr>
              <w:rPr>
                <w:ins w:id="1068" w:author="Em Lim" w:date="2023-03-08T15:05:00Z"/>
                <w:rFonts w:ascii="Lucida Grande" w:eastAsia="Times New Roman" w:hAnsi="Lucida Grande" w:cs="Lucida Grande"/>
                <w:sz w:val="22"/>
                <w:szCs w:val="22"/>
                <w:lang w:val="en-CA"/>
              </w:rPr>
            </w:pPr>
            <w:proofErr w:type="spellStart"/>
            <w:ins w:id="1069" w:author="Em Lim" w:date="2023-03-08T15:05:00Z">
              <w:r w:rsidRPr="00B64B39">
                <w:rPr>
                  <w:rFonts w:ascii="Lucida Grande" w:eastAsia="Times New Roman" w:hAnsi="Lucida Grande" w:cs="Lucida Grande"/>
                  <w:sz w:val="22"/>
                  <w:szCs w:val="22"/>
                  <w:lang w:val="en-CA"/>
                </w:rPr>
                <w:t>Pomacentridae</w:t>
              </w:r>
              <w:proofErr w:type="spellEnd"/>
            </w:ins>
          </w:p>
        </w:tc>
        <w:tc>
          <w:tcPr>
            <w:tcW w:w="1512" w:type="dxa"/>
            <w:shd w:val="clear" w:color="auto" w:fill="auto"/>
            <w:noWrap/>
            <w:vAlign w:val="bottom"/>
            <w:hideMark/>
            <w:tcPrChange w:id="1070" w:author="Em Lim" w:date="2023-03-08T15:05:00Z">
              <w:tcPr>
                <w:tcW w:w="1512" w:type="dxa"/>
                <w:tcBorders>
                  <w:top w:val="nil"/>
                  <w:left w:val="nil"/>
                  <w:bottom w:val="nil"/>
                  <w:right w:val="nil"/>
                </w:tcBorders>
                <w:shd w:val="clear" w:color="auto" w:fill="auto"/>
                <w:noWrap/>
                <w:vAlign w:val="bottom"/>
                <w:hideMark/>
              </w:tcPr>
            </w:tcPrChange>
          </w:tcPr>
          <w:p w14:paraId="566BCAA4" w14:textId="77777777" w:rsidR="00B64B39" w:rsidRPr="00B64B39" w:rsidRDefault="00B64B39" w:rsidP="00B64B39">
            <w:pPr>
              <w:rPr>
                <w:ins w:id="1071" w:author="Em Lim" w:date="2023-03-08T15:05:00Z"/>
                <w:rFonts w:ascii="Lucida Grande" w:eastAsia="Times New Roman" w:hAnsi="Lucida Grande" w:cs="Lucida Grande"/>
                <w:sz w:val="22"/>
                <w:szCs w:val="22"/>
                <w:lang w:val="en-CA"/>
              </w:rPr>
            </w:pPr>
            <w:proofErr w:type="spellStart"/>
            <w:ins w:id="1072" w:author="Em Lim" w:date="2023-03-08T15:05:00Z">
              <w:r w:rsidRPr="00B64B39">
                <w:rPr>
                  <w:rFonts w:ascii="Lucida Grande" w:eastAsia="Times New Roman" w:hAnsi="Lucida Grande" w:cs="Lucida Grande"/>
                  <w:sz w:val="22"/>
                  <w:szCs w:val="22"/>
                  <w:lang w:val="en-CA"/>
                </w:rPr>
                <w:t>Dascyllus</w:t>
              </w:r>
              <w:proofErr w:type="spellEnd"/>
            </w:ins>
          </w:p>
        </w:tc>
        <w:tc>
          <w:tcPr>
            <w:tcW w:w="1510" w:type="dxa"/>
            <w:shd w:val="clear" w:color="auto" w:fill="auto"/>
            <w:noWrap/>
            <w:vAlign w:val="bottom"/>
            <w:hideMark/>
            <w:tcPrChange w:id="1073" w:author="Em Lim" w:date="2023-03-08T15:05:00Z">
              <w:tcPr>
                <w:tcW w:w="1510" w:type="dxa"/>
                <w:tcBorders>
                  <w:top w:val="nil"/>
                  <w:left w:val="nil"/>
                  <w:bottom w:val="nil"/>
                  <w:right w:val="nil"/>
                </w:tcBorders>
                <w:shd w:val="clear" w:color="auto" w:fill="auto"/>
                <w:noWrap/>
                <w:vAlign w:val="bottom"/>
                <w:hideMark/>
              </w:tcPr>
            </w:tcPrChange>
          </w:tcPr>
          <w:p w14:paraId="0049DB09" w14:textId="77777777" w:rsidR="00B64B39" w:rsidRPr="00B64B39" w:rsidRDefault="00B64B39" w:rsidP="00B64B39">
            <w:pPr>
              <w:rPr>
                <w:ins w:id="1074" w:author="Em Lim" w:date="2023-03-08T15:05:00Z"/>
                <w:rFonts w:ascii="Lucida Grande" w:eastAsia="Times New Roman" w:hAnsi="Lucida Grande" w:cs="Lucida Grande"/>
                <w:sz w:val="22"/>
                <w:szCs w:val="22"/>
                <w:lang w:val="en-CA"/>
              </w:rPr>
            </w:pPr>
            <w:proofErr w:type="spellStart"/>
            <w:ins w:id="1075" w:author="Em Lim" w:date="2023-03-08T15:05:00Z">
              <w:r w:rsidRPr="00B64B39">
                <w:rPr>
                  <w:rFonts w:ascii="Lucida Grande" w:eastAsia="Times New Roman" w:hAnsi="Lucida Grande" w:cs="Lucida Grande"/>
                  <w:sz w:val="22"/>
                  <w:szCs w:val="22"/>
                  <w:lang w:val="en-CA"/>
                </w:rPr>
                <w:t>aruanus</w:t>
              </w:r>
              <w:proofErr w:type="spellEnd"/>
            </w:ins>
          </w:p>
        </w:tc>
        <w:tc>
          <w:tcPr>
            <w:tcW w:w="1300" w:type="dxa"/>
            <w:shd w:val="clear" w:color="auto" w:fill="auto"/>
            <w:noWrap/>
            <w:vAlign w:val="bottom"/>
            <w:hideMark/>
            <w:tcPrChange w:id="1076" w:author="Em Lim" w:date="2023-03-08T15:05:00Z">
              <w:tcPr>
                <w:tcW w:w="1300" w:type="dxa"/>
                <w:tcBorders>
                  <w:top w:val="nil"/>
                  <w:left w:val="nil"/>
                  <w:bottom w:val="nil"/>
                  <w:right w:val="nil"/>
                </w:tcBorders>
                <w:shd w:val="clear" w:color="auto" w:fill="auto"/>
                <w:noWrap/>
                <w:vAlign w:val="bottom"/>
                <w:hideMark/>
              </w:tcPr>
            </w:tcPrChange>
          </w:tcPr>
          <w:p w14:paraId="2C649980" w14:textId="77777777" w:rsidR="00B64B39" w:rsidRPr="00B64B39" w:rsidRDefault="00B64B39" w:rsidP="00B64B39">
            <w:pPr>
              <w:jc w:val="right"/>
              <w:rPr>
                <w:ins w:id="1077" w:author="Em Lim" w:date="2023-03-08T15:05:00Z"/>
                <w:rFonts w:ascii="Lucida Grande" w:eastAsia="Times New Roman" w:hAnsi="Lucida Grande" w:cs="Lucida Grande"/>
                <w:sz w:val="22"/>
                <w:szCs w:val="22"/>
                <w:lang w:val="en-CA"/>
              </w:rPr>
            </w:pPr>
            <w:ins w:id="1078" w:author="Em Lim" w:date="2023-03-08T15:05:00Z">
              <w:r w:rsidRPr="00B64B39">
                <w:rPr>
                  <w:rFonts w:ascii="Lucida Grande" w:eastAsia="Times New Roman" w:hAnsi="Lucida Grande" w:cs="Lucida Grande"/>
                  <w:sz w:val="22"/>
                  <w:szCs w:val="22"/>
                  <w:lang w:val="en-CA"/>
                </w:rPr>
                <w:t>13</w:t>
              </w:r>
            </w:ins>
          </w:p>
        </w:tc>
      </w:tr>
      <w:tr w:rsidR="00B64B39" w:rsidRPr="00B64B39" w14:paraId="08356FD4" w14:textId="77777777" w:rsidTr="00B64B39">
        <w:trPr>
          <w:trHeight w:val="320"/>
          <w:ins w:id="1079" w:author="Em Lim" w:date="2023-03-08T15:05:00Z"/>
          <w:trPrChange w:id="1080" w:author="Em Lim" w:date="2023-03-08T15:05:00Z">
            <w:trPr>
              <w:trHeight w:val="320"/>
            </w:trPr>
          </w:trPrChange>
        </w:trPr>
        <w:tc>
          <w:tcPr>
            <w:tcW w:w="1300" w:type="dxa"/>
            <w:shd w:val="clear" w:color="auto" w:fill="auto"/>
            <w:noWrap/>
            <w:vAlign w:val="bottom"/>
            <w:hideMark/>
            <w:tcPrChange w:id="1081" w:author="Em Lim" w:date="2023-03-08T15:05:00Z">
              <w:tcPr>
                <w:tcW w:w="1300" w:type="dxa"/>
                <w:tcBorders>
                  <w:top w:val="nil"/>
                  <w:left w:val="nil"/>
                  <w:bottom w:val="nil"/>
                  <w:right w:val="nil"/>
                </w:tcBorders>
                <w:shd w:val="clear" w:color="auto" w:fill="auto"/>
                <w:noWrap/>
                <w:vAlign w:val="bottom"/>
                <w:hideMark/>
              </w:tcPr>
            </w:tcPrChange>
          </w:tcPr>
          <w:p w14:paraId="7A0F7E80" w14:textId="77777777" w:rsidR="00B64B39" w:rsidRPr="00B64B39" w:rsidRDefault="00B64B39" w:rsidP="00B64B39">
            <w:pPr>
              <w:rPr>
                <w:ins w:id="1082" w:author="Em Lim" w:date="2023-03-08T15:05:00Z"/>
                <w:rFonts w:ascii="Lucida Grande" w:eastAsia="Times New Roman" w:hAnsi="Lucida Grande" w:cs="Lucida Grande"/>
                <w:sz w:val="22"/>
                <w:szCs w:val="22"/>
                <w:lang w:val="en-CA"/>
              </w:rPr>
            </w:pPr>
            <w:ins w:id="1083" w:author="Em Lim" w:date="2023-03-08T15:05:00Z">
              <w:r w:rsidRPr="00B64B39">
                <w:rPr>
                  <w:rFonts w:ascii="Lucida Grande" w:eastAsia="Times New Roman" w:hAnsi="Lucida Grande" w:cs="Lucida Grande"/>
                  <w:sz w:val="22"/>
                  <w:szCs w:val="22"/>
                  <w:lang w:val="en-CA"/>
                </w:rPr>
                <w:t>Fish</w:t>
              </w:r>
            </w:ins>
          </w:p>
        </w:tc>
        <w:tc>
          <w:tcPr>
            <w:tcW w:w="1827" w:type="dxa"/>
            <w:shd w:val="clear" w:color="auto" w:fill="auto"/>
            <w:noWrap/>
            <w:vAlign w:val="bottom"/>
            <w:hideMark/>
            <w:tcPrChange w:id="1084" w:author="Em Lim" w:date="2023-03-08T15:05:00Z">
              <w:tcPr>
                <w:tcW w:w="1827" w:type="dxa"/>
                <w:tcBorders>
                  <w:top w:val="nil"/>
                  <w:left w:val="nil"/>
                  <w:bottom w:val="nil"/>
                  <w:right w:val="nil"/>
                </w:tcBorders>
                <w:shd w:val="clear" w:color="auto" w:fill="auto"/>
                <w:noWrap/>
                <w:vAlign w:val="bottom"/>
                <w:hideMark/>
              </w:tcPr>
            </w:tcPrChange>
          </w:tcPr>
          <w:p w14:paraId="3F74FF6B" w14:textId="77777777" w:rsidR="00B64B39" w:rsidRPr="00B64B39" w:rsidRDefault="00B64B39" w:rsidP="00B64B39">
            <w:pPr>
              <w:rPr>
                <w:ins w:id="1085" w:author="Em Lim" w:date="2023-03-08T15:05:00Z"/>
                <w:rFonts w:ascii="Lucida Grande" w:eastAsia="Times New Roman" w:hAnsi="Lucida Grande" w:cs="Lucida Grande"/>
                <w:sz w:val="22"/>
                <w:szCs w:val="22"/>
                <w:lang w:val="en-CA"/>
              </w:rPr>
            </w:pPr>
            <w:proofErr w:type="spellStart"/>
            <w:ins w:id="1086" w:author="Em Lim" w:date="2023-03-08T15:05:00Z">
              <w:r w:rsidRPr="00B64B39">
                <w:rPr>
                  <w:rFonts w:ascii="Lucida Grande" w:eastAsia="Times New Roman" w:hAnsi="Lucida Grande" w:cs="Lucida Grande"/>
                  <w:sz w:val="22"/>
                  <w:szCs w:val="22"/>
                  <w:lang w:val="en-CA"/>
                </w:rPr>
                <w:t>Pomacentridae</w:t>
              </w:r>
              <w:proofErr w:type="spellEnd"/>
            </w:ins>
          </w:p>
        </w:tc>
        <w:tc>
          <w:tcPr>
            <w:tcW w:w="1512" w:type="dxa"/>
            <w:shd w:val="clear" w:color="auto" w:fill="auto"/>
            <w:noWrap/>
            <w:vAlign w:val="bottom"/>
            <w:hideMark/>
            <w:tcPrChange w:id="1087" w:author="Em Lim" w:date="2023-03-08T15:05:00Z">
              <w:tcPr>
                <w:tcW w:w="1512" w:type="dxa"/>
                <w:tcBorders>
                  <w:top w:val="nil"/>
                  <w:left w:val="nil"/>
                  <w:bottom w:val="nil"/>
                  <w:right w:val="nil"/>
                </w:tcBorders>
                <w:shd w:val="clear" w:color="auto" w:fill="auto"/>
                <w:noWrap/>
                <w:vAlign w:val="bottom"/>
                <w:hideMark/>
              </w:tcPr>
            </w:tcPrChange>
          </w:tcPr>
          <w:p w14:paraId="06777CB9" w14:textId="77777777" w:rsidR="00B64B39" w:rsidRPr="00B64B39" w:rsidRDefault="00B64B39" w:rsidP="00B64B39">
            <w:pPr>
              <w:rPr>
                <w:ins w:id="1088" w:author="Em Lim" w:date="2023-03-08T15:05:00Z"/>
                <w:rFonts w:ascii="Lucida Grande" w:eastAsia="Times New Roman" w:hAnsi="Lucida Grande" w:cs="Lucida Grande"/>
                <w:i/>
                <w:iCs/>
                <w:sz w:val="22"/>
                <w:szCs w:val="22"/>
                <w:lang w:val="en-CA"/>
              </w:rPr>
            </w:pPr>
            <w:ins w:id="1089" w:author="Em Lim" w:date="2023-03-08T15:05:00Z">
              <w:r w:rsidRPr="00B64B39">
                <w:rPr>
                  <w:rFonts w:ascii="Lucida Grande" w:eastAsia="Times New Roman" w:hAnsi="Lucida Grande" w:cs="Lucida Grande"/>
                  <w:i/>
                  <w:iCs/>
                  <w:sz w:val="22"/>
                  <w:szCs w:val="22"/>
                  <w:lang w:val="en-CA"/>
                </w:rPr>
                <w:t>NA</w:t>
              </w:r>
            </w:ins>
          </w:p>
        </w:tc>
        <w:tc>
          <w:tcPr>
            <w:tcW w:w="1510" w:type="dxa"/>
            <w:shd w:val="clear" w:color="auto" w:fill="auto"/>
            <w:noWrap/>
            <w:vAlign w:val="bottom"/>
            <w:hideMark/>
            <w:tcPrChange w:id="1090" w:author="Em Lim" w:date="2023-03-08T15:05:00Z">
              <w:tcPr>
                <w:tcW w:w="1510" w:type="dxa"/>
                <w:tcBorders>
                  <w:top w:val="nil"/>
                  <w:left w:val="nil"/>
                  <w:bottom w:val="nil"/>
                  <w:right w:val="nil"/>
                </w:tcBorders>
                <w:shd w:val="clear" w:color="auto" w:fill="auto"/>
                <w:noWrap/>
                <w:vAlign w:val="bottom"/>
                <w:hideMark/>
              </w:tcPr>
            </w:tcPrChange>
          </w:tcPr>
          <w:p w14:paraId="30F8784F" w14:textId="77777777" w:rsidR="00B64B39" w:rsidRPr="00B64B39" w:rsidRDefault="00B64B39" w:rsidP="00B64B39">
            <w:pPr>
              <w:rPr>
                <w:ins w:id="1091" w:author="Em Lim" w:date="2023-03-08T15:05:00Z"/>
                <w:rFonts w:ascii="Lucida Grande" w:eastAsia="Times New Roman" w:hAnsi="Lucida Grande" w:cs="Lucida Grande"/>
                <w:i/>
                <w:iCs/>
                <w:sz w:val="22"/>
                <w:szCs w:val="22"/>
                <w:lang w:val="en-CA"/>
              </w:rPr>
            </w:pPr>
            <w:ins w:id="1092" w:author="Em Lim" w:date="2023-03-08T15:05: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1093" w:author="Em Lim" w:date="2023-03-08T15:05:00Z">
              <w:tcPr>
                <w:tcW w:w="1300" w:type="dxa"/>
                <w:tcBorders>
                  <w:top w:val="nil"/>
                  <w:left w:val="nil"/>
                  <w:bottom w:val="nil"/>
                  <w:right w:val="nil"/>
                </w:tcBorders>
                <w:shd w:val="clear" w:color="auto" w:fill="auto"/>
                <w:noWrap/>
                <w:vAlign w:val="bottom"/>
                <w:hideMark/>
              </w:tcPr>
            </w:tcPrChange>
          </w:tcPr>
          <w:p w14:paraId="472C43E4" w14:textId="77777777" w:rsidR="00B64B39" w:rsidRPr="00B64B39" w:rsidRDefault="00B64B39" w:rsidP="00B64B39">
            <w:pPr>
              <w:jc w:val="right"/>
              <w:rPr>
                <w:ins w:id="1094" w:author="Em Lim" w:date="2023-03-08T15:05:00Z"/>
                <w:rFonts w:ascii="Lucida Grande" w:eastAsia="Times New Roman" w:hAnsi="Lucida Grande" w:cs="Lucida Grande"/>
                <w:sz w:val="22"/>
                <w:szCs w:val="22"/>
                <w:lang w:val="en-CA"/>
              </w:rPr>
            </w:pPr>
            <w:ins w:id="1095" w:author="Em Lim" w:date="2023-03-08T15:05:00Z">
              <w:r w:rsidRPr="00B64B39">
                <w:rPr>
                  <w:rFonts w:ascii="Lucida Grande" w:eastAsia="Times New Roman" w:hAnsi="Lucida Grande" w:cs="Lucida Grande"/>
                  <w:sz w:val="22"/>
                  <w:szCs w:val="22"/>
                  <w:lang w:val="en-CA"/>
                </w:rPr>
                <w:t>1</w:t>
              </w:r>
            </w:ins>
          </w:p>
        </w:tc>
      </w:tr>
      <w:tr w:rsidR="00B64B39" w:rsidRPr="00B64B39" w14:paraId="0C28D57F" w14:textId="77777777" w:rsidTr="00B64B39">
        <w:trPr>
          <w:trHeight w:val="320"/>
          <w:ins w:id="1096" w:author="Em Lim" w:date="2023-03-08T15:05:00Z"/>
          <w:trPrChange w:id="1097" w:author="Em Lim" w:date="2023-03-08T15:05:00Z">
            <w:trPr>
              <w:trHeight w:val="320"/>
            </w:trPr>
          </w:trPrChange>
        </w:trPr>
        <w:tc>
          <w:tcPr>
            <w:tcW w:w="1300" w:type="dxa"/>
            <w:shd w:val="clear" w:color="auto" w:fill="auto"/>
            <w:noWrap/>
            <w:vAlign w:val="bottom"/>
            <w:hideMark/>
            <w:tcPrChange w:id="1098" w:author="Em Lim" w:date="2023-03-08T15:05:00Z">
              <w:tcPr>
                <w:tcW w:w="1300" w:type="dxa"/>
                <w:tcBorders>
                  <w:top w:val="nil"/>
                  <w:left w:val="nil"/>
                  <w:bottom w:val="nil"/>
                  <w:right w:val="nil"/>
                </w:tcBorders>
                <w:shd w:val="clear" w:color="auto" w:fill="auto"/>
                <w:noWrap/>
                <w:vAlign w:val="bottom"/>
                <w:hideMark/>
              </w:tcPr>
            </w:tcPrChange>
          </w:tcPr>
          <w:p w14:paraId="050FBE02" w14:textId="77777777" w:rsidR="00B64B39" w:rsidRPr="00B64B39" w:rsidRDefault="00B64B39" w:rsidP="00B64B39">
            <w:pPr>
              <w:rPr>
                <w:ins w:id="1099" w:author="Em Lim" w:date="2023-03-08T15:05:00Z"/>
                <w:rFonts w:ascii="Lucida Grande" w:eastAsia="Times New Roman" w:hAnsi="Lucida Grande" w:cs="Lucida Grande"/>
                <w:sz w:val="22"/>
                <w:szCs w:val="22"/>
                <w:lang w:val="en-CA"/>
              </w:rPr>
            </w:pPr>
            <w:ins w:id="1100" w:author="Em Lim" w:date="2023-03-08T15:05:00Z">
              <w:r w:rsidRPr="00B64B39">
                <w:rPr>
                  <w:rFonts w:ascii="Lucida Grande" w:eastAsia="Times New Roman" w:hAnsi="Lucida Grande" w:cs="Lucida Grande"/>
                  <w:sz w:val="22"/>
                  <w:szCs w:val="22"/>
                  <w:lang w:val="en-CA"/>
                </w:rPr>
                <w:t>Fish</w:t>
              </w:r>
            </w:ins>
          </w:p>
        </w:tc>
        <w:tc>
          <w:tcPr>
            <w:tcW w:w="1827" w:type="dxa"/>
            <w:shd w:val="clear" w:color="auto" w:fill="auto"/>
            <w:noWrap/>
            <w:vAlign w:val="bottom"/>
            <w:hideMark/>
            <w:tcPrChange w:id="1101" w:author="Em Lim" w:date="2023-03-08T15:05:00Z">
              <w:tcPr>
                <w:tcW w:w="1827" w:type="dxa"/>
                <w:tcBorders>
                  <w:top w:val="nil"/>
                  <w:left w:val="nil"/>
                  <w:bottom w:val="nil"/>
                  <w:right w:val="nil"/>
                </w:tcBorders>
                <w:shd w:val="clear" w:color="auto" w:fill="auto"/>
                <w:noWrap/>
                <w:vAlign w:val="bottom"/>
                <w:hideMark/>
              </w:tcPr>
            </w:tcPrChange>
          </w:tcPr>
          <w:p w14:paraId="47F909B9" w14:textId="77777777" w:rsidR="00B64B39" w:rsidRPr="00B64B39" w:rsidRDefault="00B64B39" w:rsidP="00B64B39">
            <w:pPr>
              <w:rPr>
                <w:ins w:id="1102" w:author="Em Lim" w:date="2023-03-08T15:05:00Z"/>
                <w:rFonts w:ascii="Lucida Grande" w:eastAsia="Times New Roman" w:hAnsi="Lucida Grande" w:cs="Lucida Grande"/>
                <w:sz w:val="22"/>
                <w:szCs w:val="22"/>
                <w:lang w:val="en-CA"/>
              </w:rPr>
            </w:pPr>
            <w:ins w:id="1103" w:author="Em Lim" w:date="2023-03-08T15:05:00Z">
              <w:r w:rsidRPr="00B64B39">
                <w:rPr>
                  <w:rFonts w:ascii="Lucida Grande" w:eastAsia="Times New Roman" w:hAnsi="Lucida Grande" w:cs="Lucida Grande"/>
                  <w:sz w:val="22"/>
                  <w:szCs w:val="22"/>
                  <w:lang w:val="en-CA"/>
                </w:rPr>
                <w:t>Salmonidae</w:t>
              </w:r>
            </w:ins>
          </w:p>
        </w:tc>
        <w:tc>
          <w:tcPr>
            <w:tcW w:w="1512" w:type="dxa"/>
            <w:shd w:val="clear" w:color="auto" w:fill="auto"/>
            <w:noWrap/>
            <w:vAlign w:val="bottom"/>
            <w:hideMark/>
            <w:tcPrChange w:id="1104" w:author="Em Lim" w:date="2023-03-08T15:05:00Z">
              <w:tcPr>
                <w:tcW w:w="1512" w:type="dxa"/>
                <w:tcBorders>
                  <w:top w:val="nil"/>
                  <w:left w:val="nil"/>
                  <w:bottom w:val="nil"/>
                  <w:right w:val="nil"/>
                </w:tcBorders>
                <w:shd w:val="clear" w:color="auto" w:fill="auto"/>
                <w:noWrap/>
                <w:vAlign w:val="bottom"/>
                <w:hideMark/>
              </w:tcPr>
            </w:tcPrChange>
          </w:tcPr>
          <w:p w14:paraId="37F6E47C" w14:textId="77777777" w:rsidR="00B64B39" w:rsidRPr="00B64B39" w:rsidRDefault="00B64B39" w:rsidP="00B64B39">
            <w:pPr>
              <w:rPr>
                <w:ins w:id="1105" w:author="Em Lim" w:date="2023-03-08T15:05:00Z"/>
                <w:rFonts w:ascii="Lucida Grande" w:eastAsia="Times New Roman" w:hAnsi="Lucida Grande" w:cs="Lucida Grande"/>
                <w:sz w:val="22"/>
                <w:szCs w:val="22"/>
                <w:lang w:val="en-CA"/>
              </w:rPr>
            </w:pPr>
            <w:ins w:id="1106" w:author="Em Lim" w:date="2023-03-08T15:05:00Z">
              <w:r w:rsidRPr="00B64B39">
                <w:rPr>
                  <w:rFonts w:ascii="Lucida Grande" w:eastAsia="Times New Roman" w:hAnsi="Lucida Grande" w:cs="Lucida Grande"/>
                  <w:sz w:val="22"/>
                  <w:szCs w:val="22"/>
                  <w:lang w:val="en-CA"/>
                </w:rPr>
                <w:t>Salmo</w:t>
              </w:r>
            </w:ins>
          </w:p>
        </w:tc>
        <w:tc>
          <w:tcPr>
            <w:tcW w:w="1510" w:type="dxa"/>
            <w:shd w:val="clear" w:color="auto" w:fill="auto"/>
            <w:noWrap/>
            <w:vAlign w:val="bottom"/>
            <w:hideMark/>
            <w:tcPrChange w:id="1107" w:author="Em Lim" w:date="2023-03-08T15:05:00Z">
              <w:tcPr>
                <w:tcW w:w="1510" w:type="dxa"/>
                <w:tcBorders>
                  <w:top w:val="nil"/>
                  <w:left w:val="nil"/>
                  <w:bottom w:val="nil"/>
                  <w:right w:val="nil"/>
                </w:tcBorders>
                <w:shd w:val="clear" w:color="auto" w:fill="auto"/>
                <w:noWrap/>
                <w:vAlign w:val="bottom"/>
                <w:hideMark/>
              </w:tcPr>
            </w:tcPrChange>
          </w:tcPr>
          <w:p w14:paraId="15A84091" w14:textId="77777777" w:rsidR="00B64B39" w:rsidRPr="00B64B39" w:rsidRDefault="00B64B39" w:rsidP="00B64B39">
            <w:pPr>
              <w:rPr>
                <w:ins w:id="1108" w:author="Em Lim" w:date="2023-03-08T15:05:00Z"/>
                <w:rFonts w:ascii="Lucida Grande" w:eastAsia="Times New Roman" w:hAnsi="Lucida Grande" w:cs="Lucida Grande"/>
                <w:sz w:val="22"/>
                <w:szCs w:val="22"/>
                <w:lang w:val="en-CA"/>
              </w:rPr>
            </w:pPr>
            <w:proofErr w:type="spellStart"/>
            <w:ins w:id="1109" w:author="Em Lim" w:date="2023-03-08T15:05:00Z">
              <w:r w:rsidRPr="00B64B39">
                <w:rPr>
                  <w:rFonts w:ascii="Lucida Grande" w:eastAsia="Times New Roman" w:hAnsi="Lucida Grande" w:cs="Lucida Grande"/>
                  <w:sz w:val="22"/>
                  <w:szCs w:val="22"/>
                  <w:lang w:val="en-CA"/>
                </w:rPr>
                <w:t>salar</w:t>
              </w:r>
              <w:proofErr w:type="spellEnd"/>
            </w:ins>
          </w:p>
        </w:tc>
        <w:tc>
          <w:tcPr>
            <w:tcW w:w="1300" w:type="dxa"/>
            <w:shd w:val="clear" w:color="auto" w:fill="auto"/>
            <w:noWrap/>
            <w:vAlign w:val="bottom"/>
            <w:hideMark/>
            <w:tcPrChange w:id="1110" w:author="Em Lim" w:date="2023-03-08T15:05:00Z">
              <w:tcPr>
                <w:tcW w:w="1300" w:type="dxa"/>
                <w:tcBorders>
                  <w:top w:val="nil"/>
                  <w:left w:val="nil"/>
                  <w:bottom w:val="nil"/>
                  <w:right w:val="nil"/>
                </w:tcBorders>
                <w:shd w:val="clear" w:color="auto" w:fill="auto"/>
                <w:noWrap/>
                <w:vAlign w:val="bottom"/>
                <w:hideMark/>
              </w:tcPr>
            </w:tcPrChange>
          </w:tcPr>
          <w:p w14:paraId="72C1B425" w14:textId="77777777" w:rsidR="00B64B39" w:rsidRPr="00B64B39" w:rsidRDefault="00B64B39" w:rsidP="00B64B39">
            <w:pPr>
              <w:jc w:val="right"/>
              <w:rPr>
                <w:ins w:id="1111" w:author="Em Lim" w:date="2023-03-08T15:05:00Z"/>
                <w:rFonts w:ascii="Lucida Grande" w:eastAsia="Times New Roman" w:hAnsi="Lucida Grande" w:cs="Lucida Grande"/>
                <w:sz w:val="22"/>
                <w:szCs w:val="22"/>
                <w:lang w:val="en-CA"/>
              </w:rPr>
            </w:pPr>
            <w:ins w:id="1112" w:author="Em Lim" w:date="2023-03-08T15:05:00Z">
              <w:r w:rsidRPr="00B64B39">
                <w:rPr>
                  <w:rFonts w:ascii="Lucida Grande" w:eastAsia="Times New Roman" w:hAnsi="Lucida Grande" w:cs="Lucida Grande"/>
                  <w:sz w:val="22"/>
                  <w:szCs w:val="22"/>
                  <w:lang w:val="en-CA"/>
                </w:rPr>
                <w:t>2</w:t>
              </w:r>
            </w:ins>
          </w:p>
        </w:tc>
      </w:tr>
      <w:tr w:rsidR="00B64B39" w:rsidRPr="00B64B39" w14:paraId="60C40F44" w14:textId="77777777" w:rsidTr="00B64B39">
        <w:trPr>
          <w:trHeight w:val="320"/>
          <w:ins w:id="1113" w:author="Em Lim" w:date="2023-03-08T15:05:00Z"/>
          <w:trPrChange w:id="1114" w:author="Em Lim" w:date="2023-03-08T15:05:00Z">
            <w:trPr>
              <w:trHeight w:val="320"/>
            </w:trPr>
          </w:trPrChange>
        </w:trPr>
        <w:tc>
          <w:tcPr>
            <w:tcW w:w="1300" w:type="dxa"/>
            <w:shd w:val="clear" w:color="auto" w:fill="auto"/>
            <w:noWrap/>
            <w:vAlign w:val="bottom"/>
            <w:hideMark/>
            <w:tcPrChange w:id="1115" w:author="Em Lim" w:date="2023-03-08T15:05:00Z">
              <w:tcPr>
                <w:tcW w:w="1300" w:type="dxa"/>
                <w:tcBorders>
                  <w:top w:val="nil"/>
                  <w:left w:val="nil"/>
                  <w:bottom w:val="nil"/>
                  <w:right w:val="nil"/>
                </w:tcBorders>
                <w:shd w:val="clear" w:color="auto" w:fill="auto"/>
                <w:noWrap/>
                <w:vAlign w:val="bottom"/>
                <w:hideMark/>
              </w:tcPr>
            </w:tcPrChange>
          </w:tcPr>
          <w:p w14:paraId="15932BE7" w14:textId="77777777" w:rsidR="00B64B39" w:rsidRPr="00B64B39" w:rsidRDefault="00B64B39" w:rsidP="00B64B39">
            <w:pPr>
              <w:rPr>
                <w:ins w:id="1116" w:author="Em Lim" w:date="2023-03-08T15:05:00Z"/>
                <w:rFonts w:ascii="Lucida Grande" w:eastAsia="Times New Roman" w:hAnsi="Lucida Grande" w:cs="Lucida Grande"/>
                <w:sz w:val="22"/>
                <w:szCs w:val="22"/>
                <w:lang w:val="en-CA"/>
              </w:rPr>
            </w:pPr>
            <w:ins w:id="1117" w:author="Em Lim" w:date="2023-03-08T15:05:00Z">
              <w:r w:rsidRPr="00B64B39">
                <w:rPr>
                  <w:rFonts w:ascii="Lucida Grande" w:eastAsia="Times New Roman" w:hAnsi="Lucida Grande" w:cs="Lucida Grande"/>
                  <w:sz w:val="22"/>
                  <w:szCs w:val="22"/>
                  <w:lang w:val="en-CA"/>
                </w:rPr>
                <w:t>Fish</w:t>
              </w:r>
            </w:ins>
          </w:p>
        </w:tc>
        <w:tc>
          <w:tcPr>
            <w:tcW w:w="1827" w:type="dxa"/>
            <w:shd w:val="clear" w:color="auto" w:fill="auto"/>
            <w:noWrap/>
            <w:vAlign w:val="bottom"/>
            <w:hideMark/>
            <w:tcPrChange w:id="1118" w:author="Em Lim" w:date="2023-03-08T15:05:00Z">
              <w:tcPr>
                <w:tcW w:w="1827" w:type="dxa"/>
                <w:tcBorders>
                  <w:top w:val="nil"/>
                  <w:left w:val="nil"/>
                  <w:bottom w:val="nil"/>
                  <w:right w:val="nil"/>
                </w:tcBorders>
                <w:shd w:val="clear" w:color="auto" w:fill="auto"/>
                <w:noWrap/>
                <w:vAlign w:val="bottom"/>
                <w:hideMark/>
              </w:tcPr>
            </w:tcPrChange>
          </w:tcPr>
          <w:p w14:paraId="4A07EA53" w14:textId="77777777" w:rsidR="00B64B39" w:rsidRPr="00B64B39" w:rsidRDefault="00B64B39" w:rsidP="00B64B39">
            <w:pPr>
              <w:rPr>
                <w:ins w:id="1119" w:author="Em Lim" w:date="2023-03-08T15:05:00Z"/>
                <w:rFonts w:ascii="Lucida Grande" w:eastAsia="Times New Roman" w:hAnsi="Lucida Grande" w:cs="Lucida Grande"/>
                <w:i/>
                <w:iCs/>
                <w:sz w:val="22"/>
                <w:szCs w:val="22"/>
                <w:lang w:val="en-CA"/>
              </w:rPr>
            </w:pPr>
            <w:ins w:id="1120" w:author="Em Lim" w:date="2023-03-08T15:05:00Z">
              <w:r w:rsidRPr="00B64B39">
                <w:rPr>
                  <w:rFonts w:ascii="Lucida Grande" w:eastAsia="Times New Roman" w:hAnsi="Lucida Grande" w:cs="Lucida Grande"/>
                  <w:i/>
                  <w:iCs/>
                  <w:sz w:val="22"/>
                  <w:szCs w:val="22"/>
                  <w:lang w:val="en-CA"/>
                </w:rPr>
                <w:t>NA</w:t>
              </w:r>
            </w:ins>
          </w:p>
        </w:tc>
        <w:tc>
          <w:tcPr>
            <w:tcW w:w="1512" w:type="dxa"/>
            <w:shd w:val="clear" w:color="auto" w:fill="auto"/>
            <w:noWrap/>
            <w:vAlign w:val="bottom"/>
            <w:hideMark/>
            <w:tcPrChange w:id="1121" w:author="Em Lim" w:date="2023-03-08T15:05:00Z">
              <w:tcPr>
                <w:tcW w:w="1512" w:type="dxa"/>
                <w:tcBorders>
                  <w:top w:val="nil"/>
                  <w:left w:val="nil"/>
                  <w:bottom w:val="nil"/>
                  <w:right w:val="nil"/>
                </w:tcBorders>
                <w:shd w:val="clear" w:color="auto" w:fill="auto"/>
                <w:noWrap/>
                <w:vAlign w:val="bottom"/>
                <w:hideMark/>
              </w:tcPr>
            </w:tcPrChange>
          </w:tcPr>
          <w:p w14:paraId="2CB54ED7" w14:textId="77777777" w:rsidR="00B64B39" w:rsidRPr="00B64B39" w:rsidRDefault="00B64B39" w:rsidP="00B64B39">
            <w:pPr>
              <w:rPr>
                <w:ins w:id="1122" w:author="Em Lim" w:date="2023-03-08T15:05:00Z"/>
                <w:rFonts w:ascii="Lucida Grande" w:eastAsia="Times New Roman" w:hAnsi="Lucida Grande" w:cs="Lucida Grande"/>
                <w:i/>
                <w:iCs/>
                <w:sz w:val="22"/>
                <w:szCs w:val="22"/>
                <w:lang w:val="en-CA"/>
              </w:rPr>
            </w:pPr>
            <w:ins w:id="1123" w:author="Em Lim" w:date="2023-03-08T15:05:00Z">
              <w:r w:rsidRPr="00B64B39">
                <w:rPr>
                  <w:rFonts w:ascii="Lucida Grande" w:eastAsia="Times New Roman" w:hAnsi="Lucida Grande" w:cs="Lucida Grande"/>
                  <w:i/>
                  <w:iCs/>
                  <w:sz w:val="22"/>
                  <w:szCs w:val="22"/>
                  <w:lang w:val="en-CA"/>
                </w:rPr>
                <w:t>NA</w:t>
              </w:r>
            </w:ins>
          </w:p>
        </w:tc>
        <w:tc>
          <w:tcPr>
            <w:tcW w:w="1510" w:type="dxa"/>
            <w:shd w:val="clear" w:color="auto" w:fill="auto"/>
            <w:noWrap/>
            <w:vAlign w:val="bottom"/>
            <w:hideMark/>
            <w:tcPrChange w:id="1124" w:author="Em Lim" w:date="2023-03-08T15:05:00Z">
              <w:tcPr>
                <w:tcW w:w="1510" w:type="dxa"/>
                <w:tcBorders>
                  <w:top w:val="nil"/>
                  <w:left w:val="nil"/>
                  <w:bottom w:val="nil"/>
                  <w:right w:val="nil"/>
                </w:tcBorders>
                <w:shd w:val="clear" w:color="auto" w:fill="auto"/>
                <w:noWrap/>
                <w:vAlign w:val="bottom"/>
                <w:hideMark/>
              </w:tcPr>
            </w:tcPrChange>
          </w:tcPr>
          <w:p w14:paraId="429E5C08" w14:textId="77777777" w:rsidR="00B64B39" w:rsidRPr="00B64B39" w:rsidRDefault="00B64B39" w:rsidP="00B64B39">
            <w:pPr>
              <w:rPr>
                <w:ins w:id="1125" w:author="Em Lim" w:date="2023-03-08T15:05:00Z"/>
                <w:rFonts w:ascii="Lucida Grande" w:eastAsia="Times New Roman" w:hAnsi="Lucida Grande" w:cs="Lucida Grande"/>
                <w:i/>
                <w:iCs/>
                <w:sz w:val="22"/>
                <w:szCs w:val="22"/>
                <w:lang w:val="en-CA"/>
              </w:rPr>
            </w:pPr>
            <w:ins w:id="1126" w:author="Em Lim" w:date="2023-03-08T15:05: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1127" w:author="Em Lim" w:date="2023-03-08T15:05:00Z">
              <w:tcPr>
                <w:tcW w:w="1300" w:type="dxa"/>
                <w:tcBorders>
                  <w:top w:val="nil"/>
                  <w:left w:val="nil"/>
                  <w:bottom w:val="nil"/>
                  <w:right w:val="nil"/>
                </w:tcBorders>
                <w:shd w:val="clear" w:color="auto" w:fill="auto"/>
                <w:noWrap/>
                <w:vAlign w:val="bottom"/>
                <w:hideMark/>
              </w:tcPr>
            </w:tcPrChange>
          </w:tcPr>
          <w:p w14:paraId="503D7526" w14:textId="77777777" w:rsidR="00B64B39" w:rsidRPr="00B64B39" w:rsidRDefault="00B64B39" w:rsidP="00B64B39">
            <w:pPr>
              <w:jc w:val="right"/>
              <w:rPr>
                <w:ins w:id="1128" w:author="Em Lim" w:date="2023-03-08T15:05:00Z"/>
                <w:rFonts w:ascii="Lucida Grande" w:eastAsia="Times New Roman" w:hAnsi="Lucida Grande" w:cs="Lucida Grande"/>
                <w:sz w:val="22"/>
                <w:szCs w:val="22"/>
                <w:lang w:val="en-CA"/>
              </w:rPr>
            </w:pPr>
            <w:ins w:id="1129" w:author="Em Lim" w:date="2023-03-08T15:05:00Z">
              <w:r w:rsidRPr="00B64B39">
                <w:rPr>
                  <w:rFonts w:ascii="Lucida Grande" w:eastAsia="Times New Roman" w:hAnsi="Lucida Grande" w:cs="Lucida Grande"/>
                  <w:sz w:val="22"/>
                  <w:szCs w:val="22"/>
                  <w:lang w:val="en-CA"/>
                </w:rPr>
                <w:t>13</w:t>
              </w:r>
            </w:ins>
          </w:p>
        </w:tc>
      </w:tr>
      <w:tr w:rsidR="00B64B39" w:rsidRPr="00B64B39" w14:paraId="4AD35981" w14:textId="77777777" w:rsidTr="00B64B39">
        <w:trPr>
          <w:trHeight w:val="320"/>
          <w:ins w:id="1130" w:author="Em Lim" w:date="2023-03-08T15:05:00Z"/>
          <w:trPrChange w:id="1131" w:author="Em Lim" w:date="2023-03-08T15:05:00Z">
            <w:trPr>
              <w:trHeight w:val="320"/>
            </w:trPr>
          </w:trPrChange>
        </w:trPr>
        <w:tc>
          <w:tcPr>
            <w:tcW w:w="1300" w:type="dxa"/>
            <w:shd w:val="clear" w:color="auto" w:fill="auto"/>
            <w:noWrap/>
            <w:vAlign w:val="bottom"/>
            <w:hideMark/>
            <w:tcPrChange w:id="1132" w:author="Em Lim" w:date="2023-03-08T15:05:00Z">
              <w:tcPr>
                <w:tcW w:w="1300" w:type="dxa"/>
                <w:tcBorders>
                  <w:top w:val="nil"/>
                  <w:left w:val="nil"/>
                  <w:bottom w:val="nil"/>
                  <w:right w:val="nil"/>
                </w:tcBorders>
                <w:shd w:val="clear" w:color="auto" w:fill="auto"/>
                <w:noWrap/>
                <w:vAlign w:val="bottom"/>
                <w:hideMark/>
              </w:tcPr>
            </w:tcPrChange>
          </w:tcPr>
          <w:p w14:paraId="5C8A8316" w14:textId="77777777" w:rsidR="00B64B39" w:rsidRPr="00B64B39" w:rsidRDefault="00B64B39" w:rsidP="00B64B39">
            <w:pPr>
              <w:rPr>
                <w:ins w:id="1133" w:author="Em Lim" w:date="2023-03-08T15:05:00Z"/>
                <w:rFonts w:ascii="Lucida Grande" w:eastAsia="Times New Roman" w:hAnsi="Lucida Grande" w:cs="Lucida Grande"/>
                <w:sz w:val="22"/>
                <w:szCs w:val="22"/>
                <w:lang w:val="en-CA"/>
              </w:rPr>
            </w:pPr>
            <w:ins w:id="1134" w:author="Em Lim" w:date="2023-03-08T15:05:00Z">
              <w:r w:rsidRPr="00B64B39">
                <w:rPr>
                  <w:rFonts w:ascii="Lucida Grande" w:eastAsia="Times New Roman" w:hAnsi="Lucida Grande" w:cs="Lucida Grande"/>
                  <w:sz w:val="22"/>
                  <w:szCs w:val="22"/>
                  <w:lang w:val="en-CA"/>
                </w:rPr>
                <w:t>Echinoderm</w:t>
              </w:r>
            </w:ins>
          </w:p>
        </w:tc>
        <w:tc>
          <w:tcPr>
            <w:tcW w:w="1827" w:type="dxa"/>
            <w:shd w:val="clear" w:color="auto" w:fill="auto"/>
            <w:noWrap/>
            <w:vAlign w:val="bottom"/>
            <w:hideMark/>
            <w:tcPrChange w:id="1135" w:author="Em Lim" w:date="2023-03-08T15:05:00Z">
              <w:tcPr>
                <w:tcW w:w="1827" w:type="dxa"/>
                <w:tcBorders>
                  <w:top w:val="nil"/>
                  <w:left w:val="nil"/>
                  <w:bottom w:val="nil"/>
                  <w:right w:val="nil"/>
                </w:tcBorders>
                <w:shd w:val="clear" w:color="auto" w:fill="auto"/>
                <w:noWrap/>
                <w:vAlign w:val="bottom"/>
                <w:hideMark/>
              </w:tcPr>
            </w:tcPrChange>
          </w:tcPr>
          <w:p w14:paraId="48D3C599" w14:textId="77777777" w:rsidR="00B64B39" w:rsidRPr="00B64B39" w:rsidRDefault="00B64B39" w:rsidP="00B64B39">
            <w:pPr>
              <w:rPr>
                <w:ins w:id="1136" w:author="Em Lim" w:date="2023-03-08T15:05:00Z"/>
                <w:rFonts w:ascii="Lucida Grande" w:eastAsia="Times New Roman" w:hAnsi="Lucida Grande" w:cs="Lucida Grande"/>
                <w:sz w:val="22"/>
                <w:szCs w:val="22"/>
                <w:lang w:val="en-CA"/>
              </w:rPr>
            </w:pPr>
            <w:proofErr w:type="spellStart"/>
            <w:ins w:id="1137" w:author="Em Lim" w:date="2023-03-08T15:05:00Z">
              <w:r w:rsidRPr="00B64B39">
                <w:rPr>
                  <w:rFonts w:ascii="Lucida Grande" w:eastAsia="Times New Roman" w:hAnsi="Lucida Grande" w:cs="Lucida Grande"/>
                  <w:sz w:val="22"/>
                  <w:szCs w:val="22"/>
                  <w:lang w:val="en-CA"/>
                </w:rPr>
                <w:t>Holothuriidae</w:t>
              </w:r>
              <w:proofErr w:type="spellEnd"/>
            </w:ins>
          </w:p>
        </w:tc>
        <w:tc>
          <w:tcPr>
            <w:tcW w:w="1512" w:type="dxa"/>
            <w:shd w:val="clear" w:color="auto" w:fill="auto"/>
            <w:noWrap/>
            <w:vAlign w:val="bottom"/>
            <w:hideMark/>
            <w:tcPrChange w:id="1138" w:author="Em Lim" w:date="2023-03-08T15:05:00Z">
              <w:tcPr>
                <w:tcW w:w="1512" w:type="dxa"/>
                <w:tcBorders>
                  <w:top w:val="nil"/>
                  <w:left w:val="nil"/>
                  <w:bottom w:val="nil"/>
                  <w:right w:val="nil"/>
                </w:tcBorders>
                <w:shd w:val="clear" w:color="auto" w:fill="auto"/>
                <w:noWrap/>
                <w:vAlign w:val="bottom"/>
                <w:hideMark/>
              </w:tcPr>
            </w:tcPrChange>
          </w:tcPr>
          <w:p w14:paraId="7F5059EB" w14:textId="77777777" w:rsidR="00B64B39" w:rsidRPr="00B64B39" w:rsidRDefault="00B64B39" w:rsidP="00B64B39">
            <w:pPr>
              <w:rPr>
                <w:ins w:id="1139" w:author="Em Lim" w:date="2023-03-08T15:05:00Z"/>
                <w:rFonts w:ascii="Lucida Grande" w:eastAsia="Times New Roman" w:hAnsi="Lucida Grande" w:cs="Lucida Grande"/>
                <w:sz w:val="22"/>
                <w:szCs w:val="22"/>
                <w:lang w:val="en-CA"/>
              </w:rPr>
            </w:pPr>
            <w:proofErr w:type="spellStart"/>
            <w:ins w:id="1140" w:author="Em Lim" w:date="2023-03-08T15:05:00Z">
              <w:r w:rsidRPr="00B64B39">
                <w:rPr>
                  <w:rFonts w:ascii="Lucida Grande" w:eastAsia="Times New Roman" w:hAnsi="Lucida Grande" w:cs="Lucida Grande"/>
                  <w:sz w:val="22"/>
                  <w:szCs w:val="22"/>
                  <w:lang w:val="en-CA"/>
                </w:rPr>
                <w:t>Holothuria</w:t>
              </w:r>
              <w:proofErr w:type="spellEnd"/>
            </w:ins>
          </w:p>
        </w:tc>
        <w:tc>
          <w:tcPr>
            <w:tcW w:w="1510" w:type="dxa"/>
            <w:shd w:val="clear" w:color="auto" w:fill="auto"/>
            <w:noWrap/>
            <w:vAlign w:val="bottom"/>
            <w:hideMark/>
            <w:tcPrChange w:id="1141" w:author="Em Lim" w:date="2023-03-08T15:05:00Z">
              <w:tcPr>
                <w:tcW w:w="1510" w:type="dxa"/>
                <w:tcBorders>
                  <w:top w:val="nil"/>
                  <w:left w:val="nil"/>
                  <w:bottom w:val="nil"/>
                  <w:right w:val="nil"/>
                </w:tcBorders>
                <w:shd w:val="clear" w:color="auto" w:fill="auto"/>
                <w:noWrap/>
                <w:vAlign w:val="bottom"/>
                <w:hideMark/>
              </w:tcPr>
            </w:tcPrChange>
          </w:tcPr>
          <w:p w14:paraId="48967652" w14:textId="77777777" w:rsidR="00B64B39" w:rsidRPr="00B64B39" w:rsidRDefault="00B64B39" w:rsidP="00B64B39">
            <w:pPr>
              <w:rPr>
                <w:ins w:id="1142" w:author="Em Lim" w:date="2023-03-08T15:05:00Z"/>
                <w:rFonts w:ascii="Lucida Grande" w:eastAsia="Times New Roman" w:hAnsi="Lucida Grande" w:cs="Lucida Grande"/>
                <w:sz w:val="22"/>
                <w:szCs w:val="22"/>
                <w:lang w:val="en-CA"/>
              </w:rPr>
            </w:pPr>
            <w:proofErr w:type="spellStart"/>
            <w:ins w:id="1143" w:author="Em Lim" w:date="2023-03-08T15:05:00Z">
              <w:r w:rsidRPr="00B64B39">
                <w:rPr>
                  <w:rFonts w:ascii="Lucida Grande" w:eastAsia="Times New Roman" w:hAnsi="Lucida Grande" w:cs="Lucida Grande"/>
                  <w:sz w:val="22"/>
                  <w:szCs w:val="22"/>
                  <w:lang w:val="en-CA"/>
                </w:rPr>
                <w:t>atra</w:t>
              </w:r>
              <w:proofErr w:type="spellEnd"/>
            </w:ins>
          </w:p>
        </w:tc>
        <w:tc>
          <w:tcPr>
            <w:tcW w:w="1300" w:type="dxa"/>
            <w:shd w:val="clear" w:color="auto" w:fill="auto"/>
            <w:noWrap/>
            <w:vAlign w:val="bottom"/>
            <w:hideMark/>
            <w:tcPrChange w:id="1144" w:author="Em Lim" w:date="2023-03-08T15:05:00Z">
              <w:tcPr>
                <w:tcW w:w="1300" w:type="dxa"/>
                <w:tcBorders>
                  <w:top w:val="nil"/>
                  <w:left w:val="nil"/>
                  <w:bottom w:val="nil"/>
                  <w:right w:val="nil"/>
                </w:tcBorders>
                <w:shd w:val="clear" w:color="auto" w:fill="auto"/>
                <w:noWrap/>
                <w:vAlign w:val="bottom"/>
                <w:hideMark/>
              </w:tcPr>
            </w:tcPrChange>
          </w:tcPr>
          <w:p w14:paraId="4F45FBA2" w14:textId="77777777" w:rsidR="00B64B39" w:rsidRPr="00B64B39" w:rsidRDefault="00B64B39" w:rsidP="00B64B39">
            <w:pPr>
              <w:jc w:val="right"/>
              <w:rPr>
                <w:ins w:id="1145" w:author="Em Lim" w:date="2023-03-08T15:05:00Z"/>
                <w:rFonts w:ascii="Lucida Grande" w:eastAsia="Times New Roman" w:hAnsi="Lucida Grande" w:cs="Lucida Grande"/>
                <w:sz w:val="22"/>
                <w:szCs w:val="22"/>
                <w:lang w:val="en-CA"/>
              </w:rPr>
            </w:pPr>
            <w:ins w:id="1146" w:author="Em Lim" w:date="2023-03-08T15:05:00Z">
              <w:r w:rsidRPr="00B64B39">
                <w:rPr>
                  <w:rFonts w:ascii="Lucida Grande" w:eastAsia="Times New Roman" w:hAnsi="Lucida Grande" w:cs="Lucida Grande"/>
                  <w:sz w:val="22"/>
                  <w:szCs w:val="22"/>
                  <w:lang w:val="en-CA"/>
                </w:rPr>
                <w:t>1</w:t>
              </w:r>
            </w:ins>
          </w:p>
        </w:tc>
      </w:tr>
      <w:tr w:rsidR="00B64B39" w:rsidRPr="00B64B39" w14:paraId="080F5EA9" w14:textId="77777777" w:rsidTr="00B64B39">
        <w:trPr>
          <w:trHeight w:val="320"/>
          <w:ins w:id="1147" w:author="Em Lim" w:date="2023-03-08T15:05:00Z"/>
          <w:trPrChange w:id="1148" w:author="Em Lim" w:date="2023-03-08T15:05:00Z">
            <w:trPr>
              <w:trHeight w:val="320"/>
            </w:trPr>
          </w:trPrChange>
        </w:trPr>
        <w:tc>
          <w:tcPr>
            <w:tcW w:w="1300" w:type="dxa"/>
            <w:shd w:val="clear" w:color="auto" w:fill="auto"/>
            <w:noWrap/>
            <w:vAlign w:val="bottom"/>
            <w:hideMark/>
            <w:tcPrChange w:id="1149" w:author="Em Lim" w:date="2023-03-08T15:05:00Z">
              <w:tcPr>
                <w:tcW w:w="1300" w:type="dxa"/>
                <w:tcBorders>
                  <w:top w:val="nil"/>
                  <w:left w:val="nil"/>
                  <w:bottom w:val="nil"/>
                  <w:right w:val="nil"/>
                </w:tcBorders>
                <w:shd w:val="clear" w:color="auto" w:fill="auto"/>
                <w:noWrap/>
                <w:vAlign w:val="bottom"/>
                <w:hideMark/>
              </w:tcPr>
            </w:tcPrChange>
          </w:tcPr>
          <w:p w14:paraId="291D9A08" w14:textId="77777777" w:rsidR="00B64B39" w:rsidRPr="00B64B39" w:rsidRDefault="00B64B39" w:rsidP="00B64B39">
            <w:pPr>
              <w:rPr>
                <w:ins w:id="1150" w:author="Em Lim" w:date="2023-03-08T15:05:00Z"/>
                <w:rFonts w:ascii="Lucida Grande" w:eastAsia="Times New Roman" w:hAnsi="Lucida Grande" w:cs="Lucida Grande"/>
                <w:sz w:val="22"/>
                <w:szCs w:val="22"/>
                <w:lang w:val="en-CA"/>
              </w:rPr>
            </w:pPr>
            <w:ins w:id="1151" w:author="Em Lim" w:date="2023-03-08T15:05:00Z">
              <w:r w:rsidRPr="00B64B39">
                <w:rPr>
                  <w:rFonts w:ascii="Lucida Grande" w:eastAsia="Times New Roman" w:hAnsi="Lucida Grande" w:cs="Lucida Grande"/>
                  <w:sz w:val="22"/>
                  <w:szCs w:val="22"/>
                  <w:lang w:val="en-CA"/>
                </w:rPr>
                <w:t>Echinoderm</w:t>
              </w:r>
            </w:ins>
          </w:p>
        </w:tc>
        <w:tc>
          <w:tcPr>
            <w:tcW w:w="1827" w:type="dxa"/>
            <w:shd w:val="clear" w:color="auto" w:fill="auto"/>
            <w:noWrap/>
            <w:vAlign w:val="bottom"/>
            <w:hideMark/>
            <w:tcPrChange w:id="1152" w:author="Em Lim" w:date="2023-03-08T15:05:00Z">
              <w:tcPr>
                <w:tcW w:w="1827" w:type="dxa"/>
                <w:tcBorders>
                  <w:top w:val="nil"/>
                  <w:left w:val="nil"/>
                  <w:bottom w:val="nil"/>
                  <w:right w:val="nil"/>
                </w:tcBorders>
                <w:shd w:val="clear" w:color="auto" w:fill="auto"/>
                <w:noWrap/>
                <w:vAlign w:val="bottom"/>
                <w:hideMark/>
              </w:tcPr>
            </w:tcPrChange>
          </w:tcPr>
          <w:p w14:paraId="6FAAFB85" w14:textId="77777777" w:rsidR="00B64B39" w:rsidRPr="00B64B39" w:rsidRDefault="00B64B39" w:rsidP="00B64B39">
            <w:pPr>
              <w:rPr>
                <w:ins w:id="1153" w:author="Em Lim" w:date="2023-03-08T15:05:00Z"/>
                <w:rFonts w:ascii="Lucida Grande" w:eastAsia="Times New Roman" w:hAnsi="Lucida Grande" w:cs="Lucida Grande"/>
                <w:i/>
                <w:iCs/>
                <w:sz w:val="22"/>
                <w:szCs w:val="22"/>
                <w:lang w:val="en-CA"/>
              </w:rPr>
            </w:pPr>
            <w:ins w:id="1154" w:author="Em Lim" w:date="2023-03-08T15:05:00Z">
              <w:r w:rsidRPr="00B64B39">
                <w:rPr>
                  <w:rFonts w:ascii="Lucida Grande" w:eastAsia="Times New Roman" w:hAnsi="Lucida Grande" w:cs="Lucida Grande"/>
                  <w:i/>
                  <w:iCs/>
                  <w:sz w:val="22"/>
                  <w:szCs w:val="22"/>
                  <w:lang w:val="en-CA"/>
                </w:rPr>
                <w:t>NA</w:t>
              </w:r>
            </w:ins>
          </w:p>
        </w:tc>
        <w:tc>
          <w:tcPr>
            <w:tcW w:w="1512" w:type="dxa"/>
            <w:shd w:val="clear" w:color="auto" w:fill="auto"/>
            <w:noWrap/>
            <w:vAlign w:val="bottom"/>
            <w:hideMark/>
            <w:tcPrChange w:id="1155" w:author="Em Lim" w:date="2023-03-08T15:05:00Z">
              <w:tcPr>
                <w:tcW w:w="1512" w:type="dxa"/>
                <w:tcBorders>
                  <w:top w:val="nil"/>
                  <w:left w:val="nil"/>
                  <w:bottom w:val="nil"/>
                  <w:right w:val="nil"/>
                </w:tcBorders>
                <w:shd w:val="clear" w:color="auto" w:fill="auto"/>
                <w:noWrap/>
                <w:vAlign w:val="bottom"/>
                <w:hideMark/>
              </w:tcPr>
            </w:tcPrChange>
          </w:tcPr>
          <w:p w14:paraId="0D801C9F" w14:textId="77777777" w:rsidR="00B64B39" w:rsidRPr="00B64B39" w:rsidRDefault="00B64B39" w:rsidP="00B64B39">
            <w:pPr>
              <w:rPr>
                <w:ins w:id="1156" w:author="Em Lim" w:date="2023-03-08T15:05:00Z"/>
                <w:rFonts w:ascii="Lucida Grande" w:eastAsia="Times New Roman" w:hAnsi="Lucida Grande" w:cs="Lucida Grande"/>
                <w:i/>
                <w:iCs/>
                <w:sz w:val="22"/>
                <w:szCs w:val="22"/>
                <w:lang w:val="en-CA"/>
              </w:rPr>
            </w:pPr>
            <w:ins w:id="1157" w:author="Em Lim" w:date="2023-03-08T15:05:00Z">
              <w:r w:rsidRPr="00B64B39">
                <w:rPr>
                  <w:rFonts w:ascii="Lucida Grande" w:eastAsia="Times New Roman" w:hAnsi="Lucida Grande" w:cs="Lucida Grande"/>
                  <w:i/>
                  <w:iCs/>
                  <w:sz w:val="22"/>
                  <w:szCs w:val="22"/>
                  <w:lang w:val="en-CA"/>
                </w:rPr>
                <w:t>NA</w:t>
              </w:r>
            </w:ins>
          </w:p>
        </w:tc>
        <w:tc>
          <w:tcPr>
            <w:tcW w:w="1510" w:type="dxa"/>
            <w:shd w:val="clear" w:color="auto" w:fill="auto"/>
            <w:noWrap/>
            <w:vAlign w:val="bottom"/>
            <w:hideMark/>
            <w:tcPrChange w:id="1158" w:author="Em Lim" w:date="2023-03-08T15:05:00Z">
              <w:tcPr>
                <w:tcW w:w="1510" w:type="dxa"/>
                <w:tcBorders>
                  <w:top w:val="nil"/>
                  <w:left w:val="nil"/>
                  <w:bottom w:val="nil"/>
                  <w:right w:val="nil"/>
                </w:tcBorders>
                <w:shd w:val="clear" w:color="auto" w:fill="auto"/>
                <w:noWrap/>
                <w:vAlign w:val="bottom"/>
                <w:hideMark/>
              </w:tcPr>
            </w:tcPrChange>
          </w:tcPr>
          <w:p w14:paraId="06D6CA9E" w14:textId="77777777" w:rsidR="00B64B39" w:rsidRPr="00B64B39" w:rsidRDefault="00B64B39" w:rsidP="00B64B39">
            <w:pPr>
              <w:rPr>
                <w:ins w:id="1159" w:author="Em Lim" w:date="2023-03-08T15:05:00Z"/>
                <w:rFonts w:ascii="Lucida Grande" w:eastAsia="Times New Roman" w:hAnsi="Lucida Grande" w:cs="Lucida Grande"/>
                <w:i/>
                <w:iCs/>
                <w:sz w:val="22"/>
                <w:szCs w:val="22"/>
                <w:lang w:val="en-CA"/>
              </w:rPr>
            </w:pPr>
            <w:ins w:id="1160" w:author="Em Lim" w:date="2023-03-08T15:05: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1161" w:author="Em Lim" w:date="2023-03-08T15:05:00Z">
              <w:tcPr>
                <w:tcW w:w="1300" w:type="dxa"/>
                <w:tcBorders>
                  <w:top w:val="nil"/>
                  <w:left w:val="nil"/>
                  <w:bottom w:val="nil"/>
                  <w:right w:val="nil"/>
                </w:tcBorders>
                <w:shd w:val="clear" w:color="auto" w:fill="auto"/>
                <w:noWrap/>
                <w:vAlign w:val="bottom"/>
                <w:hideMark/>
              </w:tcPr>
            </w:tcPrChange>
          </w:tcPr>
          <w:p w14:paraId="7927D47B" w14:textId="77777777" w:rsidR="00B64B39" w:rsidRPr="00B64B39" w:rsidRDefault="00B64B39" w:rsidP="00B64B39">
            <w:pPr>
              <w:jc w:val="right"/>
              <w:rPr>
                <w:ins w:id="1162" w:author="Em Lim" w:date="2023-03-08T15:05:00Z"/>
                <w:rFonts w:ascii="Lucida Grande" w:eastAsia="Times New Roman" w:hAnsi="Lucida Grande" w:cs="Lucida Grande"/>
                <w:sz w:val="22"/>
                <w:szCs w:val="22"/>
                <w:lang w:val="en-CA"/>
              </w:rPr>
            </w:pPr>
            <w:ins w:id="1163" w:author="Em Lim" w:date="2023-03-08T15:05:00Z">
              <w:r w:rsidRPr="00B64B39">
                <w:rPr>
                  <w:rFonts w:ascii="Lucida Grande" w:eastAsia="Times New Roman" w:hAnsi="Lucida Grande" w:cs="Lucida Grande"/>
                  <w:sz w:val="22"/>
                  <w:szCs w:val="22"/>
                  <w:lang w:val="en-CA"/>
                </w:rPr>
                <w:t>12</w:t>
              </w:r>
            </w:ins>
          </w:p>
        </w:tc>
      </w:tr>
      <w:tr w:rsidR="00B64B39" w:rsidRPr="00B64B39" w14:paraId="0F20499F" w14:textId="77777777" w:rsidTr="00B64B39">
        <w:trPr>
          <w:trHeight w:val="320"/>
          <w:ins w:id="1164" w:author="Em Lim" w:date="2023-03-08T15:05:00Z"/>
          <w:trPrChange w:id="1165" w:author="Em Lim" w:date="2023-03-08T15:05:00Z">
            <w:trPr>
              <w:trHeight w:val="320"/>
            </w:trPr>
          </w:trPrChange>
        </w:trPr>
        <w:tc>
          <w:tcPr>
            <w:tcW w:w="1300" w:type="dxa"/>
            <w:shd w:val="clear" w:color="auto" w:fill="auto"/>
            <w:noWrap/>
            <w:vAlign w:val="bottom"/>
            <w:hideMark/>
            <w:tcPrChange w:id="1166" w:author="Em Lim" w:date="2023-03-08T15:05:00Z">
              <w:tcPr>
                <w:tcW w:w="1300" w:type="dxa"/>
                <w:tcBorders>
                  <w:top w:val="nil"/>
                  <w:left w:val="nil"/>
                  <w:bottom w:val="nil"/>
                  <w:right w:val="nil"/>
                </w:tcBorders>
                <w:shd w:val="clear" w:color="auto" w:fill="auto"/>
                <w:noWrap/>
                <w:vAlign w:val="bottom"/>
                <w:hideMark/>
              </w:tcPr>
            </w:tcPrChange>
          </w:tcPr>
          <w:p w14:paraId="50AF2321" w14:textId="77777777" w:rsidR="00B64B39" w:rsidRPr="00B64B39" w:rsidRDefault="00B64B39" w:rsidP="00B64B39">
            <w:pPr>
              <w:rPr>
                <w:ins w:id="1167" w:author="Em Lim" w:date="2023-03-08T15:05:00Z"/>
                <w:rFonts w:ascii="Lucida Grande" w:eastAsia="Times New Roman" w:hAnsi="Lucida Grande" w:cs="Lucida Grande"/>
                <w:sz w:val="22"/>
                <w:szCs w:val="22"/>
                <w:lang w:val="en-CA"/>
              </w:rPr>
            </w:pPr>
            <w:ins w:id="1168" w:author="Em Lim" w:date="2023-03-08T15:05:00Z">
              <w:r w:rsidRPr="00B64B39">
                <w:rPr>
                  <w:rFonts w:ascii="Lucida Grande" w:eastAsia="Times New Roman" w:hAnsi="Lucida Grande" w:cs="Lucida Grande"/>
                  <w:sz w:val="22"/>
                  <w:szCs w:val="22"/>
                  <w:lang w:val="en-CA"/>
                </w:rPr>
                <w:t>Mollusc</w:t>
              </w:r>
            </w:ins>
          </w:p>
        </w:tc>
        <w:tc>
          <w:tcPr>
            <w:tcW w:w="1827" w:type="dxa"/>
            <w:shd w:val="clear" w:color="auto" w:fill="auto"/>
            <w:noWrap/>
            <w:vAlign w:val="bottom"/>
            <w:hideMark/>
            <w:tcPrChange w:id="1169" w:author="Em Lim" w:date="2023-03-08T15:05:00Z">
              <w:tcPr>
                <w:tcW w:w="1827" w:type="dxa"/>
                <w:tcBorders>
                  <w:top w:val="nil"/>
                  <w:left w:val="nil"/>
                  <w:bottom w:val="nil"/>
                  <w:right w:val="nil"/>
                </w:tcBorders>
                <w:shd w:val="clear" w:color="auto" w:fill="auto"/>
                <w:noWrap/>
                <w:vAlign w:val="bottom"/>
                <w:hideMark/>
              </w:tcPr>
            </w:tcPrChange>
          </w:tcPr>
          <w:p w14:paraId="69E3897E" w14:textId="77777777" w:rsidR="00B64B39" w:rsidRPr="00B64B39" w:rsidRDefault="00B64B39" w:rsidP="00B64B39">
            <w:pPr>
              <w:rPr>
                <w:ins w:id="1170" w:author="Em Lim" w:date="2023-03-08T15:05:00Z"/>
                <w:rFonts w:ascii="Lucida Grande" w:eastAsia="Times New Roman" w:hAnsi="Lucida Grande" w:cs="Lucida Grande"/>
                <w:sz w:val="22"/>
                <w:szCs w:val="22"/>
                <w:lang w:val="en-CA"/>
              </w:rPr>
            </w:pPr>
            <w:proofErr w:type="spellStart"/>
            <w:ins w:id="1171" w:author="Em Lim" w:date="2023-03-08T15:05:00Z">
              <w:r w:rsidRPr="00B64B39">
                <w:rPr>
                  <w:rFonts w:ascii="Lucida Grande" w:eastAsia="Times New Roman" w:hAnsi="Lucida Grande" w:cs="Lucida Grande"/>
                  <w:sz w:val="22"/>
                  <w:szCs w:val="22"/>
                  <w:lang w:val="en-CA"/>
                </w:rPr>
                <w:t>Calyptraeidae</w:t>
              </w:r>
              <w:proofErr w:type="spellEnd"/>
            </w:ins>
          </w:p>
        </w:tc>
        <w:tc>
          <w:tcPr>
            <w:tcW w:w="1512" w:type="dxa"/>
            <w:shd w:val="clear" w:color="auto" w:fill="auto"/>
            <w:noWrap/>
            <w:vAlign w:val="bottom"/>
            <w:hideMark/>
            <w:tcPrChange w:id="1172" w:author="Em Lim" w:date="2023-03-08T15:05:00Z">
              <w:tcPr>
                <w:tcW w:w="1512" w:type="dxa"/>
                <w:tcBorders>
                  <w:top w:val="nil"/>
                  <w:left w:val="nil"/>
                  <w:bottom w:val="nil"/>
                  <w:right w:val="nil"/>
                </w:tcBorders>
                <w:shd w:val="clear" w:color="auto" w:fill="auto"/>
                <w:noWrap/>
                <w:vAlign w:val="bottom"/>
                <w:hideMark/>
              </w:tcPr>
            </w:tcPrChange>
          </w:tcPr>
          <w:p w14:paraId="591EA52D" w14:textId="77777777" w:rsidR="00B64B39" w:rsidRPr="00B64B39" w:rsidRDefault="00B64B39" w:rsidP="00B64B39">
            <w:pPr>
              <w:rPr>
                <w:ins w:id="1173" w:author="Em Lim" w:date="2023-03-08T15:05:00Z"/>
                <w:rFonts w:ascii="Lucida Grande" w:eastAsia="Times New Roman" w:hAnsi="Lucida Grande" w:cs="Lucida Grande"/>
                <w:sz w:val="22"/>
                <w:szCs w:val="22"/>
                <w:lang w:val="en-CA"/>
              </w:rPr>
            </w:pPr>
            <w:proofErr w:type="spellStart"/>
            <w:ins w:id="1174" w:author="Em Lim" w:date="2023-03-08T15:05:00Z">
              <w:r w:rsidRPr="00B64B39">
                <w:rPr>
                  <w:rFonts w:ascii="Lucida Grande" w:eastAsia="Times New Roman" w:hAnsi="Lucida Grande" w:cs="Lucida Grande"/>
                  <w:sz w:val="22"/>
                  <w:szCs w:val="22"/>
                  <w:lang w:val="en-CA"/>
                </w:rPr>
                <w:t>Crepidula</w:t>
              </w:r>
              <w:proofErr w:type="spellEnd"/>
            </w:ins>
          </w:p>
        </w:tc>
        <w:tc>
          <w:tcPr>
            <w:tcW w:w="1510" w:type="dxa"/>
            <w:shd w:val="clear" w:color="auto" w:fill="auto"/>
            <w:noWrap/>
            <w:vAlign w:val="bottom"/>
            <w:hideMark/>
            <w:tcPrChange w:id="1175" w:author="Em Lim" w:date="2023-03-08T15:05:00Z">
              <w:tcPr>
                <w:tcW w:w="1510" w:type="dxa"/>
                <w:tcBorders>
                  <w:top w:val="nil"/>
                  <w:left w:val="nil"/>
                  <w:bottom w:val="nil"/>
                  <w:right w:val="nil"/>
                </w:tcBorders>
                <w:shd w:val="clear" w:color="auto" w:fill="auto"/>
                <w:noWrap/>
                <w:vAlign w:val="bottom"/>
                <w:hideMark/>
              </w:tcPr>
            </w:tcPrChange>
          </w:tcPr>
          <w:p w14:paraId="07B3999A" w14:textId="77777777" w:rsidR="00B64B39" w:rsidRPr="00B64B39" w:rsidRDefault="00B64B39" w:rsidP="00B64B39">
            <w:pPr>
              <w:rPr>
                <w:ins w:id="1176" w:author="Em Lim" w:date="2023-03-08T15:05:00Z"/>
                <w:rFonts w:ascii="Lucida Grande" w:eastAsia="Times New Roman" w:hAnsi="Lucida Grande" w:cs="Lucida Grande"/>
                <w:sz w:val="22"/>
                <w:szCs w:val="22"/>
                <w:lang w:val="en-CA"/>
              </w:rPr>
            </w:pPr>
            <w:proofErr w:type="spellStart"/>
            <w:ins w:id="1177" w:author="Em Lim" w:date="2023-03-08T15:05:00Z">
              <w:r w:rsidRPr="00B64B39">
                <w:rPr>
                  <w:rFonts w:ascii="Lucida Grande" w:eastAsia="Times New Roman" w:hAnsi="Lucida Grande" w:cs="Lucida Grande"/>
                  <w:sz w:val="22"/>
                  <w:szCs w:val="22"/>
                  <w:lang w:val="en-CA"/>
                </w:rPr>
                <w:t>fornicata</w:t>
              </w:r>
              <w:proofErr w:type="spellEnd"/>
            </w:ins>
          </w:p>
        </w:tc>
        <w:tc>
          <w:tcPr>
            <w:tcW w:w="1300" w:type="dxa"/>
            <w:shd w:val="clear" w:color="auto" w:fill="auto"/>
            <w:noWrap/>
            <w:vAlign w:val="bottom"/>
            <w:hideMark/>
            <w:tcPrChange w:id="1178" w:author="Em Lim" w:date="2023-03-08T15:05:00Z">
              <w:tcPr>
                <w:tcW w:w="1300" w:type="dxa"/>
                <w:tcBorders>
                  <w:top w:val="nil"/>
                  <w:left w:val="nil"/>
                  <w:bottom w:val="nil"/>
                  <w:right w:val="nil"/>
                </w:tcBorders>
                <w:shd w:val="clear" w:color="auto" w:fill="auto"/>
                <w:noWrap/>
                <w:vAlign w:val="bottom"/>
                <w:hideMark/>
              </w:tcPr>
            </w:tcPrChange>
          </w:tcPr>
          <w:p w14:paraId="10184BCA" w14:textId="77777777" w:rsidR="00B64B39" w:rsidRPr="00B64B39" w:rsidRDefault="00B64B39" w:rsidP="00B64B39">
            <w:pPr>
              <w:jc w:val="right"/>
              <w:rPr>
                <w:ins w:id="1179" w:author="Em Lim" w:date="2023-03-08T15:05:00Z"/>
                <w:rFonts w:ascii="Lucida Grande" w:eastAsia="Times New Roman" w:hAnsi="Lucida Grande" w:cs="Lucida Grande"/>
                <w:sz w:val="22"/>
                <w:szCs w:val="22"/>
                <w:lang w:val="en-CA"/>
              </w:rPr>
            </w:pPr>
            <w:ins w:id="1180" w:author="Em Lim" w:date="2023-03-08T15:05:00Z">
              <w:r w:rsidRPr="00B64B39">
                <w:rPr>
                  <w:rFonts w:ascii="Lucida Grande" w:eastAsia="Times New Roman" w:hAnsi="Lucida Grande" w:cs="Lucida Grande"/>
                  <w:sz w:val="22"/>
                  <w:szCs w:val="22"/>
                  <w:lang w:val="en-CA"/>
                </w:rPr>
                <w:t>1</w:t>
              </w:r>
            </w:ins>
          </w:p>
        </w:tc>
      </w:tr>
      <w:tr w:rsidR="00B64B39" w:rsidRPr="00B64B39" w14:paraId="1ADD2157" w14:textId="77777777" w:rsidTr="00B64B39">
        <w:trPr>
          <w:trHeight w:val="320"/>
          <w:ins w:id="1181" w:author="Em Lim" w:date="2023-03-08T15:05:00Z"/>
          <w:trPrChange w:id="1182" w:author="Em Lim" w:date="2023-03-08T15:05:00Z">
            <w:trPr>
              <w:trHeight w:val="320"/>
            </w:trPr>
          </w:trPrChange>
        </w:trPr>
        <w:tc>
          <w:tcPr>
            <w:tcW w:w="1300" w:type="dxa"/>
            <w:shd w:val="clear" w:color="auto" w:fill="auto"/>
            <w:noWrap/>
            <w:vAlign w:val="bottom"/>
            <w:hideMark/>
            <w:tcPrChange w:id="1183" w:author="Em Lim" w:date="2023-03-08T15:05:00Z">
              <w:tcPr>
                <w:tcW w:w="1300" w:type="dxa"/>
                <w:tcBorders>
                  <w:top w:val="nil"/>
                  <w:left w:val="nil"/>
                  <w:bottom w:val="nil"/>
                  <w:right w:val="nil"/>
                </w:tcBorders>
                <w:shd w:val="clear" w:color="auto" w:fill="auto"/>
                <w:noWrap/>
                <w:vAlign w:val="bottom"/>
                <w:hideMark/>
              </w:tcPr>
            </w:tcPrChange>
          </w:tcPr>
          <w:p w14:paraId="64B505F1" w14:textId="77777777" w:rsidR="00B64B39" w:rsidRPr="00B64B39" w:rsidRDefault="00B64B39" w:rsidP="00B64B39">
            <w:pPr>
              <w:rPr>
                <w:ins w:id="1184" w:author="Em Lim" w:date="2023-03-08T15:05:00Z"/>
                <w:rFonts w:ascii="Lucida Grande" w:eastAsia="Times New Roman" w:hAnsi="Lucida Grande" w:cs="Lucida Grande"/>
                <w:sz w:val="22"/>
                <w:szCs w:val="22"/>
                <w:lang w:val="en-CA"/>
              </w:rPr>
            </w:pPr>
            <w:ins w:id="1185" w:author="Em Lim" w:date="2023-03-08T15:05:00Z">
              <w:r w:rsidRPr="00B64B39">
                <w:rPr>
                  <w:rFonts w:ascii="Lucida Grande" w:eastAsia="Times New Roman" w:hAnsi="Lucida Grande" w:cs="Lucida Grande"/>
                  <w:sz w:val="22"/>
                  <w:szCs w:val="22"/>
                  <w:lang w:val="en-CA"/>
                </w:rPr>
                <w:t>Mollusc</w:t>
              </w:r>
            </w:ins>
          </w:p>
        </w:tc>
        <w:tc>
          <w:tcPr>
            <w:tcW w:w="1827" w:type="dxa"/>
            <w:shd w:val="clear" w:color="auto" w:fill="auto"/>
            <w:noWrap/>
            <w:vAlign w:val="bottom"/>
            <w:hideMark/>
            <w:tcPrChange w:id="1186" w:author="Em Lim" w:date="2023-03-08T15:05:00Z">
              <w:tcPr>
                <w:tcW w:w="1827" w:type="dxa"/>
                <w:tcBorders>
                  <w:top w:val="nil"/>
                  <w:left w:val="nil"/>
                  <w:bottom w:val="nil"/>
                  <w:right w:val="nil"/>
                </w:tcBorders>
                <w:shd w:val="clear" w:color="auto" w:fill="auto"/>
                <w:noWrap/>
                <w:vAlign w:val="bottom"/>
                <w:hideMark/>
              </w:tcPr>
            </w:tcPrChange>
          </w:tcPr>
          <w:p w14:paraId="0FB1DCB3" w14:textId="77777777" w:rsidR="00B64B39" w:rsidRPr="00B64B39" w:rsidRDefault="00B64B39" w:rsidP="00B64B39">
            <w:pPr>
              <w:rPr>
                <w:ins w:id="1187" w:author="Em Lim" w:date="2023-03-08T15:05:00Z"/>
                <w:rFonts w:ascii="Lucida Grande" w:eastAsia="Times New Roman" w:hAnsi="Lucida Grande" w:cs="Lucida Grande"/>
                <w:sz w:val="22"/>
                <w:szCs w:val="22"/>
                <w:lang w:val="en-CA"/>
              </w:rPr>
            </w:pPr>
            <w:proofErr w:type="spellStart"/>
            <w:ins w:id="1188" w:author="Em Lim" w:date="2023-03-08T15:05:00Z">
              <w:r w:rsidRPr="00B64B39">
                <w:rPr>
                  <w:rFonts w:ascii="Lucida Grande" w:eastAsia="Times New Roman" w:hAnsi="Lucida Grande" w:cs="Lucida Grande"/>
                  <w:sz w:val="22"/>
                  <w:szCs w:val="22"/>
                  <w:lang w:val="en-CA"/>
                </w:rPr>
                <w:t>Mytilidae</w:t>
              </w:r>
              <w:proofErr w:type="spellEnd"/>
            </w:ins>
          </w:p>
        </w:tc>
        <w:tc>
          <w:tcPr>
            <w:tcW w:w="1512" w:type="dxa"/>
            <w:shd w:val="clear" w:color="auto" w:fill="auto"/>
            <w:noWrap/>
            <w:vAlign w:val="bottom"/>
            <w:hideMark/>
            <w:tcPrChange w:id="1189" w:author="Em Lim" w:date="2023-03-08T15:05:00Z">
              <w:tcPr>
                <w:tcW w:w="1512" w:type="dxa"/>
                <w:tcBorders>
                  <w:top w:val="nil"/>
                  <w:left w:val="nil"/>
                  <w:bottom w:val="nil"/>
                  <w:right w:val="nil"/>
                </w:tcBorders>
                <w:shd w:val="clear" w:color="auto" w:fill="auto"/>
                <w:noWrap/>
                <w:vAlign w:val="bottom"/>
                <w:hideMark/>
              </w:tcPr>
            </w:tcPrChange>
          </w:tcPr>
          <w:p w14:paraId="356C72F4" w14:textId="77777777" w:rsidR="00B64B39" w:rsidRPr="00B64B39" w:rsidRDefault="00B64B39" w:rsidP="00B64B39">
            <w:pPr>
              <w:rPr>
                <w:ins w:id="1190" w:author="Em Lim" w:date="2023-03-08T15:05:00Z"/>
                <w:rFonts w:ascii="Lucida Grande" w:eastAsia="Times New Roman" w:hAnsi="Lucida Grande" w:cs="Lucida Grande"/>
                <w:sz w:val="22"/>
                <w:szCs w:val="22"/>
                <w:lang w:val="en-CA"/>
              </w:rPr>
            </w:pPr>
            <w:proofErr w:type="spellStart"/>
            <w:ins w:id="1191" w:author="Em Lim" w:date="2023-03-08T15:05:00Z">
              <w:r w:rsidRPr="00B64B39">
                <w:rPr>
                  <w:rFonts w:ascii="Lucida Grande" w:eastAsia="Times New Roman" w:hAnsi="Lucida Grande" w:cs="Lucida Grande"/>
                  <w:sz w:val="22"/>
                  <w:szCs w:val="22"/>
                  <w:lang w:val="en-CA"/>
                </w:rPr>
                <w:t>Geukensia</w:t>
              </w:r>
              <w:proofErr w:type="spellEnd"/>
            </w:ins>
          </w:p>
        </w:tc>
        <w:tc>
          <w:tcPr>
            <w:tcW w:w="1510" w:type="dxa"/>
            <w:shd w:val="clear" w:color="auto" w:fill="auto"/>
            <w:noWrap/>
            <w:vAlign w:val="bottom"/>
            <w:hideMark/>
            <w:tcPrChange w:id="1192" w:author="Em Lim" w:date="2023-03-08T15:05:00Z">
              <w:tcPr>
                <w:tcW w:w="1510" w:type="dxa"/>
                <w:tcBorders>
                  <w:top w:val="nil"/>
                  <w:left w:val="nil"/>
                  <w:bottom w:val="nil"/>
                  <w:right w:val="nil"/>
                </w:tcBorders>
                <w:shd w:val="clear" w:color="auto" w:fill="auto"/>
                <w:noWrap/>
                <w:vAlign w:val="bottom"/>
                <w:hideMark/>
              </w:tcPr>
            </w:tcPrChange>
          </w:tcPr>
          <w:p w14:paraId="1C82CFC3" w14:textId="77777777" w:rsidR="00B64B39" w:rsidRPr="00B64B39" w:rsidRDefault="00B64B39" w:rsidP="00B64B39">
            <w:pPr>
              <w:rPr>
                <w:ins w:id="1193" w:author="Em Lim" w:date="2023-03-08T15:05:00Z"/>
                <w:rFonts w:ascii="Lucida Grande" w:eastAsia="Times New Roman" w:hAnsi="Lucida Grande" w:cs="Lucida Grande"/>
                <w:sz w:val="22"/>
                <w:szCs w:val="22"/>
                <w:lang w:val="en-CA"/>
              </w:rPr>
            </w:pPr>
            <w:proofErr w:type="spellStart"/>
            <w:ins w:id="1194" w:author="Em Lim" w:date="2023-03-08T15:05:00Z">
              <w:r w:rsidRPr="00B64B39">
                <w:rPr>
                  <w:rFonts w:ascii="Lucida Grande" w:eastAsia="Times New Roman" w:hAnsi="Lucida Grande" w:cs="Lucida Grande"/>
                  <w:sz w:val="22"/>
                  <w:szCs w:val="22"/>
                  <w:lang w:val="en-CA"/>
                </w:rPr>
                <w:t>demissa</w:t>
              </w:r>
              <w:proofErr w:type="spellEnd"/>
            </w:ins>
          </w:p>
        </w:tc>
        <w:tc>
          <w:tcPr>
            <w:tcW w:w="1300" w:type="dxa"/>
            <w:shd w:val="clear" w:color="auto" w:fill="auto"/>
            <w:noWrap/>
            <w:vAlign w:val="bottom"/>
            <w:hideMark/>
            <w:tcPrChange w:id="1195" w:author="Em Lim" w:date="2023-03-08T15:05:00Z">
              <w:tcPr>
                <w:tcW w:w="1300" w:type="dxa"/>
                <w:tcBorders>
                  <w:top w:val="nil"/>
                  <w:left w:val="nil"/>
                  <w:bottom w:val="nil"/>
                  <w:right w:val="nil"/>
                </w:tcBorders>
                <w:shd w:val="clear" w:color="auto" w:fill="auto"/>
                <w:noWrap/>
                <w:vAlign w:val="bottom"/>
                <w:hideMark/>
              </w:tcPr>
            </w:tcPrChange>
          </w:tcPr>
          <w:p w14:paraId="61692C80" w14:textId="77777777" w:rsidR="00B64B39" w:rsidRPr="00B64B39" w:rsidRDefault="00B64B39" w:rsidP="00B64B39">
            <w:pPr>
              <w:jc w:val="right"/>
              <w:rPr>
                <w:ins w:id="1196" w:author="Em Lim" w:date="2023-03-08T15:05:00Z"/>
                <w:rFonts w:ascii="Lucida Grande" w:eastAsia="Times New Roman" w:hAnsi="Lucida Grande" w:cs="Lucida Grande"/>
                <w:sz w:val="22"/>
                <w:szCs w:val="22"/>
                <w:lang w:val="en-CA"/>
              </w:rPr>
            </w:pPr>
            <w:ins w:id="1197" w:author="Em Lim" w:date="2023-03-08T15:05:00Z">
              <w:r w:rsidRPr="00B64B39">
                <w:rPr>
                  <w:rFonts w:ascii="Lucida Grande" w:eastAsia="Times New Roman" w:hAnsi="Lucida Grande" w:cs="Lucida Grande"/>
                  <w:sz w:val="22"/>
                  <w:szCs w:val="22"/>
                  <w:lang w:val="en-CA"/>
                </w:rPr>
                <w:t>2</w:t>
              </w:r>
            </w:ins>
          </w:p>
        </w:tc>
      </w:tr>
      <w:tr w:rsidR="00B64B39" w:rsidRPr="00B64B39" w14:paraId="0480A085" w14:textId="77777777" w:rsidTr="00B64B39">
        <w:trPr>
          <w:trHeight w:val="320"/>
          <w:ins w:id="1198" w:author="Em Lim" w:date="2023-03-08T15:05:00Z"/>
          <w:trPrChange w:id="1199" w:author="Em Lim" w:date="2023-03-08T15:05:00Z">
            <w:trPr>
              <w:trHeight w:val="320"/>
            </w:trPr>
          </w:trPrChange>
        </w:trPr>
        <w:tc>
          <w:tcPr>
            <w:tcW w:w="1300" w:type="dxa"/>
            <w:shd w:val="clear" w:color="auto" w:fill="auto"/>
            <w:noWrap/>
            <w:vAlign w:val="bottom"/>
            <w:hideMark/>
            <w:tcPrChange w:id="1200" w:author="Em Lim" w:date="2023-03-08T15:05:00Z">
              <w:tcPr>
                <w:tcW w:w="1300" w:type="dxa"/>
                <w:tcBorders>
                  <w:top w:val="nil"/>
                  <w:left w:val="nil"/>
                  <w:bottom w:val="nil"/>
                  <w:right w:val="nil"/>
                </w:tcBorders>
                <w:shd w:val="clear" w:color="auto" w:fill="auto"/>
                <w:noWrap/>
                <w:vAlign w:val="bottom"/>
                <w:hideMark/>
              </w:tcPr>
            </w:tcPrChange>
          </w:tcPr>
          <w:p w14:paraId="3054BD3B" w14:textId="77777777" w:rsidR="00B64B39" w:rsidRPr="00B64B39" w:rsidRDefault="00B64B39" w:rsidP="00B64B39">
            <w:pPr>
              <w:rPr>
                <w:ins w:id="1201" w:author="Em Lim" w:date="2023-03-08T15:05:00Z"/>
                <w:rFonts w:ascii="Lucida Grande" w:eastAsia="Times New Roman" w:hAnsi="Lucida Grande" w:cs="Lucida Grande"/>
                <w:sz w:val="22"/>
                <w:szCs w:val="22"/>
                <w:lang w:val="en-CA"/>
              </w:rPr>
            </w:pPr>
            <w:ins w:id="1202" w:author="Em Lim" w:date="2023-03-08T15:05:00Z">
              <w:r w:rsidRPr="00B64B39">
                <w:rPr>
                  <w:rFonts w:ascii="Lucida Grande" w:eastAsia="Times New Roman" w:hAnsi="Lucida Grande" w:cs="Lucida Grande"/>
                  <w:sz w:val="22"/>
                  <w:szCs w:val="22"/>
                  <w:lang w:val="en-CA"/>
                </w:rPr>
                <w:t>Mollusc</w:t>
              </w:r>
            </w:ins>
          </w:p>
        </w:tc>
        <w:tc>
          <w:tcPr>
            <w:tcW w:w="1827" w:type="dxa"/>
            <w:shd w:val="clear" w:color="auto" w:fill="auto"/>
            <w:noWrap/>
            <w:vAlign w:val="bottom"/>
            <w:hideMark/>
            <w:tcPrChange w:id="1203" w:author="Em Lim" w:date="2023-03-08T15:05:00Z">
              <w:tcPr>
                <w:tcW w:w="1827" w:type="dxa"/>
                <w:tcBorders>
                  <w:top w:val="nil"/>
                  <w:left w:val="nil"/>
                  <w:bottom w:val="nil"/>
                  <w:right w:val="nil"/>
                </w:tcBorders>
                <w:shd w:val="clear" w:color="auto" w:fill="auto"/>
                <w:noWrap/>
                <w:vAlign w:val="bottom"/>
                <w:hideMark/>
              </w:tcPr>
            </w:tcPrChange>
          </w:tcPr>
          <w:p w14:paraId="3DEC43DF" w14:textId="77777777" w:rsidR="00B64B39" w:rsidRPr="00B64B39" w:rsidRDefault="00B64B39" w:rsidP="00B64B39">
            <w:pPr>
              <w:rPr>
                <w:ins w:id="1204" w:author="Em Lim" w:date="2023-03-08T15:05:00Z"/>
                <w:rFonts w:ascii="Lucida Grande" w:eastAsia="Times New Roman" w:hAnsi="Lucida Grande" w:cs="Lucida Grande"/>
                <w:sz w:val="22"/>
                <w:szCs w:val="22"/>
                <w:lang w:val="en-CA"/>
              </w:rPr>
            </w:pPr>
            <w:proofErr w:type="spellStart"/>
            <w:ins w:id="1205" w:author="Em Lim" w:date="2023-03-08T15:05:00Z">
              <w:r w:rsidRPr="00B64B39">
                <w:rPr>
                  <w:rFonts w:ascii="Lucida Grande" w:eastAsia="Times New Roman" w:hAnsi="Lucida Grande" w:cs="Lucida Grande"/>
                  <w:sz w:val="22"/>
                  <w:szCs w:val="22"/>
                  <w:lang w:val="en-CA"/>
                </w:rPr>
                <w:t>Mytilidae</w:t>
              </w:r>
              <w:proofErr w:type="spellEnd"/>
            </w:ins>
          </w:p>
        </w:tc>
        <w:tc>
          <w:tcPr>
            <w:tcW w:w="1512" w:type="dxa"/>
            <w:shd w:val="clear" w:color="auto" w:fill="auto"/>
            <w:noWrap/>
            <w:vAlign w:val="bottom"/>
            <w:hideMark/>
            <w:tcPrChange w:id="1206" w:author="Em Lim" w:date="2023-03-08T15:05:00Z">
              <w:tcPr>
                <w:tcW w:w="1512" w:type="dxa"/>
                <w:tcBorders>
                  <w:top w:val="nil"/>
                  <w:left w:val="nil"/>
                  <w:bottom w:val="nil"/>
                  <w:right w:val="nil"/>
                </w:tcBorders>
                <w:shd w:val="clear" w:color="auto" w:fill="auto"/>
                <w:noWrap/>
                <w:vAlign w:val="bottom"/>
                <w:hideMark/>
              </w:tcPr>
            </w:tcPrChange>
          </w:tcPr>
          <w:p w14:paraId="2BF487C6" w14:textId="77777777" w:rsidR="00B64B39" w:rsidRPr="00B64B39" w:rsidRDefault="00B64B39" w:rsidP="00B64B39">
            <w:pPr>
              <w:rPr>
                <w:ins w:id="1207" w:author="Em Lim" w:date="2023-03-08T15:05:00Z"/>
                <w:rFonts w:ascii="Lucida Grande" w:eastAsia="Times New Roman" w:hAnsi="Lucida Grande" w:cs="Lucida Grande"/>
                <w:sz w:val="22"/>
                <w:szCs w:val="22"/>
                <w:lang w:val="en-CA"/>
              </w:rPr>
            </w:pPr>
            <w:proofErr w:type="spellStart"/>
            <w:ins w:id="1208" w:author="Em Lim" w:date="2023-03-08T15:05:00Z">
              <w:r w:rsidRPr="00B64B39">
                <w:rPr>
                  <w:rFonts w:ascii="Lucida Grande" w:eastAsia="Times New Roman" w:hAnsi="Lucida Grande" w:cs="Lucida Grande"/>
                  <w:sz w:val="22"/>
                  <w:szCs w:val="22"/>
                  <w:lang w:val="en-CA"/>
                </w:rPr>
                <w:t>Modiolus</w:t>
              </w:r>
              <w:proofErr w:type="spellEnd"/>
            </w:ins>
          </w:p>
        </w:tc>
        <w:tc>
          <w:tcPr>
            <w:tcW w:w="1510" w:type="dxa"/>
            <w:shd w:val="clear" w:color="auto" w:fill="auto"/>
            <w:noWrap/>
            <w:vAlign w:val="bottom"/>
            <w:hideMark/>
            <w:tcPrChange w:id="1209" w:author="Em Lim" w:date="2023-03-08T15:05:00Z">
              <w:tcPr>
                <w:tcW w:w="1510" w:type="dxa"/>
                <w:tcBorders>
                  <w:top w:val="nil"/>
                  <w:left w:val="nil"/>
                  <w:bottom w:val="nil"/>
                  <w:right w:val="nil"/>
                </w:tcBorders>
                <w:shd w:val="clear" w:color="auto" w:fill="auto"/>
                <w:noWrap/>
                <w:vAlign w:val="bottom"/>
                <w:hideMark/>
              </w:tcPr>
            </w:tcPrChange>
          </w:tcPr>
          <w:p w14:paraId="5F096E86" w14:textId="77777777" w:rsidR="00B64B39" w:rsidRPr="00B64B39" w:rsidRDefault="00B64B39" w:rsidP="00B64B39">
            <w:pPr>
              <w:rPr>
                <w:ins w:id="1210" w:author="Em Lim" w:date="2023-03-08T15:05:00Z"/>
                <w:rFonts w:ascii="Lucida Grande" w:eastAsia="Times New Roman" w:hAnsi="Lucida Grande" w:cs="Lucida Grande"/>
                <w:sz w:val="22"/>
                <w:szCs w:val="22"/>
                <w:lang w:val="en-CA"/>
              </w:rPr>
            </w:pPr>
            <w:proofErr w:type="spellStart"/>
            <w:ins w:id="1211" w:author="Em Lim" w:date="2023-03-08T15:05:00Z">
              <w:r w:rsidRPr="00B64B39">
                <w:rPr>
                  <w:rFonts w:ascii="Lucida Grande" w:eastAsia="Times New Roman" w:hAnsi="Lucida Grande" w:cs="Lucida Grande"/>
                  <w:sz w:val="22"/>
                  <w:szCs w:val="22"/>
                  <w:lang w:val="en-CA"/>
                </w:rPr>
                <w:t>americanus</w:t>
              </w:r>
              <w:proofErr w:type="spellEnd"/>
            </w:ins>
          </w:p>
        </w:tc>
        <w:tc>
          <w:tcPr>
            <w:tcW w:w="1300" w:type="dxa"/>
            <w:shd w:val="clear" w:color="auto" w:fill="auto"/>
            <w:noWrap/>
            <w:vAlign w:val="bottom"/>
            <w:hideMark/>
            <w:tcPrChange w:id="1212" w:author="Em Lim" w:date="2023-03-08T15:05:00Z">
              <w:tcPr>
                <w:tcW w:w="1300" w:type="dxa"/>
                <w:tcBorders>
                  <w:top w:val="nil"/>
                  <w:left w:val="nil"/>
                  <w:bottom w:val="nil"/>
                  <w:right w:val="nil"/>
                </w:tcBorders>
                <w:shd w:val="clear" w:color="auto" w:fill="auto"/>
                <w:noWrap/>
                <w:vAlign w:val="bottom"/>
                <w:hideMark/>
              </w:tcPr>
            </w:tcPrChange>
          </w:tcPr>
          <w:p w14:paraId="07E20258" w14:textId="77777777" w:rsidR="00B64B39" w:rsidRPr="00B64B39" w:rsidRDefault="00B64B39" w:rsidP="00B64B39">
            <w:pPr>
              <w:jc w:val="right"/>
              <w:rPr>
                <w:ins w:id="1213" w:author="Em Lim" w:date="2023-03-08T15:05:00Z"/>
                <w:rFonts w:ascii="Lucida Grande" w:eastAsia="Times New Roman" w:hAnsi="Lucida Grande" w:cs="Lucida Grande"/>
                <w:sz w:val="22"/>
                <w:szCs w:val="22"/>
                <w:lang w:val="en-CA"/>
              </w:rPr>
            </w:pPr>
            <w:ins w:id="1214" w:author="Em Lim" w:date="2023-03-08T15:05:00Z">
              <w:r w:rsidRPr="00B64B39">
                <w:rPr>
                  <w:rFonts w:ascii="Lucida Grande" w:eastAsia="Times New Roman" w:hAnsi="Lucida Grande" w:cs="Lucida Grande"/>
                  <w:sz w:val="22"/>
                  <w:szCs w:val="22"/>
                  <w:lang w:val="en-CA"/>
                </w:rPr>
                <w:t>7</w:t>
              </w:r>
            </w:ins>
          </w:p>
        </w:tc>
      </w:tr>
      <w:tr w:rsidR="00B64B39" w:rsidRPr="00B64B39" w14:paraId="76DBCEB5" w14:textId="77777777" w:rsidTr="00B64B39">
        <w:trPr>
          <w:trHeight w:val="320"/>
          <w:ins w:id="1215" w:author="Em Lim" w:date="2023-03-08T15:05:00Z"/>
          <w:trPrChange w:id="1216" w:author="Em Lim" w:date="2023-03-08T15:05:00Z">
            <w:trPr>
              <w:trHeight w:val="320"/>
            </w:trPr>
          </w:trPrChange>
        </w:trPr>
        <w:tc>
          <w:tcPr>
            <w:tcW w:w="1300" w:type="dxa"/>
            <w:shd w:val="clear" w:color="auto" w:fill="auto"/>
            <w:noWrap/>
            <w:vAlign w:val="bottom"/>
            <w:hideMark/>
            <w:tcPrChange w:id="1217" w:author="Em Lim" w:date="2023-03-08T15:05:00Z">
              <w:tcPr>
                <w:tcW w:w="1300" w:type="dxa"/>
                <w:tcBorders>
                  <w:top w:val="nil"/>
                  <w:left w:val="nil"/>
                  <w:bottom w:val="nil"/>
                  <w:right w:val="nil"/>
                </w:tcBorders>
                <w:shd w:val="clear" w:color="auto" w:fill="auto"/>
                <w:noWrap/>
                <w:vAlign w:val="bottom"/>
                <w:hideMark/>
              </w:tcPr>
            </w:tcPrChange>
          </w:tcPr>
          <w:p w14:paraId="559ACAC8" w14:textId="77777777" w:rsidR="00B64B39" w:rsidRPr="00B64B39" w:rsidRDefault="00B64B39" w:rsidP="00B64B39">
            <w:pPr>
              <w:rPr>
                <w:ins w:id="1218" w:author="Em Lim" w:date="2023-03-08T15:05:00Z"/>
                <w:rFonts w:ascii="Lucida Grande" w:eastAsia="Times New Roman" w:hAnsi="Lucida Grande" w:cs="Lucida Grande"/>
                <w:sz w:val="22"/>
                <w:szCs w:val="22"/>
                <w:lang w:val="en-CA"/>
              </w:rPr>
            </w:pPr>
            <w:ins w:id="1219" w:author="Em Lim" w:date="2023-03-08T15:05:00Z">
              <w:r w:rsidRPr="00B64B39">
                <w:rPr>
                  <w:rFonts w:ascii="Lucida Grande" w:eastAsia="Times New Roman" w:hAnsi="Lucida Grande" w:cs="Lucida Grande"/>
                  <w:sz w:val="22"/>
                  <w:szCs w:val="22"/>
                  <w:lang w:val="en-CA"/>
                </w:rPr>
                <w:t>Mollusc</w:t>
              </w:r>
            </w:ins>
          </w:p>
        </w:tc>
        <w:tc>
          <w:tcPr>
            <w:tcW w:w="1827" w:type="dxa"/>
            <w:shd w:val="clear" w:color="auto" w:fill="auto"/>
            <w:noWrap/>
            <w:vAlign w:val="bottom"/>
            <w:hideMark/>
            <w:tcPrChange w:id="1220" w:author="Em Lim" w:date="2023-03-08T15:05:00Z">
              <w:tcPr>
                <w:tcW w:w="1827" w:type="dxa"/>
                <w:tcBorders>
                  <w:top w:val="nil"/>
                  <w:left w:val="nil"/>
                  <w:bottom w:val="nil"/>
                  <w:right w:val="nil"/>
                </w:tcBorders>
                <w:shd w:val="clear" w:color="auto" w:fill="auto"/>
                <w:noWrap/>
                <w:vAlign w:val="bottom"/>
                <w:hideMark/>
              </w:tcPr>
            </w:tcPrChange>
          </w:tcPr>
          <w:p w14:paraId="2E624AE6" w14:textId="77777777" w:rsidR="00B64B39" w:rsidRPr="00B64B39" w:rsidRDefault="00B64B39" w:rsidP="00B64B39">
            <w:pPr>
              <w:rPr>
                <w:ins w:id="1221" w:author="Em Lim" w:date="2023-03-08T15:05:00Z"/>
                <w:rFonts w:ascii="Lucida Grande" w:eastAsia="Times New Roman" w:hAnsi="Lucida Grande" w:cs="Lucida Grande"/>
                <w:sz w:val="22"/>
                <w:szCs w:val="22"/>
                <w:lang w:val="en-CA"/>
              </w:rPr>
            </w:pPr>
            <w:proofErr w:type="spellStart"/>
            <w:ins w:id="1222" w:author="Em Lim" w:date="2023-03-08T15:05:00Z">
              <w:r w:rsidRPr="00B64B39">
                <w:rPr>
                  <w:rFonts w:ascii="Lucida Grande" w:eastAsia="Times New Roman" w:hAnsi="Lucida Grande" w:cs="Lucida Grande"/>
                  <w:sz w:val="22"/>
                  <w:szCs w:val="22"/>
                  <w:lang w:val="en-CA"/>
                </w:rPr>
                <w:t>Mytilidae</w:t>
              </w:r>
              <w:proofErr w:type="spellEnd"/>
            </w:ins>
          </w:p>
        </w:tc>
        <w:tc>
          <w:tcPr>
            <w:tcW w:w="1512" w:type="dxa"/>
            <w:shd w:val="clear" w:color="auto" w:fill="auto"/>
            <w:noWrap/>
            <w:vAlign w:val="bottom"/>
            <w:hideMark/>
            <w:tcPrChange w:id="1223" w:author="Em Lim" w:date="2023-03-08T15:05:00Z">
              <w:tcPr>
                <w:tcW w:w="1512" w:type="dxa"/>
                <w:tcBorders>
                  <w:top w:val="nil"/>
                  <w:left w:val="nil"/>
                  <w:bottom w:val="nil"/>
                  <w:right w:val="nil"/>
                </w:tcBorders>
                <w:shd w:val="clear" w:color="auto" w:fill="auto"/>
                <w:noWrap/>
                <w:vAlign w:val="bottom"/>
                <w:hideMark/>
              </w:tcPr>
            </w:tcPrChange>
          </w:tcPr>
          <w:p w14:paraId="0BE03725" w14:textId="77777777" w:rsidR="00B64B39" w:rsidRPr="00B64B39" w:rsidRDefault="00B64B39" w:rsidP="00B64B39">
            <w:pPr>
              <w:rPr>
                <w:ins w:id="1224" w:author="Em Lim" w:date="2023-03-08T15:05:00Z"/>
                <w:rFonts w:ascii="Lucida Grande" w:eastAsia="Times New Roman" w:hAnsi="Lucida Grande" w:cs="Lucida Grande"/>
                <w:sz w:val="22"/>
                <w:szCs w:val="22"/>
                <w:lang w:val="en-CA"/>
              </w:rPr>
            </w:pPr>
            <w:proofErr w:type="spellStart"/>
            <w:ins w:id="1225" w:author="Em Lim" w:date="2023-03-08T15:05:00Z">
              <w:r w:rsidRPr="00B64B39">
                <w:rPr>
                  <w:rFonts w:ascii="Lucida Grande" w:eastAsia="Times New Roman" w:hAnsi="Lucida Grande" w:cs="Lucida Grande"/>
                  <w:sz w:val="22"/>
                  <w:szCs w:val="22"/>
                  <w:lang w:val="en-CA"/>
                </w:rPr>
                <w:t>Mytilus</w:t>
              </w:r>
              <w:proofErr w:type="spellEnd"/>
            </w:ins>
          </w:p>
        </w:tc>
        <w:tc>
          <w:tcPr>
            <w:tcW w:w="1510" w:type="dxa"/>
            <w:shd w:val="clear" w:color="auto" w:fill="auto"/>
            <w:noWrap/>
            <w:vAlign w:val="bottom"/>
            <w:hideMark/>
            <w:tcPrChange w:id="1226" w:author="Em Lim" w:date="2023-03-08T15:05:00Z">
              <w:tcPr>
                <w:tcW w:w="1510" w:type="dxa"/>
                <w:tcBorders>
                  <w:top w:val="nil"/>
                  <w:left w:val="nil"/>
                  <w:bottom w:val="nil"/>
                  <w:right w:val="nil"/>
                </w:tcBorders>
                <w:shd w:val="clear" w:color="auto" w:fill="auto"/>
                <w:noWrap/>
                <w:vAlign w:val="bottom"/>
                <w:hideMark/>
              </w:tcPr>
            </w:tcPrChange>
          </w:tcPr>
          <w:p w14:paraId="33B034E6" w14:textId="77777777" w:rsidR="00B64B39" w:rsidRPr="00B64B39" w:rsidRDefault="00B64B39" w:rsidP="00B64B39">
            <w:pPr>
              <w:rPr>
                <w:ins w:id="1227" w:author="Em Lim" w:date="2023-03-08T15:05:00Z"/>
                <w:rFonts w:ascii="Lucida Grande" w:eastAsia="Times New Roman" w:hAnsi="Lucida Grande" w:cs="Lucida Grande"/>
                <w:sz w:val="22"/>
                <w:szCs w:val="22"/>
                <w:lang w:val="en-CA"/>
              </w:rPr>
            </w:pPr>
            <w:proofErr w:type="spellStart"/>
            <w:ins w:id="1228" w:author="Em Lim" w:date="2023-03-08T15:05:00Z">
              <w:r w:rsidRPr="00B64B39">
                <w:rPr>
                  <w:rFonts w:ascii="Lucida Grande" w:eastAsia="Times New Roman" w:hAnsi="Lucida Grande" w:cs="Lucida Grande"/>
                  <w:sz w:val="22"/>
                  <w:szCs w:val="22"/>
                  <w:lang w:val="en-CA"/>
                </w:rPr>
                <w:t>californianus</w:t>
              </w:r>
              <w:proofErr w:type="spellEnd"/>
            </w:ins>
          </w:p>
        </w:tc>
        <w:tc>
          <w:tcPr>
            <w:tcW w:w="1300" w:type="dxa"/>
            <w:shd w:val="clear" w:color="auto" w:fill="auto"/>
            <w:noWrap/>
            <w:vAlign w:val="bottom"/>
            <w:hideMark/>
            <w:tcPrChange w:id="1229" w:author="Em Lim" w:date="2023-03-08T15:05:00Z">
              <w:tcPr>
                <w:tcW w:w="1300" w:type="dxa"/>
                <w:tcBorders>
                  <w:top w:val="nil"/>
                  <w:left w:val="nil"/>
                  <w:bottom w:val="nil"/>
                  <w:right w:val="nil"/>
                </w:tcBorders>
                <w:shd w:val="clear" w:color="auto" w:fill="auto"/>
                <w:noWrap/>
                <w:vAlign w:val="bottom"/>
                <w:hideMark/>
              </w:tcPr>
            </w:tcPrChange>
          </w:tcPr>
          <w:p w14:paraId="09EA26B6" w14:textId="77777777" w:rsidR="00B64B39" w:rsidRPr="00B64B39" w:rsidRDefault="00B64B39" w:rsidP="00B64B39">
            <w:pPr>
              <w:jc w:val="right"/>
              <w:rPr>
                <w:ins w:id="1230" w:author="Em Lim" w:date="2023-03-08T15:05:00Z"/>
                <w:rFonts w:ascii="Lucida Grande" w:eastAsia="Times New Roman" w:hAnsi="Lucida Grande" w:cs="Lucida Grande"/>
                <w:sz w:val="22"/>
                <w:szCs w:val="22"/>
                <w:lang w:val="en-CA"/>
              </w:rPr>
            </w:pPr>
            <w:ins w:id="1231" w:author="Em Lim" w:date="2023-03-08T15:05:00Z">
              <w:r w:rsidRPr="00B64B39">
                <w:rPr>
                  <w:rFonts w:ascii="Lucida Grande" w:eastAsia="Times New Roman" w:hAnsi="Lucida Grande" w:cs="Lucida Grande"/>
                  <w:sz w:val="22"/>
                  <w:szCs w:val="22"/>
                  <w:lang w:val="en-CA"/>
                </w:rPr>
                <w:t>11</w:t>
              </w:r>
            </w:ins>
          </w:p>
        </w:tc>
      </w:tr>
      <w:tr w:rsidR="00B64B39" w:rsidRPr="00B64B39" w14:paraId="5EC12C48" w14:textId="77777777" w:rsidTr="00B64B39">
        <w:trPr>
          <w:trHeight w:val="320"/>
          <w:ins w:id="1232" w:author="Em Lim" w:date="2023-03-08T15:05:00Z"/>
          <w:trPrChange w:id="1233" w:author="Em Lim" w:date="2023-03-08T15:05:00Z">
            <w:trPr>
              <w:trHeight w:val="320"/>
            </w:trPr>
          </w:trPrChange>
        </w:trPr>
        <w:tc>
          <w:tcPr>
            <w:tcW w:w="1300" w:type="dxa"/>
            <w:shd w:val="clear" w:color="auto" w:fill="auto"/>
            <w:noWrap/>
            <w:vAlign w:val="bottom"/>
            <w:hideMark/>
            <w:tcPrChange w:id="1234" w:author="Em Lim" w:date="2023-03-08T15:05:00Z">
              <w:tcPr>
                <w:tcW w:w="1300" w:type="dxa"/>
                <w:tcBorders>
                  <w:top w:val="nil"/>
                  <w:left w:val="nil"/>
                  <w:bottom w:val="nil"/>
                  <w:right w:val="nil"/>
                </w:tcBorders>
                <w:shd w:val="clear" w:color="auto" w:fill="auto"/>
                <w:noWrap/>
                <w:vAlign w:val="bottom"/>
                <w:hideMark/>
              </w:tcPr>
            </w:tcPrChange>
          </w:tcPr>
          <w:p w14:paraId="6995F79A" w14:textId="77777777" w:rsidR="00B64B39" w:rsidRPr="00B64B39" w:rsidRDefault="00B64B39" w:rsidP="00B64B39">
            <w:pPr>
              <w:rPr>
                <w:ins w:id="1235" w:author="Em Lim" w:date="2023-03-08T15:05:00Z"/>
                <w:rFonts w:ascii="Lucida Grande" w:eastAsia="Times New Roman" w:hAnsi="Lucida Grande" w:cs="Lucida Grande"/>
                <w:sz w:val="22"/>
                <w:szCs w:val="22"/>
                <w:lang w:val="en-CA"/>
              </w:rPr>
            </w:pPr>
            <w:ins w:id="1236" w:author="Em Lim" w:date="2023-03-08T15:05:00Z">
              <w:r w:rsidRPr="00B64B39">
                <w:rPr>
                  <w:rFonts w:ascii="Lucida Grande" w:eastAsia="Times New Roman" w:hAnsi="Lucida Grande" w:cs="Lucida Grande"/>
                  <w:sz w:val="22"/>
                  <w:szCs w:val="22"/>
                  <w:lang w:val="en-CA"/>
                </w:rPr>
                <w:t>Mollusc</w:t>
              </w:r>
            </w:ins>
          </w:p>
        </w:tc>
        <w:tc>
          <w:tcPr>
            <w:tcW w:w="1827" w:type="dxa"/>
            <w:shd w:val="clear" w:color="auto" w:fill="auto"/>
            <w:noWrap/>
            <w:vAlign w:val="bottom"/>
            <w:hideMark/>
            <w:tcPrChange w:id="1237" w:author="Em Lim" w:date="2023-03-08T15:05:00Z">
              <w:tcPr>
                <w:tcW w:w="1827" w:type="dxa"/>
                <w:tcBorders>
                  <w:top w:val="nil"/>
                  <w:left w:val="nil"/>
                  <w:bottom w:val="nil"/>
                  <w:right w:val="nil"/>
                </w:tcBorders>
                <w:shd w:val="clear" w:color="auto" w:fill="auto"/>
                <w:noWrap/>
                <w:vAlign w:val="bottom"/>
                <w:hideMark/>
              </w:tcPr>
            </w:tcPrChange>
          </w:tcPr>
          <w:p w14:paraId="3948C6E8" w14:textId="77777777" w:rsidR="00B64B39" w:rsidRPr="00B64B39" w:rsidRDefault="00B64B39" w:rsidP="00B64B39">
            <w:pPr>
              <w:rPr>
                <w:ins w:id="1238" w:author="Em Lim" w:date="2023-03-08T15:05:00Z"/>
                <w:rFonts w:ascii="Lucida Grande" w:eastAsia="Times New Roman" w:hAnsi="Lucida Grande" w:cs="Lucida Grande"/>
                <w:sz w:val="22"/>
                <w:szCs w:val="22"/>
                <w:lang w:val="en-CA"/>
              </w:rPr>
            </w:pPr>
            <w:proofErr w:type="spellStart"/>
            <w:ins w:id="1239" w:author="Em Lim" w:date="2023-03-08T15:05:00Z">
              <w:r w:rsidRPr="00B64B39">
                <w:rPr>
                  <w:rFonts w:ascii="Lucida Grande" w:eastAsia="Times New Roman" w:hAnsi="Lucida Grande" w:cs="Lucida Grande"/>
                  <w:sz w:val="22"/>
                  <w:szCs w:val="22"/>
                  <w:lang w:val="en-CA"/>
                </w:rPr>
                <w:t>Mytilidae</w:t>
              </w:r>
              <w:proofErr w:type="spellEnd"/>
            </w:ins>
          </w:p>
        </w:tc>
        <w:tc>
          <w:tcPr>
            <w:tcW w:w="1512" w:type="dxa"/>
            <w:shd w:val="clear" w:color="auto" w:fill="auto"/>
            <w:noWrap/>
            <w:vAlign w:val="bottom"/>
            <w:hideMark/>
            <w:tcPrChange w:id="1240" w:author="Em Lim" w:date="2023-03-08T15:05:00Z">
              <w:tcPr>
                <w:tcW w:w="1512" w:type="dxa"/>
                <w:tcBorders>
                  <w:top w:val="nil"/>
                  <w:left w:val="nil"/>
                  <w:bottom w:val="nil"/>
                  <w:right w:val="nil"/>
                </w:tcBorders>
                <w:shd w:val="clear" w:color="auto" w:fill="auto"/>
                <w:noWrap/>
                <w:vAlign w:val="bottom"/>
                <w:hideMark/>
              </w:tcPr>
            </w:tcPrChange>
          </w:tcPr>
          <w:p w14:paraId="380384B4" w14:textId="77777777" w:rsidR="00B64B39" w:rsidRPr="00B64B39" w:rsidRDefault="00B64B39" w:rsidP="00B64B39">
            <w:pPr>
              <w:rPr>
                <w:ins w:id="1241" w:author="Em Lim" w:date="2023-03-08T15:05:00Z"/>
                <w:rFonts w:ascii="Lucida Grande" w:eastAsia="Times New Roman" w:hAnsi="Lucida Grande" w:cs="Lucida Grande"/>
                <w:sz w:val="22"/>
                <w:szCs w:val="22"/>
                <w:lang w:val="en-CA"/>
              </w:rPr>
            </w:pPr>
            <w:proofErr w:type="spellStart"/>
            <w:ins w:id="1242" w:author="Em Lim" w:date="2023-03-08T15:05:00Z">
              <w:r w:rsidRPr="00B64B39">
                <w:rPr>
                  <w:rFonts w:ascii="Lucida Grande" w:eastAsia="Times New Roman" w:hAnsi="Lucida Grande" w:cs="Lucida Grande"/>
                  <w:sz w:val="22"/>
                  <w:szCs w:val="22"/>
                  <w:lang w:val="en-CA"/>
                </w:rPr>
                <w:t>Mytilus</w:t>
              </w:r>
              <w:proofErr w:type="spellEnd"/>
            </w:ins>
          </w:p>
        </w:tc>
        <w:tc>
          <w:tcPr>
            <w:tcW w:w="1510" w:type="dxa"/>
            <w:shd w:val="clear" w:color="auto" w:fill="auto"/>
            <w:noWrap/>
            <w:vAlign w:val="bottom"/>
            <w:hideMark/>
            <w:tcPrChange w:id="1243" w:author="Em Lim" w:date="2023-03-08T15:05:00Z">
              <w:tcPr>
                <w:tcW w:w="1510" w:type="dxa"/>
                <w:tcBorders>
                  <w:top w:val="nil"/>
                  <w:left w:val="nil"/>
                  <w:bottom w:val="nil"/>
                  <w:right w:val="nil"/>
                </w:tcBorders>
                <w:shd w:val="clear" w:color="auto" w:fill="auto"/>
                <w:noWrap/>
                <w:vAlign w:val="bottom"/>
                <w:hideMark/>
              </w:tcPr>
            </w:tcPrChange>
          </w:tcPr>
          <w:p w14:paraId="7A06BFBC" w14:textId="77777777" w:rsidR="00B64B39" w:rsidRPr="00B64B39" w:rsidRDefault="00B64B39" w:rsidP="00B64B39">
            <w:pPr>
              <w:rPr>
                <w:ins w:id="1244" w:author="Em Lim" w:date="2023-03-08T15:05:00Z"/>
                <w:rFonts w:ascii="Lucida Grande" w:eastAsia="Times New Roman" w:hAnsi="Lucida Grande" w:cs="Lucida Grande"/>
                <w:sz w:val="22"/>
                <w:szCs w:val="22"/>
                <w:lang w:val="en-CA"/>
              </w:rPr>
            </w:pPr>
            <w:ins w:id="1245" w:author="Em Lim" w:date="2023-03-08T15:05:00Z">
              <w:r w:rsidRPr="00B64B39">
                <w:rPr>
                  <w:rFonts w:ascii="Lucida Grande" w:eastAsia="Times New Roman" w:hAnsi="Lucida Grande" w:cs="Lucida Grande"/>
                  <w:sz w:val="22"/>
                  <w:szCs w:val="22"/>
                  <w:lang w:val="en-CA"/>
                </w:rPr>
                <w:t>chilensis</w:t>
              </w:r>
            </w:ins>
          </w:p>
        </w:tc>
        <w:tc>
          <w:tcPr>
            <w:tcW w:w="1300" w:type="dxa"/>
            <w:shd w:val="clear" w:color="auto" w:fill="auto"/>
            <w:noWrap/>
            <w:vAlign w:val="bottom"/>
            <w:hideMark/>
            <w:tcPrChange w:id="1246" w:author="Em Lim" w:date="2023-03-08T15:05:00Z">
              <w:tcPr>
                <w:tcW w:w="1300" w:type="dxa"/>
                <w:tcBorders>
                  <w:top w:val="nil"/>
                  <w:left w:val="nil"/>
                  <w:bottom w:val="nil"/>
                  <w:right w:val="nil"/>
                </w:tcBorders>
                <w:shd w:val="clear" w:color="auto" w:fill="auto"/>
                <w:noWrap/>
                <w:vAlign w:val="bottom"/>
                <w:hideMark/>
              </w:tcPr>
            </w:tcPrChange>
          </w:tcPr>
          <w:p w14:paraId="6FF68109" w14:textId="77777777" w:rsidR="00B64B39" w:rsidRPr="00B64B39" w:rsidRDefault="00B64B39" w:rsidP="00B64B39">
            <w:pPr>
              <w:jc w:val="right"/>
              <w:rPr>
                <w:ins w:id="1247" w:author="Em Lim" w:date="2023-03-08T15:05:00Z"/>
                <w:rFonts w:ascii="Lucida Grande" w:eastAsia="Times New Roman" w:hAnsi="Lucida Grande" w:cs="Lucida Grande"/>
                <w:sz w:val="22"/>
                <w:szCs w:val="22"/>
                <w:lang w:val="en-CA"/>
              </w:rPr>
            </w:pPr>
            <w:ins w:id="1248" w:author="Em Lim" w:date="2023-03-08T15:05:00Z">
              <w:r w:rsidRPr="00B64B39">
                <w:rPr>
                  <w:rFonts w:ascii="Lucida Grande" w:eastAsia="Times New Roman" w:hAnsi="Lucida Grande" w:cs="Lucida Grande"/>
                  <w:sz w:val="22"/>
                  <w:szCs w:val="22"/>
                  <w:lang w:val="en-CA"/>
                </w:rPr>
                <w:t>2</w:t>
              </w:r>
            </w:ins>
          </w:p>
        </w:tc>
      </w:tr>
      <w:tr w:rsidR="00B64B39" w:rsidRPr="00B64B39" w14:paraId="0730D7F7" w14:textId="77777777" w:rsidTr="00B64B39">
        <w:trPr>
          <w:trHeight w:val="320"/>
          <w:ins w:id="1249" w:author="Em Lim" w:date="2023-03-08T15:05:00Z"/>
          <w:trPrChange w:id="1250" w:author="Em Lim" w:date="2023-03-08T15:05:00Z">
            <w:trPr>
              <w:trHeight w:val="320"/>
            </w:trPr>
          </w:trPrChange>
        </w:trPr>
        <w:tc>
          <w:tcPr>
            <w:tcW w:w="1300" w:type="dxa"/>
            <w:shd w:val="clear" w:color="auto" w:fill="auto"/>
            <w:noWrap/>
            <w:vAlign w:val="bottom"/>
            <w:hideMark/>
            <w:tcPrChange w:id="1251" w:author="Em Lim" w:date="2023-03-08T15:05:00Z">
              <w:tcPr>
                <w:tcW w:w="1300" w:type="dxa"/>
                <w:tcBorders>
                  <w:top w:val="nil"/>
                  <w:left w:val="nil"/>
                  <w:bottom w:val="nil"/>
                  <w:right w:val="nil"/>
                </w:tcBorders>
                <w:shd w:val="clear" w:color="auto" w:fill="auto"/>
                <w:noWrap/>
                <w:vAlign w:val="bottom"/>
                <w:hideMark/>
              </w:tcPr>
            </w:tcPrChange>
          </w:tcPr>
          <w:p w14:paraId="33CCA34B" w14:textId="77777777" w:rsidR="00B64B39" w:rsidRPr="00B64B39" w:rsidRDefault="00B64B39" w:rsidP="00B64B39">
            <w:pPr>
              <w:rPr>
                <w:ins w:id="1252" w:author="Em Lim" w:date="2023-03-08T15:05:00Z"/>
                <w:rFonts w:ascii="Lucida Grande" w:eastAsia="Times New Roman" w:hAnsi="Lucida Grande" w:cs="Lucida Grande"/>
                <w:sz w:val="22"/>
                <w:szCs w:val="22"/>
                <w:lang w:val="en-CA"/>
              </w:rPr>
            </w:pPr>
            <w:ins w:id="1253" w:author="Em Lim" w:date="2023-03-08T15:05:00Z">
              <w:r w:rsidRPr="00B64B39">
                <w:rPr>
                  <w:rFonts w:ascii="Lucida Grande" w:eastAsia="Times New Roman" w:hAnsi="Lucida Grande" w:cs="Lucida Grande"/>
                  <w:sz w:val="22"/>
                  <w:szCs w:val="22"/>
                  <w:lang w:val="en-CA"/>
                </w:rPr>
                <w:t>Mollusc</w:t>
              </w:r>
            </w:ins>
          </w:p>
        </w:tc>
        <w:tc>
          <w:tcPr>
            <w:tcW w:w="1827" w:type="dxa"/>
            <w:shd w:val="clear" w:color="auto" w:fill="auto"/>
            <w:noWrap/>
            <w:vAlign w:val="bottom"/>
            <w:hideMark/>
            <w:tcPrChange w:id="1254" w:author="Em Lim" w:date="2023-03-08T15:05:00Z">
              <w:tcPr>
                <w:tcW w:w="1827" w:type="dxa"/>
                <w:tcBorders>
                  <w:top w:val="nil"/>
                  <w:left w:val="nil"/>
                  <w:bottom w:val="nil"/>
                  <w:right w:val="nil"/>
                </w:tcBorders>
                <w:shd w:val="clear" w:color="auto" w:fill="auto"/>
                <w:noWrap/>
                <w:vAlign w:val="bottom"/>
                <w:hideMark/>
              </w:tcPr>
            </w:tcPrChange>
          </w:tcPr>
          <w:p w14:paraId="4CA1459E" w14:textId="77777777" w:rsidR="00B64B39" w:rsidRPr="00B64B39" w:rsidRDefault="00B64B39" w:rsidP="00B64B39">
            <w:pPr>
              <w:rPr>
                <w:ins w:id="1255" w:author="Em Lim" w:date="2023-03-08T15:05:00Z"/>
                <w:rFonts w:ascii="Lucida Grande" w:eastAsia="Times New Roman" w:hAnsi="Lucida Grande" w:cs="Lucida Grande"/>
                <w:sz w:val="22"/>
                <w:szCs w:val="22"/>
                <w:lang w:val="en-CA"/>
              </w:rPr>
            </w:pPr>
            <w:proofErr w:type="spellStart"/>
            <w:ins w:id="1256" w:author="Em Lim" w:date="2023-03-08T15:05:00Z">
              <w:r w:rsidRPr="00B64B39">
                <w:rPr>
                  <w:rFonts w:ascii="Lucida Grande" w:eastAsia="Times New Roman" w:hAnsi="Lucida Grande" w:cs="Lucida Grande"/>
                  <w:sz w:val="22"/>
                  <w:szCs w:val="22"/>
                  <w:lang w:val="en-CA"/>
                </w:rPr>
                <w:t>Mytilidae</w:t>
              </w:r>
              <w:proofErr w:type="spellEnd"/>
            </w:ins>
          </w:p>
        </w:tc>
        <w:tc>
          <w:tcPr>
            <w:tcW w:w="1512" w:type="dxa"/>
            <w:shd w:val="clear" w:color="auto" w:fill="auto"/>
            <w:noWrap/>
            <w:vAlign w:val="bottom"/>
            <w:hideMark/>
            <w:tcPrChange w:id="1257" w:author="Em Lim" w:date="2023-03-08T15:05:00Z">
              <w:tcPr>
                <w:tcW w:w="1512" w:type="dxa"/>
                <w:tcBorders>
                  <w:top w:val="nil"/>
                  <w:left w:val="nil"/>
                  <w:bottom w:val="nil"/>
                  <w:right w:val="nil"/>
                </w:tcBorders>
                <w:shd w:val="clear" w:color="auto" w:fill="auto"/>
                <w:noWrap/>
                <w:vAlign w:val="bottom"/>
                <w:hideMark/>
              </w:tcPr>
            </w:tcPrChange>
          </w:tcPr>
          <w:p w14:paraId="61F8A247" w14:textId="77777777" w:rsidR="00B64B39" w:rsidRPr="00B64B39" w:rsidRDefault="00B64B39" w:rsidP="00B64B39">
            <w:pPr>
              <w:rPr>
                <w:ins w:id="1258" w:author="Em Lim" w:date="2023-03-08T15:05:00Z"/>
                <w:rFonts w:ascii="Lucida Grande" w:eastAsia="Times New Roman" w:hAnsi="Lucida Grande" w:cs="Lucida Grande"/>
                <w:sz w:val="22"/>
                <w:szCs w:val="22"/>
                <w:lang w:val="en-CA"/>
              </w:rPr>
            </w:pPr>
            <w:proofErr w:type="spellStart"/>
            <w:ins w:id="1259" w:author="Em Lim" w:date="2023-03-08T15:05:00Z">
              <w:r w:rsidRPr="00B64B39">
                <w:rPr>
                  <w:rFonts w:ascii="Lucida Grande" w:eastAsia="Times New Roman" w:hAnsi="Lucida Grande" w:cs="Lucida Grande"/>
                  <w:sz w:val="22"/>
                  <w:szCs w:val="22"/>
                  <w:lang w:val="en-CA"/>
                </w:rPr>
                <w:t>Mytilus</w:t>
              </w:r>
              <w:proofErr w:type="spellEnd"/>
            </w:ins>
          </w:p>
        </w:tc>
        <w:tc>
          <w:tcPr>
            <w:tcW w:w="1510" w:type="dxa"/>
            <w:shd w:val="clear" w:color="auto" w:fill="auto"/>
            <w:noWrap/>
            <w:vAlign w:val="bottom"/>
            <w:hideMark/>
            <w:tcPrChange w:id="1260" w:author="Em Lim" w:date="2023-03-08T15:05:00Z">
              <w:tcPr>
                <w:tcW w:w="1510" w:type="dxa"/>
                <w:tcBorders>
                  <w:top w:val="nil"/>
                  <w:left w:val="nil"/>
                  <w:bottom w:val="nil"/>
                  <w:right w:val="nil"/>
                </w:tcBorders>
                <w:shd w:val="clear" w:color="auto" w:fill="auto"/>
                <w:noWrap/>
                <w:vAlign w:val="bottom"/>
                <w:hideMark/>
              </w:tcPr>
            </w:tcPrChange>
          </w:tcPr>
          <w:p w14:paraId="1A765C81" w14:textId="77777777" w:rsidR="00B64B39" w:rsidRPr="00B64B39" w:rsidRDefault="00B64B39" w:rsidP="00B64B39">
            <w:pPr>
              <w:rPr>
                <w:ins w:id="1261" w:author="Em Lim" w:date="2023-03-08T15:05:00Z"/>
                <w:rFonts w:ascii="Lucida Grande" w:eastAsia="Times New Roman" w:hAnsi="Lucida Grande" w:cs="Lucida Grande"/>
                <w:sz w:val="22"/>
                <w:szCs w:val="22"/>
                <w:lang w:val="en-CA"/>
              </w:rPr>
            </w:pPr>
            <w:ins w:id="1262" w:author="Em Lim" w:date="2023-03-08T15:05:00Z">
              <w:r w:rsidRPr="00B64B39">
                <w:rPr>
                  <w:rFonts w:ascii="Lucida Grande" w:eastAsia="Times New Roman" w:hAnsi="Lucida Grande" w:cs="Lucida Grande"/>
                  <w:sz w:val="22"/>
                  <w:szCs w:val="22"/>
                  <w:lang w:val="en-CA"/>
                </w:rPr>
                <w:t>edulis</w:t>
              </w:r>
            </w:ins>
          </w:p>
        </w:tc>
        <w:tc>
          <w:tcPr>
            <w:tcW w:w="1300" w:type="dxa"/>
            <w:shd w:val="clear" w:color="auto" w:fill="auto"/>
            <w:noWrap/>
            <w:vAlign w:val="bottom"/>
            <w:hideMark/>
            <w:tcPrChange w:id="1263" w:author="Em Lim" w:date="2023-03-08T15:05:00Z">
              <w:tcPr>
                <w:tcW w:w="1300" w:type="dxa"/>
                <w:tcBorders>
                  <w:top w:val="nil"/>
                  <w:left w:val="nil"/>
                  <w:bottom w:val="nil"/>
                  <w:right w:val="nil"/>
                </w:tcBorders>
                <w:shd w:val="clear" w:color="auto" w:fill="auto"/>
                <w:noWrap/>
                <w:vAlign w:val="bottom"/>
                <w:hideMark/>
              </w:tcPr>
            </w:tcPrChange>
          </w:tcPr>
          <w:p w14:paraId="49C78B1E" w14:textId="77777777" w:rsidR="00B64B39" w:rsidRPr="00B64B39" w:rsidRDefault="00B64B39" w:rsidP="00B64B39">
            <w:pPr>
              <w:jc w:val="right"/>
              <w:rPr>
                <w:ins w:id="1264" w:author="Em Lim" w:date="2023-03-08T15:05:00Z"/>
                <w:rFonts w:ascii="Lucida Grande" w:eastAsia="Times New Roman" w:hAnsi="Lucida Grande" w:cs="Lucida Grande"/>
                <w:sz w:val="22"/>
                <w:szCs w:val="22"/>
                <w:lang w:val="en-CA"/>
              </w:rPr>
            </w:pPr>
            <w:ins w:id="1265" w:author="Em Lim" w:date="2023-03-08T15:05:00Z">
              <w:r w:rsidRPr="00B64B39">
                <w:rPr>
                  <w:rFonts w:ascii="Lucida Grande" w:eastAsia="Times New Roman" w:hAnsi="Lucida Grande" w:cs="Lucida Grande"/>
                  <w:sz w:val="22"/>
                  <w:szCs w:val="22"/>
                  <w:lang w:val="en-CA"/>
                </w:rPr>
                <w:t>24</w:t>
              </w:r>
            </w:ins>
          </w:p>
        </w:tc>
      </w:tr>
      <w:tr w:rsidR="00B64B39" w:rsidRPr="00B64B39" w14:paraId="1F97540F" w14:textId="77777777" w:rsidTr="00B64B39">
        <w:trPr>
          <w:trHeight w:val="320"/>
          <w:ins w:id="1266" w:author="Em Lim" w:date="2023-03-08T15:05:00Z"/>
          <w:trPrChange w:id="1267" w:author="Em Lim" w:date="2023-03-08T15:05:00Z">
            <w:trPr>
              <w:trHeight w:val="320"/>
            </w:trPr>
          </w:trPrChange>
        </w:trPr>
        <w:tc>
          <w:tcPr>
            <w:tcW w:w="1300" w:type="dxa"/>
            <w:shd w:val="clear" w:color="auto" w:fill="auto"/>
            <w:noWrap/>
            <w:vAlign w:val="bottom"/>
            <w:hideMark/>
            <w:tcPrChange w:id="1268" w:author="Em Lim" w:date="2023-03-08T15:05:00Z">
              <w:tcPr>
                <w:tcW w:w="1300" w:type="dxa"/>
                <w:tcBorders>
                  <w:top w:val="nil"/>
                  <w:left w:val="nil"/>
                  <w:bottom w:val="nil"/>
                  <w:right w:val="nil"/>
                </w:tcBorders>
                <w:shd w:val="clear" w:color="auto" w:fill="auto"/>
                <w:noWrap/>
                <w:vAlign w:val="bottom"/>
                <w:hideMark/>
              </w:tcPr>
            </w:tcPrChange>
          </w:tcPr>
          <w:p w14:paraId="77D9DEF1" w14:textId="77777777" w:rsidR="00B64B39" w:rsidRPr="00B64B39" w:rsidRDefault="00B64B39" w:rsidP="00B64B39">
            <w:pPr>
              <w:rPr>
                <w:ins w:id="1269" w:author="Em Lim" w:date="2023-03-08T15:05:00Z"/>
                <w:rFonts w:ascii="Lucida Grande" w:eastAsia="Times New Roman" w:hAnsi="Lucida Grande" w:cs="Lucida Grande"/>
                <w:sz w:val="22"/>
                <w:szCs w:val="22"/>
                <w:lang w:val="en-CA"/>
              </w:rPr>
            </w:pPr>
            <w:ins w:id="1270" w:author="Em Lim" w:date="2023-03-08T15:05:00Z">
              <w:r w:rsidRPr="00B64B39">
                <w:rPr>
                  <w:rFonts w:ascii="Lucida Grande" w:eastAsia="Times New Roman" w:hAnsi="Lucida Grande" w:cs="Lucida Grande"/>
                  <w:sz w:val="22"/>
                  <w:szCs w:val="22"/>
                  <w:lang w:val="en-CA"/>
                </w:rPr>
                <w:t>Mollusc</w:t>
              </w:r>
            </w:ins>
          </w:p>
        </w:tc>
        <w:tc>
          <w:tcPr>
            <w:tcW w:w="1827" w:type="dxa"/>
            <w:shd w:val="clear" w:color="auto" w:fill="auto"/>
            <w:noWrap/>
            <w:vAlign w:val="bottom"/>
            <w:hideMark/>
            <w:tcPrChange w:id="1271" w:author="Em Lim" w:date="2023-03-08T15:05:00Z">
              <w:tcPr>
                <w:tcW w:w="1827" w:type="dxa"/>
                <w:tcBorders>
                  <w:top w:val="nil"/>
                  <w:left w:val="nil"/>
                  <w:bottom w:val="nil"/>
                  <w:right w:val="nil"/>
                </w:tcBorders>
                <w:shd w:val="clear" w:color="auto" w:fill="auto"/>
                <w:noWrap/>
                <w:vAlign w:val="bottom"/>
                <w:hideMark/>
              </w:tcPr>
            </w:tcPrChange>
          </w:tcPr>
          <w:p w14:paraId="7C4AB6F0" w14:textId="77777777" w:rsidR="00B64B39" w:rsidRPr="00B64B39" w:rsidRDefault="00B64B39" w:rsidP="00B64B39">
            <w:pPr>
              <w:rPr>
                <w:ins w:id="1272" w:author="Em Lim" w:date="2023-03-08T15:05:00Z"/>
                <w:rFonts w:ascii="Lucida Grande" w:eastAsia="Times New Roman" w:hAnsi="Lucida Grande" w:cs="Lucida Grande"/>
                <w:sz w:val="22"/>
                <w:szCs w:val="22"/>
                <w:lang w:val="en-CA"/>
              </w:rPr>
            </w:pPr>
            <w:proofErr w:type="spellStart"/>
            <w:ins w:id="1273" w:author="Em Lim" w:date="2023-03-08T15:05:00Z">
              <w:r w:rsidRPr="00B64B39">
                <w:rPr>
                  <w:rFonts w:ascii="Lucida Grande" w:eastAsia="Times New Roman" w:hAnsi="Lucida Grande" w:cs="Lucida Grande"/>
                  <w:sz w:val="22"/>
                  <w:szCs w:val="22"/>
                  <w:lang w:val="en-CA"/>
                </w:rPr>
                <w:t>Ostreidae</w:t>
              </w:r>
              <w:proofErr w:type="spellEnd"/>
            </w:ins>
          </w:p>
        </w:tc>
        <w:tc>
          <w:tcPr>
            <w:tcW w:w="1512" w:type="dxa"/>
            <w:shd w:val="clear" w:color="auto" w:fill="auto"/>
            <w:noWrap/>
            <w:vAlign w:val="bottom"/>
            <w:hideMark/>
            <w:tcPrChange w:id="1274" w:author="Em Lim" w:date="2023-03-08T15:05:00Z">
              <w:tcPr>
                <w:tcW w:w="1512" w:type="dxa"/>
                <w:tcBorders>
                  <w:top w:val="nil"/>
                  <w:left w:val="nil"/>
                  <w:bottom w:val="nil"/>
                  <w:right w:val="nil"/>
                </w:tcBorders>
                <w:shd w:val="clear" w:color="auto" w:fill="auto"/>
                <w:noWrap/>
                <w:vAlign w:val="bottom"/>
                <w:hideMark/>
              </w:tcPr>
            </w:tcPrChange>
          </w:tcPr>
          <w:p w14:paraId="59590AE6" w14:textId="77777777" w:rsidR="00B64B39" w:rsidRPr="00B64B39" w:rsidRDefault="00B64B39" w:rsidP="00B64B39">
            <w:pPr>
              <w:rPr>
                <w:ins w:id="1275" w:author="Em Lim" w:date="2023-03-08T15:05:00Z"/>
                <w:rFonts w:ascii="Lucida Grande" w:eastAsia="Times New Roman" w:hAnsi="Lucida Grande" w:cs="Lucida Grande"/>
                <w:sz w:val="22"/>
                <w:szCs w:val="22"/>
                <w:lang w:val="en-CA"/>
              </w:rPr>
            </w:pPr>
            <w:proofErr w:type="spellStart"/>
            <w:ins w:id="1276" w:author="Em Lim" w:date="2023-03-08T15:05:00Z">
              <w:r w:rsidRPr="00B64B39">
                <w:rPr>
                  <w:rFonts w:ascii="Lucida Grande" w:eastAsia="Times New Roman" w:hAnsi="Lucida Grande" w:cs="Lucida Grande"/>
                  <w:sz w:val="22"/>
                  <w:szCs w:val="22"/>
                  <w:lang w:val="en-CA"/>
                </w:rPr>
                <w:t>Magallana</w:t>
              </w:r>
              <w:proofErr w:type="spellEnd"/>
            </w:ins>
          </w:p>
        </w:tc>
        <w:tc>
          <w:tcPr>
            <w:tcW w:w="1510" w:type="dxa"/>
            <w:shd w:val="clear" w:color="auto" w:fill="auto"/>
            <w:noWrap/>
            <w:vAlign w:val="bottom"/>
            <w:hideMark/>
            <w:tcPrChange w:id="1277" w:author="Em Lim" w:date="2023-03-08T15:05:00Z">
              <w:tcPr>
                <w:tcW w:w="1510" w:type="dxa"/>
                <w:tcBorders>
                  <w:top w:val="nil"/>
                  <w:left w:val="nil"/>
                  <w:bottom w:val="nil"/>
                  <w:right w:val="nil"/>
                </w:tcBorders>
                <w:shd w:val="clear" w:color="auto" w:fill="auto"/>
                <w:noWrap/>
                <w:vAlign w:val="bottom"/>
                <w:hideMark/>
              </w:tcPr>
            </w:tcPrChange>
          </w:tcPr>
          <w:p w14:paraId="4804012E" w14:textId="77777777" w:rsidR="00B64B39" w:rsidRPr="00B64B39" w:rsidRDefault="00B64B39" w:rsidP="00B64B39">
            <w:pPr>
              <w:rPr>
                <w:ins w:id="1278" w:author="Em Lim" w:date="2023-03-08T15:05:00Z"/>
                <w:rFonts w:ascii="Lucida Grande" w:eastAsia="Times New Roman" w:hAnsi="Lucida Grande" w:cs="Lucida Grande"/>
                <w:sz w:val="22"/>
                <w:szCs w:val="22"/>
                <w:lang w:val="en-CA"/>
              </w:rPr>
            </w:pPr>
            <w:proofErr w:type="spellStart"/>
            <w:ins w:id="1279" w:author="Em Lim" w:date="2023-03-08T15:05:00Z">
              <w:r w:rsidRPr="00B64B39">
                <w:rPr>
                  <w:rFonts w:ascii="Lucida Grande" w:eastAsia="Times New Roman" w:hAnsi="Lucida Grande" w:cs="Lucida Grande"/>
                  <w:sz w:val="22"/>
                  <w:szCs w:val="22"/>
                  <w:lang w:val="en-CA"/>
                </w:rPr>
                <w:t>gigas</w:t>
              </w:r>
              <w:proofErr w:type="spellEnd"/>
            </w:ins>
          </w:p>
        </w:tc>
        <w:tc>
          <w:tcPr>
            <w:tcW w:w="1300" w:type="dxa"/>
            <w:shd w:val="clear" w:color="auto" w:fill="auto"/>
            <w:noWrap/>
            <w:vAlign w:val="bottom"/>
            <w:hideMark/>
            <w:tcPrChange w:id="1280" w:author="Em Lim" w:date="2023-03-08T15:05:00Z">
              <w:tcPr>
                <w:tcW w:w="1300" w:type="dxa"/>
                <w:tcBorders>
                  <w:top w:val="nil"/>
                  <w:left w:val="nil"/>
                  <w:bottom w:val="nil"/>
                  <w:right w:val="nil"/>
                </w:tcBorders>
                <w:shd w:val="clear" w:color="auto" w:fill="auto"/>
                <w:noWrap/>
                <w:vAlign w:val="bottom"/>
                <w:hideMark/>
              </w:tcPr>
            </w:tcPrChange>
          </w:tcPr>
          <w:p w14:paraId="5CAE2391" w14:textId="77777777" w:rsidR="00B64B39" w:rsidRPr="00B64B39" w:rsidRDefault="00B64B39" w:rsidP="00B64B39">
            <w:pPr>
              <w:jc w:val="right"/>
              <w:rPr>
                <w:ins w:id="1281" w:author="Em Lim" w:date="2023-03-08T15:05:00Z"/>
                <w:rFonts w:ascii="Lucida Grande" w:eastAsia="Times New Roman" w:hAnsi="Lucida Grande" w:cs="Lucida Grande"/>
                <w:sz w:val="22"/>
                <w:szCs w:val="22"/>
                <w:lang w:val="en-CA"/>
              </w:rPr>
            </w:pPr>
            <w:ins w:id="1282" w:author="Em Lim" w:date="2023-03-08T15:05:00Z">
              <w:r w:rsidRPr="00B64B39">
                <w:rPr>
                  <w:rFonts w:ascii="Lucida Grande" w:eastAsia="Times New Roman" w:hAnsi="Lucida Grande" w:cs="Lucida Grande"/>
                  <w:sz w:val="22"/>
                  <w:szCs w:val="22"/>
                  <w:lang w:val="en-CA"/>
                </w:rPr>
                <w:t>27</w:t>
              </w:r>
            </w:ins>
          </w:p>
        </w:tc>
      </w:tr>
      <w:tr w:rsidR="00B64B39" w:rsidRPr="00B64B39" w14:paraId="69C639BE" w14:textId="77777777" w:rsidTr="00B64B39">
        <w:trPr>
          <w:trHeight w:val="320"/>
          <w:ins w:id="1283" w:author="Em Lim" w:date="2023-03-08T15:05:00Z"/>
          <w:trPrChange w:id="1284" w:author="Em Lim" w:date="2023-03-08T15:05:00Z">
            <w:trPr>
              <w:trHeight w:val="320"/>
            </w:trPr>
          </w:trPrChange>
        </w:trPr>
        <w:tc>
          <w:tcPr>
            <w:tcW w:w="1300" w:type="dxa"/>
            <w:shd w:val="clear" w:color="auto" w:fill="auto"/>
            <w:noWrap/>
            <w:vAlign w:val="bottom"/>
            <w:hideMark/>
            <w:tcPrChange w:id="1285" w:author="Em Lim" w:date="2023-03-08T15:05:00Z">
              <w:tcPr>
                <w:tcW w:w="1300" w:type="dxa"/>
                <w:tcBorders>
                  <w:top w:val="nil"/>
                  <w:left w:val="nil"/>
                  <w:bottom w:val="nil"/>
                  <w:right w:val="nil"/>
                </w:tcBorders>
                <w:shd w:val="clear" w:color="auto" w:fill="auto"/>
                <w:noWrap/>
                <w:vAlign w:val="bottom"/>
                <w:hideMark/>
              </w:tcPr>
            </w:tcPrChange>
          </w:tcPr>
          <w:p w14:paraId="0B8089E3" w14:textId="77777777" w:rsidR="00B64B39" w:rsidRPr="00B64B39" w:rsidRDefault="00B64B39" w:rsidP="00B64B39">
            <w:pPr>
              <w:rPr>
                <w:ins w:id="1286" w:author="Em Lim" w:date="2023-03-08T15:05:00Z"/>
                <w:rFonts w:ascii="Lucida Grande" w:eastAsia="Times New Roman" w:hAnsi="Lucida Grande" w:cs="Lucida Grande"/>
                <w:sz w:val="22"/>
                <w:szCs w:val="22"/>
                <w:lang w:val="en-CA"/>
              </w:rPr>
            </w:pPr>
            <w:ins w:id="1287" w:author="Em Lim" w:date="2023-03-08T15:05:00Z">
              <w:r w:rsidRPr="00B64B39">
                <w:rPr>
                  <w:rFonts w:ascii="Lucida Grande" w:eastAsia="Times New Roman" w:hAnsi="Lucida Grande" w:cs="Lucida Grande"/>
                  <w:sz w:val="22"/>
                  <w:szCs w:val="22"/>
                  <w:lang w:val="en-CA"/>
                </w:rPr>
                <w:t>Mollusc</w:t>
              </w:r>
            </w:ins>
          </w:p>
        </w:tc>
        <w:tc>
          <w:tcPr>
            <w:tcW w:w="1827" w:type="dxa"/>
            <w:shd w:val="clear" w:color="auto" w:fill="auto"/>
            <w:noWrap/>
            <w:vAlign w:val="bottom"/>
            <w:hideMark/>
            <w:tcPrChange w:id="1288" w:author="Em Lim" w:date="2023-03-08T15:05:00Z">
              <w:tcPr>
                <w:tcW w:w="1827" w:type="dxa"/>
                <w:tcBorders>
                  <w:top w:val="nil"/>
                  <w:left w:val="nil"/>
                  <w:bottom w:val="nil"/>
                  <w:right w:val="nil"/>
                </w:tcBorders>
                <w:shd w:val="clear" w:color="auto" w:fill="auto"/>
                <w:noWrap/>
                <w:vAlign w:val="bottom"/>
                <w:hideMark/>
              </w:tcPr>
            </w:tcPrChange>
          </w:tcPr>
          <w:p w14:paraId="5D36730C" w14:textId="77777777" w:rsidR="00B64B39" w:rsidRPr="00B64B39" w:rsidRDefault="00B64B39" w:rsidP="00B64B39">
            <w:pPr>
              <w:rPr>
                <w:ins w:id="1289" w:author="Em Lim" w:date="2023-03-08T15:05:00Z"/>
                <w:rFonts w:ascii="Lucida Grande" w:eastAsia="Times New Roman" w:hAnsi="Lucida Grande" w:cs="Lucida Grande"/>
                <w:sz w:val="22"/>
                <w:szCs w:val="22"/>
                <w:lang w:val="en-CA"/>
              </w:rPr>
            </w:pPr>
            <w:proofErr w:type="spellStart"/>
            <w:ins w:id="1290" w:author="Em Lim" w:date="2023-03-08T15:05:00Z">
              <w:r w:rsidRPr="00B64B39">
                <w:rPr>
                  <w:rFonts w:ascii="Lucida Grande" w:eastAsia="Times New Roman" w:hAnsi="Lucida Grande" w:cs="Lucida Grande"/>
                  <w:sz w:val="22"/>
                  <w:szCs w:val="22"/>
                  <w:lang w:val="en-CA"/>
                </w:rPr>
                <w:t>Veneridae</w:t>
              </w:r>
              <w:proofErr w:type="spellEnd"/>
            </w:ins>
          </w:p>
        </w:tc>
        <w:tc>
          <w:tcPr>
            <w:tcW w:w="1512" w:type="dxa"/>
            <w:shd w:val="clear" w:color="auto" w:fill="auto"/>
            <w:noWrap/>
            <w:vAlign w:val="bottom"/>
            <w:hideMark/>
            <w:tcPrChange w:id="1291" w:author="Em Lim" w:date="2023-03-08T15:05:00Z">
              <w:tcPr>
                <w:tcW w:w="1512" w:type="dxa"/>
                <w:tcBorders>
                  <w:top w:val="nil"/>
                  <w:left w:val="nil"/>
                  <w:bottom w:val="nil"/>
                  <w:right w:val="nil"/>
                </w:tcBorders>
                <w:shd w:val="clear" w:color="auto" w:fill="auto"/>
                <w:noWrap/>
                <w:vAlign w:val="bottom"/>
                <w:hideMark/>
              </w:tcPr>
            </w:tcPrChange>
          </w:tcPr>
          <w:p w14:paraId="0CE88C4C" w14:textId="77777777" w:rsidR="00B64B39" w:rsidRPr="00B64B39" w:rsidRDefault="00B64B39" w:rsidP="00B64B39">
            <w:pPr>
              <w:rPr>
                <w:ins w:id="1292" w:author="Em Lim" w:date="2023-03-08T15:05:00Z"/>
                <w:rFonts w:ascii="Lucida Grande" w:eastAsia="Times New Roman" w:hAnsi="Lucida Grande" w:cs="Lucida Grande"/>
                <w:sz w:val="22"/>
                <w:szCs w:val="22"/>
                <w:lang w:val="en-CA"/>
              </w:rPr>
            </w:pPr>
            <w:proofErr w:type="spellStart"/>
            <w:ins w:id="1293" w:author="Em Lim" w:date="2023-03-08T15:05:00Z">
              <w:r w:rsidRPr="00B64B39">
                <w:rPr>
                  <w:rFonts w:ascii="Lucida Grande" w:eastAsia="Times New Roman" w:hAnsi="Lucida Grande" w:cs="Lucida Grande"/>
                  <w:sz w:val="22"/>
                  <w:szCs w:val="22"/>
                  <w:lang w:val="en-CA"/>
                </w:rPr>
                <w:t>Mercenaria</w:t>
              </w:r>
              <w:proofErr w:type="spellEnd"/>
            </w:ins>
          </w:p>
        </w:tc>
        <w:tc>
          <w:tcPr>
            <w:tcW w:w="1510" w:type="dxa"/>
            <w:shd w:val="clear" w:color="auto" w:fill="auto"/>
            <w:noWrap/>
            <w:vAlign w:val="bottom"/>
            <w:hideMark/>
            <w:tcPrChange w:id="1294" w:author="Em Lim" w:date="2023-03-08T15:05:00Z">
              <w:tcPr>
                <w:tcW w:w="1510" w:type="dxa"/>
                <w:tcBorders>
                  <w:top w:val="nil"/>
                  <w:left w:val="nil"/>
                  <w:bottom w:val="nil"/>
                  <w:right w:val="nil"/>
                </w:tcBorders>
                <w:shd w:val="clear" w:color="auto" w:fill="auto"/>
                <w:noWrap/>
                <w:vAlign w:val="bottom"/>
                <w:hideMark/>
              </w:tcPr>
            </w:tcPrChange>
          </w:tcPr>
          <w:p w14:paraId="505AF987" w14:textId="77777777" w:rsidR="00B64B39" w:rsidRPr="00B64B39" w:rsidRDefault="00B64B39" w:rsidP="00B64B39">
            <w:pPr>
              <w:rPr>
                <w:ins w:id="1295" w:author="Em Lim" w:date="2023-03-08T15:05:00Z"/>
                <w:rFonts w:ascii="Lucida Grande" w:eastAsia="Times New Roman" w:hAnsi="Lucida Grande" w:cs="Lucida Grande"/>
                <w:sz w:val="22"/>
                <w:szCs w:val="22"/>
                <w:lang w:val="en-CA"/>
              </w:rPr>
            </w:pPr>
            <w:proofErr w:type="spellStart"/>
            <w:ins w:id="1296" w:author="Em Lim" w:date="2023-03-08T15:05:00Z">
              <w:r w:rsidRPr="00B64B39">
                <w:rPr>
                  <w:rFonts w:ascii="Lucida Grande" w:eastAsia="Times New Roman" w:hAnsi="Lucida Grande" w:cs="Lucida Grande"/>
                  <w:sz w:val="22"/>
                  <w:szCs w:val="22"/>
                  <w:lang w:val="en-CA"/>
                </w:rPr>
                <w:t>mercenaria</w:t>
              </w:r>
              <w:proofErr w:type="spellEnd"/>
            </w:ins>
          </w:p>
        </w:tc>
        <w:tc>
          <w:tcPr>
            <w:tcW w:w="1300" w:type="dxa"/>
            <w:shd w:val="clear" w:color="auto" w:fill="auto"/>
            <w:noWrap/>
            <w:vAlign w:val="bottom"/>
            <w:hideMark/>
            <w:tcPrChange w:id="1297" w:author="Em Lim" w:date="2023-03-08T15:05:00Z">
              <w:tcPr>
                <w:tcW w:w="1300" w:type="dxa"/>
                <w:tcBorders>
                  <w:top w:val="nil"/>
                  <w:left w:val="nil"/>
                  <w:bottom w:val="nil"/>
                  <w:right w:val="nil"/>
                </w:tcBorders>
                <w:shd w:val="clear" w:color="auto" w:fill="auto"/>
                <w:noWrap/>
                <w:vAlign w:val="bottom"/>
                <w:hideMark/>
              </w:tcPr>
            </w:tcPrChange>
          </w:tcPr>
          <w:p w14:paraId="4D23998B" w14:textId="77777777" w:rsidR="00B64B39" w:rsidRPr="00B64B39" w:rsidRDefault="00B64B39" w:rsidP="00B64B39">
            <w:pPr>
              <w:jc w:val="right"/>
              <w:rPr>
                <w:ins w:id="1298" w:author="Em Lim" w:date="2023-03-08T15:05:00Z"/>
                <w:rFonts w:ascii="Lucida Grande" w:eastAsia="Times New Roman" w:hAnsi="Lucida Grande" w:cs="Lucida Grande"/>
                <w:sz w:val="22"/>
                <w:szCs w:val="22"/>
                <w:lang w:val="en-CA"/>
              </w:rPr>
            </w:pPr>
            <w:ins w:id="1299" w:author="Em Lim" w:date="2023-03-08T15:05:00Z">
              <w:r w:rsidRPr="00B64B39">
                <w:rPr>
                  <w:rFonts w:ascii="Lucida Grande" w:eastAsia="Times New Roman" w:hAnsi="Lucida Grande" w:cs="Lucida Grande"/>
                  <w:sz w:val="22"/>
                  <w:szCs w:val="22"/>
                  <w:lang w:val="en-CA"/>
                </w:rPr>
                <w:t>3</w:t>
              </w:r>
            </w:ins>
          </w:p>
        </w:tc>
      </w:tr>
      <w:tr w:rsidR="00B64B39" w:rsidRPr="00B64B39" w14:paraId="137FB814" w14:textId="77777777" w:rsidTr="00B64B39">
        <w:trPr>
          <w:trHeight w:val="320"/>
          <w:ins w:id="1300" w:author="Em Lim" w:date="2023-03-08T15:05:00Z"/>
          <w:trPrChange w:id="1301" w:author="Em Lim" w:date="2023-03-08T15:05:00Z">
            <w:trPr>
              <w:trHeight w:val="320"/>
            </w:trPr>
          </w:trPrChange>
        </w:trPr>
        <w:tc>
          <w:tcPr>
            <w:tcW w:w="1300" w:type="dxa"/>
            <w:shd w:val="clear" w:color="auto" w:fill="auto"/>
            <w:noWrap/>
            <w:vAlign w:val="bottom"/>
            <w:hideMark/>
            <w:tcPrChange w:id="1302" w:author="Em Lim" w:date="2023-03-08T15:05:00Z">
              <w:tcPr>
                <w:tcW w:w="1300" w:type="dxa"/>
                <w:tcBorders>
                  <w:top w:val="nil"/>
                  <w:left w:val="nil"/>
                  <w:bottom w:val="nil"/>
                  <w:right w:val="nil"/>
                </w:tcBorders>
                <w:shd w:val="clear" w:color="auto" w:fill="auto"/>
                <w:noWrap/>
                <w:vAlign w:val="bottom"/>
                <w:hideMark/>
              </w:tcPr>
            </w:tcPrChange>
          </w:tcPr>
          <w:p w14:paraId="74A21C77" w14:textId="77777777" w:rsidR="00B64B39" w:rsidRPr="00B64B39" w:rsidRDefault="00B64B39" w:rsidP="00B64B39">
            <w:pPr>
              <w:rPr>
                <w:ins w:id="1303" w:author="Em Lim" w:date="2023-03-08T15:05:00Z"/>
                <w:rFonts w:ascii="Lucida Grande" w:eastAsia="Times New Roman" w:hAnsi="Lucida Grande" w:cs="Lucida Grande"/>
                <w:sz w:val="22"/>
                <w:szCs w:val="22"/>
                <w:lang w:val="en-CA"/>
              </w:rPr>
            </w:pPr>
            <w:ins w:id="1304" w:author="Em Lim" w:date="2023-03-08T15:05:00Z">
              <w:r w:rsidRPr="00B64B39">
                <w:rPr>
                  <w:rFonts w:ascii="Lucida Grande" w:eastAsia="Times New Roman" w:hAnsi="Lucida Grande" w:cs="Lucida Grande"/>
                  <w:sz w:val="22"/>
                  <w:szCs w:val="22"/>
                  <w:lang w:val="en-CA"/>
                </w:rPr>
                <w:lastRenderedPageBreak/>
                <w:t>Cnidaria</w:t>
              </w:r>
            </w:ins>
          </w:p>
        </w:tc>
        <w:tc>
          <w:tcPr>
            <w:tcW w:w="1827" w:type="dxa"/>
            <w:shd w:val="clear" w:color="auto" w:fill="auto"/>
            <w:noWrap/>
            <w:vAlign w:val="bottom"/>
            <w:hideMark/>
            <w:tcPrChange w:id="1305" w:author="Em Lim" w:date="2023-03-08T15:05:00Z">
              <w:tcPr>
                <w:tcW w:w="1827" w:type="dxa"/>
                <w:tcBorders>
                  <w:top w:val="nil"/>
                  <w:left w:val="nil"/>
                  <w:bottom w:val="nil"/>
                  <w:right w:val="nil"/>
                </w:tcBorders>
                <w:shd w:val="clear" w:color="auto" w:fill="auto"/>
                <w:noWrap/>
                <w:vAlign w:val="bottom"/>
                <w:hideMark/>
              </w:tcPr>
            </w:tcPrChange>
          </w:tcPr>
          <w:p w14:paraId="0A2AF765" w14:textId="77777777" w:rsidR="00B64B39" w:rsidRPr="00B64B39" w:rsidRDefault="00B64B39" w:rsidP="00B64B39">
            <w:pPr>
              <w:rPr>
                <w:ins w:id="1306" w:author="Em Lim" w:date="2023-03-08T15:05:00Z"/>
                <w:rFonts w:ascii="Lucida Grande" w:eastAsia="Times New Roman" w:hAnsi="Lucida Grande" w:cs="Lucida Grande"/>
                <w:sz w:val="22"/>
                <w:szCs w:val="22"/>
                <w:lang w:val="en-CA"/>
              </w:rPr>
            </w:pPr>
            <w:proofErr w:type="spellStart"/>
            <w:ins w:id="1307" w:author="Em Lim" w:date="2023-03-08T15:05:00Z">
              <w:r w:rsidRPr="00B64B39">
                <w:rPr>
                  <w:rFonts w:ascii="Lucida Grande" w:eastAsia="Times New Roman" w:hAnsi="Lucida Grande" w:cs="Lucida Grande"/>
                  <w:sz w:val="22"/>
                  <w:szCs w:val="22"/>
                  <w:lang w:val="en-CA"/>
                </w:rPr>
                <w:t>Campanulariidae</w:t>
              </w:r>
              <w:proofErr w:type="spellEnd"/>
            </w:ins>
          </w:p>
        </w:tc>
        <w:tc>
          <w:tcPr>
            <w:tcW w:w="1512" w:type="dxa"/>
            <w:shd w:val="clear" w:color="auto" w:fill="auto"/>
            <w:noWrap/>
            <w:vAlign w:val="bottom"/>
            <w:hideMark/>
            <w:tcPrChange w:id="1308" w:author="Em Lim" w:date="2023-03-08T15:05:00Z">
              <w:tcPr>
                <w:tcW w:w="1512" w:type="dxa"/>
                <w:tcBorders>
                  <w:top w:val="nil"/>
                  <w:left w:val="nil"/>
                  <w:bottom w:val="nil"/>
                  <w:right w:val="nil"/>
                </w:tcBorders>
                <w:shd w:val="clear" w:color="auto" w:fill="auto"/>
                <w:noWrap/>
                <w:vAlign w:val="bottom"/>
                <w:hideMark/>
              </w:tcPr>
            </w:tcPrChange>
          </w:tcPr>
          <w:p w14:paraId="2D61A267" w14:textId="77777777" w:rsidR="00B64B39" w:rsidRPr="00B64B39" w:rsidRDefault="00B64B39" w:rsidP="00B64B39">
            <w:pPr>
              <w:rPr>
                <w:ins w:id="1309" w:author="Em Lim" w:date="2023-03-08T15:05:00Z"/>
                <w:rFonts w:ascii="Lucida Grande" w:eastAsia="Times New Roman" w:hAnsi="Lucida Grande" w:cs="Lucida Grande"/>
                <w:sz w:val="22"/>
                <w:szCs w:val="22"/>
                <w:lang w:val="en-CA"/>
              </w:rPr>
            </w:pPr>
            <w:ins w:id="1310" w:author="Em Lim" w:date="2023-03-08T15:05:00Z">
              <w:r w:rsidRPr="00B64B39">
                <w:rPr>
                  <w:rFonts w:ascii="Lucida Grande" w:eastAsia="Times New Roman" w:hAnsi="Lucida Grande" w:cs="Lucida Grande"/>
                  <w:sz w:val="22"/>
                  <w:szCs w:val="22"/>
                  <w:lang w:val="en-CA"/>
                </w:rPr>
                <w:t>Obelia</w:t>
              </w:r>
            </w:ins>
          </w:p>
        </w:tc>
        <w:tc>
          <w:tcPr>
            <w:tcW w:w="1510" w:type="dxa"/>
            <w:shd w:val="clear" w:color="auto" w:fill="auto"/>
            <w:noWrap/>
            <w:vAlign w:val="bottom"/>
            <w:hideMark/>
            <w:tcPrChange w:id="1311" w:author="Em Lim" w:date="2023-03-08T15:05:00Z">
              <w:tcPr>
                <w:tcW w:w="1510" w:type="dxa"/>
                <w:tcBorders>
                  <w:top w:val="nil"/>
                  <w:left w:val="nil"/>
                  <w:bottom w:val="nil"/>
                  <w:right w:val="nil"/>
                </w:tcBorders>
                <w:shd w:val="clear" w:color="auto" w:fill="auto"/>
                <w:noWrap/>
                <w:vAlign w:val="bottom"/>
                <w:hideMark/>
              </w:tcPr>
            </w:tcPrChange>
          </w:tcPr>
          <w:p w14:paraId="15A0128D" w14:textId="77777777" w:rsidR="00B64B39" w:rsidRPr="00B64B39" w:rsidRDefault="00B64B39" w:rsidP="00B64B39">
            <w:pPr>
              <w:rPr>
                <w:ins w:id="1312" w:author="Em Lim" w:date="2023-03-08T15:05:00Z"/>
                <w:rFonts w:ascii="Lucida Grande" w:eastAsia="Times New Roman" w:hAnsi="Lucida Grande" w:cs="Lucida Grande"/>
                <w:sz w:val="22"/>
                <w:szCs w:val="22"/>
                <w:lang w:val="en-CA"/>
              </w:rPr>
            </w:pPr>
            <w:proofErr w:type="spellStart"/>
            <w:ins w:id="1313" w:author="Em Lim" w:date="2023-03-08T15:05:00Z">
              <w:r w:rsidRPr="00B64B39">
                <w:rPr>
                  <w:rFonts w:ascii="Lucida Grande" w:eastAsia="Times New Roman" w:hAnsi="Lucida Grande" w:cs="Lucida Grande"/>
                  <w:sz w:val="22"/>
                  <w:szCs w:val="22"/>
                  <w:lang w:val="en-CA"/>
                </w:rPr>
                <w:t>geniculata</w:t>
              </w:r>
              <w:proofErr w:type="spellEnd"/>
            </w:ins>
          </w:p>
        </w:tc>
        <w:tc>
          <w:tcPr>
            <w:tcW w:w="1300" w:type="dxa"/>
            <w:shd w:val="clear" w:color="auto" w:fill="auto"/>
            <w:noWrap/>
            <w:vAlign w:val="bottom"/>
            <w:hideMark/>
            <w:tcPrChange w:id="1314" w:author="Em Lim" w:date="2023-03-08T15:05:00Z">
              <w:tcPr>
                <w:tcW w:w="1300" w:type="dxa"/>
                <w:tcBorders>
                  <w:top w:val="nil"/>
                  <w:left w:val="nil"/>
                  <w:bottom w:val="nil"/>
                  <w:right w:val="nil"/>
                </w:tcBorders>
                <w:shd w:val="clear" w:color="auto" w:fill="auto"/>
                <w:noWrap/>
                <w:vAlign w:val="bottom"/>
                <w:hideMark/>
              </w:tcPr>
            </w:tcPrChange>
          </w:tcPr>
          <w:p w14:paraId="38F4697D" w14:textId="77777777" w:rsidR="00B64B39" w:rsidRPr="00B64B39" w:rsidRDefault="00B64B39" w:rsidP="00B64B39">
            <w:pPr>
              <w:jc w:val="right"/>
              <w:rPr>
                <w:ins w:id="1315" w:author="Em Lim" w:date="2023-03-08T15:05:00Z"/>
                <w:rFonts w:ascii="Lucida Grande" w:eastAsia="Times New Roman" w:hAnsi="Lucida Grande" w:cs="Lucida Grande"/>
                <w:sz w:val="22"/>
                <w:szCs w:val="22"/>
                <w:lang w:val="en-CA"/>
              </w:rPr>
            </w:pPr>
            <w:ins w:id="1316" w:author="Em Lim" w:date="2023-03-08T15:05:00Z">
              <w:r w:rsidRPr="00B64B39">
                <w:rPr>
                  <w:rFonts w:ascii="Lucida Grande" w:eastAsia="Times New Roman" w:hAnsi="Lucida Grande" w:cs="Lucida Grande"/>
                  <w:sz w:val="22"/>
                  <w:szCs w:val="22"/>
                  <w:lang w:val="en-CA"/>
                </w:rPr>
                <w:t>1</w:t>
              </w:r>
            </w:ins>
          </w:p>
        </w:tc>
      </w:tr>
      <w:tr w:rsidR="00B64B39" w:rsidRPr="00B64B39" w14:paraId="2C867405" w14:textId="77777777" w:rsidTr="00B64B39">
        <w:trPr>
          <w:trHeight w:val="320"/>
          <w:ins w:id="1317" w:author="Em Lim" w:date="2023-03-08T15:05:00Z"/>
          <w:trPrChange w:id="1318" w:author="Em Lim" w:date="2023-03-08T15:05:00Z">
            <w:trPr>
              <w:trHeight w:val="320"/>
            </w:trPr>
          </w:trPrChange>
        </w:trPr>
        <w:tc>
          <w:tcPr>
            <w:tcW w:w="1300" w:type="dxa"/>
            <w:shd w:val="clear" w:color="auto" w:fill="auto"/>
            <w:noWrap/>
            <w:vAlign w:val="bottom"/>
            <w:hideMark/>
            <w:tcPrChange w:id="1319" w:author="Em Lim" w:date="2023-03-08T15:05:00Z">
              <w:tcPr>
                <w:tcW w:w="1300" w:type="dxa"/>
                <w:tcBorders>
                  <w:top w:val="nil"/>
                  <w:left w:val="nil"/>
                  <w:bottom w:val="nil"/>
                  <w:right w:val="nil"/>
                </w:tcBorders>
                <w:shd w:val="clear" w:color="auto" w:fill="auto"/>
                <w:noWrap/>
                <w:vAlign w:val="bottom"/>
                <w:hideMark/>
              </w:tcPr>
            </w:tcPrChange>
          </w:tcPr>
          <w:p w14:paraId="25C59EAD" w14:textId="77777777" w:rsidR="00B64B39" w:rsidRPr="00B64B39" w:rsidRDefault="00B64B39" w:rsidP="00B64B39">
            <w:pPr>
              <w:rPr>
                <w:ins w:id="1320" w:author="Em Lim" w:date="2023-03-08T15:05:00Z"/>
                <w:rFonts w:ascii="Lucida Grande" w:eastAsia="Times New Roman" w:hAnsi="Lucida Grande" w:cs="Lucida Grande"/>
                <w:sz w:val="22"/>
                <w:szCs w:val="22"/>
                <w:lang w:val="en-CA"/>
              </w:rPr>
            </w:pPr>
            <w:ins w:id="1321" w:author="Em Lim" w:date="2023-03-08T15:05:00Z">
              <w:r w:rsidRPr="00B64B39">
                <w:rPr>
                  <w:rFonts w:ascii="Lucida Grande" w:eastAsia="Times New Roman" w:hAnsi="Lucida Grande" w:cs="Lucida Grande"/>
                  <w:sz w:val="22"/>
                  <w:szCs w:val="22"/>
                  <w:lang w:val="en-CA"/>
                </w:rPr>
                <w:t>Cnidaria</w:t>
              </w:r>
            </w:ins>
          </w:p>
        </w:tc>
        <w:tc>
          <w:tcPr>
            <w:tcW w:w="1827" w:type="dxa"/>
            <w:shd w:val="clear" w:color="auto" w:fill="auto"/>
            <w:noWrap/>
            <w:vAlign w:val="bottom"/>
            <w:hideMark/>
            <w:tcPrChange w:id="1322" w:author="Em Lim" w:date="2023-03-08T15:05:00Z">
              <w:tcPr>
                <w:tcW w:w="1827" w:type="dxa"/>
                <w:tcBorders>
                  <w:top w:val="nil"/>
                  <w:left w:val="nil"/>
                  <w:bottom w:val="nil"/>
                  <w:right w:val="nil"/>
                </w:tcBorders>
                <w:shd w:val="clear" w:color="auto" w:fill="auto"/>
                <w:noWrap/>
                <w:vAlign w:val="bottom"/>
                <w:hideMark/>
              </w:tcPr>
            </w:tcPrChange>
          </w:tcPr>
          <w:p w14:paraId="29650A4C" w14:textId="77777777" w:rsidR="00B64B39" w:rsidRPr="00B64B39" w:rsidRDefault="00B64B39" w:rsidP="00B64B39">
            <w:pPr>
              <w:rPr>
                <w:ins w:id="1323" w:author="Em Lim" w:date="2023-03-08T15:05:00Z"/>
                <w:rFonts w:ascii="Lucida Grande" w:eastAsia="Times New Roman" w:hAnsi="Lucida Grande" w:cs="Lucida Grande"/>
                <w:sz w:val="22"/>
                <w:szCs w:val="22"/>
                <w:lang w:val="en-CA"/>
              </w:rPr>
            </w:pPr>
            <w:proofErr w:type="spellStart"/>
            <w:ins w:id="1324" w:author="Em Lim" w:date="2023-03-08T15:05:00Z">
              <w:r w:rsidRPr="00B64B39">
                <w:rPr>
                  <w:rFonts w:ascii="Lucida Grande" w:eastAsia="Times New Roman" w:hAnsi="Lucida Grande" w:cs="Lucida Grande"/>
                  <w:sz w:val="22"/>
                  <w:szCs w:val="22"/>
                  <w:lang w:val="en-CA"/>
                </w:rPr>
                <w:t>Catostylidae</w:t>
              </w:r>
              <w:proofErr w:type="spellEnd"/>
            </w:ins>
          </w:p>
        </w:tc>
        <w:tc>
          <w:tcPr>
            <w:tcW w:w="1512" w:type="dxa"/>
            <w:shd w:val="clear" w:color="auto" w:fill="auto"/>
            <w:noWrap/>
            <w:vAlign w:val="bottom"/>
            <w:hideMark/>
            <w:tcPrChange w:id="1325" w:author="Em Lim" w:date="2023-03-08T15:05:00Z">
              <w:tcPr>
                <w:tcW w:w="1512" w:type="dxa"/>
                <w:tcBorders>
                  <w:top w:val="nil"/>
                  <w:left w:val="nil"/>
                  <w:bottom w:val="nil"/>
                  <w:right w:val="nil"/>
                </w:tcBorders>
                <w:shd w:val="clear" w:color="auto" w:fill="auto"/>
                <w:noWrap/>
                <w:vAlign w:val="bottom"/>
                <w:hideMark/>
              </w:tcPr>
            </w:tcPrChange>
          </w:tcPr>
          <w:p w14:paraId="2448C8F9" w14:textId="77777777" w:rsidR="00B64B39" w:rsidRPr="00B64B39" w:rsidRDefault="00B64B39" w:rsidP="00B64B39">
            <w:pPr>
              <w:rPr>
                <w:ins w:id="1326" w:author="Em Lim" w:date="2023-03-08T15:05:00Z"/>
                <w:rFonts w:ascii="Lucida Grande" w:eastAsia="Times New Roman" w:hAnsi="Lucida Grande" w:cs="Lucida Grande"/>
                <w:sz w:val="22"/>
                <w:szCs w:val="22"/>
                <w:lang w:val="en-CA"/>
              </w:rPr>
            </w:pPr>
            <w:proofErr w:type="spellStart"/>
            <w:ins w:id="1327" w:author="Em Lim" w:date="2023-03-08T15:05:00Z">
              <w:r w:rsidRPr="00B64B39">
                <w:rPr>
                  <w:rFonts w:ascii="Lucida Grande" w:eastAsia="Times New Roman" w:hAnsi="Lucida Grande" w:cs="Lucida Grande"/>
                  <w:sz w:val="22"/>
                  <w:szCs w:val="22"/>
                  <w:lang w:val="en-CA"/>
                </w:rPr>
                <w:t>Catostylus</w:t>
              </w:r>
              <w:proofErr w:type="spellEnd"/>
            </w:ins>
          </w:p>
        </w:tc>
        <w:tc>
          <w:tcPr>
            <w:tcW w:w="1510" w:type="dxa"/>
            <w:shd w:val="clear" w:color="auto" w:fill="auto"/>
            <w:noWrap/>
            <w:vAlign w:val="bottom"/>
            <w:hideMark/>
            <w:tcPrChange w:id="1328" w:author="Em Lim" w:date="2023-03-08T15:05:00Z">
              <w:tcPr>
                <w:tcW w:w="1510" w:type="dxa"/>
                <w:tcBorders>
                  <w:top w:val="nil"/>
                  <w:left w:val="nil"/>
                  <w:bottom w:val="nil"/>
                  <w:right w:val="nil"/>
                </w:tcBorders>
                <w:shd w:val="clear" w:color="auto" w:fill="auto"/>
                <w:noWrap/>
                <w:vAlign w:val="bottom"/>
                <w:hideMark/>
              </w:tcPr>
            </w:tcPrChange>
          </w:tcPr>
          <w:p w14:paraId="1752B740" w14:textId="77777777" w:rsidR="00B64B39" w:rsidRPr="00B64B39" w:rsidRDefault="00B64B39" w:rsidP="00B64B39">
            <w:pPr>
              <w:rPr>
                <w:ins w:id="1329" w:author="Em Lim" w:date="2023-03-08T15:05:00Z"/>
                <w:rFonts w:ascii="Lucida Grande" w:eastAsia="Times New Roman" w:hAnsi="Lucida Grande" w:cs="Lucida Grande"/>
                <w:sz w:val="22"/>
                <w:szCs w:val="22"/>
                <w:lang w:val="en-CA"/>
              </w:rPr>
            </w:pPr>
            <w:proofErr w:type="spellStart"/>
            <w:ins w:id="1330" w:author="Em Lim" w:date="2023-03-08T15:05:00Z">
              <w:r w:rsidRPr="00B64B39">
                <w:rPr>
                  <w:rFonts w:ascii="Lucida Grande" w:eastAsia="Times New Roman" w:hAnsi="Lucida Grande" w:cs="Lucida Grande"/>
                  <w:sz w:val="22"/>
                  <w:szCs w:val="22"/>
                  <w:lang w:val="en-CA"/>
                </w:rPr>
                <w:t>mosaicus</w:t>
              </w:r>
              <w:proofErr w:type="spellEnd"/>
            </w:ins>
          </w:p>
        </w:tc>
        <w:tc>
          <w:tcPr>
            <w:tcW w:w="1300" w:type="dxa"/>
            <w:shd w:val="clear" w:color="auto" w:fill="auto"/>
            <w:noWrap/>
            <w:vAlign w:val="bottom"/>
            <w:hideMark/>
            <w:tcPrChange w:id="1331" w:author="Em Lim" w:date="2023-03-08T15:05:00Z">
              <w:tcPr>
                <w:tcW w:w="1300" w:type="dxa"/>
                <w:tcBorders>
                  <w:top w:val="nil"/>
                  <w:left w:val="nil"/>
                  <w:bottom w:val="nil"/>
                  <w:right w:val="nil"/>
                </w:tcBorders>
                <w:shd w:val="clear" w:color="auto" w:fill="auto"/>
                <w:noWrap/>
                <w:vAlign w:val="bottom"/>
                <w:hideMark/>
              </w:tcPr>
            </w:tcPrChange>
          </w:tcPr>
          <w:p w14:paraId="5B4CCDF7" w14:textId="77777777" w:rsidR="00B64B39" w:rsidRPr="00B64B39" w:rsidRDefault="00B64B39" w:rsidP="00B64B39">
            <w:pPr>
              <w:jc w:val="right"/>
              <w:rPr>
                <w:ins w:id="1332" w:author="Em Lim" w:date="2023-03-08T15:05:00Z"/>
                <w:rFonts w:ascii="Lucida Grande" w:eastAsia="Times New Roman" w:hAnsi="Lucida Grande" w:cs="Lucida Grande"/>
                <w:sz w:val="22"/>
                <w:szCs w:val="22"/>
                <w:lang w:val="en-CA"/>
              </w:rPr>
            </w:pPr>
            <w:ins w:id="1333" w:author="Em Lim" w:date="2023-03-08T15:05:00Z">
              <w:r w:rsidRPr="00B64B39">
                <w:rPr>
                  <w:rFonts w:ascii="Lucida Grande" w:eastAsia="Times New Roman" w:hAnsi="Lucida Grande" w:cs="Lucida Grande"/>
                  <w:sz w:val="22"/>
                  <w:szCs w:val="22"/>
                  <w:lang w:val="en-CA"/>
                </w:rPr>
                <w:t>5</w:t>
              </w:r>
            </w:ins>
          </w:p>
        </w:tc>
      </w:tr>
      <w:tr w:rsidR="00B64B39" w:rsidRPr="00B64B39" w14:paraId="6FFD1947" w14:textId="77777777" w:rsidTr="00B64B39">
        <w:trPr>
          <w:trHeight w:val="320"/>
          <w:ins w:id="1334" w:author="Em Lim" w:date="2023-03-08T15:05:00Z"/>
          <w:trPrChange w:id="1335" w:author="Em Lim" w:date="2023-03-08T15:05:00Z">
            <w:trPr>
              <w:trHeight w:val="320"/>
            </w:trPr>
          </w:trPrChange>
        </w:trPr>
        <w:tc>
          <w:tcPr>
            <w:tcW w:w="1300" w:type="dxa"/>
            <w:shd w:val="clear" w:color="auto" w:fill="auto"/>
            <w:noWrap/>
            <w:vAlign w:val="bottom"/>
            <w:hideMark/>
            <w:tcPrChange w:id="1336" w:author="Em Lim" w:date="2023-03-08T15:05:00Z">
              <w:tcPr>
                <w:tcW w:w="1300" w:type="dxa"/>
                <w:tcBorders>
                  <w:top w:val="nil"/>
                  <w:left w:val="nil"/>
                  <w:bottom w:val="nil"/>
                  <w:right w:val="nil"/>
                </w:tcBorders>
                <w:shd w:val="clear" w:color="auto" w:fill="auto"/>
                <w:noWrap/>
                <w:vAlign w:val="bottom"/>
                <w:hideMark/>
              </w:tcPr>
            </w:tcPrChange>
          </w:tcPr>
          <w:p w14:paraId="3D1D9DE3" w14:textId="77777777" w:rsidR="00B64B39" w:rsidRPr="00B64B39" w:rsidRDefault="00B64B39" w:rsidP="00B64B39">
            <w:pPr>
              <w:rPr>
                <w:ins w:id="1337" w:author="Em Lim" w:date="2023-03-08T15:05:00Z"/>
                <w:rFonts w:ascii="Lucida Grande" w:eastAsia="Times New Roman" w:hAnsi="Lucida Grande" w:cs="Lucida Grande"/>
                <w:sz w:val="22"/>
                <w:szCs w:val="22"/>
                <w:lang w:val="en-CA"/>
              </w:rPr>
            </w:pPr>
            <w:ins w:id="1338" w:author="Em Lim" w:date="2023-03-08T15:05:00Z">
              <w:r w:rsidRPr="00B64B39">
                <w:rPr>
                  <w:rFonts w:ascii="Lucida Grande" w:eastAsia="Times New Roman" w:hAnsi="Lucida Grande" w:cs="Lucida Grande"/>
                  <w:sz w:val="22"/>
                  <w:szCs w:val="22"/>
                  <w:lang w:val="en-CA"/>
                </w:rPr>
                <w:t>Sponge</w:t>
              </w:r>
            </w:ins>
          </w:p>
        </w:tc>
        <w:tc>
          <w:tcPr>
            <w:tcW w:w="1827" w:type="dxa"/>
            <w:shd w:val="clear" w:color="auto" w:fill="auto"/>
            <w:noWrap/>
            <w:vAlign w:val="bottom"/>
            <w:hideMark/>
            <w:tcPrChange w:id="1339" w:author="Em Lim" w:date="2023-03-08T15:05:00Z">
              <w:tcPr>
                <w:tcW w:w="1827" w:type="dxa"/>
                <w:tcBorders>
                  <w:top w:val="nil"/>
                  <w:left w:val="nil"/>
                  <w:bottom w:val="nil"/>
                  <w:right w:val="nil"/>
                </w:tcBorders>
                <w:shd w:val="clear" w:color="auto" w:fill="auto"/>
                <w:noWrap/>
                <w:vAlign w:val="bottom"/>
                <w:hideMark/>
              </w:tcPr>
            </w:tcPrChange>
          </w:tcPr>
          <w:p w14:paraId="343EDE8A" w14:textId="77777777" w:rsidR="00B64B39" w:rsidRPr="00B64B39" w:rsidRDefault="00B64B39" w:rsidP="00B64B39">
            <w:pPr>
              <w:rPr>
                <w:ins w:id="1340" w:author="Em Lim" w:date="2023-03-08T15:05:00Z"/>
                <w:rFonts w:ascii="Lucida Grande" w:eastAsia="Times New Roman" w:hAnsi="Lucida Grande" w:cs="Lucida Grande"/>
                <w:sz w:val="22"/>
                <w:szCs w:val="22"/>
                <w:lang w:val="en-CA"/>
              </w:rPr>
            </w:pPr>
            <w:proofErr w:type="spellStart"/>
            <w:ins w:id="1341" w:author="Em Lim" w:date="2023-03-08T15:05:00Z">
              <w:r w:rsidRPr="00B64B39">
                <w:rPr>
                  <w:rFonts w:ascii="Lucida Grande" w:eastAsia="Times New Roman" w:hAnsi="Lucida Grande" w:cs="Lucida Grande"/>
                  <w:sz w:val="22"/>
                  <w:szCs w:val="22"/>
                  <w:lang w:val="en-CA"/>
                </w:rPr>
                <w:t>Aplysinidae</w:t>
              </w:r>
              <w:proofErr w:type="spellEnd"/>
            </w:ins>
          </w:p>
        </w:tc>
        <w:tc>
          <w:tcPr>
            <w:tcW w:w="1512" w:type="dxa"/>
            <w:shd w:val="clear" w:color="auto" w:fill="auto"/>
            <w:noWrap/>
            <w:vAlign w:val="bottom"/>
            <w:hideMark/>
            <w:tcPrChange w:id="1342" w:author="Em Lim" w:date="2023-03-08T15:05:00Z">
              <w:tcPr>
                <w:tcW w:w="1512" w:type="dxa"/>
                <w:tcBorders>
                  <w:top w:val="nil"/>
                  <w:left w:val="nil"/>
                  <w:bottom w:val="nil"/>
                  <w:right w:val="nil"/>
                </w:tcBorders>
                <w:shd w:val="clear" w:color="auto" w:fill="auto"/>
                <w:noWrap/>
                <w:vAlign w:val="bottom"/>
                <w:hideMark/>
              </w:tcPr>
            </w:tcPrChange>
          </w:tcPr>
          <w:p w14:paraId="6AEC1C23" w14:textId="77777777" w:rsidR="00B64B39" w:rsidRPr="00B64B39" w:rsidRDefault="00B64B39" w:rsidP="00B64B39">
            <w:pPr>
              <w:rPr>
                <w:ins w:id="1343" w:author="Em Lim" w:date="2023-03-08T15:05:00Z"/>
                <w:rFonts w:ascii="Lucida Grande" w:eastAsia="Times New Roman" w:hAnsi="Lucida Grande" w:cs="Lucida Grande"/>
                <w:sz w:val="22"/>
                <w:szCs w:val="22"/>
                <w:lang w:val="en-CA"/>
              </w:rPr>
            </w:pPr>
            <w:proofErr w:type="spellStart"/>
            <w:ins w:id="1344" w:author="Em Lim" w:date="2023-03-08T15:05:00Z">
              <w:r w:rsidRPr="00B64B39">
                <w:rPr>
                  <w:rFonts w:ascii="Lucida Grande" w:eastAsia="Times New Roman" w:hAnsi="Lucida Grande" w:cs="Lucida Grande"/>
                  <w:sz w:val="22"/>
                  <w:szCs w:val="22"/>
                  <w:lang w:val="en-CA"/>
                </w:rPr>
                <w:t>Aplysina</w:t>
              </w:r>
              <w:proofErr w:type="spellEnd"/>
            </w:ins>
          </w:p>
        </w:tc>
        <w:tc>
          <w:tcPr>
            <w:tcW w:w="1510" w:type="dxa"/>
            <w:shd w:val="clear" w:color="auto" w:fill="auto"/>
            <w:noWrap/>
            <w:vAlign w:val="bottom"/>
            <w:hideMark/>
            <w:tcPrChange w:id="1345" w:author="Em Lim" w:date="2023-03-08T15:05:00Z">
              <w:tcPr>
                <w:tcW w:w="1510" w:type="dxa"/>
                <w:tcBorders>
                  <w:top w:val="nil"/>
                  <w:left w:val="nil"/>
                  <w:bottom w:val="nil"/>
                  <w:right w:val="nil"/>
                </w:tcBorders>
                <w:shd w:val="clear" w:color="auto" w:fill="auto"/>
                <w:noWrap/>
                <w:vAlign w:val="bottom"/>
                <w:hideMark/>
              </w:tcPr>
            </w:tcPrChange>
          </w:tcPr>
          <w:p w14:paraId="7F0059E8" w14:textId="77777777" w:rsidR="00B64B39" w:rsidRPr="00B64B39" w:rsidRDefault="00B64B39" w:rsidP="00B64B39">
            <w:pPr>
              <w:rPr>
                <w:ins w:id="1346" w:author="Em Lim" w:date="2023-03-08T15:05:00Z"/>
                <w:rFonts w:ascii="Lucida Grande" w:eastAsia="Times New Roman" w:hAnsi="Lucida Grande" w:cs="Lucida Grande"/>
                <w:sz w:val="22"/>
                <w:szCs w:val="22"/>
                <w:lang w:val="en-CA"/>
              </w:rPr>
            </w:pPr>
            <w:proofErr w:type="spellStart"/>
            <w:ins w:id="1347" w:author="Em Lim" w:date="2023-03-08T15:05:00Z">
              <w:r w:rsidRPr="00B64B39">
                <w:rPr>
                  <w:rFonts w:ascii="Lucida Grande" w:eastAsia="Times New Roman" w:hAnsi="Lucida Grande" w:cs="Lucida Grande"/>
                  <w:sz w:val="22"/>
                  <w:szCs w:val="22"/>
                  <w:lang w:val="en-CA"/>
                </w:rPr>
                <w:t>cauliformis</w:t>
              </w:r>
              <w:proofErr w:type="spellEnd"/>
            </w:ins>
          </w:p>
        </w:tc>
        <w:tc>
          <w:tcPr>
            <w:tcW w:w="1300" w:type="dxa"/>
            <w:shd w:val="clear" w:color="auto" w:fill="auto"/>
            <w:noWrap/>
            <w:vAlign w:val="bottom"/>
            <w:hideMark/>
            <w:tcPrChange w:id="1348" w:author="Em Lim" w:date="2023-03-08T15:05:00Z">
              <w:tcPr>
                <w:tcW w:w="1300" w:type="dxa"/>
                <w:tcBorders>
                  <w:top w:val="nil"/>
                  <w:left w:val="nil"/>
                  <w:bottom w:val="nil"/>
                  <w:right w:val="nil"/>
                </w:tcBorders>
                <w:shd w:val="clear" w:color="auto" w:fill="auto"/>
                <w:noWrap/>
                <w:vAlign w:val="bottom"/>
                <w:hideMark/>
              </w:tcPr>
            </w:tcPrChange>
          </w:tcPr>
          <w:p w14:paraId="4B860866" w14:textId="77777777" w:rsidR="00B64B39" w:rsidRPr="00B64B39" w:rsidRDefault="00B64B39" w:rsidP="00B64B39">
            <w:pPr>
              <w:jc w:val="right"/>
              <w:rPr>
                <w:ins w:id="1349" w:author="Em Lim" w:date="2023-03-08T15:05:00Z"/>
                <w:rFonts w:ascii="Lucida Grande" w:eastAsia="Times New Roman" w:hAnsi="Lucida Grande" w:cs="Lucida Grande"/>
                <w:sz w:val="22"/>
                <w:szCs w:val="22"/>
                <w:lang w:val="en-CA"/>
              </w:rPr>
            </w:pPr>
            <w:ins w:id="1350" w:author="Em Lim" w:date="2023-03-08T15:05:00Z">
              <w:r w:rsidRPr="00B64B39">
                <w:rPr>
                  <w:rFonts w:ascii="Lucida Grande" w:eastAsia="Times New Roman" w:hAnsi="Lucida Grande" w:cs="Lucida Grande"/>
                  <w:sz w:val="22"/>
                  <w:szCs w:val="22"/>
                  <w:lang w:val="en-CA"/>
                </w:rPr>
                <w:t>1</w:t>
              </w:r>
            </w:ins>
          </w:p>
        </w:tc>
      </w:tr>
      <w:tr w:rsidR="00B64B39" w:rsidRPr="00B64B39" w14:paraId="362DF501" w14:textId="77777777" w:rsidTr="00B64B39">
        <w:trPr>
          <w:trHeight w:val="320"/>
          <w:ins w:id="1351" w:author="Em Lim" w:date="2023-03-08T15:05:00Z"/>
          <w:trPrChange w:id="1352" w:author="Em Lim" w:date="2023-03-08T15:05:00Z">
            <w:trPr>
              <w:trHeight w:val="320"/>
            </w:trPr>
          </w:trPrChange>
        </w:trPr>
        <w:tc>
          <w:tcPr>
            <w:tcW w:w="1300" w:type="dxa"/>
            <w:shd w:val="clear" w:color="auto" w:fill="auto"/>
            <w:noWrap/>
            <w:vAlign w:val="bottom"/>
            <w:hideMark/>
            <w:tcPrChange w:id="1353" w:author="Em Lim" w:date="2023-03-08T15:05:00Z">
              <w:tcPr>
                <w:tcW w:w="1300" w:type="dxa"/>
                <w:tcBorders>
                  <w:top w:val="nil"/>
                  <w:left w:val="nil"/>
                  <w:bottom w:val="nil"/>
                  <w:right w:val="nil"/>
                </w:tcBorders>
                <w:shd w:val="clear" w:color="auto" w:fill="auto"/>
                <w:noWrap/>
                <w:vAlign w:val="bottom"/>
                <w:hideMark/>
              </w:tcPr>
            </w:tcPrChange>
          </w:tcPr>
          <w:p w14:paraId="5BBFAC08" w14:textId="77777777" w:rsidR="00B64B39" w:rsidRPr="00B64B39" w:rsidRDefault="00B64B39" w:rsidP="00B64B39">
            <w:pPr>
              <w:rPr>
                <w:ins w:id="1354" w:author="Em Lim" w:date="2023-03-08T15:05:00Z"/>
                <w:rFonts w:ascii="Lucida Grande" w:eastAsia="Times New Roman" w:hAnsi="Lucida Grande" w:cs="Lucida Grande"/>
                <w:sz w:val="22"/>
                <w:szCs w:val="22"/>
                <w:lang w:val="en-CA"/>
              </w:rPr>
            </w:pPr>
            <w:ins w:id="1355" w:author="Em Lim" w:date="2023-03-08T15:05:00Z">
              <w:r w:rsidRPr="00B64B39">
                <w:rPr>
                  <w:rFonts w:ascii="Lucida Grande" w:eastAsia="Times New Roman" w:hAnsi="Lucida Grande" w:cs="Lucida Grande"/>
                  <w:sz w:val="22"/>
                  <w:szCs w:val="22"/>
                  <w:lang w:val="en-CA"/>
                </w:rPr>
                <w:t>Sponge</w:t>
              </w:r>
            </w:ins>
          </w:p>
        </w:tc>
        <w:tc>
          <w:tcPr>
            <w:tcW w:w="1827" w:type="dxa"/>
            <w:shd w:val="clear" w:color="auto" w:fill="auto"/>
            <w:noWrap/>
            <w:vAlign w:val="bottom"/>
            <w:hideMark/>
            <w:tcPrChange w:id="1356" w:author="Em Lim" w:date="2023-03-08T15:05:00Z">
              <w:tcPr>
                <w:tcW w:w="1827" w:type="dxa"/>
                <w:tcBorders>
                  <w:top w:val="nil"/>
                  <w:left w:val="nil"/>
                  <w:bottom w:val="nil"/>
                  <w:right w:val="nil"/>
                </w:tcBorders>
                <w:shd w:val="clear" w:color="auto" w:fill="auto"/>
                <w:noWrap/>
                <w:vAlign w:val="bottom"/>
                <w:hideMark/>
              </w:tcPr>
            </w:tcPrChange>
          </w:tcPr>
          <w:p w14:paraId="633796D4" w14:textId="77777777" w:rsidR="00B64B39" w:rsidRPr="00B64B39" w:rsidRDefault="00B64B39" w:rsidP="00B64B39">
            <w:pPr>
              <w:rPr>
                <w:ins w:id="1357" w:author="Em Lim" w:date="2023-03-08T15:05:00Z"/>
                <w:rFonts w:ascii="Lucida Grande" w:eastAsia="Times New Roman" w:hAnsi="Lucida Grande" w:cs="Lucida Grande"/>
                <w:sz w:val="22"/>
                <w:szCs w:val="22"/>
                <w:lang w:val="en-CA"/>
              </w:rPr>
            </w:pPr>
            <w:proofErr w:type="spellStart"/>
            <w:ins w:id="1358" w:author="Em Lim" w:date="2023-03-08T15:05:00Z">
              <w:r w:rsidRPr="00B64B39">
                <w:rPr>
                  <w:rFonts w:ascii="Lucida Grande" w:eastAsia="Times New Roman" w:hAnsi="Lucida Grande" w:cs="Lucida Grande"/>
                  <w:sz w:val="22"/>
                  <w:szCs w:val="22"/>
                  <w:lang w:val="en-CA"/>
                </w:rPr>
                <w:t>Chalinidae</w:t>
              </w:r>
              <w:proofErr w:type="spellEnd"/>
            </w:ins>
          </w:p>
        </w:tc>
        <w:tc>
          <w:tcPr>
            <w:tcW w:w="1512" w:type="dxa"/>
            <w:shd w:val="clear" w:color="auto" w:fill="auto"/>
            <w:noWrap/>
            <w:vAlign w:val="bottom"/>
            <w:hideMark/>
            <w:tcPrChange w:id="1359" w:author="Em Lim" w:date="2023-03-08T15:05:00Z">
              <w:tcPr>
                <w:tcW w:w="1512" w:type="dxa"/>
                <w:tcBorders>
                  <w:top w:val="nil"/>
                  <w:left w:val="nil"/>
                  <w:bottom w:val="nil"/>
                  <w:right w:val="nil"/>
                </w:tcBorders>
                <w:shd w:val="clear" w:color="auto" w:fill="auto"/>
                <w:noWrap/>
                <w:vAlign w:val="bottom"/>
                <w:hideMark/>
              </w:tcPr>
            </w:tcPrChange>
          </w:tcPr>
          <w:p w14:paraId="66A240BE" w14:textId="77777777" w:rsidR="00B64B39" w:rsidRPr="00B64B39" w:rsidRDefault="00B64B39" w:rsidP="00B64B39">
            <w:pPr>
              <w:rPr>
                <w:ins w:id="1360" w:author="Em Lim" w:date="2023-03-08T15:05:00Z"/>
                <w:rFonts w:ascii="Lucida Grande" w:eastAsia="Times New Roman" w:hAnsi="Lucida Grande" w:cs="Lucida Grande"/>
                <w:sz w:val="22"/>
                <w:szCs w:val="22"/>
                <w:lang w:val="en-CA"/>
              </w:rPr>
            </w:pPr>
            <w:proofErr w:type="spellStart"/>
            <w:ins w:id="1361" w:author="Em Lim" w:date="2023-03-08T15:05:00Z">
              <w:r w:rsidRPr="00B64B39">
                <w:rPr>
                  <w:rFonts w:ascii="Lucida Grande" w:eastAsia="Times New Roman" w:hAnsi="Lucida Grande" w:cs="Lucida Grande"/>
                  <w:sz w:val="22"/>
                  <w:szCs w:val="22"/>
                  <w:lang w:val="en-CA"/>
                </w:rPr>
                <w:t>Haliclona</w:t>
              </w:r>
              <w:proofErr w:type="spellEnd"/>
            </w:ins>
          </w:p>
        </w:tc>
        <w:tc>
          <w:tcPr>
            <w:tcW w:w="1510" w:type="dxa"/>
            <w:shd w:val="clear" w:color="auto" w:fill="auto"/>
            <w:noWrap/>
            <w:vAlign w:val="bottom"/>
            <w:hideMark/>
            <w:tcPrChange w:id="1362" w:author="Em Lim" w:date="2023-03-08T15:05:00Z">
              <w:tcPr>
                <w:tcW w:w="1510" w:type="dxa"/>
                <w:tcBorders>
                  <w:top w:val="nil"/>
                  <w:left w:val="nil"/>
                  <w:bottom w:val="nil"/>
                  <w:right w:val="nil"/>
                </w:tcBorders>
                <w:shd w:val="clear" w:color="auto" w:fill="auto"/>
                <w:noWrap/>
                <w:vAlign w:val="bottom"/>
                <w:hideMark/>
              </w:tcPr>
            </w:tcPrChange>
          </w:tcPr>
          <w:p w14:paraId="799AB148" w14:textId="77777777" w:rsidR="00B64B39" w:rsidRPr="00B64B39" w:rsidRDefault="00B64B39" w:rsidP="00B64B39">
            <w:pPr>
              <w:rPr>
                <w:ins w:id="1363" w:author="Em Lim" w:date="2023-03-08T15:05:00Z"/>
                <w:rFonts w:ascii="Lucida Grande" w:eastAsia="Times New Roman" w:hAnsi="Lucida Grande" w:cs="Lucida Grande"/>
                <w:sz w:val="22"/>
                <w:szCs w:val="22"/>
                <w:lang w:val="en-CA"/>
              </w:rPr>
            </w:pPr>
            <w:proofErr w:type="spellStart"/>
            <w:ins w:id="1364" w:author="Em Lim" w:date="2023-03-08T15:05:00Z">
              <w:r w:rsidRPr="00B64B39">
                <w:rPr>
                  <w:rFonts w:ascii="Lucida Grande" w:eastAsia="Times New Roman" w:hAnsi="Lucida Grande" w:cs="Lucida Grande"/>
                  <w:sz w:val="22"/>
                  <w:szCs w:val="22"/>
                  <w:lang w:val="en-CA"/>
                </w:rPr>
                <w:t>implexiformis</w:t>
              </w:r>
              <w:proofErr w:type="spellEnd"/>
            </w:ins>
          </w:p>
        </w:tc>
        <w:tc>
          <w:tcPr>
            <w:tcW w:w="1300" w:type="dxa"/>
            <w:shd w:val="clear" w:color="auto" w:fill="auto"/>
            <w:noWrap/>
            <w:vAlign w:val="bottom"/>
            <w:hideMark/>
            <w:tcPrChange w:id="1365" w:author="Em Lim" w:date="2023-03-08T15:05:00Z">
              <w:tcPr>
                <w:tcW w:w="1300" w:type="dxa"/>
                <w:tcBorders>
                  <w:top w:val="nil"/>
                  <w:left w:val="nil"/>
                  <w:bottom w:val="nil"/>
                  <w:right w:val="nil"/>
                </w:tcBorders>
                <w:shd w:val="clear" w:color="auto" w:fill="auto"/>
                <w:noWrap/>
                <w:vAlign w:val="bottom"/>
                <w:hideMark/>
              </w:tcPr>
            </w:tcPrChange>
          </w:tcPr>
          <w:p w14:paraId="3E900573" w14:textId="77777777" w:rsidR="00B64B39" w:rsidRPr="00B64B39" w:rsidRDefault="00B64B39" w:rsidP="00B64B39">
            <w:pPr>
              <w:jc w:val="right"/>
              <w:rPr>
                <w:ins w:id="1366" w:author="Em Lim" w:date="2023-03-08T15:05:00Z"/>
                <w:rFonts w:ascii="Lucida Grande" w:eastAsia="Times New Roman" w:hAnsi="Lucida Grande" w:cs="Lucida Grande"/>
                <w:sz w:val="22"/>
                <w:szCs w:val="22"/>
                <w:lang w:val="en-CA"/>
              </w:rPr>
            </w:pPr>
            <w:ins w:id="1367" w:author="Em Lim" w:date="2023-03-08T15:05:00Z">
              <w:r w:rsidRPr="00B64B39">
                <w:rPr>
                  <w:rFonts w:ascii="Lucida Grande" w:eastAsia="Times New Roman" w:hAnsi="Lucida Grande" w:cs="Lucida Grande"/>
                  <w:sz w:val="22"/>
                  <w:szCs w:val="22"/>
                  <w:lang w:val="en-CA"/>
                </w:rPr>
                <w:t>1</w:t>
              </w:r>
            </w:ins>
          </w:p>
        </w:tc>
      </w:tr>
      <w:tr w:rsidR="00B64B39" w:rsidRPr="00B64B39" w14:paraId="49550B55" w14:textId="77777777" w:rsidTr="00B64B39">
        <w:trPr>
          <w:trHeight w:val="320"/>
          <w:ins w:id="1368" w:author="Em Lim" w:date="2023-03-08T15:05:00Z"/>
          <w:trPrChange w:id="1369" w:author="Em Lim" w:date="2023-03-08T15:05:00Z">
            <w:trPr>
              <w:trHeight w:val="320"/>
            </w:trPr>
          </w:trPrChange>
        </w:trPr>
        <w:tc>
          <w:tcPr>
            <w:tcW w:w="1300" w:type="dxa"/>
            <w:shd w:val="clear" w:color="auto" w:fill="auto"/>
            <w:noWrap/>
            <w:vAlign w:val="bottom"/>
            <w:hideMark/>
            <w:tcPrChange w:id="1370" w:author="Em Lim" w:date="2023-03-08T15:05:00Z">
              <w:tcPr>
                <w:tcW w:w="1300" w:type="dxa"/>
                <w:tcBorders>
                  <w:top w:val="nil"/>
                  <w:left w:val="nil"/>
                  <w:bottom w:val="nil"/>
                  <w:right w:val="nil"/>
                </w:tcBorders>
                <w:shd w:val="clear" w:color="auto" w:fill="auto"/>
                <w:noWrap/>
                <w:vAlign w:val="bottom"/>
                <w:hideMark/>
              </w:tcPr>
            </w:tcPrChange>
          </w:tcPr>
          <w:p w14:paraId="1C1CF43E" w14:textId="77777777" w:rsidR="00B64B39" w:rsidRPr="00B64B39" w:rsidRDefault="00B64B39" w:rsidP="00B64B39">
            <w:pPr>
              <w:rPr>
                <w:ins w:id="1371" w:author="Em Lim" w:date="2023-03-08T15:05:00Z"/>
                <w:rFonts w:ascii="Lucida Grande" w:eastAsia="Times New Roman" w:hAnsi="Lucida Grande" w:cs="Lucida Grande"/>
                <w:sz w:val="22"/>
                <w:szCs w:val="22"/>
                <w:lang w:val="en-CA"/>
              </w:rPr>
            </w:pPr>
            <w:ins w:id="1372" w:author="Em Lim" w:date="2023-03-08T15:05:00Z">
              <w:r w:rsidRPr="00B64B39">
                <w:rPr>
                  <w:rFonts w:ascii="Lucida Grande" w:eastAsia="Times New Roman" w:hAnsi="Lucida Grande" w:cs="Lucida Grande"/>
                  <w:sz w:val="22"/>
                  <w:szCs w:val="22"/>
                  <w:lang w:val="en-CA"/>
                </w:rPr>
                <w:t>Sponge</w:t>
              </w:r>
            </w:ins>
          </w:p>
        </w:tc>
        <w:tc>
          <w:tcPr>
            <w:tcW w:w="1827" w:type="dxa"/>
            <w:shd w:val="clear" w:color="auto" w:fill="auto"/>
            <w:noWrap/>
            <w:vAlign w:val="bottom"/>
            <w:hideMark/>
            <w:tcPrChange w:id="1373" w:author="Em Lim" w:date="2023-03-08T15:05:00Z">
              <w:tcPr>
                <w:tcW w:w="1827" w:type="dxa"/>
                <w:tcBorders>
                  <w:top w:val="nil"/>
                  <w:left w:val="nil"/>
                  <w:bottom w:val="nil"/>
                  <w:right w:val="nil"/>
                </w:tcBorders>
                <w:shd w:val="clear" w:color="auto" w:fill="auto"/>
                <w:noWrap/>
                <w:vAlign w:val="bottom"/>
                <w:hideMark/>
              </w:tcPr>
            </w:tcPrChange>
          </w:tcPr>
          <w:p w14:paraId="1DD2AFF0" w14:textId="77777777" w:rsidR="00B64B39" w:rsidRPr="00B64B39" w:rsidRDefault="00B64B39" w:rsidP="00B64B39">
            <w:pPr>
              <w:rPr>
                <w:ins w:id="1374" w:author="Em Lim" w:date="2023-03-08T15:05:00Z"/>
                <w:rFonts w:ascii="Lucida Grande" w:eastAsia="Times New Roman" w:hAnsi="Lucida Grande" w:cs="Lucida Grande"/>
                <w:sz w:val="22"/>
                <w:szCs w:val="22"/>
                <w:lang w:val="en-CA"/>
              </w:rPr>
            </w:pPr>
            <w:proofErr w:type="spellStart"/>
            <w:ins w:id="1375" w:author="Em Lim" w:date="2023-03-08T15:05:00Z">
              <w:r w:rsidRPr="00B64B39">
                <w:rPr>
                  <w:rFonts w:ascii="Lucida Grande" w:eastAsia="Times New Roman" w:hAnsi="Lucida Grande" w:cs="Lucida Grande"/>
                  <w:sz w:val="22"/>
                  <w:szCs w:val="22"/>
                  <w:lang w:val="en-CA"/>
                </w:rPr>
                <w:t>Halichondriidae</w:t>
              </w:r>
              <w:proofErr w:type="spellEnd"/>
            </w:ins>
          </w:p>
        </w:tc>
        <w:tc>
          <w:tcPr>
            <w:tcW w:w="1512" w:type="dxa"/>
            <w:shd w:val="clear" w:color="auto" w:fill="auto"/>
            <w:noWrap/>
            <w:vAlign w:val="bottom"/>
            <w:hideMark/>
            <w:tcPrChange w:id="1376" w:author="Em Lim" w:date="2023-03-08T15:05:00Z">
              <w:tcPr>
                <w:tcW w:w="1512" w:type="dxa"/>
                <w:tcBorders>
                  <w:top w:val="nil"/>
                  <w:left w:val="nil"/>
                  <w:bottom w:val="nil"/>
                  <w:right w:val="nil"/>
                </w:tcBorders>
                <w:shd w:val="clear" w:color="auto" w:fill="auto"/>
                <w:noWrap/>
                <w:vAlign w:val="bottom"/>
                <w:hideMark/>
              </w:tcPr>
            </w:tcPrChange>
          </w:tcPr>
          <w:p w14:paraId="36B4539E" w14:textId="77777777" w:rsidR="00B64B39" w:rsidRPr="00B64B39" w:rsidRDefault="00B64B39" w:rsidP="00B64B39">
            <w:pPr>
              <w:rPr>
                <w:ins w:id="1377" w:author="Em Lim" w:date="2023-03-08T15:05:00Z"/>
                <w:rFonts w:ascii="Lucida Grande" w:eastAsia="Times New Roman" w:hAnsi="Lucida Grande" w:cs="Lucida Grande"/>
                <w:sz w:val="22"/>
                <w:szCs w:val="22"/>
                <w:lang w:val="en-CA"/>
              </w:rPr>
            </w:pPr>
            <w:proofErr w:type="spellStart"/>
            <w:ins w:id="1378" w:author="Em Lim" w:date="2023-03-08T15:05:00Z">
              <w:r w:rsidRPr="00B64B39">
                <w:rPr>
                  <w:rFonts w:ascii="Lucida Grande" w:eastAsia="Times New Roman" w:hAnsi="Lucida Grande" w:cs="Lucida Grande"/>
                  <w:sz w:val="22"/>
                  <w:szCs w:val="22"/>
                  <w:lang w:val="en-CA"/>
                </w:rPr>
                <w:t>Halichondria</w:t>
              </w:r>
              <w:proofErr w:type="spellEnd"/>
            </w:ins>
          </w:p>
        </w:tc>
        <w:tc>
          <w:tcPr>
            <w:tcW w:w="1510" w:type="dxa"/>
            <w:shd w:val="clear" w:color="auto" w:fill="auto"/>
            <w:noWrap/>
            <w:vAlign w:val="bottom"/>
            <w:hideMark/>
            <w:tcPrChange w:id="1379" w:author="Em Lim" w:date="2023-03-08T15:05:00Z">
              <w:tcPr>
                <w:tcW w:w="1510" w:type="dxa"/>
                <w:tcBorders>
                  <w:top w:val="nil"/>
                  <w:left w:val="nil"/>
                  <w:bottom w:val="nil"/>
                  <w:right w:val="nil"/>
                </w:tcBorders>
                <w:shd w:val="clear" w:color="auto" w:fill="auto"/>
                <w:noWrap/>
                <w:vAlign w:val="bottom"/>
                <w:hideMark/>
              </w:tcPr>
            </w:tcPrChange>
          </w:tcPr>
          <w:p w14:paraId="3EF8AE8A" w14:textId="77777777" w:rsidR="00B64B39" w:rsidRPr="00B64B39" w:rsidRDefault="00B64B39" w:rsidP="00B64B39">
            <w:pPr>
              <w:rPr>
                <w:ins w:id="1380" w:author="Em Lim" w:date="2023-03-08T15:05:00Z"/>
                <w:rFonts w:ascii="Lucida Grande" w:eastAsia="Times New Roman" w:hAnsi="Lucida Grande" w:cs="Lucida Grande"/>
                <w:sz w:val="22"/>
                <w:szCs w:val="22"/>
                <w:lang w:val="en-CA"/>
              </w:rPr>
            </w:pPr>
            <w:proofErr w:type="spellStart"/>
            <w:ins w:id="1381" w:author="Em Lim" w:date="2023-03-08T15:05:00Z">
              <w:r w:rsidRPr="00B64B39">
                <w:rPr>
                  <w:rFonts w:ascii="Lucida Grande" w:eastAsia="Times New Roman" w:hAnsi="Lucida Grande" w:cs="Lucida Grande"/>
                  <w:sz w:val="22"/>
                  <w:szCs w:val="22"/>
                  <w:lang w:val="en-CA"/>
                </w:rPr>
                <w:t>melanadocia</w:t>
              </w:r>
              <w:proofErr w:type="spellEnd"/>
            </w:ins>
          </w:p>
        </w:tc>
        <w:tc>
          <w:tcPr>
            <w:tcW w:w="1300" w:type="dxa"/>
            <w:shd w:val="clear" w:color="auto" w:fill="auto"/>
            <w:noWrap/>
            <w:vAlign w:val="bottom"/>
            <w:hideMark/>
            <w:tcPrChange w:id="1382" w:author="Em Lim" w:date="2023-03-08T15:05:00Z">
              <w:tcPr>
                <w:tcW w:w="1300" w:type="dxa"/>
                <w:tcBorders>
                  <w:top w:val="nil"/>
                  <w:left w:val="nil"/>
                  <w:bottom w:val="nil"/>
                  <w:right w:val="nil"/>
                </w:tcBorders>
                <w:shd w:val="clear" w:color="auto" w:fill="auto"/>
                <w:noWrap/>
                <w:vAlign w:val="bottom"/>
                <w:hideMark/>
              </w:tcPr>
            </w:tcPrChange>
          </w:tcPr>
          <w:p w14:paraId="654CAB50" w14:textId="77777777" w:rsidR="00B64B39" w:rsidRPr="00B64B39" w:rsidRDefault="00B64B39" w:rsidP="00B64B39">
            <w:pPr>
              <w:jc w:val="right"/>
              <w:rPr>
                <w:ins w:id="1383" w:author="Em Lim" w:date="2023-03-08T15:05:00Z"/>
                <w:rFonts w:ascii="Lucida Grande" w:eastAsia="Times New Roman" w:hAnsi="Lucida Grande" w:cs="Lucida Grande"/>
                <w:sz w:val="22"/>
                <w:szCs w:val="22"/>
                <w:lang w:val="en-CA"/>
              </w:rPr>
            </w:pPr>
            <w:ins w:id="1384" w:author="Em Lim" w:date="2023-03-08T15:05:00Z">
              <w:r w:rsidRPr="00B64B39">
                <w:rPr>
                  <w:rFonts w:ascii="Lucida Grande" w:eastAsia="Times New Roman" w:hAnsi="Lucida Grande" w:cs="Lucida Grande"/>
                  <w:sz w:val="22"/>
                  <w:szCs w:val="22"/>
                  <w:lang w:val="en-CA"/>
                </w:rPr>
                <w:t>1</w:t>
              </w:r>
            </w:ins>
          </w:p>
        </w:tc>
      </w:tr>
      <w:tr w:rsidR="00B64B39" w:rsidRPr="00B64B39" w14:paraId="331C67FB" w14:textId="77777777" w:rsidTr="00B64B39">
        <w:trPr>
          <w:trHeight w:val="320"/>
          <w:ins w:id="1385" w:author="Em Lim" w:date="2023-03-08T15:05:00Z"/>
          <w:trPrChange w:id="1386" w:author="Em Lim" w:date="2023-03-08T15:05:00Z">
            <w:trPr>
              <w:trHeight w:val="320"/>
            </w:trPr>
          </w:trPrChange>
        </w:trPr>
        <w:tc>
          <w:tcPr>
            <w:tcW w:w="1300" w:type="dxa"/>
            <w:shd w:val="clear" w:color="auto" w:fill="auto"/>
            <w:noWrap/>
            <w:vAlign w:val="bottom"/>
            <w:hideMark/>
            <w:tcPrChange w:id="1387" w:author="Em Lim" w:date="2023-03-08T15:05:00Z">
              <w:tcPr>
                <w:tcW w:w="1300" w:type="dxa"/>
                <w:tcBorders>
                  <w:top w:val="nil"/>
                  <w:left w:val="nil"/>
                  <w:bottom w:val="nil"/>
                  <w:right w:val="nil"/>
                </w:tcBorders>
                <w:shd w:val="clear" w:color="auto" w:fill="auto"/>
                <w:noWrap/>
                <w:vAlign w:val="bottom"/>
                <w:hideMark/>
              </w:tcPr>
            </w:tcPrChange>
          </w:tcPr>
          <w:p w14:paraId="5EA08B9A" w14:textId="77777777" w:rsidR="00B64B39" w:rsidRPr="00B64B39" w:rsidRDefault="00B64B39" w:rsidP="00B64B39">
            <w:pPr>
              <w:rPr>
                <w:ins w:id="1388" w:author="Em Lim" w:date="2023-03-08T15:05:00Z"/>
                <w:rFonts w:ascii="Lucida Grande" w:eastAsia="Times New Roman" w:hAnsi="Lucida Grande" w:cs="Lucida Grande"/>
                <w:sz w:val="22"/>
                <w:szCs w:val="22"/>
                <w:lang w:val="en-CA"/>
              </w:rPr>
            </w:pPr>
            <w:ins w:id="1389" w:author="Em Lim" w:date="2023-03-08T15:05:00Z">
              <w:r w:rsidRPr="00B64B39">
                <w:rPr>
                  <w:rFonts w:ascii="Lucida Grande" w:eastAsia="Times New Roman" w:hAnsi="Lucida Grande" w:cs="Lucida Grande"/>
                  <w:sz w:val="22"/>
                  <w:szCs w:val="22"/>
                  <w:lang w:val="en-CA"/>
                </w:rPr>
                <w:t>Sponge</w:t>
              </w:r>
            </w:ins>
          </w:p>
        </w:tc>
        <w:tc>
          <w:tcPr>
            <w:tcW w:w="1827" w:type="dxa"/>
            <w:shd w:val="clear" w:color="auto" w:fill="auto"/>
            <w:noWrap/>
            <w:vAlign w:val="bottom"/>
            <w:hideMark/>
            <w:tcPrChange w:id="1390" w:author="Em Lim" w:date="2023-03-08T15:05:00Z">
              <w:tcPr>
                <w:tcW w:w="1827" w:type="dxa"/>
                <w:tcBorders>
                  <w:top w:val="nil"/>
                  <w:left w:val="nil"/>
                  <w:bottom w:val="nil"/>
                  <w:right w:val="nil"/>
                </w:tcBorders>
                <w:shd w:val="clear" w:color="auto" w:fill="auto"/>
                <w:noWrap/>
                <w:vAlign w:val="bottom"/>
                <w:hideMark/>
              </w:tcPr>
            </w:tcPrChange>
          </w:tcPr>
          <w:p w14:paraId="501876F9" w14:textId="77777777" w:rsidR="00B64B39" w:rsidRPr="00B64B39" w:rsidRDefault="00B64B39" w:rsidP="00B64B39">
            <w:pPr>
              <w:rPr>
                <w:ins w:id="1391" w:author="Em Lim" w:date="2023-03-08T15:05:00Z"/>
                <w:rFonts w:ascii="Lucida Grande" w:eastAsia="Times New Roman" w:hAnsi="Lucida Grande" w:cs="Lucida Grande"/>
                <w:sz w:val="22"/>
                <w:szCs w:val="22"/>
                <w:lang w:val="en-CA"/>
              </w:rPr>
            </w:pPr>
            <w:proofErr w:type="spellStart"/>
            <w:ins w:id="1392" w:author="Em Lim" w:date="2023-03-08T15:05:00Z">
              <w:r w:rsidRPr="00B64B39">
                <w:rPr>
                  <w:rFonts w:ascii="Lucida Grande" w:eastAsia="Times New Roman" w:hAnsi="Lucida Grande" w:cs="Lucida Grande"/>
                  <w:sz w:val="22"/>
                  <w:szCs w:val="22"/>
                  <w:lang w:val="en-CA"/>
                </w:rPr>
                <w:t>Tedaniidae</w:t>
              </w:r>
              <w:proofErr w:type="spellEnd"/>
            </w:ins>
          </w:p>
        </w:tc>
        <w:tc>
          <w:tcPr>
            <w:tcW w:w="1512" w:type="dxa"/>
            <w:shd w:val="clear" w:color="auto" w:fill="auto"/>
            <w:noWrap/>
            <w:vAlign w:val="bottom"/>
            <w:hideMark/>
            <w:tcPrChange w:id="1393" w:author="Em Lim" w:date="2023-03-08T15:05:00Z">
              <w:tcPr>
                <w:tcW w:w="1512" w:type="dxa"/>
                <w:tcBorders>
                  <w:top w:val="nil"/>
                  <w:left w:val="nil"/>
                  <w:bottom w:val="nil"/>
                  <w:right w:val="nil"/>
                </w:tcBorders>
                <w:shd w:val="clear" w:color="auto" w:fill="auto"/>
                <w:noWrap/>
                <w:vAlign w:val="bottom"/>
                <w:hideMark/>
              </w:tcPr>
            </w:tcPrChange>
          </w:tcPr>
          <w:p w14:paraId="55991B1A" w14:textId="77777777" w:rsidR="00B64B39" w:rsidRPr="00B64B39" w:rsidRDefault="00B64B39" w:rsidP="00B64B39">
            <w:pPr>
              <w:rPr>
                <w:ins w:id="1394" w:author="Em Lim" w:date="2023-03-08T15:05:00Z"/>
                <w:rFonts w:ascii="Lucida Grande" w:eastAsia="Times New Roman" w:hAnsi="Lucida Grande" w:cs="Lucida Grande"/>
                <w:sz w:val="22"/>
                <w:szCs w:val="22"/>
                <w:lang w:val="en-CA"/>
              </w:rPr>
            </w:pPr>
            <w:proofErr w:type="spellStart"/>
            <w:ins w:id="1395" w:author="Em Lim" w:date="2023-03-08T15:05:00Z">
              <w:r w:rsidRPr="00B64B39">
                <w:rPr>
                  <w:rFonts w:ascii="Lucida Grande" w:eastAsia="Times New Roman" w:hAnsi="Lucida Grande" w:cs="Lucida Grande"/>
                  <w:sz w:val="22"/>
                  <w:szCs w:val="22"/>
                  <w:lang w:val="en-CA"/>
                </w:rPr>
                <w:t>Tedania</w:t>
              </w:r>
              <w:proofErr w:type="spellEnd"/>
            </w:ins>
          </w:p>
        </w:tc>
        <w:tc>
          <w:tcPr>
            <w:tcW w:w="1510" w:type="dxa"/>
            <w:shd w:val="clear" w:color="auto" w:fill="auto"/>
            <w:noWrap/>
            <w:vAlign w:val="bottom"/>
            <w:hideMark/>
            <w:tcPrChange w:id="1396" w:author="Em Lim" w:date="2023-03-08T15:05:00Z">
              <w:tcPr>
                <w:tcW w:w="1510" w:type="dxa"/>
                <w:tcBorders>
                  <w:top w:val="nil"/>
                  <w:left w:val="nil"/>
                  <w:bottom w:val="nil"/>
                  <w:right w:val="nil"/>
                </w:tcBorders>
                <w:shd w:val="clear" w:color="auto" w:fill="auto"/>
                <w:noWrap/>
                <w:vAlign w:val="bottom"/>
                <w:hideMark/>
              </w:tcPr>
            </w:tcPrChange>
          </w:tcPr>
          <w:p w14:paraId="6DB19CD1" w14:textId="77777777" w:rsidR="00B64B39" w:rsidRPr="00B64B39" w:rsidRDefault="00B64B39" w:rsidP="00B64B39">
            <w:pPr>
              <w:rPr>
                <w:ins w:id="1397" w:author="Em Lim" w:date="2023-03-08T15:05:00Z"/>
                <w:rFonts w:ascii="Lucida Grande" w:eastAsia="Times New Roman" w:hAnsi="Lucida Grande" w:cs="Lucida Grande"/>
                <w:sz w:val="22"/>
                <w:szCs w:val="22"/>
                <w:lang w:val="en-CA"/>
              </w:rPr>
            </w:pPr>
            <w:ins w:id="1398" w:author="Em Lim" w:date="2023-03-08T15:05:00Z">
              <w:r w:rsidRPr="00B64B39">
                <w:rPr>
                  <w:rFonts w:ascii="Lucida Grande" w:eastAsia="Times New Roman" w:hAnsi="Lucida Grande" w:cs="Lucida Grande"/>
                  <w:sz w:val="22"/>
                  <w:szCs w:val="22"/>
                  <w:lang w:val="en-CA"/>
                </w:rPr>
                <w:t>ignis</w:t>
              </w:r>
            </w:ins>
          </w:p>
        </w:tc>
        <w:tc>
          <w:tcPr>
            <w:tcW w:w="1300" w:type="dxa"/>
            <w:shd w:val="clear" w:color="auto" w:fill="auto"/>
            <w:noWrap/>
            <w:vAlign w:val="bottom"/>
            <w:hideMark/>
            <w:tcPrChange w:id="1399" w:author="Em Lim" w:date="2023-03-08T15:05:00Z">
              <w:tcPr>
                <w:tcW w:w="1300" w:type="dxa"/>
                <w:tcBorders>
                  <w:top w:val="nil"/>
                  <w:left w:val="nil"/>
                  <w:bottom w:val="nil"/>
                  <w:right w:val="nil"/>
                </w:tcBorders>
                <w:shd w:val="clear" w:color="auto" w:fill="auto"/>
                <w:noWrap/>
                <w:vAlign w:val="bottom"/>
                <w:hideMark/>
              </w:tcPr>
            </w:tcPrChange>
          </w:tcPr>
          <w:p w14:paraId="51D9FF1A" w14:textId="77777777" w:rsidR="00B64B39" w:rsidRPr="00B64B39" w:rsidRDefault="00B64B39" w:rsidP="00B64B39">
            <w:pPr>
              <w:jc w:val="right"/>
              <w:rPr>
                <w:ins w:id="1400" w:author="Em Lim" w:date="2023-03-08T15:05:00Z"/>
                <w:rFonts w:ascii="Lucida Grande" w:eastAsia="Times New Roman" w:hAnsi="Lucida Grande" w:cs="Lucida Grande"/>
                <w:sz w:val="22"/>
                <w:szCs w:val="22"/>
                <w:lang w:val="en-CA"/>
              </w:rPr>
            </w:pPr>
            <w:ins w:id="1401" w:author="Em Lim" w:date="2023-03-08T15:05:00Z">
              <w:r w:rsidRPr="00B64B39">
                <w:rPr>
                  <w:rFonts w:ascii="Lucida Grande" w:eastAsia="Times New Roman" w:hAnsi="Lucida Grande" w:cs="Lucida Grande"/>
                  <w:sz w:val="22"/>
                  <w:szCs w:val="22"/>
                  <w:lang w:val="en-CA"/>
                </w:rPr>
                <w:t>1</w:t>
              </w:r>
            </w:ins>
          </w:p>
        </w:tc>
      </w:tr>
      <w:tr w:rsidR="00B64B39" w:rsidRPr="00B64B39" w14:paraId="7F8CDCFB" w14:textId="77777777" w:rsidTr="00B64B39">
        <w:trPr>
          <w:trHeight w:val="320"/>
          <w:ins w:id="1402" w:author="Em Lim" w:date="2023-03-08T15:05:00Z"/>
          <w:trPrChange w:id="1403" w:author="Em Lim" w:date="2023-03-08T15:05:00Z">
            <w:trPr>
              <w:trHeight w:val="320"/>
            </w:trPr>
          </w:trPrChange>
        </w:trPr>
        <w:tc>
          <w:tcPr>
            <w:tcW w:w="1300" w:type="dxa"/>
            <w:shd w:val="clear" w:color="auto" w:fill="auto"/>
            <w:noWrap/>
            <w:vAlign w:val="bottom"/>
            <w:hideMark/>
            <w:tcPrChange w:id="1404" w:author="Em Lim" w:date="2023-03-08T15:05:00Z">
              <w:tcPr>
                <w:tcW w:w="1300" w:type="dxa"/>
                <w:tcBorders>
                  <w:top w:val="nil"/>
                  <w:left w:val="nil"/>
                  <w:bottom w:val="nil"/>
                  <w:right w:val="nil"/>
                </w:tcBorders>
                <w:shd w:val="clear" w:color="auto" w:fill="auto"/>
                <w:noWrap/>
                <w:vAlign w:val="bottom"/>
                <w:hideMark/>
              </w:tcPr>
            </w:tcPrChange>
          </w:tcPr>
          <w:p w14:paraId="63CDD25C" w14:textId="77777777" w:rsidR="00B64B39" w:rsidRPr="00B64B39" w:rsidRDefault="00B64B39" w:rsidP="00B64B39">
            <w:pPr>
              <w:rPr>
                <w:ins w:id="1405" w:author="Em Lim" w:date="2023-03-08T15:05:00Z"/>
                <w:rFonts w:ascii="Lucida Grande" w:eastAsia="Times New Roman" w:hAnsi="Lucida Grande" w:cs="Lucida Grande"/>
                <w:sz w:val="22"/>
                <w:szCs w:val="22"/>
                <w:lang w:val="en-CA"/>
              </w:rPr>
            </w:pPr>
            <w:ins w:id="1406" w:author="Em Lim" w:date="2023-03-08T15:05:00Z">
              <w:r w:rsidRPr="00B64B39">
                <w:rPr>
                  <w:rFonts w:ascii="Lucida Grande" w:eastAsia="Times New Roman" w:hAnsi="Lucida Grande" w:cs="Lucida Grande"/>
                  <w:sz w:val="22"/>
                  <w:szCs w:val="22"/>
                  <w:lang w:val="en-CA"/>
                </w:rPr>
                <w:t>Sponge</w:t>
              </w:r>
            </w:ins>
          </w:p>
        </w:tc>
        <w:tc>
          <w:tcPr>
            <w:tcW w:w="1827" w:type="dxa"/>
            <w:shd w:val="clear" w:color="auto" w:fill="auto"/>
            <w:noWrap/>
            <w:vAlign w:val="bottom"/>
            <w:hideMark/>
            <w:tcPrChange w:id="1407" w:author="Em Lim" w:date="2023-03-08T15:05:00Z">
              <w:tcPr>
                <w:tcW w:w="1827" w:type="dxa"/>
                <w:tcBorders>
                  <w:top w:val="nil"/>
                  <w:left w:val="nil"/>
                  <w:bottom w:val="nil"/>
                  <w:right w:val="nil"/>
                </w:tcBorders>
                <w:shd w:val="clear" w:color="auto" w:fill="auto"/>
                <w:noWrap/>
                <w:vAlign w:val="bottom"/>
                <w:hideMark/>
              </w:tcPr>
            </w:tcPrChange>
          </w:tcPr>
          <w:p w14:paraId="6A0C0CE1" w14:textId="77777777" w:rsidR="00B64B39" w:rsidRPr="00B64B39" w:rsidRDefault="00B64B39" w:rsidP="00B64B39">
            <w:pPr>
              <w:rPr>
                <w:ins w:id="1408" w:author="Em Lim" w:date="2023-03-08T15:05:00Z"/>
                <w:rFonts w:ascii="Lucida Grande" w:eastAsia="Times New Roman" w:hAnsi="Lucida Grande" w:cs="Lucida Grande"/>
                <w:i/>
                <w:iCs/>
                <w:sz w:val="22"/>
                <w:szCs w:val="22"/>
                <w:lang w:val="en-CA"/>
              </w:rPr>
            </w:pPr>
            <w:ins w:id="1409" w:author="Em Lim" w:date="2023-03-08T15:05:00Z">
              <w:r w:rsidRPr="00B64B39">
                <w:rPr>
                  <w:rFonts w:ascii="Lucida Grande" w:eastAsia="Times New Roman" w:hAnsi="Lucida Grande" w:cs="Lucida Grande"/>
                  <w:i/>
                  <w:iCs/>
                  <w:sz w:val="22"/>
                  <w:szCs w:val="22"/>
                  <w:lang w:val="en-CA"/>
                </w:rPr>
                <w:t>NA</w:t>
              </w:r>
            </w:ins>
          </w:p>
        </w:tc>
        <w:tc>
          <w:tcPr>
            <w:tcW w:w="1512" w:type="dxa"/>
            <w:shd w:val="clear" w:color="auto" w:fill="auto"/>
            <w:noWrap/>
            <w:vAlign w:val="bottom"/>
            <w:hideMark/>
            <w:tcPrChange w:id="1410" w:author="Em Lim" w:date="2023-03-08T15:05:00Z">
              <w:tcPr>
                <w:tcW w:w="1512" w:type="dxa"/>
                <w:tcBorders>
                  <w:top w:val="nil"/>
                  <w:left w:val="nil"/>
                  <w:bottom w:val="nil"/>
                  <w:right w:val="nil"/>
                </w:tcBorders>
                <w:shd w:val="clear" w:color="auto" w:fill="auto"/>
                <w:noWrap/>
                <w:vAlign w:val="bottom"/>
                <w:hideMark/>
              </w:tcPr>
            </w:tcPrChange>
          </w:tcPr>
          <w:p w14:paraId="6B56FE6F" w14:textId="77777777" w:rsidR="00B64B39" w:rsidRPr="00B64B39" w:rsidRDefault="00B64B39" w:rsidP="00B64B39">
            <w:pPr>
              <w:rPr>
                <w:ins w:id="1411" w:author="Em Lim" w:date="2023-03-08T15:05:00Z"/>
                <w:rFonts w:ascii="Lucida Grande" w:eastAsia="Times New Roman" w:hAnsi="Lucida Grande" w:cs="Lucida Grande"/>
                <w:i/>
                <w:iCs/>
                <w:sz w:val="22"/>
                <w:szCs w:val="22"/>
                <w:lang w:val="en-CA"/>
              </w:rPr>
            </w:pPr>
            <w:ins w:id="1412" w:author="Em Lim" w:date="2023-03-08T15:05:00Z">
              <w:r w:rsidRPr="00B64B39">
                <w:rPr>
                  <w:rFonts w:ascii="Lucida Grande" w:eastAsia="Times New Roman" w:hAnsi="Lucida Grande" w:cs="Lucida Grande"/>
                  <w:i/>
                  <w:iCs/>
                  <w:sz w:val="22"/>
                  <w:szCs w:val="22"/>
                  <w:lang w:val="en-CA"/>
                </w:rPr>
                <w:t>NA</w:t>
              </w:r>
            </w:ins>
          </w:p>
        </w:tc>
        <w:tc>
          <w:tcPr>
            <w:tcW w:w="1510" w:type="dxa"/>
            <w:shd w:val="clear" w:color="auto" w:fill="auto"/>
            <w:noWrap/>
            <w:vAlign w:val="bottom"/>
            <w:hideMark/>
            <w:tcPrChange w:id="1413" w:author="Em Lim" w:date="2023-03-08T15:05:00Z">
              <w:tcPr>
                <w:tcW w:w="1510" w:type="dxa"/>
                <w:tcBorders>
                  <w:top w:val="nil"/>
                  <w:left w:val="nil"/>
                  <w:bottom w:val="nil"/>
                  <w:right w:val="nil"/>
                </w:tcBorders>
                <w:shd w:val="clear" w:color="auto" w:fill="auto"/>
                <w:noWrap/>
                <w:vAlign w:val="bottom"/>
                <w:hideMark/>
              </w:tcPr>
            </w:tcPrChange>
          </w:tcPr>
          <w:p w14:paraId="036BDB58" w14:textId="77777777" w:rsidR="00B64B39" w:rsidRPr="00B64B39" w:rsidRDefault="00B64B39" w:rsidP="00B64B39">
            <w:pPr>
              <w:rPr>
                <w:ins w:id="1414" w:author="Em Lim" w:date="2023-03-08T15:05:00Z"/>
                <w:rFonts w:ascii="Lucida Grande" w:eastAsia="Times New Roman" w:hAnsi="Lucida Grande" w:cs="Lucida Grande"/>
                <w:i/>
                <w:iCs/>
                <w:sz w:val="22"/>
                <w:szCs w:val="22"/>
                <w:lang w:val="en-CA"/>
              </w:rPr>
            </w:pPr>
            <w:ins w:id="1415" w:author="Em Lim" w:date="2023-03-08T15:05:00Z">
              <w:r w:rsidRPr="00B64B39">
                <w:rPr>
                  <w:rFonts w:ascii="Lucida Grande" w:eastAsia="Times New Roman" w:hAnsi="Lucida Grande" w:cs="Lucida Grande"/>
                  <w:i/>
                  <w:iCs/>
                  <w:sz w:val="22"/>
                  <w:szCs w:val="22"/>
                  <w:lang w:val="en-CA"/>
                </w:rPr>
                <w:t>NA</w:t>
              </w:r>
            </w:ins>
          </w:p>
        </w:tc>
        <w:tc>
          <w:tcPr>
            <w:tcW w:w="1300" w:type="dxa"/>
            <w:shd w:val="clear" w:color="auto" w:fill="auto"/>
            <w:noWrap/>
            <w:vAlign w:val="bottom"/>
            <w:hideMark/>
            <w:tcPrChange w:id="1416" w:author="Em Lim" w:date="2023-03-08T15:05:00Z">
              <w:tcPr>
                <w:tcW w:w="1300" w:type="dxa"/>
                <w:tcBorders>
                  <w:top w:val="nil"/>
                  <w:left w:val="nil"/>
                  <w:bottom w:val="nil"/>
                  <w:right w:val="nil"/>
                </w:tcBorders>
                <w:shd w:val="clear" w:color="auto" w:fill="auto"/>
                <w:noWrap/>
                <w:vAlign w:val="bottom"/>
                <w:hideMark/>
              </w:tcPr>
            </w:tcPrChange>
          </w:tcPr>
          <w:p w14:paraId="5BCA6B8D" w14:textId="77777777" w:rsidR="00B64B39" w:rsidRPr="00B64B39" w:rsidRDefault="00B64B39" w:rsidP="00B64B39">
            <w:pPr>
              <w:jc w:val="right"/>
              <w:rPr>
                <w:ins w:id="1417" w:author="Em Lim" w:date="2023-03-08T15:05:00Z"/>
                <w:rFonts w:ascii="Lucida Grande" w:eastAsia="Times New Roman" w:hAnsi="Lucida Grande" w:cs="Lucida Grande"/>
                <w:sz w:val="22"/>
                <w:szCs w:val="22"/>
                <w:lang w:val="en-CA"/>
              </w:rPr>
            </w:pPr>
            <w:ins w:id="1418" w:author="Em Lim" w:date="2023-03-08T15:05:00Z">
              <w:r w:rsidRPr="00B64B39">
                <w:rPr>
                  <w:rFonts w:ascii="Lucida Grande" w:eastAsia="Times New Roman" w:hAnsi="Lucida Grande" w:cs="Lucida Grande"/>
                  <w:sz w:val="22"/>
                  <w:szCs w:val="22"/>
                  <w:lang w:val="en-CA"/>
                </w:rPr>
                <w:t>17</w:t>
              </w:r>
            </w:ins>
          </w:p>
        </w:tc>
      </w:tr>
    </w:tbl>
    <w:p w14:paraId="559B6E01" w14:textId="77777777" w:rsidR="00B64B39" w:rsidRDefault="00B64B39" w:rsidP="00955049">
      <w:pPr>
        <w:spacing w:line="360" w:lineRule="auto"/>
        <w:rPr>
          <w:ins w:id="1419" w:author="Em Lim" w:date="2023-03-08T14:24:00Z"/>
          <w:rFonts w:ascii="Times New Roman" w:hAnsi="Times New Roman" w:cs="Times New Roman"/>
        </w:rPr>
      </w:pPr>
    </w:p>
    <w:p w14:paraId="63F6C507" w14:textId="0CF194FB" w:rsidR="00B64B39" w:rsidRDefault="00B64B39" w:rsidP="00955049">
      <w:pPr>
        <w:spacing w:line="360" w:lineRule="auto"/>
        <w:rPr>
          <w:ins w:id="1420" w:author="Em Lim" w:date="2023-03-08T14:24:00Z"/>
          <w:rFonts w:ascii="Times New Roman" w:hAnsi="Times New Roman" w:cs="Times New Roman"/>
        </w:rPr>
      </w:pPr>
    </w:p>
    <w:p w14:paraId="2AED2931" w14:textId="77777777" w:rsidR="00B64B39" w:rsidRDefault="00B64B39" w:rsidP="00955049">
      <w:pPr>
        <w:spacing w:line="360" w:lineRule="auto"/>
        <w:rPr>
          <w:rFonts w:ascii="Times New Roman" w:hAnsi="Times New Roman" w:cs="Times New Roman"/>
        </w:rPr>
      </w:pPr>
    </w:p>
    <w:p w14:paraId="4647609E" w14:textId="4C699D75" w:rsidR="00871EB5" w:rsidRDefault="00B64B39" w:rsidP="00955049">
      <w:pPr>
        <w:spacing w:line="360" w:lineRule="auto"/>
        <w:rPr>
          <w:rFonts w:ascii="Times New Roman" w:hAnsi="Times New Roman" w:cs="Times New Roman"/>
        </w:rPr>
      </w:pPr>
      <w:ins w:id="1421" w:author="Em Lim" w:date="2023-03-08T14:24:00Z">
        <w:r>
          <w:rPr>
            <w:rFonts w:ascii="Times New Roman" w:hAnsi="Times New Roman" w:cs="Times New Roman"/>
          </w:rPr>
          <w:t xml:space="preserve">S </w:t>
        </w:r>
      </w:ins>
      <w:r w:rsidR="00871EB5">
        <w:rPr>
          <w:rFonts w:ascii="Times New Roman" w:hAnsi="Times New Roman" w:cs="Times New Roman"/>
        </w:rPr>
        <w:t xml:space="preserve">Table </w:t>
      </w:r>
      <w:del w:id="1422" w:author="Em Lim" w:date="2023-03-08T14:25:00Z">
        <w:r w:rsidR="00871EB5" w:rsidDel="00B64B39">
          <w:rPr>
            <w:rFonts w:ascii="Times New Roman" w:hAnsi="Times New Roman" w:cs="Times New Roman"/>
          </w:rPr>
          <w:delText>1</w:delText>
        </w:r>
      </w:del>
      <w:ins w:id="1423" w:author="Em Lim" w:date="2023-03-08T14:25:00Z">
        <w:r>
          <w:rPr>
            <w:rFonts w:ascii="Times New Roman" w:hAnsi="Times New Roman" w:cs="Times New Roman"/>
          </w:rPr>
          <w:t>X</w:t>
        </w:r>
      </w:ins>
      <w:r w:rsidR="00B5690C">
        <w:rPr>
          <w:rFonts w:ascii="Times New Roman" w:hAnsi="Times New Roman" w:cs="Times New Roman"/>
        </w:rPr>
        <w:t>: 73 measured growth rate and 99 didn’t standardize to a unit of time. From all reported effect sizes, they measured the following to characterize primary producer performance.</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5"/>
        <w:gridCol w:w="1300"/>
        <w:gridCol w:w="5342"/>
      </w:tblGrid>
      <w:tr w:rsidR="00D47552" w:rsidRPr="002D7395" w14:paraId="5AD9E0BF" w14:textId="77777777" w:rsidTr="00D47552">
        <w:trPr>
          <w:trHeight w:val="320"/>
        </w:trPr>
        <w:tc>
          <w:tcPr>
            <w:tcW w:w="3985" w:type="dxa"/>
            <w:shd w:val="clear" w:color="auto" w:fill="auto"/>
            <w:noWrap/>
            <w:vAlign w:val="bottom"/>
            <w:hideMark/>
          </w:tcPr>
          <w:p w14:paraId="5A45F249" w14:textId="2DA44F16" w:rsidR="002D7395" w:rsidRPr="002D7395" w:rsidRDefault="00B5690C" w:rsidP="002D7395">
            <w:pPr>
              <w:rPr>
                <w:rFonts w:ascii="Calibri" w:eastAsia="Times New Roman" w:hAnsi="Calibri" w:cs="Times New Roman"/>
                <w:color w:val="000000"/>
                <w:lang w:val="en-CA"/>
              </w:rPr>
            </w:pPr>
            <w:r>
              <w:rPr>
                <w:rFonts w:ascii="Calibri" w:eastAsia="Times New Roman" w:hAnsi="Calibri" w:cs="Times New Roman"/>
                <w:color w:val="000000"/>
                <w:lang w:val="en-CA"/>
              </w:rPr>
              <w:t>Metric</w:t>
            </w:r>
          </w:p>
        </w:tc>
        <w:tc>
          <w:tcPr>
            <w:tcW w:w="1300" w:type="dxa"/>
            <w:shd w:val="clear" w:color="auto" w:fill="auto"/>
            <w:noWrap/>
            <w:vAlign w:val="bottom"/>
            <w:hideMark/>
          </w:tcPr>
          <w:p w14:paraId="486CB33C" w14:textId="77777777" w:rsidR="002D7395" w:rsidRPr="002D7395" w:rsidRDefault="002D7395" w:rsidP="002D7395">
            <w:pPr>
              <w:jc w:val="center"/>
              <w:rPr>
                <w:rFonts w:ascii="Calibri" w:eastAsia="Times New Roman" w:hAnsi="Calibri" w:cs="Times New Roman"/>
                <w:color w:val="000000"/>
                <w:lang w:val="en-CA"/>
              </w:rPr>
            </w:pPr>
            <w:r w:rsidRPr="002D7395">
              <w:rPr>
                <w:rFonts w:ascii="Calibri" w:eastAsia="Times New Roman" w:hAnsi="Calibri" w:cs="Times New Roman"/>
                <w:color w:val="000000"/>
                <w:lang w:val="en-CA"/>
              </w:rPr>
              <w:t>n</w:t>
            </w:r>
          </w:p>
        </w:tc>
        <w:tc>
          <w:tcPr>
            <w:tcW w:w="5342" w:type="dxa"/>
            <w:shd w:val="clear" w:color="auto" w:fill="auto"/>
            <w:noWrap/>
            <w:vAlign w:val="bottom"/>
            <w:hideMark/>
          </w:tcPr>
          <w:p w14:paraId="0D24E109" w14:textId="77777777" w:rsidR="002D7395" w:rsidRPr="002D7395" w:rsidRDefault="002D7395" w:rsidP="002D7395">
            <w:pPr>
              <w:rPr>
                <w:rFonts w:ascii="Calibri" w:eastAsia="Times New Roman" w:hAnsi="Calibri" w:cs="Times New Roman"/>
                <w:color w:val="000000"/>
                <w:lang w:val="en-CA"/>
              </w:rPr>
            </w:pPr>
            <w:r w:rsidRPr="002D7395">
              <w:rPr>
                <w:rFonts w:ascii="Calibri" w:eastAsia="Times New Roman" w:hAnsi="Calibri" w:cs="Times New Roman"/>
                <w:color w:val="000000"/>
                <w:lang w:val="en-CA"/>
              </w:rPr>
              <w:t>Description</w:t>
            </w:r>
          </w:p>
        </w:tc>
      </w:tr>
      <w:tr w:rsidR="00B5690C" w:rsidRPr="002D7395" w14:paraId="5E9022FD" w14:textId="77777777" w:rsidTr="00D47552">
        <w:trPr>
          <w:trHeight w:val="320"/>
        </w:trPr>
        <w:tc>
          <w:tcPr>
            <w:tcW w:w="3985" w:type="dxa"/>
            <w:shd w:val="clear" w:color="auto" w:fill="auto"/>
            <w:noWrap/>
            <w:vAlign w:val="bottom"/>
            <w:hideMark/>
          </w:tcPr>
          <w:p w14:paraId="738FEE5A" w14:textId="4F0EA5E5"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density</w:t>
            </w:r>
          </w:p>
        </w:tc>
        <w:tc>
          <w:tcPr>
            <w:tcW w:w="1300" w:type="dxa"/>
            <w:shd w:val="clear" w:color="auto" w:fill="auto"/>
            <w:noWrap/>
            <w:vAlign w:val="bottom"/>
            <w:hideMark/>
          </w:tcPr>
          <w:p w14:paraId="73B7F345" w14:textId="065F5801"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51</w:t>
            </w:r>
          </w:p>
        </w:tc>
        <w:tc>
          <w:tcPr>
            <w:tcW w:w="5342" w:type="dxa"/>
            <w:shd w:val="clear" w:color="auto" w:fill="auto"/>
            <w:noWrap/>
            <w:vAlign w:val="bottom"/>
            <w:hideMark/>
          </w:tcPr>
          <w:p w14:paraId="72FC9294" w14:textId="1C717E48"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Density of phytoplankton, seagrass shoots, and coral skeletal density</w:t>
            </w:r>
          </w:p>
        </w:tc>
      </w:tr>
      <w:tr w:rsidR="00B5690C" w:rsidRPr="002D7395" w14:paraId="58F7890D" w14:textId="77777777" w:rsidTr="00D47552">
        <w:trPr>
          <w:trHeight w:val="320"/>
        </w:trPr>
        <w:tc>
          <w:tcPr>
            <w:tcW w:w="3985" w:type="dxa"/>
            <w:shd w:val="clear" w:color="auto" w:fill="auto"/>
            <w:noWrap/>
            <w:vAlign w:val="bottom"/>
            <w:hideMark/>
          </w:tcPr>
          <w:p w14:paraId="5A9B1B0D" w14:textId="655D65B4"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percent cover</w:t>
            </w:r>
          </w:p>
        </w:tc>
        <w:tc>
          <w:tcPr>
            <w:tcW w:w="1300" w:type="dxa"/>
            <w:shd w:val="clear" w:color="auto" w:fill="auto"/>
            <w:noWrap/>
            <w:vAlign w:val="bottom"/>
            <w:hideMark/>
          </w:tcPr>
          <w:p w14:paraId="0B69A515" w14:textId="4B6AA790"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22</w:t>
            </w:r>
          </w:p>
        </w:tc>
        <w:tc>
          <w:tcPr>
            <w:tcW w:w="5342" w:type="dxa"/>
            <w:shd w:val="clear" w:color="auto" w:fill="auto"/>
            <w:noWrap/>
            <w:vAlign w:val="bottom"/>
            <w:hideMark/>
          </w:tcPr>
          <w:p w14:paraId="6EEEC48F" w14:textId="11EC834E"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 xml:space="preserve">Percent cover of algae and coral </w:t>
            </w:r>
          </w:p>
        </w:tc>
      </w:tr>
      <w:tr w:rsidR="00B5690C" w:rsidRPr="002D7395" w14:paraId="38A38D00" w14:textId="77777777" w:rsidTr="00D47552">
        <w:trPr>
          <w:trHeight w:val="320"/>
        </w:trPr>
        <w:tc>
          <w:tcPr>
            <w:tcW w:w="3985" w:type="dxa"/>
            <w:shd w:val="clear" w:color="auto" w:fill="auto"/>
            <w:noWrap/>
            <w:vAlign w:val="bottom"/>
            <w:hideMark/>
          </w:tcPr>
          <w:p w14:paraId="2B518F2A" w14:textId="22E79CB3"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biomass</w:t>
            </w:r>
          </w:p>
        </w:tc>
        <w:tc>
          <w:tcPr>
            <w:tcW w:w="1300" w:type="dxa"/>
            <w:shd w:val="clear" w:color="auto" w:fill="auto"/>
            <w:noWrap/>
            <w:vAlign w:val="bottom"/>
            <w:hideMark/>
          </w:tcPr>
          <w:p w14:paraId="72EE171F" w14:textId="2402E6E5"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21</w:t>
            </w:r>
          </w:p>
        </w:tc>
        <w:tc>
          <w:tcPr>
            <w:tcW w:w="5342" w:type="dxa"/>
            <w:shd w:val="clear" w:color="auto" w:fill="auto"/>
            <w:noWrap/>
            <w:vAlign w:val="bottom"/>
            <w:hideMark/>
          </w:tcPr>
          <w:p w14:paraId="32F9EA70" w14:textId="11205133"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Biomass of aboveground and belowground plant matter, algae, phytoplankton, seagrass, coral tissue, and carbon</w:t>
            </w:r>
          </w:p>
        </w:tc>
      </w:tr>
      <w:tr w:rsidR="00B5690C" w:rsidRPr="002D7395" w14:paraId="103AA7EC" w14:textId="77777777" w:rsidTr="00D47552">
        <w:trPr>
          <w:trHeight w:val="320"/>
        </w:trPr>
        <w:tc>
          <w:tcPr>
            <w:tcW w:w="3985" w:type="dxa"/>
            <w:shd w:val="clear" w:color="auto" w:fill="auto"/>
            <w:noWrap/>
            <w:vAlign w:val="bottom"/>
            <w:hideMark/>
          </w:tcPr>
          <w:p w14:paraId="75650952" w14:textId="7C31E168"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photosynthesis</w:t>
            </w:r>
          </w:p>
        </w:tc>
        <w:tc>
          <w:tcPr>
            <w:tcW w:w="1300" w:type="dxa"/>
            <w:shd w:val="clear" w:color="auto" w:fill="auto"/>
            <w:noWrap/>
            <w:vAlign w:val="bottom"/>
            <w:hideMark/>
          </w:tcPr>
          <w:p w14:paraId="40238434" w14:textId="68669A61"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20</w:t>
            </w:r>
          </w:p>
        </w:tc>
        <w:tc>
          <w:tcPr>
            <w:tcW w:w="5342" w:type="dxa"/>
            <w:shd w:val="clear" w:color="auto" w:fill="auto"/>
            <w:noWrap/>
            <w:vAlign w:val="bottom"/>
            <w:hideMark/>
          </w:tcPr>
          <w:p w14:paraId="2D938AA5" w14:textId="0B022AA7"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Production of oxygen by phytoplankton and seagrass</w:t>
            </w:r>
          </w:p>
        </w:tc>
      </w:tr>
      <w:tr w:rsidR="00B5690C" w:rsidRPr="002D7395" w14:paraId="122A8BB8" w14:textId="77777777" w:rsidTr="00D47552">
        <w:trPr>
          <w:trHeight w:val="320"/>
        </w:trPr>
        <w:tc>
          <w:tcPr>
            <w:tcW w:w="3985" w:type="dxa"/>
            <w:shd w:val="clear" w:color="auto" w:fill="auto"/>
            <w:noWrap/>
            <w:vAlign w:val="bottom"/>
            <w:hideMark/>
          </w:tcPr>
          <w:p w14:paraId="3548C341" w14:textId="23770C1F"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length</w:t>
            </w:r>
          </w:p>
        </w:tc>
        <w:tc>
          <w:tcPr>
            <w:tcW w:w="1300" w:type="dxa"/>
            <w:shd w:val="clear" w:color="auto" w:fill="auto"/>
            <w:noWrap/>
            <w:vAlign w:val="bottom"/>
            <w:hideMark/>
          </w:tcPr>
          <w:p w14:paraId="43776922" w14:textId="34BD9E1E"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12</w:t>
            </w:r>
          </w:p>
        </w:tc>
        <w:tc>
          <w:tcPr>
            <w:tcW w:w="5342" w:type="dxa"/>
            <w:shd w:val="clear" w:color="auto" w:fill="auto"/>
            <w:noWrap/>
            <w:vAlign w:val="bottom"/>
            <w:hideMark/>
          </w:tcPr>
          <w:p w14:paraId="570912FE" w14:textId="374B2E08"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Length of seagrass leaves and shoots, and coral branches/nubbins</w:t>
            </w:r>
          </w:p>
        </w:tc>
      </w:tr>
      <w:tr w:rsidR="00B5690C" w:rsidRPr="002D7395" w14:paraId="7BBDC69B" w14:textId="77777777" w:rsidTr="00D47552">
        <w:trPr>
          <w:trHeight w:val="320"/>
        </w:trPr>
        <w:tc>
          <w:tcPr>
            <w:tcW w:w="3985" w:type="dxa"/>
            <w:shd w:val="clear" w:color="auto" w:fill="auto"/>
            <w:noWrap/>
            <w:vAlign w:val="bottom"/>
            <w:hideMark/>
          </w:tcPr>
          <w:p w14:paraId="053EC579" w14:textId="49302B4F"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buoyant weight</w:t>
            </w:r>
          </w:p>
        </w:tc>
        <w:tc>
          <w:tcPr>
            <w:tcW w:w="1300" w:type="dxa"/>
            <w:shd w:val="clear" w:color="auto" w:fill="auto"/>
            <w:noWrap/>
            <w:vAlign w:val="bottom"/>
            <w:hideMark/>
          </w:tcPr>
          <w:p w14:paraId="542A6C34" w14:textId="3AFAB996"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5342" w:type="dxa"/>
            <w:shd w:val="clear" w:color="auto" w:fill="auto"/>
            <w:noWrap/>
            <w:vAlign w:val="bottom"/>
            <w:hideMark/>
          </w:tcPr>
          <w:p w14:paraId="7A85D809" w14:textId="256411B0"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Buoyant weight of corals</w:t>
            </w:r>
          </w:p>
        </w:tc>
      </w:tr>
      <w:tr w:rsidR="00B5690C" w:rsidRPr="002D7395" w14:paraId="7CF90F45" w14:textId="77777777" w:rsidTr="00D47552">
        <w:trPr>
          <w:trHeight w:val="320"/>
        </w:trPr>
        <w:tc>
          <w:tcPr>
            <w:tcW w:w="3985" w:type="dxa"/>
            <w:shd w:val="clear" w:color="auto" w:fill="auto"/>
            <w:noWrap/>
            <w:vAlign w:val="bottom"/>
            <w:hideMark/>
          </w:tcPr>
          <w:p w14:paraId="3A791388" w14:textId="2613B0D6"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dry weight</w:t>
            </w:r>
          </w:p>
        </w:tc>
        <w:tc>
          <w:tcPr>
            <w:tcW w:w="1300" w:type="dxa"/>
            <w:shd w:val="clear" w:color="auto" w:fill="auto"/>
            <w:noWrap/>
            <w:vAlign w:val="bottom"/>
            <w:hideMark/>
          </w:tcPr>
          <w:p w14:paraId="51EF1F8C" w14:textId="6231E684"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9</w:t>
            </w:r>
          </w:p>
        </w:tc>
        <w:tc>
          <w:tcPr>
            <w:tcW w:w="5342" w:type="dxa"/>
            <w:shd w:val="clear" w:color="auto" w:fill="auto"/>
            <w:noWrap/>
            <w:vAlign w:val="bottom"/>
            <w:hideMark/>
          </w:tcPr>
          <w:p w14:paraId="5D9A2136" w14:textId="2976EC1E"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Dry weight of seagrass shoots and coral tissue</w:t>
            </w:r>
          </w:p>
        </w:tc>
      </w:tr>
      <w:tr w:rsidR="00B5690C" w:rsidRPr="002D7395" w14:paraId="27D36AB6" w14:textId="77777777" w:rsidTr="00D47552">
        <w:trPr>
          <w:trHeight w:val="320"/>
        </w:trPr>
        <w:tc>
          <w:tcPr>
            <w:tcW w:w="3985" w:type="dxa"/>
            <w:shd w:val="clear" w:color="auto" w:fill="auto"/>
            <w:noWrap/>
            <w:vAlign w:val="bottom"/>
            <w:hideMark/>
          </w:tcPr>
          <w:p w14:paraId="79CBD787" w14:textId="5BF501BB" w:rsidR="00B5690C" w:rsidRPr="002D7395" w:rsidRDefault="00B5690C" w:rsidP="00B5690C">
            <w:pPr>
              <w:rPr>
                <w:rFonts w:ascii="Lucida Grande" w:eastAsia="Times New Roman" w:hAnsi="Lucida Grande" w:cs="Lucida Grande"/>
                <w:sz w:val="22"/>
                <w:szCs w:val="22"/>
                <w:lang w:val="en-CA"/>
              </w:rPr>
            </w:pPr>
            <w:proofErr w:type="spellStart"/>
            <w:r>
              <w:rPr>
                <w:rFonts w:ascii="Lucida Grande" w:hAnsi="Lucida Grande" w:cs="Lucida Grande"/>
                <w:sz w:val="22"/>
                <w:szCs w:val="22"/>
              </w:rPr>
              <w:t>chl_a</w:t>
            </w:r>
            <w:proofErr w:type="spellEnd"/>
          </w:p>
        </w:tc>
        <w:tc>
          <w:tcPr>
            <w:tcW w:w="1300" w:type="dxa"/>
            <w:shd w:val="clear" w:color="auto" w:fill="auto"/>
            <w:noWrap/>
            <w:vAlign w:val="bottom"/>
            <w:hideMark/>
          </w:tcPr>
          <w:p w14:paraId="1C1853DA" w14:textId="5F6BDBC3"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8</w:t>
            </w:r>
          </w:p>
        </w:tc>
        <w:tc>
          <w:tcPr>
            <w:tcW w:w="5342" w:type="dxa"/>
            <w:shd w:val="clear" w:color="auto" w:fill="auto"/>
            <w:noWrap/>
            <w:vAlign w:val="bottom"/>
            <w:hideMark/>
          </w:tcPr>
          <w:p w14:paraId="6C5584C5" w14:textId="7A907C70"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Concentration of chlorophyll A in water, tissue, and algae.</w:t>
            </w:r>
          </w:p>
        </w:tc>
      </w:tr>
      <w:tr w:rsidR="00B5690C" w:rsidRPr="002D7395" w14:paraId="1F6E4283" w14:textId="77777777" w:rsidTr="00D47552">
        <w:trPr>
          <w:trHeight w:val="320"/>
        </w:trPr>
        <w:tc>
          <w:tcPr>
            <w:tcW w:w="3985" w:type="dxa"/>
            <w:shd w:val="clear" w:color="auto" w:fill="auto"/>
            <w:noWrap/>
            <w:vAlign w:val="bottom"/>
            <w:hideMark/>
          </w:tcPr>
          <w:p w14:paraId="74B18661" w14:textId="2C50A12A"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area</w:t>
            </w:r>
          </w:p>
        </w:tc>
        <w:tc>
          <w:tcPr>
            <w:tcW w:w="1300" w:type="dxa"/>
            <w:shd w:val="clear" w:color="auto" w:fill="auto"/>
            <w:noWrap/>
            <w:vAlign w:val="bottom"/>
            <w:hideMark/>
          </w:tcPr>
          <w:p w14:paraId="597D3544" w14:textId="3897974D"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7</w:t>
            </w:r>
          </w:p>
        </w:tc>
        <w:tc>
          <w:tcPr>
            <w:tcW w:w="5342" w:type="dxa"/>
            <w:shd w:val="clear" w:color="auto" w:fill="auto"/>
            <w:noWrap/>
            <w:vAlign w:val="bottom"/>
            <w:hideMark/>
          </w:tcPr>
          <w:p w14:paraId="33715FA0" w14:textId="04A6ACB4"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Area of algae thallus, anemone basal disk, coral surface, seagrass leaves and shoot coverage, and clonal outgrowth of cordgrass.</w:t>
            </w:r>
          </w:p>
        </w:tc>
      </w:tr>
      <w:tr w:rsidR="00B5690C" w:rsidRPr="002D7395" w14:paraId="1F41039E" w14:textId="77777777" w:rsidTr="00D47552">
        <w:trPr>
          <w:trHeight w:val="320"/>
        </w:trPr>
        <w:tc>
          <w:tcPr>
            <w:tcW w:w="3985" w:type="dxa"/>
            <w:shd w:val="clear" w:color="auto" w:fill="auto"/>
            <w:noWrap/>
            <w:vAlign w:val="bottom"/>
            <w:hideMark/>
          </w:tcPr>
          <w:p w14:paraId="63FA56B5" w14:textId="10D38A6C"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count</w:t>
            </w:r>
          </w:p>
        </w:tc>
        <w:tc>
          <w:tcPr>
            <w:tcW w:w="1300" w:type="dxa"/>
            <w:shd w:val="clear" w:color="auto" w:fill="auto"/>
            <w:noWrap/>
            <w:vAlign w:val="bottom"/>
            <w:hideMark/>
          </w:tcPr>
          <w:p w14:paraId="15DD43A9" w14:textId="1A42083A"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6</w:t>
            </w:r>
          </w:p>
        </w:tc>
        <w:tc>
          <w:tcPr>
            <w:tcW w:w="5342" w:type="dxa"/>
            <w:shd w:val="clear" w:color="auto" w:fill="auto"/>
            <w:noWrap/>
            <w:vAlign w:val="bottom"/>
            <w:hideMark/>
          </w:tcPr>
          <w:p w14:paraId="64795F11" w14:textId="270B59F0"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leaf/shoot count and kelp blade production.</w:t>
            </w:r>
          </w:p>
        </w:tc>
      </w:tr>
      <w:tr w:rsidR="00B5690C" w:rsidRPr="002D7395" w14:paraId="759DCEF4" w14:textId="77777777" w:rsidTr="00D47552">
        <w:trPr>
          <w:trHeight w:val="320"/>
        </w:trPr>
        <w:tc>
          <w:tcPr>
            <w:tcW w:w="3985" w:type="dxa"/>
            <w:shd w:val="clear" w:color="auto" w:fill="auto"/>
            <w:noWrap/>
            <w:vAlign w:val="bottom"/>
            <w:hideMark/>
          </w:tcPr>
          <w:p w14:paraId="1C348237" w14:textId="7711AAEA"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protein</w:t>
            </w:r>
          </w:p>
        </w:tc>
        <w:tc>
          <w:tcPr>
            <w:tcW w:w="1300" w:type="dxa"/>
            <w:shd w:val="clear" w:color="auto" w:fill="auto"/>
            <w:noWrap/>
            <w:vAlign w:val="bottom"/>
            <w:hideMark/>
          </w:tcPr>
          <w:p w14:paraId="25744C34" w14:textId="77F0B8B6"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4</w:t>
            </w:r>
          </w:p>
        </w:tc>
        <w:tc>
          <w:tcPr>
            <w:tcW w:w="5342" w:type="dxa"/>
            <w:shd w:val="clear" w:color="auto" w:fill="auto"/>
            <w:noWrap/>
            <w:vAlign w:val="bottom"/>
            <w:hideMark/>
          </w:tcPr>
          <w:p w14:paraId="799C20A8" w14:textId="5B1180DE"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Tissue protein in corals</w:t>
            </w:r>
          </w:p>
        </w:tc>
      </w:tr>
      <w:tr w:rsidR="00B5690C" w:rsidRPr="002D7395" w14:paraId="168E6478" w14:textId="77777777" w:rsidTr="00D47552">
        <w:trPr>
          <w:trHeight w:val="320"/>
        </w:trPr>
        <w:tc>
          <w:tcPr>
            <w:tcW w:w="3985" w:type="dxa"/>
            <w:shd w:val="clear" w:color="auto" w:fill="auto"/>
            <w:noWrap/>
            <w:vAlign w:val="bottom"/>
            <w:hideMark/>
          </w:tcPr>
          <w:p w14:paraId="421965A5" w14:textId="1D2B163B"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circumference</w:t>
            </w:r>
          </w:p>
        </w:tc>
        <w:tc>
          <w:tcPr>
            <w:tcW w:w="1300" w:type="dxa"/>
            <w:shd w:val="clear" w:color="auto" w:fill="auto"/>
            <w:noWrap/>
            <w:vAlign w:val="bottom"/>
            <w:hideMark/>
          </w:tcPr>
          <w:p w14:paraId="635D4048" w14:textId="469F2CA6"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5342" w:type="dxa"/>
            <w:shd w:val="clear" w:color="auto" w:fill="auto"/>
            <w:noWrap/>
            <w:vAlign w:val="bottom"/>
            <w:hideMark/>
          </w:tcPr>
          <w:p w14:paraId="0B780617" w14:textId="48D41FBB"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circumference</w:t>
            </w:r>
          </w:p>
        </w:tc>
      </w:tr>
      <w:tr w:rsidR="00B5690C" w:rsidRPr="002D7395" w14:paraId="6ADF1674" w14:textId="77777777" w:rsidTr="00D47552">
        <w:trPr>
          <w:trHeight w:val="320"/>
        </w:trPr>
        <w:tc>
          <w:tcPr>
            <w:tcW w:w="3985" w:type="dxa"/>
            <w:shd w:val="clear" w:color="auto" w:fill="auto"/>
            <w:noWrap/>
            <w:vAlign w:val="bottom"/>
            <w:hideMark/>
          </w:tcPr>
          <w:p w14:paraId="6FB10756" w14:textId="5DBE4541"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volume</w:t>
            </w:r>
          </w:p>
        </w:tc>
        <w:tc>
          <w:tcPr>
            <w:tcW w:w="1300" w:type="dxa"/>
            <w:shd w:val="clear" w:color="auto" w:fill="auto"/>
            <w:noWrap/>
            <w:vAlign w:val="bottom"/>
            <w:hideMark/>
          </w:tcPr>
          <w:p w14:paraId="757373D6" w14:textId="5FDDA497"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5342" w:type="dxa"/>
            <w:shd w:val="clear" w:color="auto" w:fill="auto"/>
            <w:noWrap/>
            <w:vAlign w:val="bottom"/>
            <w:hideMark/>
          </w:tcPr>
          <w:p w14:paraId="692FD3D9" w14:textId="1791A28B"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Coral volume</w:t>
            </w:r>
          </w:p>
        </w:tc>
      </w:tr>
      <w:tr w:rsidR="00B5690C" w:rsidRPr="002D7395" w14:paraId="70796AB4" w14:textId="77777777" w:rsidTr="00D47552">
        <w:trPr>
          <w:trHeight w:val="320"/>
        </w:trPr>
        <w:tc>
          <w:tcPr>
            <w:tcW w:w="3985" w:type="dxa"/>
            <w:shd w:val="clear" w:color="auto" w:fill="auto"/>
            <w:noWrap/>
            <w:vAlign w:val="bottom"/>
            <w:hideMark/>
          </w:tcPr>
          <w:p w14:paraId="0B6D4C31" w14:textId="7EEFEC72" w:rsidR="00B5690C" w:rsidRPr="002D7395" w:rsidRDefault="00B5690C" w:rsidP="00B5690C">
            <w:pPr>
              <w:rPr>
                <w:rFonts w:ascii="Lucida Grande" w:eastAsia="Times New Roman" w:hAnsi="Lucida Grande" w:cs="Lucida Grande"/>
                <w:sz w:val="22"/>
                <w:szCs w:val="22"/>
                <w:lang w:val="en-CA"/>
              </w:rPr>
            </w:pPr>
            <w:r>
              <w:rPr>
                <w:rFonts w:ascii="Lucida Grande" w:hAnsi="Lucida Grande" w:cs="Lucida Grande"/>
                <w:sz w:val="22"/>
                <w:szCs w:val="22"/>
              </w:rPr>
              <w:t>width</w:t>
            </w:r>
          </w:p>
        </w:tc>
        <w:tc>
          <w:tcPr>
            <w:tcW w:w="1300" w:type="dxa"/>
            <w:shd w:val="clear" w:color="auto" w:fill="auto"/>
            <w:noWrap/>
            <w:vAlign w:val="bottom"/>
            <w:hideMark/>
          </w:tcPr>
          <w:p w14:paraId="7B10A493" w14:textId="488DB198" w:rsidR="00B5690C" w:rsidRPr="002D7395" w:rsidRDefault="00B5690C" w:rsidP="00B5690C">
            <w:pPr>
              <w:jc w:val="center"/>
              <w:rPr>
                <w:rFonts w:ascii="Lucida Grande" w:eastAsia="Times New Roman" w:hAnsi="Lucida Grande" w:cs="Lucida Grande"/>
                <w:sz w:val="22"/>
                <w:szCs w:val="22"/>
                <w:lang w:val="en-CA"/>
              </w:rPr>
            </w:pPr>
            <w:r>
              <w:rPr>
                <w:rFonts w:ascii="Lucida Grande" w:hAnsi="Lucida Grande" w:cs="Lucida Grande"/>
                <w:sz w:val="22"/>
                <w:szCs w:val="22"/>
              </w:rPr>
              <w:t>1</w:t>
            </w:r>
          </w:p>
        </w:tc>
        <w:tc>
          <w:tcPr>
            <w:tcW w:w="5342" w:type="dxa"/>
            <w:shd w:val="clear" w:color="auto" w:fill="auto"/>
            <w:noWrap/>
            <w:vAlign w:val="bottom"/>
            <w:hideMark/>
          </w:tcPr>
          <w:p w14:paraId="4886A51F" w14:textId="76ADED66" w:rsidR="00B5690C" w:rsidRPr="002D7395" w:rsidRDefault="00B5690C" w:rsidP="00B5690C">
            <w:pPr>
              <w:rPr>
                <w:rFonts w:ascii="Lucida Grande" w:eastAsia="Times New Roman" w:hAnsi="Lucida Grande" w:cs="Lucida Grande"/>
                <w:sz w:val="22"/>
                <w:szCs w:val="22"/>
                <w:lang w:val="en-CA"/>
              </w:rPr>
            </w:pPr>
            <w:r>
              <w:rPr>
                <w:rFonts w:ascii="Lucida Grande" w:eastAsia="Times New Roman" w:hAnsi="Lucida Grande" w:cs="Lucida Grande"/>
                <w:sz w:val="22"/>
                <w:szCs w:val="22"/>
                <w:lang w:val="en-CA"/>
              </w:rPr>
              <w:t>Seagrass leaf width</w:t>
            </w:r>
          </w:p>
        </w:tc>
      </w:tr>
    </w:tbl>
    <w:p w14:paraId="0ACCFF0E" w14:textId="02AB47F9" w:rsidR="00871EB5" w:rsidRDefault="00871EB5" w:rsidP="00955049">
      <w:pPr>
        <w:spacing w:line="360" w:lineRule="auto"/>
        <w:rPr>
          <w:rFonts w:ascii="Times New Roman" w:hAnsi="Times New Roman" w:cs="Times New Roman"/>
        </w:rPr>
      </w:pPr>
    </w:p>
    <w:p w14:paraId="7FF4DD77" w14:textId="77777777" w:rsidR="00871EB5" w:rsidRDefault="00871EB5" w:rsidP="00955049">
      <w:pPr>
        <w:spacing w:line="360" w:lineRule="auto"/>
        <w:rPr>
          <w:rFonts w:ascii="Times New Roman" w:hAnsi="Times New Roman" w:cs="Times New Roman"/>
        </w:rPr>
      </w:pPr>
    </w:p>
    <w:p w14:paraId="0A93AF80" w14:textId="10FD10A2" w:rsidR="00A87CDD" w:rsidRDefault="00A87CDD" w:rsidP="00955049">
      <w:pPr>
        <w:spacing w:line="360" w:lineRule="auto"/>
        <w:rPr>
          <w:rFonts w:ascii="Times New Roman" w:hAnsi="Times New Roman" w:cs="Times New Roman"/>
        </w:rPr>
      </w:pPr>
      <w:r>
        <w:rPr>
          <w:rFonts w:ascii="Times New Roman" w:hAnsi="Times New Roman" w:cs="Times New Roman"/>
        </w:rPr>
        <w:t xml:space="preserve">Table 1: </w:t>
      </w:r>
      <w:commentRangeStart w:id="1424"/>
      <w:r>
        <w:rPr>
          <w:rFonts w:ascii="Times New Roman" w:hAnsi="Times New Roman" w:cs="Times New Roman"/>
        </w:rPr>
        <w:t xml:space="preserve">AIC </w:t>
      </w:r>
      <w:commentRangeEnd w:id="1424"/>
      <w:r w:rsidR="00145342">
        <w:rPr>
          <w:rStyle w:val="CommentReference"/>
        </w:rPr>
        <w:commentReference w:id="1424"/>
      </w:r>
      <w:r>
        <w:rPr>
          <w:rFonts w:ascii="Times New Roman" w:hAnsi="Times New Roman" w:cs="Times New Roman"/>
        </w:rPr>
        <w:t>comparison of models</w:t>
      </w:r>
    </w:p>
    <w:tbl>
      <w:tblPr>
        <w:tblStyle w:val="TableGrid"/>
        <w:tblW w:w="0" w:type="auto"/>
        <w:tblLook w:val="04A0" w:firstRow="1" w:lastRow="0" w:firstColumn="1" w:lastColumn="0" w:noHBand="0" w:noVBand="1"/>
      </w:tblPr>
      <w:tblGrid>
        <w:gridCol w:w="1870"/>
        <w:gridCol w:w="1870"/>
        <w:gridCol w:w="1870"/>
        <w:gridCol w:w="1870"/>
      </w:tblGrid>
      <w:tr w:rsidR="00A87CDD" w14:paraId="4DA58330" w14:textId="77777777" w:rsidTr="00A87CDD">
        <w:tc>
          <w:tcPr>
            <w:tcW w:w="1870" w:type="dxa"/>
          </w:tcPr>
          <w:p w14:paraId="1986282D" w14:textId="2B926CA5" w:rsidR="00A87CDD" w:rsidRDefault="00A87CDD" w:rsidP="00955049">
            <w:pPr>
              <w:spacing w:line="360" w:lineRule="auto"/>
              <w:rPr>
                <w:rFonts w:ascii="Times New Roman" w:hAnsi="Times New Roman" w:cs="Times New Roman"/>
              </w:rPr>
            </w:pPr>
            <w:r>
              <w:rPr>
                <w:rFonts w:ascii="Times New Roman" w:hAnsi="Times New Roman" w:cs="Times New Roman"/>
              </w:rPr>
              <w:t>Model</w:t>
            </w:r>
          </w:p>
        </w:tc>
        <w:tc>
          <w:tcPr>
            <w:tcW w:w="1870" w:type="dxa"/>
          </w:tcPr>
          <w:p w14:paraId="4AC009B5" w14:textId="38C4FC98" w:rsidR="00A87CDD" w:rsidRDefault="00A87CDD" w:rsidP="00955049">
            <w:pPr>
              <w:spacing w:line="360" w:lineRule="auto"/>
              <w:rPr>
                <w:rFonts w:ascii="Times New Roman" w:hAnsi="Times New Roman" w:cs="Times New Roman"/>
              </w:rPr>
            </w:pPr>
            <w:proofErr w:type="spellStart"/>
            <w:r>
              <w:rPr>
                <w:rFonts w:ascii="Times New Roman" w:hAnsi="Times New Roman" w:cs="Times New Roman"/>
              </w:rPr>
              <w:t>df</w:t>
            </w:r>
            <w:proofErr w:type="spellEnd"/>
          </w:p>
        </w:tc>
        <w:tc>
          <w:tcPr>
            <w:tcW w:w="1870" w:type="dxa"/>
          </w:tcPr>
          <w:p w14:paraId="444149E8" w14:textId="19913F73" w:rsidR="00A87CDD" w:rsidRDefault="00A87CDD" w:rsidP="00955049">
            <w:pPr>
              <w:spacing w:line="360" w:lineRule="auto"/>
              <w:rPr>
                <w:rFonts w:ascii="Times New Roman" w:hAnsi="Times New Roman" w:cs="Times New Roman"/>
              </w:rPr>
            </w:pPr>
            <w:r>
              <w:rPr>
                <w:rFonts w:ascii="Times New Roman" w:hAnsi="Times New Roman" w:cs="Times New Roman"/>
              </w:rPr>
              <w:t>AIC</w:t>
            </w:r>
          </w:p>
        </w:tc>
        <w:tc>
          <w:tcPr>
            <w:tcW w:w="1870" w:type="dxa"/>
          </w:tcPr>
          <w:p w14:paraId="17BD2B5D" w14:textId="27387B3F" w:rsidR="00A87CDD" w:rsidRDefault="00A87CDD" w:rsidP="00955049">
            <w:pPr>
              <w:spacing w:line="360" w:lineRule="auto"/>
              <w:rPr>
                <w:rFonts w:ascii="Times New Roman" w:hAnsi="Times New Roman" w:cs="Times New Roman"/>
              </w:rPr>
            </w:pPr>
            <w:r>
              <w:rPr>
                <w:rFonts w:ascii="Times New Roman" w:hAnsi="Times New Roman" w:cs="Times New Roman"/>
              </w:rPr>
              <w:t>delta</w:t>
            </w:r>
          </w:p>
        </w:tc>
      </w:tr>
      <w:tr w:rsidR="00A87CDD" w14:paraId="6051C0D4" w14:textId="77777777" w:rsidTr="00A87CDD">
        <w:tc>
          <w:tcPr>
            <w:tcW w:w="1870" w:type="dxa"/>
          </w:tcPr>
          <w:p w14:paraId="61A69982" w14:textId="70484804" w:rsidR="00A87CDD" w:rsidRDefault="00A87CDD" w:rsidP="00955049">
            <w:pPr>
              <w:spacing w:line="360" w:lineRule="auto"/>
              <w:rPr>
                <w:rFonts w:ascii="Times New Roman" w:hAnsi="Times New Roman" w:cs="Times New Roman"/>
              </w:rPr>
            </w:pPr>
            <w:r>
              <w:rPr>
                <w:rFonts w:ascii="Times New Roman" w:hAnsi="Times New Roman" w:cs="Times New Roman"/>
              </w:rPr>
              <w:lastRenderedPageBreak/>
              <w:t>Nutrient model</w:t>
            </w:r>
          </w:p>
        </w:tc>
        <w:tc>
          <w:tcPr>
            <w:tcW w:w="1870" w:type="dxa"/>
          </w:tcPr>
          <w:p w14:paraId="4F5BFE98" w14:textId="00935D72" w:rsidR="00A87CDD" w:rsidRDefault="00A87CDD" w:rsidP="00955049">
            <w:pPr>
              <w:spacing w:line="360" w:lineRule="auto"/>
              <w:rPr>
                <w:rFonts w:ascii="Times New Roman" w:hAnsi="Times New Roman" w:cs="Times New Roman"/>
              </w:rPr>
            </w:pPr>
            <w:r>
              <w:rPr>
                <w:rFonts w:ascii="Times New Roman" w:hAnsi="Times New Roman" w:cs="Times New Roman"/>
              </w:rPr>
              <w:t>11</w:t>
            </w:r>
          </w:p>
        </w:tc>
        <w:tc>
          <w:tcPr>
            <w:tcW w:w="1870" w:type="dxa"/>
          </w:tcPr>
          <w:p w14:paraId="1742FC6A" w14:textId="24892A45" w:rsidR="00A87CDD" w:rsidRDefault="00A87CDD" w:rsidP="00955049">
            <w:pPr>
              <w:spacing w:line="360" w:lineRule="auto"/>
              <w:rPr>
                <w:rFonts w:ascii="Times New Roman" w:hAnsi="Times New Roman" w:cs="Times New Roman"/>
              </w:rPr>
            </w:pPr>
            <w:r w:rsidRPr="00A87CDD">
              <w:rPr>
                <w:rFonts w:ascii="Times New Roman" w:hAnsi="Times New Roman" w:cs="Times New Roman"/>
              </w:rPr>
              <w:t>371.7745</w:t>
            </w:r>
          </w:p>
        </w:tc>
        <w:tc>
          <w:tcPr>
            <w:tcW w:w="1870" w:type="dxa"/>
          </w:tcPr>
          <w:p w14:paraId="7FDA3742" w14:textId="4F39A862" w:rsidR="00A87CDD" w:rsidRDefault="00A87CDD" w:rsidP="00955049">
            <w:pPr>
              <w:spacing w:line="360" w:lineRule="auto"/>
              <w:rPr>
                <w:rFonts w:ascii="Times New Roman" w:hAnsi="Times New Roman" w:cs="Times New Roman"/>
              </w:rPr>
            </w:pPr>
            <w:r>
              <w:rPr>
                <w:rFonts w:ascii="Times New Roman" w:hAnsi="Times New Roman" w:cs="Times New Roman"/>
              </w:rPr>
              <w:t>0</w:t>
            </w:r>
          </w:p>
        </w:tc>
      </w:tr>
      <w:tr w:rsidR="00A87CDD" w14:paraId="7D2175C7" w14:textId="77777777" w:rsidTr="00A87CDD">
        <w:tc>
          <w:tcPr>
            <w:tcW w:w="1870" w:type="dxa"/>
          </w:tcPr>
          <w:p w14:paraId="3B5F7EED" w14:textId="72A2CC2F" w:rsidR="00A87CDD" w:rsidRDefault="00A87CDD" w:rsidP="00955049">
            <w:pPr>
              <w:spacing w:line="360" w:lineRule="auto"/>
              <w:rPr>
                <w:rFonts w:ascii="Times New Roman" w:hAnsi="Times New Roman" w:cs="Times New Roman"/>
              </w:rPr>
            </w:pPr>
            <w:r>
              <w:rPr>
                <w:rFonts w:ascii="Times New Roman" w:hAnsi="Times New Roman" w:cs="Times New Roman"/>
              </w:rPr>
              <w:t>Temp model</w:t>
            </w:r>
          </w:p>
        </w:tc>
        <w:tc>
          <w:tcPr>
            <w:tcW w:w="1870" w:type="dxa"/>
          </w:tcPr>
          <w:p w14:paraId="599511E1" w14:textId="3E069E3E" w:rsidR="00A87CDD" w:rsidRDefault="00A87CDD" w:rsidP="00955049">
            <w:pPr>
              <w:spacing w:line="360" w:lineRule="auto"/>
              <w:rPr>
                <w:rFonts w:ascii="Times New Roman" w:hAnsi="Times New Roman" w:cs="Times New Roman"/>
              </w:rPr>
            </w:pPr>
            <w:r>
              <w:rPr>
                <w:rFonts w:ascii="Times New Roman" w:hAnsi="Times New Roman" w:cs="Times New Roman"/>
              </w:rPr>
              <w:t>11</w:t>
            </w:r>
          </w:p>
        </w:tc>
        <w:tc>
          <w:tcPr>
            <w:tcW w:w="1870" w:type="dxa"/>
          </w:tcPr>
          <w:p w14:paraId="46DBBF07" w14:textId="490E54CF" w:rsidR="00A87CDD" w:rsidRDefault="00A87CDD" w:rsidP="00955049">
            <w:pPr>
              <w:spacing w:line="360" w:lineRule="auto"/>
              <w:rPr>
                <w:rFonts w:ascii="Times New Roman" w:hAnsi="Times New Roman" w:cs="Times New Roman"/>
              </w:rPr>
            </w:pPr>
            <w:r w:rsidRPr="00A87CDD">
              <w:rPr>
                <w:rFonts w:ascii="Times New Roman" w:hAnsi="Times New Roman" w:cs="Times New Roman"/>
              </w:rPr>
              <w:t>374.1564</w:t>
            </w:r>
          </w:p>
        </w:tc>
        <w:tc>
          <w:tcPr>
            <w:tcW w:w="1870" w:type="dxa"/>
          </w:tcPr>
          <w:p w14:paraId="773C44A9" w14:textId="74B1C973" w:rsidR="00A87CDD" w:rsidRDefault="00A87CDD" w:rsidP="00955049">
            <w:pPr>
              <w:spacing w:line="360" w:lineRule="auto"/>
              <w:rPr>
                <w:rFonts w:ascii="Times New Roman" w:hAnsi="Times New Roman" w:cs="Times New Roman"/>
              </w:rPr>
            </w:pPr>
            <w:r w:rsidRPr="00A87CDD">
              <w:rPr>
                <w:rFonts w:ascii="Times New Roman" w:hAnsi="Times New Roman" w:cs="Times New Roman"/>
              </w:rPr>
              <w:t>2.381852</w:t>
            </w:r>
          </w:p>
        </w:tc>
      </w:tr>
      <w:tr w:rsidR="00A87CDD" w14:paraId="336E5C8F" w14:textId="77777777" w:rsidTr="00A87CDD">
        <w:tc>
          <w:tcPr>
            <w:tcW w:w="1870" w:type="dxa"/>
          </w:tcPr>
          <w:p w14:paraId="07B05D9D" w14:textId="75EEE538" w:rsidR="00A87CDD" w:rsidRDefault="00A87CDD" w:rsidP="00955049">
            <w:pPr>
              <w:spacing w:line="360" w:lineRule="auto"/>
              <w:rPr>
                <w:rFonts w:ascii="Times New Roman" w:hAnsi="Times New Roman" w:cs="Times New Roman"/>
              </w:rPr>
            </w:pPr>
            <w:r>
              <w:rPr>
                <w:rFonts w:ascii="Times New Roman" w:hAnsi="Times New Roman" w:cs="Times New Roman"/>
              </w:rPr>
              <w:t>Lat model</w:t>
            </w:r>
          </w:p>
        </w:tc>
        <w:tc>
          <w:tcPr>
            <w:tcW w:w="1870" w:type="dxa"/>
          </w:tcPr>
          <w:p w14:paraId="14040F81" w14:textId="7734A311" w:rsidR="00A87CDD" w:rsidRDefault="00A87CDD" w:rsidP="00955049">
            <w:pPr>
              <w:spacing w:line="360" w:lineRule="auto"/>
              <w:rPr>
                <w:rFonts w:ascii="Times New Roman" w:hAnsi="Times New Roman" w:cs="Times New Roman"/>
              </w:rPr>
            </w:pPr>
            <w:r>
              <w:rPr>
                <w:rFonts w:ascii="Times New Roman" w:hAnsi="Times New Roman" w:cs="Times New Roman"/>
              </w:rPr>
              <w:t>11</w:t>
            </w:r>
          </w:p>
        </w:tc>
        <w:tc>
          <w:tcPr>
            <w:tcW w:w="1870" w:type="dxa"/>
          </w:tcPr>
          <w:p w14:paraId="7AD37591" w14:textId="41A116B2" w:rsidR="00A87CDD" w:rsidRDefault="00A87CDD" w:rsidP="00955049">
            <w:pPr>
              <w:spacing w:line="360" w:lineRule="auto"/>
              <w:rPr>
                <w:rFonts w:ascii="Times New Roman" w:hAnsi="Times New Roman" w:cs="Times New Roman"/>
              </w:rPr>
            </w:pPr>
            <w:r w:rsidRPr="00A87CDD">
              <w:rPr>
                <w:rFonts w:ascii="Times New Roman" w:hAnsi="Times New Roman" w:cs="Times New Roman"/>
              </w:rPr>
              <w:t>374.6698</w:t>
            </w:r>
          </w:p>
        </w:tc>
        <w:tc>
          <w:tcPr>
            <w:tcW w:w="1870" w:type="dxa"/>
          </w:tcPr>
          <w:p w14:paraId="1D52343D" w14:textId="2B8C825A" w:rsidR="00A87CDD" w:rsidRDefault="00A87CDD" w:rsidP="00955049">
            <w:pPr>
              <w:spacing w:line="360" w:lineRule="auto"/>
              <w:rPr>
                <w:rFonts w:ascii="Times New Roman" w:hAnsi="Times New Roman" w:cs="Times New Roman"/>
              </w:rPr>
            </w:pPr>
            <w:r w:rsidRPr="00A87CDD">
              <w:rPr>
                <w:rFonts w:ascii="Times New Roman" w:hAnsi="Times New Roman" w:cs="Times New Roman"/>
              </w:rPr>
              <w:t>2.895248</w:t>
            </w:r>
          </w:p>
        </w:tc>
      </w:tr>
      <w:tr w:rsidR="00A87CDD" w14:paraId="678D628C" w14:textId="77777777" w:rsidTr="00A87CDD">
        <w:tc>
          <w:tcPr>
            <w:tcW w:w="1870" w:type="dxa"/>
          </w:tcPr>
          <w:p w14:paraId="2BE1A434" w14:textId="26ABE167" w:rsidR="00A87CDD" w:rsidRDefault="00A87CDD" w:rsidP="00955049">
            <w:pPr>
              <w:spacing w:line="360" w:lineRule="auto"/>
              <w:rPr>
                <w:rFonts w:ascii="Times New Roman" w:hAnsi="Times New Roman" w:cs="Times New Roman"/>
              </w:rPr>
            </w:pPr>
            <w:r>
              <w:rPr>
                <w:rFonts w:ascii="Times New Roman" w:hAnsi="Times New Roman" w:cs="Times New Roman"/>
              </w:rPr>
              <w:t>Null model</w:t>
            </w:r>
          </w:p>
        </w:tc>
        <w:tc>
          <w:tcPr>
            <w:tcW w:w="1870" w:type="dxa"/>
          </w:tcPr>
          <w:p w14:paraId="0A6538F5" w14:textId="37A2F4AC" w:rsidR="00A87CDD" w:rsidRDefault="00A87CDD" w:rsidP="00955049">
            <w:pPr>
              <w:spacing w:line="360" w:lineRule="auto"/>
              <w:rPr>
                <w:rFonts w:ascii="Times New Roman" w:hAnsi="Times New Roman" w:cs="Times New Roman"/>
              </w:rPr>
            </w:pPr>
            <w:r>
              <w:rPr>
                <w:rFonts w:ascii="Times New Roman" w:hAnsi="Times New Roman" w:cs="Times New Roman"/>
              </w:rPr>
              <w:t>3</w:t>
            </w:r>
          </w:p>
        </w:tc>
        <w:tc>
          <w:tcPr>
            <w:tcW w:w="1870" w:type="dxa"/>
          </w:tcPr>
          <w:p w14:paraId="6846CF37" w14:textId="15FB1F1E" w:rsidR="00A87CDD" w:rsidRDefault="00A87CDD" w:rsidP="00955049">
            <w:pPr>
              <w:spacing w:line="360" w:lineRule="auto"/>
              <w:rPr>
                <w:rFonts w:ascii="Times New Roman" w:hAnsi="Times New Roman" w:cs="Times New Roman"/>
              </w:rPr>
            </w:pPr>
            <w:r w:rsidRPr="00A87CDD">
              <w:rPr>
                <w:rFonts w:ascii="Times New Roman" w:hAnsi="Times New Roman" w:cs="Times New Roman"/>
              </w:rPr>
              <w:t>383.3575</w:t>
            </w:r>
          </w:p>
        </w:tc>
        <w:tc>
          <w:tcPr>
            <w:tcW w:w="1870" w:type="dxa"/>
          </w:tcPr>
          <w:p w14:paraId="7F88645E" w14:textId="721A117A" w:rsidR="00A87CDD" w:rsidRDefault="00A87CDD" w:rsidP="00955049">
            <w:pPr>
              <w:spacing w:line="360" w:lineRule="auto"/>
              <w:rPr>
                <w:rFonts w:ascii="Times New Roman" w:hAnsi="Times New Roman" w:cs="Times New Roman"/>
              </w:rPr>
            </w:pPr>
            <w:r w:rsidRPr="00A87CDD">
              <w:rPr>
                <w:rFonts w:ascii="Times New Roman" w:hAnsi="Times New Roman" w:cs="Times New Roman"/>
              </w:rPr>
              <w:t>11.582929</w:t>
            </w:r>
          </w:p>
        </w:tc>
      </w:tr>
    </w:tbl>
    <w:p w14:paraId="51223604" w14:textId="77777777" w:rsidR="00A87CDD" w:rsidRDefault="00A87CDD" w:rsidP="00955049">
      <w:pPr>
        <w:spacing w:line="360" w:lineRule="auto"/>
        <w:rPr>
          <w:rFonts w:ascii="Times New Roman" w:hAnsi="Times New Roman" w:cs="Times New Roman"/>
        </w:rPr>
      </w:pPr>
    </w:p>
    <w:p w14:paraId="725B5482" w14:textId="3A195D5F" w:rsidR="00955049" w:rsidRDefault="00955049" w:rsidP="00955049">
      <w:pPr>
        <w:spacing w:line="360" w:lineRule="auto"/>
        <w:rPr>
          <w:ins w:id="1425" w:author="Em Lim" w:date="2023-03-01T14:57:00Z"/>
          <w:rFonts w:ascii="Times New Roman" w:hAnsi="Times New Roman" w:cs="Times New Roman"/>
        </w:rPr>
      </w:pPr>
    </w:p>
    <w:p w14:paraId="6B9049EF" w14:textId="1C5327E4" w:rsidR="007540E9" w:rsidRDefault="007540E9" w:rsidP="007540E9">
      <w:pPr>
        <w:spacing w:line="360" w:lineRule="auto"/>
        <w:rPr>
          <w:ins w:id="1426" w:author="Em Lim" w:date="2023-03-01T14:58:00Z"/>
          <w:rFonts w:ascii="Times New Roman" w:hAnsi="Times New Roman" w:cs="Times New Roman"/>
        </w:rPr>
      </w:pPr>
      <w:ins w:id="1427" w:author="Em Lim" w:date="2023-03-01T14:57:00Z">
        <w:r>
          <w:rPr>
            <w:rFonts w:ascii="Times New Roman" w:hAnsi="Times New Roman" w:cs="Times New Roman"/>
          </w:rPr>
          <w:t xml:space="preserve">Table </w:t>
        </w:r>
      </w:ins>
      <w:ins w:id="1428" w:author="Em Lim" w:date="2023-03-01T15:12:00Z">
        <w:r w:rsidR="00A87CDD">
          <w:rPr>
            <w:rFonts w:ascii="Times New Roman" w:hAnsi="Times New Roman" w:cs="Times New Roman"/>
          </w:rPr>
          <w:t>2</w:t>
        </w:r>
      </w:ins>
      <w:ins w:id="1429" w:author="Em Lim" w:date="2023-03-01T14:57:00Z">
        <w:r>
          <w:rPr>
            <w:rFonts w:ascii="Times New Roman" w:hAnsi="Times New Roman" w:cs="Times New Roman"/>
          </w:rPr>
          <w:t>: Model output for background nutrients model</w:t>
        </w:r>
      </w:ins>
    </w:p>
    <w:tbl>
      <w:tblPr>
        <w:tblStyle w:val="TableGrid"/>
        <w:tblW w:w="0" w:type="auto"/>
        <w:tblLook w:val="04A0" w:firstRow="1" w:lastRow="0" w:firstColumn="1" w:lastColumn="0" w:noHBand="0" w:noVBand="1"/>
      </w:tblPr>
      <w:tblGrid>
        <w:gridCol w:w="2536"/>
        <w:gridCol w:w="1157"/>
        <w:gridCol w:w="1150"/>
        <w:gridCol w:w="1150"/>
        <w:gridCol w:w="1108"/>
        <w:gridCol w:w="1141"/>
      </w:tblGrid>
      <w:tr w:rsidR="007540E9" w14:paraId="691C9F72" w14:textId="77777777" w:rsidTr="009A4930">
        <w:trPr>
          <w:ins w:id="1430" w:author="Em Lim" w:date="2023-03-01T14:58:00Z"/>
        </w:trPr>
        <w:tc>
          <w:tcPr>
            <w:tcW w:w="2536" w:type="dxa"/>
          </w:tcPr>
          <w:p w14:paraId="1971373C" w14:textId="77777777" w:rsidR="007540E9" w:rsidRDefault="007540E9" w:rsidP="009A4930">
            <w:pPr>
              <w:spacing w:line="360" w:lineRule="auto"/>
              <w:rPr>
                <w:ins w:id="1431" w:author="Em Lim" w:date="2023-03-01T14:58:00Z"/>
                <w:rFonts w:ascii="Times New Roman" w:hAnsi="Times New Roman" w:cs="Times New Roman"/>
              </w:rPr>
            </w:pPr>
          </w:p>
        </w:tc>
        <w:tc>
          <w:tcPr>
            <w:tcW w:w="1157" w:type="dxa"/>
          </w:tcPr>
          <w:p w14:paraId="2760B15F" w14:textId="53EF3628" w:rsidR="007540E9" w:rsidRDefault="007540E9" w:rsidP="007540E9">
            <w:pPr>
              <w:spacing w:line="360" w:lineRule="auto"/>
              <w:jc w:val="center"/>
              <w:rPr>
                <w:ins w:id="1432" w:author="Em Lim" w:date="2023-03-01T14:58:00Z"/>
                <w:rFonts w:ascii="Times New Roman" w:hAnsi="Times New Roman" w:cs="Times New Roman"/>
              </w:rPr>
            </w:pPr>
            <w:ins w:id="1433" w:author="Em Lim" w:date="2023-03-01T14:58:00Z">
              <w:r w:rsidRPr="00955049">
                <w:rPr>
                  <w:rFonts w:ascii="Times New Roman" w:hAnsi="Times New Roman" w:cs="Times New Roman"/>
                </w:rPr>
                <w:t>estimate</w:t>
              </w:r>
            </w:ins>
          </w:p>
        </w:tc>
        <w:tc>
          <w:tcPr>
            <w:tcW w:w="1150" w:type="dxa"/>
          </w:tcPr>
          <w:p w14:paraId="4381424F" w14:textId="77777777" w:rsidR="007540E9" w:rsidRDefault="007540E9" w:rsidP="007540E9">
            <w:pPr>
              <w:spacing w:line="360" w:lineRule="auto"/>
              <w:jc w:val="center"/>
              <w:rPr>
                <w:ins w:id="1434" w:author="Em Lim" w:date="2023-03-01T14:58:00Z"/>
                <w:rFonts w:ascii="Times New Roman" w:hAnsi="Times New Roman" w:cs="Times New Roman"/>
              </w:rPr>
            </w:pPr>
            <w:ins w:id="1435" w:author="Em Lim" w:date="2023-03-01T14:58:00Z">
              <w:r>
                <w:rPr>
                  <w:rFonts w:ascii="Times New Roman" w:hAnsi="Times New Roman" w:cs="Times New Roman"/>
                </w:rPr>
                <w:t>SE</w:t>
              </w:r>
            </w:ins>
          </w:p>
        </w:tc>
        <w:tc>
          <w:tcPr>
            <w:tcW w:w="1150" w:type="dxa"/>
          </w:tcPr>
          <w:p w14:paraId="50D99E66" w14:textId="77777777" w:rsidR="007540E9" w:rsidRDefault="007540E9" w:rsidP="007540E9">
            <w:pPr>
              <w:spacing w:line="360" w:lineRule="auto"/>
              <w:jc w:val="center"/>
              <w:rPr>
                <w:ins w:id="1436" w:author="Em Lim" w:date="2023-03-01T14:58:00Z"/>
                <w:rFonts w:ascii="Times New Roman" w:hAnsi="Times New Roman" w:cs="Times New Roman"/>
              </w:rPr>
            </w:pPr>
            <w:ins w:id="1437" w:author="Em Lim" w:date="2023-03-01T14:58:00Z">
              <w:r>
                <w:rPr>
                  <w:rFonts w:ascii="Times New Roman" w:hAnsi="Times New Roman" w:cs="Times New Roman"/>
                </w:rPr>
                <w:t>t-value</w:t>
              </w:r>
            </w:ins>
          </w:p>
        </w:tc>
        <w:tc>
          <w:tcPr>
            <w:tcW w:w="1108" w:type="dxa"/>
          </w:tcPr>
          <w:p w14:paraId="479E96C1" w14:textId="77777777" w:rsidR="007540E9" w:rsidRDefault="007540E9" w:rsidP="007540E9">
            <w:pPr>
              <w:spacing w:line="360" w:lineRule="auto"/>
              <w:jc w:val="center"/>
              <w:rPr>
                <w:ins w:id="1438" w:author="Em Lim" w:date="2023-03-01T14:58:00Z"/>
                <w:rFonts w:ascii="Times New Roman" w:hAnsi="Times New Roman" w:cs="Times New Roman"/>
              </w:rPr>
            </w:pPr>
            <w:proofErr w:type="spellStart"/>
            <w:ins w:id="1439" w:author="Em Lim" w:date="2023-03-01T14:58:00Z">
              <w:r>
                <w:rPr>
                  <w:rFonts w:ascii="Times New Roman" w:hAnsi="Times New Roman" w:cs="Times New Roman"/>
                </w:rPr>
                <w:t>df</w:t>
              </w:r>
              <w:proofErr w:type="spellEnd"/>
            </w:ins>
          </w:p>
        </w:tc>
        <w:tc>
          <w:tcPr>
            <w:tcW w:w="1141" w:type="dxa"/>
          </w:tcPr>
          <w:p w14:paraId="2A0A52F1" w14:textId="77777777" w:rsidR="007540E9" w:rsidRDefault="007540E9" w:rsidP="007540E9">
            <w:pPr>
              <w:spacing w:line="360" w:lineRule="auto"/>
              <w:jc w:val="center"/>
              <w:rPr>
                <w:ins w:id="1440" w:author="Em Lim" w:date="2023-03-01T14:58:00Z"/>
                <w:rFonts w:ascii="Times New Roman" w:hAnsi="Times New Roman" w:cs="Times New Roman"/>
              </w:rPr>
            </w:pPr>
            <w:ins w:id="1441" w:author="Em Lim" w:date="2023-03-01T14:58:00Z">
              <w:r>
                <w:rPr>
                  <w:rFonts w:ascii="Times New Roman" w:hAnsi="Times New Roman" w:cs="Times New Roman"/>
                </w:rPr>
                <w:t>p-value</w:t>
              </w:r>
            </w:ins>
          </w:p>
        </w:tc>
      </w:tr>
      <w:tr w:rsidR="007540E9" w14:paraId="3C3CE872" w14:textId="77777777" w:rsidTr="009A4930">
        <w:trPr>
          <w:ins w:id="1442" w:author="Em Lim" w:date="2023-03-01T14:58:00Z"/>
        </w:trPr>
        <w:tc>
          <w:tcPr>
            <w:tcW w:w="2536" w:type="dxa"/>
          </w:tcPr>
          <w:p w14:paraId="0A1DC597" w14:textId="77777777" w:rsidR="007540E9" w:rsidRDefault="007540E9" w:rsidP="009A4930">
            <w:pPr>
              <w:spacing w:line="360" w:lineRule="auto"/>
              <w:rPr>
                <w:ins w:id="1443" w:author="Em Lim" w:date="2023-03-01T14:58:00Z"/>
                <w:rFonts w:ascii="Times New Roman" w:hAnsi="Times New Roman" w:cs="Times New Roman"/>
              </w:rPr>
            </w:pPr>
            <w:ins w:id="1444" w:author="Em Lim" w:date="2023-03-01T14:58:00Z">
              <w:r>
                <w:rPr>
                  <w:rFonts w:ascii="Times New Roman" w:hAnsi="Times New Roman" w:cs="Times New Roman"/>
                </w:rPr>
                <w:t>Intercept</w:t>
              </w:r>
            </w:ins>
          </w:p>
        </w:tc>
        <w:tc>
          <w:tcPr>
            <w:tcW w:w="1157" w:type="dxa"/>
          </w:tcPr>
          <w:p w14:paraId="3331D7EC" w14:textId="73F1BAB7" w:rsidR="007540E9" w:rsidRDefault="007540E9" w:rsidP="007540E9">
            <w:pPr>
              <w:spacing w:line="360" w:lineRule="auto"/>
              <w:jc w:val="center"/>
              <w:rPr>
                <w:ins w:id="1445" w:author="Em Lim" w:date="2023-03-01T14:58:00Z"/>
                <w:rFonts w:ascii="Times New Roman" w:hAnsi="Times New Roman" w:cs="Times New Roman"/>
              </w:rPr>
            </w:pPr>
            <w:ins w:id="1446" w:author="Em Lim" w:date="2023-03-01T14:59:00Z">
              <w:r w:rsidRPr="007540E9">
                <w:rPr>
                  <w:rFonts w:ascii="Times New Roman" w:hAnsi="Times New Roman" w:cs="Times New Roman"/>
                </w:rPr>
                <w:t>0.5892</w:t>
              </w:r>
            </w:ins>
          </w:p>
        </w:tc>
        <w:tc>
          <w:tcPr>
            <w:tcW w:w="1150" w:type="dxa"/>
          </w:tcPr>
          <w:p w14:paraId="1A3536B4" w14:textId="7386DAA4" w:rsidR="007540E9" w:rsidRDefault="007540E9" w:rsidP="007540E9">
            <w:pPr>
              <w:spacing w:line="360" w:lineRule="auto"/>
              <w:jc w:val="center"/>
              <w:rPr>
                <w:ins w:id="1447" w:author="Em Lim" w:date="2023-03-01T14:58:00Z"/>
                <w:rFonts w:ascii="Times New Roman" w:hAnsi="Times New Roman" w:cs="Times New Roman"/>
              </w:rPr>
            </w:pPr>
            <w:ins w:id="1448" w:author="Em Lim" w:date="2023-03-01T15:00:00Z">
              <w:r w:rsidRPr="007540E9">
                <w:rPr>
                  <w:rFonts w:ascii="Times New Roman" w:hAnsi="Times New Roman" w:cs="Times New Roman"/>
                </w:rPr>
                <w:t>0.1580</w:t>
              </w:r>
            </w:ins>
          </w:p>
        </w:tc>
        <w:tc>
          <w:tcPr>
            <w:tcW w:w="1150" w:type="dxa"/>
          </w:tcPr>
          <w:p w14:paraId="06805330" w14:textId="4DD17A56" w:rsidR="007540E9" w:rsidRDefault="007540E9" w:rsidP="007540E9">
            <w:pPr>
              <w:spacing w:line="360" w:lineRule="auto"/>
              <w:jc w:val="center"/>
              <w:rPr>
                <w:ins w:id="1449" w:author="Em Lim" w:date="2023-03-01T14:58:00Z"/>
                <w:rFonts w:ascii="Times New Roman" w:hAnsi="Times New Roman" w:cs="Times New Roman"/>
              </w:rPr>
            </w:pPr>
            <w:ins w:id="1450" w:author="Em Lim" w:date="2023-03-01T15:00:00Z">
              <w:r w:rsidRPr="007540E9">
                <w:rPr>
                  <w:rFonts w:ascii="Times New Roman" w:hAnsi="Times New Roman" w:cs="Times New Roman"/>
                </w:rPr>
                <w:t>3.7286</w:t>
              </w:r>
            </w:ins>
          </w:p>
        </w:tc>
        <w:tc>
          <w:tcPr>
            <w:tcW w:w="1108" w:type="dxa"/>
          </w:tcPr>
          <w:p w14:paraId="040409F8" w14:textId="71B5CC86" w:rsidR="007540E9" w:rsidRDefault="007540E9" w:rsidP="007540E9">
            <w:pPr>
              <w:spacing w:line="360" w:lineRule="auto"/>
              <w:jc w:val="center"/>
              <w:rPr>
                <w:ins w:id="1451" w:author="Em Lim" w:date="2023-03-01T14:58:00Z"/>
                <w:rFonts w:ascii="Times New Roman" w:hAnsi="Times New Roman" w:cs="Times New Roman"/>
              </w:rPr>
            </w:pPr>
            <w:ins w:id="1452" w:author="Em Lim" w:date="2023-03-01T15:00:00Z">
              <w:r w:rsidRPr="007540E9">
                <w:rPr>
                  <w:rFonts w:ascii="Times New Roman" w:hAnsi="Times New Roman" w:cs="Times New Roman"/>
                </w:rPr>
                <w:t>163</w:t>
              </w:r>
            </w:ins>
          </w:p>
        </w:tc>
        <w:tc>
          <w:tcPr>
            <w:tcW w:w="1141" w:type="dxa"/>
          </w:tcPr>
          <w:p w14:paraId="29FF250B" w14:textId="1AFD8D60" w:rsidR="007540E9" w:rsidRDefault="007540E9" w:rsidP="007540E9">
            <w:pPr>
              <w:spacing w:line="360" w:lineRule="auto"/>
              <w:jc w:val="center"/>
              <w:rPr>
                <w:ins w:id="1453" w:author="Em Lim" w:date="2023-03-01T14:58:00Z"/>
                <w:rFonts w:ascii="Times New Roman" w:hAnsi="Times New Roman" w:cs="Times New Roman"/>
              </w:rPr>
            </w:pPr>
            <w:ins w:id="1454" w:author="Em Lim" w:date="2023-03-01T15:00:00Z">
              <w:r w:rsidRPr="007540E9">
                <w:rPr>
                  <w:rFonts w:ascii="Times New Roman" w:hAnsi="Times New Roman" w:cs="Times New Roman"/>
                </w:rPr>
                <w:t>0.0003</w:t>
              </w:r>
            </w:ins>
          </w:p>
        </w:tc>
      </w:tr>
      <w:tr w:rsidR="007540E9" w14:paraId="73666893" w14:textId="77777777" w:rsidTr="009A4930">
        <w:trPr>
          <w:ins w:id="1455" w:author="Em Lim" w:date="2023-03-01T14:58:00Z"/>
        </w:trPr>
        <w:tc>
          <w:tcPr>
            <w:tcW w:w="2536" w:type="dxa"/>
          </w:tcPr>
          <w:p w14:paraId="07AE21E7" w14:textId="68C56CCA" w:rsidR="007540E9" w:rsidRDefault="007540E9" w:rsidP="009A4930">
            <w:pPr>
              <w:spacing w:line="360" w:lineRule="auto"/>
              <w:rPr>
                <w:ins w:id="1456" w:author="Em Lim" w:date="2023-03-01T14:58:00Z"/>
                <w:rFonts w:ascii="Times New Roman" w:hAnsi="Times New Roman" w:cs="Times New Roman"/>
              </w:rPr>
            </w:pPr>
            <w:proofErr w:type="spellStart"/>
            <w:ins w:id="1457" w:author="Em Lim" w:date="2023-03-01T14:59:00Z">
              <w:r>
                <w:rPr>
                  <w:rFonts w:ascii="Times New Roman" w:hAnsi="Times New Roman" w:cs="Times New Roman"/>
                </w:rPr>
                <w:t>Nut</w:t>
              </w:r>
            </w:ins>
            <w:ins w:id="1458" w:author="Em Lim" w:date="2023-03-01T14:58:00Z">
              <w:r>
                <w:rPr>
                  <w:rFonts w:ascii="Times New Roman" w:hAnsi="Times New Roman" w:cs="Times New Roman"/>
                </w:rPr>
                <w:t>_stand</w:t>
              </w:r>
              <w:proofErr w:type="spellEnd"/>
            </w:ins>
          </w:p>
        </w:tc>
        <w:tc>
          <w:tcPr>
            <w:tcW w:w="1157" w:type="dxa"/>
          </w:tcPr>
          <w:p w14:paraId="3E574F25" w14:textId="3297812E" w:rsidR="007540E9" w:rsidRDefault="007540E9" w:rsidP="007540E9">
            <w:pPr>
              <w:spacing w:line="360" w:lineRule="auto"/>
              <w:jc w:val="center"/>
              <w:rPr>
                <w:ins w:id="1459" w:author="Em Lim" w:date="2023-03-01T14:58:00Z"/>
                <w:rFonts w:ascii="Times New Roman" w:hAnsi="Times New Roman" w:cs="Times New Roman"/>
              </w:rPr>
            </w:pPr>
            <w:ins w:id="1460" w:author="Em Lim" w:date="2023-03-01T15:00:00Z">
              <w:r w:rsidRPr="007540E9">
                <w:rPr>
                  <w:rFonts w:ascii="Times New Roman" w:hAnsi="Times New Roman" w:cs="Times New Roman"/>
                </w:rPr>
                <w:t>0.1275</w:t>
              </w:r>
            </w:ins>
          </w:p>
        </w:tc>
        <w:tc>
          <w:tcPr>
            <w:tcW w:w="1150" w:type="dxa"/>
          </w:tcPr>
          <w:p w14:paraId="36840912" w14:textId="553A06BF" w:rsidR="007540E9" w:rsidRDefault="007540E9" w:rsidP="007540E9">
            <w:pPr>
              <w:spacing w:line="360" w:lineRule="auto"/>
              <w:jc w:val="center"/>
              <w:rPr>
                <w:ins w:id="1461" w:author="Em Lim" w:date="2023-03-01T14:58:00Z"/>
                <w:rFonts w:ascii="Times New Roman" w:hAnsi="Times New Roman" w:cs="Times New Roman"/>
              </w:rPr>
            </w:pPr>
            <w:ins w:id="1462" w:author="Em Lim" w:date="2023-03-01T15:00:00Z">
              <w:r w:rsidRPr="007540E9">
                <w:rPr>
                  <w:rFonts w:ascii="Times New Roman" w:hAnsi="Times New Roman" w:cs="Times New Roman"/>
                </w:rPr>
                <w:t>0.0748</w:t>
              </w:r>
            </w:ins>
          </w:p>
        </w:tc>
        <w:tc>
          <w:tcPr>
            <w:tcW w:w="1150" w:type="dxa"/>
          </w:tcPr>
          <w:p w14:paraId="025CCE16" w14:textId="66EDB4DB" w:rsidR="007540E9" w:rsidRDefault="007540E9" w:rsidP="007540E9">
            <w:pPr>
              <w:spacing w:line="360" w:lineRule="auto"/>
              <w:jc w:val="center"/>
              <w:rPr>
                <w:ins w:id="1463" w:author="Em Lim" w:date="2023-03-01T14:58:00Z"/>
                <w:rFonts w:ascii="Times New Roman" w:hAnsi="Times New Roman" w:cs="Times New Roman"/>
              </w:rPr>
            </w:pPr>
            <w:ins w:id="1464" w:author="Em Lim" w:date="2023-03-01T15:00:00Z">
              <w:r w:rsidRPr="007540E9">
                <w:rPr>
                  <w:rFonts w:ascii="Times New Roman" w:hAnsi="Times New Roman" w:cs="Times New Roman"/>
                </w:rPr>
                <w:t>1.7039</w:t>
              </w:r>
            </w:ins>
          </w:p>
        </w:tc>
        <w:tc>
          <w:tcPr>
            <w:tcW w:w="1108" w:type="dxa"/>
          </w:tcPr>
          <w:p w14:paraId="3D5ACD9A" w14:textId="77777777" w:rsidR="007540E9" w:rsidRDefault="007540E9" w:rsidP="007540E9">
            <w:pPr>
              <w:spacing w:line="360" w:lineRule="auto"/>
              <w:jc w:val="center"/>
              <w:rPr>
                <w:ins w:id="1465" w:author="Em Lim" w:date="2023-03-01T14:58:00Z"/>
                <w:rFonts w:ascii="Times New Roman" w:hAnsi="Times New Roman" w:cs="Times New Roman"/>
              </w:rPr>
            </w:pPr>
            <w:ins w:id="1466" w:author="Em Lim" w:date="2023-03-01T14:58:00Z">
              <w:r w:rsidRPr="007B4CFE">
                <w:rPr>
                  <w:rFonts w:ascii="Times New Roman" w:hAnsi="Times New Roman" w:cs="Times New Roman"/>
                </w:rPr>
                <w:t>163</w:t>
              </w:r>
            </w:ins>
          </w:p>
        </w:tc>
        <w:tc>
          <w:tcPr>
            <w:tcW w:w="1141" w:type="dxa"/>
          </w:tcPr>
          <w:p w14:paraId="5F8E5BD8" w14:textId="23E5A14A" w:rsidR="007540E9" w:rsidRDefault="007540E9" w:rsidP="007540E9">
            <w:pPr>
              <w:spacing w:line="360" w:lineRule="auto"/>
              <w:jc w:val="center"/>
              <w:rPr>
                <w:ins w:id="1467" w:author="Em Lim" w:date="2023-03-01T14:58:00Z"/>
                <w:rFonts w:ascii="Times New Roman" w:hAnsi="Times New Roman" w:cs="Times New Roman"/>
              </w:rPr>
            </w:pPr>
            <w:ins w:id="1468" w:author="Em Lim" w:date="2023-03-01T15:00:00Z">
              <w:r w:rsidRPr="007540E9">
                <w:rPr>
                  <w:rFonts w:ascii="Times New Roman" w:hAnsi="Times New Roman" w:cs="Times New Roman"/>
                </w:rPr>
                <w:t>0.0903</w:t>
              </w:r>
            </w:ins>
          </w:p>
        </w:tc>
      </w:tr>
      <w:tr w:rsidR="007540E9" w14:paraId="766A7809" w14:textId="77777777" w:rsidTr="009A4930">
        <w:trPr>
          <w:ins w:id="1469" w:author="Em Lim" w:date="2023-03-01T14:58:00Z"/>
        </w:trPr>
        <w:tc>
          <w:tcPr>
            <w:tcW w:w="2536" w:type="dxa"/>
          </w:tcPr>
          <w:p w14:paraId="3AC6B9F3" w14:textId="77777777" w:rsidR="007540E9" w:rsidRDefault="007540E9" w:rsidP="009A4930">
            <w:pPr>
              <w:spacing w:line="360" w:lineRule="auto"/>
              <w:rPr>
                <w:ins w:id="1470" w:author="Em Lim" w:date="2023-03-01T14:58:00Z"/>
                <w:rFonts w:ascii="Times New Roman" w:hAnsi="Times New Roman" w:cs="Times New Roman"/>
              </w:rPr>
            </w:pPr>
            <w:ins w:id="1471" w:author="Em Lim" w:date="2023-03-01T14:58:00Z">
              <w:r>
                <w:rPr>
                  <w:rFonts w:ascii="Times New Roman" w:hAnsi="Times New Roman" w:cs="Times New Roman"/>
                </w:rPr>
                <w:t>Natural2</w:t>
              </w:r>
            </w:ins>
          </w:p>
        </w:tc>
        <w:tc>
          <w:tcPr>
            <w:tcW w:w="1157" w:type="dxa"/>
          </w:tcPr>
          <w:p w14:paraId="74D88481" w14:textId="20A1CE01" w:rsidR="007540E9" w:rsidRDefault="007540E9" w:rsidP="007540E9">
            <w:pPr>
              <w:spacing w:line="360" w:lineRule="auto"/>
              <w:jc w:val="center"/>
              <w:rPr>
                <w:ins w:id="1472" w:author="Em Lim" w:date="2023-03-01T14:58:00Z"/>
                <w:rFonts w:ascii="Times New Roman" w:hAnsi="Times New Roman" w:cs="Times New Roman"/>
              </w:rPr>
            </w:pPr>
            <w:ins w:id="1473" w:author="Em Lim" w:date="2023-03-01T15:00:00Z">
              <w:r w:rsidRPr="007540E9">
                <w:rPr>
                  <w:rFonts w:ascii="Times New Roman" w:hAnsi="Times New Roman" w:cs="Times New Roman"/>
                </w:rPr>
                <w:t>-0.2251</w:t>
              </w:r>
            </w:ins>
          </w:p>
        </w:tc>
        <w:tc>
          <w:tcPr>
            <w:tcW w:w="1150" w:type="dxa"/>
          </w:tcPr>
          <w:p w14:paraId="316031EA" w14:textId="6874122F" w:rsidR="007540E9" w:rsidRDefault="007540E9" w:rsidP="007540E9">
            <w:pPr>
              <w:spacing w:line="360" w:lineRule="auto"/>
              <w:jc w:val="center"/>
              <w:rPr>
                <w:ins w:id="1474" w:author="Em Lim" w:date="2023-03-01T14:58:00Z"/>
                <w:rFonts w:ascii="Times New Roman" w:hAnsi="Times New Roman" w:cs="Times New Roman"/>
              </w:rPr>
            </w:pPr>
            <w:ins w:id="1475" w:author="Em Lim" w:date="2023-03-01T15:00:00Z">
              <w:r w:rsidRPr="007540E9">
                <w:rPr>
                  <w:rFonts w:ascii="Times New Roman" w:hAnsi="Times New Roman" w:cs="Times New Roman"/>
                </w:rPr>
                <w:t>0.2287</w:t>
              </w:r>
            </w:ins>
          </w:p>
        </w:tc>
        <w:tc>
          <w:tcPr>
            <w:tcW w:w="1150" w:type="dxa"/>
          </w:tcPr>
          <w:p w14:paraId="5267AAF5" w14:textId="0091C50D" w:rsidR="007540E9" w:rsidRDefault="007540E9" w:rsidP="007540E9">
            <w:pPr>
              <w:spacing w:line="360" w:lineRule="auto"/>
              <w:jc w:val="center"/>
              <w:rPr>
                <w:ins w:id="1476" w:author="Em Lim" w:date="2023-03-01T14:58:00Z"/>
                <w:rFonts w:ascii="Times New Roman" w:hAnsi="Times New Roman" w:cs="Times New Roman"/>
              </w:rPr>
            </w:pPr>
            <w:ins w:id="1477" w:author="Em Lim" w:date="2023-03-01T15:01:00Z">
              <w:r w:rsidRPr="007540E9">
                <w:rPr>
                  <w:rFonts w:ascii="Times New Roman" w:hAnsi="Times New Roman" w:cs="Times New Roman"/>
                </w:rPr>
                <w:t>-0.9843</w:t>
              </w:r>
            </w:ins>
          </w:p>
        </w:tc>
        <w:tc>
          <w:tcPr>
            <w:tcW w:w="1108" w:type="dxa"/>
          </w:tcPr>
          <w:p w14:paraId="6E1667BF" w14:textId="77777777" w:rsidR="007540E9" w:rsidRDefault="007540E9" w:rsidP="007540E9">
            <w:pPr>
              <w:spacing w:line="360" w:lineRule="auto"/>
              <w:jc w:val="center"/>
              <w:rPr>
                <w:ins w:id="1478" w:author="Em Lim" w:date="2023-03-01T14:58:00Z"/>
                <w:rFonts w:ascii="Times New Roman" w:hAnsi="Times New Roman" w:cs="Times New Roman"/>
              </w:rPr>
            </w:pPr>
            <w:ins w:id="1479" w:author="Em Lim" w:date="2023-03-01T14:58:00Z">
              <w:r w:rsidRPr="007B4CFE">
                <w:rPr>
                  <w:rFonts w:ascii="Times New Roman" w:hAnsi="Times New Roman" w:cs="Times New Roman"/>
                </w:rPr>
                <w:t>163</w:t>
              </w:r>
            </w:ins>
          </w:p>
        </w:tc>
        <w:tc>
          <w:tcPr>
            <w:tcW w:w="1141" w:type="dxa"/>
          </w:tcPr>
          <w:p w14:paraId="6C96F60E" w14:textId="00997EE8" w:rsidR="007540E9" w:rsidRDefault="007540E9" w:rsidP="007540E9">
            <w:pPr>
              <w:spacing w:line="360" w:lineRule="auto"/>
              <w:jc w:val="center"/>
              <w:rPr>
                <w:ins w:id="1480" w:author="Em Lim" w:date="2023-03-01T14:58:00Z"/>
                <w:rFonts w:ascii="Times New Roman" w:hAnsi="Times New Roman" w:cs="Times New Roman"/>
              </w:rPr>
            </w:pPr>
            <w:ins w:id="1481" w:author="Em Lim" w:date="2023-03-01T15:01:00Z">
              <w:r w:rsidRPr="007540E9">
                <w:rPr>
                  <w:rFonts w:ascii="Times New Roman" w:hAnsi="Times New Roman" w:cs="Times New Roman"/>
                </w:rPr>
                <w:t>0.3264</w:t>
              </w:r>
            </w:ins>
          </w:p>
        </w:tc>
      </w:tr>
      <w:tr w:rsidR="007540E9" w14:paraId="23346824" w14:textId="77777777" w:rsidTr="009A4930">
        <w:trPr>
          <w:ins w:id="1482" w:author="Em Lim" w:date="2023-03-01T14:58:00Z"/>
        </w:trPr>
        <w:tc>
          <w:tcPr>
            <w:tcW w:w="2536" w:type="dxa"/>
          </w:tcPr>
          <w:p w14:paraId="6D8BE255" w14:textId="77777777" w:rsidR="007540E9" w:rsidRDefault="007540E9" w:rsidP="009A4930">
            <w:pPr>
              <w:spacing w:line="360" w:lineRule="auto"/>
              <w:rPr>
                <w:ins w:id="1483" w:author="Em Lim" w:date="2023-03-01T14:58:00Z"/>
                <w:rFonts w:ascii="Times New Roman" w:hAnsi="Times New Roman" w:cs="Times New Roman"/>
              </w:rPr>
            </w:pPr>
            <w:ins w:id="1484" w:author="Em Lim" w:date="2023-03-01T14:58:00Z">
              <w:r>
                <w:rPr>
                  <w:rFonts w:ascii="Times New Roman" w:hAnsi="Times New Roman" w:cs="Times New Roman"/>
                </w:rPr>
                <w:t>Natural3</w:t>
              </w:r>
            </w:ins>
          </w:p>
        </w:tc>
        <w:tc>
          <w:tcPr>
            <w:tcW w:w="1157" w:type="dxa"/>
          </w:tcPr>
          <w:p w14:paraId="2A76DAD4" w14:textId="383903B6" w:rsidR="007540E9" w:rsidRDefault="007540E9" w:rsidP="007540E9">
            <w:pPr>
              <w:spacing w:line="360" w:lineRule="auto"/>
              <w:jc w:val="center"/>
              <w:rPr>
                <w:ins w:id="1485" w:author="Em Lim" w:date="2023-03-01T14:58:00Z"/>
                <w:rFonts w:ascii="Times New Roman" w:hAnsi="Times New Roman" w:cs="Times New Roman"/>
              </w:rPr>
            </w:pPr>
            <w:ins w:id="1486" w:author="Em Lim" w:date="2023-03-01T15:01:00Z">
              <w:r w:rsidRPr="007540E9">
                <w:rPr>
                  <w:rFonts w:ascii="Times New Roman" w:hAnsi="Times New Roman" w:cs="Times New Roman"/>
                </w:rPr>
                <w:t>0.4254</w:t>
              </w:r>
            </w:ins>
          </w:p>
        </w:tc>
        <w:tc>
          <w:tcPr>
            <w:tcW w:w="1150" w:type="dxa"/>
          </w:tcPr>
          <w:p w14:paraId="2CB5CBE9" w14:textId="4FD24E5F" w:rsidR="007540E9" w:rsidRDefault="007540E9" w:rsidP="007540E9">
            <w:pPr>
              <w:spacing w:line="360" w:lineRule="auto"/>
              <w:jc w:val="center"/>
              <w:rPr>
                <w:ins w:id="1487" w:author="Em Lim" w:date="2023-03-01T14:58:00Z"/>
                <w:rFonts w:ascii="Times New Roman" w:hAnsi="Times New Roman" w:cs="Times New Roman"/>
              </w:rPr>
            </w:pPr>
            <w:ins w:id="1488" w:author="Em Lim" w:date="2023-03-01T15:01:00Z">
              <w:r w:rsidRPr="007540E9">
                <w:rPr>
                  <w:rFonts w:ascii="Times New Roman" w:hAnsi="Times New Roman" w:cs="Times New Roman"/>
                </w:rPr>
                <w:t>0.2149</w:t>
              </w:r>
            </w:ins>
          </w:p>
        </w:tc>
        <w:tc>
          <w:tcPr>
            <w:tcW w:w="1150" w:type="dxa"/>
          </w:tcPr>
          <w:p w14:paraId="555C7BC4" w14:textId="43320CA2" w:rsidR="007540E9" w:rsidRDefault="007540E9" w:rsidP="007540E9">
            <w:pPr>
              <w:spacing w:line="360" w:lineRule="auto"/>
              <w:jc w:val="center"/>
              <w:rPr>
                <w:ins w:id="1489" w:author="Em Lim" w:date="2023-03-01T14:58:00Z"/>
                <w:rFonts w:ascii="Times New Roman" w:hAnsi="Times New Roman" w:cs="Times New Roman"/>
              </w:rPr>
            </w:pPr>
            <w:ins w:id="1490" w:author="Em Lim" w:date="2023-03-01T15:01:00Z">
              <w:r w:rsidRPr="007540E9">
                <w:rPr>
                  <w:rFonts w:ascii="Times New Roman" w:hAnsi="Times New Roman" w:cs="Times New Roman"/>
                </w:rPr>
                <w:t>1.9798</w:t>
              </w:r>
            </w:ins>
          </w:p>
        </w:tc>
        <w:tc>
          <w:tcPr>
            <w:tcW w:w="1108" w:type="dxa"/>
          </w:tcPr>
          <w:p w14:paraId="5804EB0A" w14:textId="77777777" w:rsidR="007540E9" w:rsidRDefault="007540E9" w:rsidP="007540E9">
            <w:pPr>
              <w:spacing w:line="360" w:lineRule="auto"/>
              <w:jc w:val="center"/>
              <w:rPr>
                <w:ins w:id="1491" w:author="Em Lim" w:date="2023-03-01T14:58:00Z"/>
                <w:rFonts w:ascii="Times New Roman" w:hAnsi="Times New Roman" w:cs="Times New Roman"/>
              </w:rPr>
            </w:pPr>
            <w:ins w:id="1492" w:author="Em Lim" w:date="2023-03-01T14:58:00Z">
              <w:r w:rsidRPr="007B4CFE">
                <w:rPr>
                  <w:rFonts w:ascii="Times New Roman" w:hAnsi="Times New Roman" w:cs="Times New Roman"/>
                </w:rPr>
                <w:t>163</w:t>
              </w:r>
            </w:ins>
          </w:p>
        </w:tc>
        <w:tc>
          <w:tcPr>
            <w:tcW w:w="1141" w:type="dxa"/>
          </w:tcPr>
          <w:p w14:paraId="4FB9BA7F" w14:textId="019DEA19" w:rsidR="007540E9" w:rsidRDefault="007540E9" w:rsidP="007540E9">
            <w:pPr>
              <w:spacing w:line="360" w:lineRule="auto"/>
              <w:jc w:val="center"/>
              <w:rPr>
                <w:ins w:id="1493" w:author="Em Lim" w:date="2023-03-01T14:58:00Z"/>
                <w:rFonts w:ascii="Times New Roman" w:hAnsi="Times New Roman" w:cs="Times New Roman"/>
              </w:rPr>
            </w:pPr>
            <w:ins w:id="1494" w:author="Em Lim" w:date="2023-03-01T15:01:00Z">
              <w:r w:rsidRPr="007540E9">
                <w:rPr>
                  <w:rFonts w:ascii="Times New Roman" w:hAnsi="Times New Roman" w:cs="Times New Roman"/>
                </w:rPr>
                <w:t>0.0494</w:t>
              </w:r>
            </w:ins>
          </w:p>
        </w:tc>
      </w:tr>
      <w:tr w:rsidR="007540E9" w14:paraId="205B1D11" w14:textId="77777777" w:rsidTr="009A4930">
        <w:trPr>
          <w:ins w:id="1495" w:author="Em Lim" w:date="2023-03-01T14:58:00Z"/>
        </w:trPr>
        <w:tc>
          <w:tcPr>
            <w:tcW w:w="2536" w:type="dxa"/>
          </w:tcPr>
          <w:p w14:paraId="2C8BE3ED" w14:textId="77777777" w:rsidR="007540E9" w:rsidRDefault="007540E9" w:rsidP="009A4930">
            <w:pPr>
              <w:spacing w:line="360" w:lineRule="auto"/>
              <w:rPr>
                <w:ins w:id="1496" w:author="Em Lim" w:date="2023-03-01T14:58:00Z"/>
                <w:rFonts w:ascii="Times New Roman" w:hAnsi="Times New Roman" w:cs="Times New Roman"/>
              </w:rPr>
            </w:pPr>
            <w:ins w:id="1497" w:author="Em Lim" w:date="2023-03-01T14:58:00Z">
              <w:r>
                <w:rPr>
                  <w:rFonts w:ascii="Times New Roman" w:hAnsi="Times New Roman" w:cs="Times New Roman"/>
                </w:rPr>
                <w:t>Natural4</w:t>
              </w:r>
            </w:ins>
          </w:p>
        </w:tc>
        <w:tc>
          <w:tcPr>
            <w:tcW w:w="1157" w:type="dxa"/>
          </w:tcPr>
          <w:p w14:paraId="0DB3D371" w14:textId="0F67D65C" w:rsidR="007540E9" w:rsidRDefault="007540E9" w:rsidP="007540E9">
            <w:pPr>
              <w:spacing w:line="360" w:lineRule="auto"/>
              <w:jc w:val="center"/>
              <w:rPr>
                <w:ins w:id="1498" w:author="Em Lim" w:date="2023-03-01T14:58:00Z"/>
                <w:rFonts w:ascii="Times New Roman" w:hAnsi="Times New Roman" w:cs="Times New Roman"/>
              </w:rPr>
            </w:pPr>
            <w:ins w:id="1499" w:author="Em Lim" w:date="2023-03-01T15:01:00Z">
              <w:r w:rsidRPr="007540E9">
                <w:rPr>
                  <w:rFonts w:ascii="Times New Roman" w:hAnsi="Times New Roman" w:cs="Times New Roman"/>
                </w:rPr>
                <w:t>0.6170</w:t>
              </w:r>
            </w:ins>
          </w:p>
        </w:tc>
        <w:tc>
          <w:tcPr>
            <w:tcW w:w="1150" w:type="dxa"/>
          </w:tcPr>
          <w:p w14:paraId="46C34F72" w14:textId="34CDCB17" w:rsidR="007540E9" w:rsidRDefault="007540E9" w:rsidP="007540E9">
            <w:pPr>
              <w:spacing w:line="360" w:lineRule="auto"/>
              <w:jc w:val="center"/>
              <w:rPr>
                <w:ins w:id="1500" w:author="Em Lim" w:date="2023-03-01T14:58:00Z"/>
                <w:rFonts w:ascii="Times New Roman" w:hAnsi="Times New Roman" w:cs="Times New Roman"/>
              </w:rPr>
            </w:pPr>
            <w:ins w:id="1501" w:author="Em Lim" w:date="2023-03-01T15:01:00Z">
              <w:r w:rsidRPr="007540E9">
                <w:rPr>
                  <w:rFonts w:ascii="Times New Roman" w:hAnsi="Times New Roman" w:cs="Times New Roman"/>
                </w:rPr>
                <w:t>0.3119</w:t>
              </w:r>
            </w:ins>
          </w:p>
        </w:tc>
        <w:tc>
          <w:tcPr>
            <w:tcW w:w="1150" w:type="dxa"/>
          </w:tcPr>
          <w:p w14:paraId="4DCBA77F" w14:textId="3E888A21" w:rsidR="007540E9" w:rsidRDefault="007540E9" w:rsidP="007540E9">
            <w:pPr>
              <w:spacing w:line="360" w:lineRule="auto"/>
              <w:jc w:val="center"/>
              <w:rPr>
                <w:ins w:id="1502" w:author="Em Lim" w:date="2023-03-01T14:58:00Z"/>
                <w:rFonts w:ascii="Times New Roman" w:hAnsi="Times New Roman" w:cs="Times New Roman"/>
              </w:rPr>
            </w:pPr>
            <w:ins w:id="1503" w:author="Em Lim" w:date="2023-03-01T15:01:00Z">
              <w:r w:rsidRPr="007540E9">
                <w:rPr>
                  <w:rFonts w:ascii="Times New Roman" w:hAnsi="Times New Roman" w:cs="Times New Roman"/>
                </w:rPr>
                <w:t>1.9782</w:t>
              </w:r>
            </w:ins>
          </w:p>
        </w:tc>
        <w:tc>
          <w:tcPr>
            <w:tcW w:w="1108" w:type="dxa"/>
          </w:tcPr>
          <w:p w14:paraId="18E5A03C" w14:textId="77777777" w:rsidR="007540E9" w:rsidRDefault="007540E9" w:rsidP="007540E9">
            <w:pPr>
              <w:spacing w:line="360" w:lineRule="auto"/>
              <w:jc w:val="center"/>
              <w:rPr>
                <w:ins w:id="1504" w:author="Em Lim" w:date="2023-03-01T14:58:00Z"/>
                <w:rFonts w:ascii="Times New Roman" w:hAnsi="Times New Roman" w:cs="Times New Roman"/>
              </w:rPr>
            </w:pPr>
            <w:ins w:id="1505" w:author="Em Lim" w:date="2023-03-01T14:58:00Z">
              <w:r w:rsidRPr="007B4CFE">
                <w:rPr>
                  <w:rFonts w:ascii="Times New Roman" w:hAnsi="Times New Roman" w:cs="Times New Roman"/>
                </w:rPr>
                <w:t>163</w:t>
              </w:r>
            </w:ins>
          </w:p>
        </w:tc>
        <w:tc>
          <w:tcPr>
            <w:tcW w:w="1141" w:type="dxa"/>
          </w:tcPr>
          <w:p w14:paraId="3C40E342" w14:textId="2A7D26CC" w:rsidR="007540E9" w:rsidRDefault="007540E9" w:rsidP="007540E9">
            <w:pPr>
              <w:spacing w:line="360" w:lineRule="auto"/>
              <w:jc w:val="center"/>
              <w:rPr>
                <w:ins w:id="1506" w:author="Em Lim" w:date="2023-03-01T14:58:00Z"/>
                <w:rFonts w:ascii="Times New Roman" w:hAnsi="Times New Roman" w:cs="Times New Roman"/>
              </w:rPr>
            </w:pPr>
            <w:ins w:id="1507" w:author="Em Lim" w:date="2023-03-01T15:01:00Z">
              <w:r w:rsidRPr="007540E9">
                <w:rPr>
                  <w:rFonts w:ascii="Times New Roman" w:hAnsi="Times New Roman" w:cs="Times New Roman"/>
                </w:rPr>
                <w:t>0.0496</w:t>
              </w:r>
            </w:ins>
          </w:p>
        </w:tc>
      </w:tr>
      <w:tr w:rsidR="007540E9" w14:paraId="42864740" w14:textId="77777777" w:rsidTr="009A4930">
        <w:trPr>
          <w:ins w:id="1508" w:author="Em Lim" w:date="2023-03-01T14:58:00Z"/>
        </w:trPr>
        <w:tc>
          <w:tcPr>
            <w:tcW w:w="2536" w:type="dxa"/>
          </w:tcPr>
          <w:p w14:paraId="6276D098" w14:textId="77777777" w:rsidR="007540E9" w:rsidRDefault="007540E9" w:rsidP="009A4930">
            <w:pPr>
              <w:spacing w:line="360" w:lineRule="auto"/>
              <w:rPr>
                <w:ins w:id="1509" w:author="Em Lim" w:date="2023-03-01T14:58:00Z"/>
                <w:rFonts w:ascii="Times New Roman" w:hAnsi="Times New Roman" w:cs="Times New Roman"/>
              </w:rPr>
            </w:pPr>
            <w:ins w:id="1510" w:author="Em Lim" w:date="2023-03-01T14:58:00Z">
              <w:r>
                <w:rPr>
                  <w:rFonts w:ascii="Times New Roman" w:hAnsi="Times New Roman" w:cs="Times New Roman"/>
                </w:rPr>
                <w:t>Natural5</w:t>
              </w:r>
            </w:ins>
          </w:p>
        </w:tc>
        <w:tc>
          <w:tcPr>
            <w:tcW w:w="1157" w:type="dxa"/>
          </w:tcPr>
          <w:p w14:paraId="032D32A3" w14:textId="375A9FAC" w:rsidR="007540E9" w:rsidRDefault="007540E9" w:rsidP="007540E9">
            <w:pPr>
              <w:spacing w:line="360" w:lineRule="auto"/>
              <w:jc w:val="center"/>
              <w:rPr>
                <w:ins w:id="1511" w:author="Em Lim" w:date="2023-03-01T14:58:00Z"/>
                <w:rFonts w:ascii="Times New Roman" w:hAnsi="Times New Roman" w:cs="Times New Roman"/>
              </w:rPr>
            </w:pPr>
            <w:ins w:id="1512" w:author="Em Lim" w:date="2023-03-01T15:02:00Z">
              <w:r w:rsidRPr="007540E9">
                <w:rPr>
                  <w:rFonts w:ascii="Times New Roman" w:hAnsi="Times New Roman" w:cs="Times New Roman"/>
                </w:rPr>
                <w:t>0.0909</w:t>
              </w:r>
            </w:ins>
          </w:p>
        </w:tc>
        <w:tc>
          <w:tcPr>
            <w:tcW w:w="1150" w:type="dxa"/>
          </w:tcPr>
          <w:p w14:paraId="77FC3B67" w14:textId="658AEF94" w:rsidR="007540E9" w:rsidRDefault="007540E9" w:rsidP="007540E9">
            <w:pPr>
              <w:spacing w:line="360" w:lineRule="auto"/>
              <w:jc w:val="center"/>
              <w:rPr>
                <w:ins w:id="1513" w:author="Em Lim" w:date="2023-03-01T14:58:00Z"/>
                <w:rFonts w:ascii="Times New Roman" w:hAnsi="Times New Roman" w:cs="Times New Roman"/>
              </w:rPr>
            </w:pPr>
            <w:ins w:id="1514" w:author="Em Lim" w:date="2023-03-01T15:01:00Z">
              <w:r w:rsidRPr="007540E9">
                <w:rPr>
                  <w:rFonts w:ascii="Times New Roman" w:hAnsi="Times New Roman" w:cs="Times New Roman"/>
                </w:rPr>
                <w:t>0.2046</w:t>
              </w:r>
            </w:ins>
          </w:p>
        </w:tc>
        <w:tc>
          <w:tcPr>
            <w:tcW w:w="1150" w:type="dxa"/>
          </w:tcPr>
          <w:p w14:paraId="227FD45C" w14:textId="50F57198" w:rsidR="007540E9" w:rsidRDefault="007540E9" w:rsidP="007540E9">
            <w:pPr>
              <w:spacing w:line="360" w:lineRule="auto"/>
              <w:jc w:val="center"/>
              <w:rPr>
                <w:ins w:id="1515" w:author="Em Lim" w:date="2023-03-01T14:58:00Z"/>
                <w:rFonts w:ascii="Times New Roman" w:hAnsi="Times New Roman" w:cs="Times New Roman"/>
              </w:rPr>
            </w:pPr>
            <w:ins w:id="1516" w:author="Em Lim" w:date="2023-03-01T15:01:00Z">
              <w:r w:rsidRPr="007540E9">
                <w:rPr>
                  <w:rFonts w:ascii="Times New Roman" w:hAnsi="Times New Roman" w:cs="Times New Roman"/>
                </w:rPr>
                <w:t>0.4440</w:t>
              </w:r>
            </w:ins>
          </w:p>
        </w:tc>
        <w:tc>
          <w:tcPr>
            <w:tcW w:w="1108" w:type="dxa"/>
          </w:tcPr>
          <w:p w14:paraId="1D02943B" w14:textId="77777777" w:rsidR="007540E9" w:rsidRDefault="007540E9" w:rsidP="007540E9">
            <w:pPr>
              <w:spacing w:line="360" w:lineRule="auto"/>
              <w:jc w:val="center"/>
              <w:rPr>
                <w:ins w:id="1517" w:author="Em Lim" w:date="2023-03-01T14:58:00Z"/>
                <w:rFonts w:ascii="Times New Roman" w:hAnsi="Times New Roman" w:cs="Times New Roman"/>
              </w:rPr>
            </w:pPr>
            <w:ins w:id="1518" w:author="Em Lim" w:date="2023-03-01T14:58:00Z">
              <w:r w:rsidRPr="007B4CFE">
                <w:rPr>
                  <w:rFonts w:ascii="Times New Roman" w:hAnsi="Times New Roman" w:cs="Times New Roman"/>
                </w:rPr>
                <w:t>163</w:t>
              </w:r>
            </w:ins>
          </w:p>
        </w:tc>
        <w:tc>
          <w:tcPr>
            <w:tcW w:w="1141" w:type="dxa"/>
          </w:tcPr>
          <w:p w14:paraId="06FD67DD" w14:textId="56E461FB" w:rsidR="007540E9" w:rsidRDefault="007540E9" w:rsidP="007540E9">
            <w:pPr>
              <w:spacing w:line="360" w:lineRule="auto"/>
              <w:jc w:val="center"/>
              <w:rPr>
                <w:ins w:id="1519" w:author="Em Lim" w:date="2023-03-01T14:58:00Z"/>
                <w:rFonts w:ascii="Times New Roman" w:hAnsi="Times New Roman" w:cs="Times New Roman"/>
              </w:rPr>
            </w:pPr>
            <w:ins w:id="1520" w:author="Em Lim" w:date="2023-03-01T15:01:00Z">
              <w:r w:rsidRPr="007540E9">
                <w:rPr>
                  <w:rFonts w:ascii="Times New Roman" w:hAnsi="Times New Roman" w:cs="Times New Roman"/>
                </w:rPr>
                <w:t>0.6576</w:t>
              </w:r>
            </w:ins>
          </w:p>
        </w:tc>
      </w:tr>
      <w:tr w:rsidR="007540E9" w14:paraId="64C5E7B6" w14:textId="77777777" w:rsidTr="009A4930">
        <w:trPr>
          <w:ins w:id="1521" w:author="Em Lim" w:date="2023-03-01T14:58:00Z"/>
        </w:trPr>
        <w:tc>
          <w:tcPr>
            <w:tcW w:w="2536" w:type="dxa"/>
          </w:tcPr>
          <w:p w14:paraId="34684468" w14:textId="77777777" w:rsidR="007540E9" w:rsidRDefault="007540E9" w:rsidP="009A4930">
            <w:pPr>
              <w:spacing w:line="360" w:lineRule="auto"/>
              <w:rPr>
                <w:ins w:id="1522" w:author="Em Lim" w:date="2023-03-01T14:58:00Z"/>
                <w:rFonts w:ascii="Times New Roman" w:hAnsi="Times New Roman" w:cs="Times New Roman"/>
              </w:rPr>
            </w:pPr>
            <w:proofErr w:type="spellStart"/>
            <w:ins w:id="1523" w:author="Em Lim" w:date="2023-03-01T14:58:00Z">
              <w:r>
                <w:rPr>
                  <w:rFonts w:ascii="Times New Roman" w:hAnsi="Times New Roman" w:cs="Times New Roman"/>
                </w:rPr>
                <w:t>pp_groupCoral</w:t>
              </w:r>
              <w:proofErr w:type="spellEnd"/>
            </w:ins>
          </w:p>
        </w:tc>
        <w:tc>
          <w:tcPr>
            <w:tcW w:w="1157" w:type="dxa"/>
          </w:tcPr>
          <w:p w14:paraId="1F1521AD" w14:textId="4376FCCB" w:rsidR="007540E9" w:rsidRDefault="007540E9" w:rsidP="007540E9">
            <w:pPr>
              <w:spacing w:line="360" w:lineRule="auto"/>
              <w:jc w:val="center"/>
              <w:rPr>
                <w:ins w:id="1524" w:author="Em Lim" w:date="2023-03-01T14:58:00Z"/>
                <w:rFonts w:ascii="Times New Roman" w:hAnsi="Times New Roman" w:cs="Times New Roman"/>
              </w:rPr>
            </w:pPr>
            <w:ins w:id="1525" w:author="Em Lim" w:date="2023-03-01T15:02:00Z">
              <w:r w:rsidRPr="007540E9">
                <w:rPr>
                  <w:rFonts w:ascii="Times New Roman" w:hAnsi="Times New Roman" w:cs="Times New Roman"/>
                </w:rPr>
                <w:t>-0.1479</w:t>
              </w:r>
            </w:ins>
          </w:p>
        </w:tc>
        <w:tc>
          <w:tcPr>
            <w:tcW w:w="1150" w:type="dxa"/>
          </w:tcPr>
          <w:p w14:paraId="08B99FCD" w14:textId="538A7371" w:rsidR="007540E9" w:rsidRDefault="007540E9" w:rsidP="007540E9">
            <w:pPr>
              <w:spacing w:line="360" w:lineRule="auto"/>
              <w:jc w:val="center"/>
              <w:rPr>
                <w:ins w:id="1526" w:author="Em Lim" w:date="2023-03-01T14:58:00Z"/>
                <w:rFonts w:ascii="Times New Roman" w:hAnsi="Times New Roman" w:cs="Times New Roman"/>
              </w:rPr>
            </w:pPr>
            <w:ins w:id="1527" w:author="Em Lim" w:date="2023-03-01T15:02:00Z">
              <w:r w:rsidRPr="007540E9">
                <w:rPr>
                  <w:rFonts w:ascii="Times New Roman" w:hAnsi="Times New Roman" w:cs="Times New Roman"/>
                </w:rPr>
                <w:t>0.2030</w:t>
              </w:r>
            </w:ins>
          </w:p>
        </w:tc>
        <w:tc>
          <w:tcPr>
            <w:tcW w:w="1150" w:type="dxa"/>
          </w:tcPr>
          <w:p w14:paraId="5434268E" w14:textId="43CBE278" w:rsidR="007540E9" w:rsidRDefault="007540E9" w:rsidP="007540E9">
            <w:pPr>
              <w:spacing w:line="360" w:lineRule="auto"/>
              <w:jc w:val="center"/>
              <w:rPr>
                <w:ins w:id="1528" w:author="Em Lim" w:date="2023-03-01T14:58:00Z"/>
                <w:rFonts w:ascii="Times New Roman" w:hAnsi="Times New Roman" w:cs="Times New Roman"/>
              </w:rPr>
            </w:pPr>
            <w:ins w:id="1529" w:author="Em Lim" w:date="2023-03-01T15:02:00Z">
              <w:r w:rsidRPr="007540E9">
                <w:rPr>
                  <w:rFonts w:ascii="Times New Roman" w:hAnsi="Times New Roman" w:cs="Times New Roman"/>
                </w:rPr>
                <w:t>-0.7283</w:t>
              </w:r>
            </w:ins>
          </w:p>
        </w:tc>
        <w:tc>
          <w:tcPr>
            <w:tcW w:w="1108" w:type="dxa"/>
          </w:tcPr>
          <w:p w14:paraId="6FB8006E" w14:textId="77777777" w:rsidR="007540E9" w:rsidRDefault="007540E9" w:rsidP="007540E9">
            <w:pPr>
              <w:spacing w:line="360" w:lineRule="auto"/>
              <w:jc w:val="center"/>
              <w:rPr>
                <w:ins w:id="1530" w:author="Em Lim" w:date="2023-03-01T14:58:00Z"/>
                <w:rFonts w:ascii="Times New Roman" w:hAnsi="Times New Roman" w:cs="Times New Roman"/>
              </w:rPr>
            </w:pPr>
            <w:ins w:id="1531" w:author="Em Lim" w:date="2023-03-01T14:58:00Z">
              <w:r w:rsidRPr="007B4CFE">
                <w:rPr>
                  <w:rFonts w:ascii="Times New Roman" w:hAnsi="Times New Roman" w:cs="Times New Roman"/>
                </w:rPr>
                <w:t>163</w:t>
              </w:r>
            </w:ins>
          </w:p>
        </w:tc>
        <w:tc>
          <w:tcPr>
            <w:tcW w:w="1141" w:type="dxa"/>
          </w:tcPr>
          <w:p w14:paraId="00F57CEB" w14:textId="045C8CD3" w:rsidR="007540E9" w:rsidRDefault="007540E9" w:rsidP="007540E9">
            <w:pPr>
              <w:spacing w:line="360" w:lineRule="auto"/>
              <w:jc w:val="center"/>
              <w:rPr>
                <w:ins w:id="1532" w:author="Em Lim" w:date="2023-03-01T14:58:00Z"/>
                <w:rFonts w:ascii="Times New Roman" w:hAnsi="Times New Roman" w:cs="Times New Roman"/>
              </w:rPr>
            </w:pPr>
            <w:ins w:id="1533" w:author="Em Lim" w:date="2023-03-01T15:02:00Z">
              <w:r w:rsidRPr="007540E9">
                <w:rPr>
                  <w:rFonts w:ascii="Times New Roman" w:hAnsi="Times New Roman" w:cs="Times New Roman"/>
                </w:rPr>
                <w:t>0.4674</w:t>
              </w:r>
            </w:ins>
          </w:p>
        </w:tc>
      </w:tr>
      <w:tr w:rsidR="007540E9" w14:paraId="1A5154C1" w14:textId="77777777" w:rsidTr="009A4930">
        <w:trPr>
          <w:ins w:id="1534" w:author="Em Lim" w:date="2023-03-01T14:58:00Z"/>
        </w:trPr>
        <w:tc>
          <w:tcPr>
            <w:tcW w:w="2536" w:type="dxa"/>
          </w:tcPr>
          <w:p w14:paraId="17570EA2" w14:textId="77777777" w:rsidR="007540E9" w:rsidRDefault="007540E9" w:rsidP="009A4930">
            <w:pPr>
              <w:spacing w:line="360" w:lineRule="auto"/>
              <w:rPr>
                <w:ins w:id="1535" w:author="Em Lim" w:date="2023-03-01T14:58:00Z"/>
                <w:rFonts w:ascii="Times New Roman" w:hAnsi="Times New Roman" w:cs="Times New Roman"/>
              </w:rPr>
            </w:pPr>
            <w:proofErr w:type="spellStart"/>
            <w:ins w:id="1536" w:author="Em Lim" w:date="2023-03-01T14:58:00Z">
              <w:r>
                <w:rPr>
                  <w:rFonts w:ascii="Times New Roman" w:hAnsi="Times New Roman" w:cs="Times New Roman"/>
                </w:rPr>
                <w:t>pp_</w:t>
              </w:r>
              <w:r w:rsidRPr="00955049">
                <w:rPr>
                  <w:rFonts w:ascii="Times New Roman" w:hAnsi="Times New Roman" w:cs="Times New Roman"/>
                </w:rPr>
                <w:t>groupPhytoplankton</w:t>
              </w:r>
              <w:proofErr w:type="spellEnd"/>
              <w:r w:rsidRPr="00955049">
                <w:rPr>
                  <w:rFonts w:ascii="Times New Roman" w:hAnsi="Times New Roman" w:cs="Times New Roman"/>
                </w:rPr>
                <w:t xml:space="preserve"> </w:t>
              </w:r>
            </w:ins>
          </w:p>
        </w:tc>
        <w:tc>
          <w:tcPr>
            <w:tcW w:w="1157" w:type="dxa"/>
          </w:tcPr>
          <w:p w14:paraId="01D90FCF" w14:textId="6AD8BA9F" w:rsidR="007540E9" w:rsidRDefault="007540E9" w:rsidP="007540E9">
            <w:pPr>
              <w:spacing w:line="360" w:lineRule="auto"/>
              <w:jc w:val="center"/>
              <w:rPr>
                <w:ins w:id="1537" w:author="Em Lim" w:date="2023-03-01T14:58:00Z"/>
                <w:rFonts w:ascii="Times New Roman" w:hAnsi="Times New Roman" w:cs="Times New Roman"/>
              </w:rPr>
            </w:pPr>
            <w:ins w:id="1538" w:author="Em Lim" w:date="2023-03-01T15:02:00Z">
              <w:r w:rsidRPr="007540E9">
                <w:rPr>
                  <w:rFonts w:ascii="Times New Roman" w:hAnsi="Times New Roman" w:cs="Times New Roman"/>
                </w:rPr>
                <w:t>-0.5004</w:t>
              </w:r>
            </w:ins>
          </w:p>
        </w:tc>
        <w:tc>
          <w:tcPr>
            <w:tcW w:w="1150" w:type="dxa"/>
          </w:tcPr>
          <w:p w14:paraId="7F401917" w14:textId="0CA55820" w:rsidR="007540E9" w:rsidRDefault="007540E9" w:rsidP="007540E9">
            <w:pPr>
              <w:spacing w:line="360" w:lineRule="auto"/>
              <w:jc w:val="center"/>
              <w:rPr>
                <w:ins w:id="1539" w:author="Em Lim" w:date="2023-03-01T14:58:00Z"/>
                <w:rFonts w:ascii="Times New Roman" w:hAnsi="Times New Roman" w:cs="Times New Roman"/>
              </w:rPr>
            </w:pPr>
            <w:ins w:id="1540" w:author="Em Lim" w:date="2023-03-01T15:02:00Z">
              <w:r w:rsidRPr="007540E9">
                <w:rPr>
                  <w:rFonts w:ascii="Times New Roman" w:hAnsi="Times New Roman" w:cs="Times New Roman"/>
                </w:rPr>
                <w:t>0.2382</w:t>
              </w:r>
            </w:ins>
          </w:p>
        </w:tc>
        <w:tc>
          <w:tcPr>
            <w:tcW w:w="1150" w:type="dxa"/>
          </w:tcPr>
          <w:p w14:paraId="590F7D98" w14:textId="59785282" w:rsidR="007540E9" w:rsidRDefault="007540E9" w:rsidP="007540E9">
            <w:pPr>
              <w:spacing w:line="360" w:lineRule="auto"/>
              <w:jc w:val="center"/>
              <w:rPr>
                <w:ins w:id="1541" w:author="Em Lim" w:date="2023-03-01T14:58:00Z"/>
                <w:rFonts w:ascii="Times New Roman" w:hAnsi="Times New Roman" w:cs="Times New Roman"/>
              </w:rPr>
            </w:pPr>
            <w:ins w:id="1542" w:author="Em Lim" w:date="2023-03-01T15:02:00Z">
              <w:r w:rsidRPr="007540E9">
                <w:rPr>
                  <w:rFonts w:ascii="Times New Roman" w:hAnsi="Times New Roman" w:cs="Times New Roman"/>
                </w:rPr>
                <w:t>-2.1009</w:t>
              </w:r>
            </w:ins>
          </w:p>
        </w:tc>
        <w:tc>
          <w:tcPr>
            <w:tcW w:w="1108" w:type="dxa"/>
          </w:tcPr>
          <w:p w14:paraId="425212E6" w14:textId="77777777" w:rsidR="007540E9" w:rsidRDefault="007540E9" w:rsidP="007540E9">
            <w:pPr>
              <w:spacing w:line="360" w:lineRule="auto"/>
              <w:jc w:val="center"/>
              <w:rPr>
                <w:ins w:id="1543" w:author="Em Lim" w:date="2023-03-01T14:58:00Z"/>
                <w:rFonts w:ascii="Times New Roman" w:hAnsi="Times New Roman" w:cs="Times New Roman"/>
              </w:rPr>
            </w:pPr>
            <w:ins w:id="1544" w:author="Em Lim" w:date="2023-03-01T14:58:00Z">
              <w:r w:rsidRPr="007B4CFE">
                <w:rPr>
                  <w:rFonts w:ascii="Times New Roman" w:hAnsi="Times New Roman" w:cs="Times New Roman"/>
                </w:rPr>
                <w:t>163</w:t>
              </w:r>
            </w:ins>
          </w:p>
        </w:tc>
        <w:tc>
          <w:tcPr>
            <w:tcW w:w="1141" w:type="dxa"/>
          </w:tcPr>
          <w:p w14:paraId="61ABE3DC" w14:textId="73B879C9" w:rsidR="007540E9" w:rsidRDefault="007540E9" w:rsidP="007540E9">
            <w:pPr>
              <w:spacing w:line="360" w:lineRule="auto"/>
              <w:jc w:val="center"/>
              <w:rPr>
                <w:ins w:id="1545" w:author="Em Lim" w:date="2023-03-01T14:58:00Z"/>
                <w:rFonts w:ascii="Times New Roman" w:hAnsi="Times New Roman" w:cs="Times New Roman"/>
              </w:rPr>
            </w:pPr>
            <w:ins w:id="1546" w:author="Em Lim" w:date="2023-03-01T15:02:00Z">
              <w:r w:rsidRPr="007540E9">
                <w:rPr>
                  <w:rFonts w:ascii="Times New Roman" w:hAnsi="Times New Roman" w:cs="Times New Roman"/>
                </w:rPr>
                <w:t>0.0372</w:t>
              </w:r>
            </w:ins>
          </w:p>
        </w:tc>
      </w:tr>
      <w:tr w:rsidR="007540E9" w14:paraId="1E5B661A" w14:textId="77777777" w:rsidTr="009A4930">
        <w:trPr>
          <w:ins w:id="1547" w:author="Em Lim" w:date="2023-03-01T14:58:00Z"/>
        </w:trPr>
        <w:tc>
          <w:tcPr>
            <w:tcW w:w="2536" w:type="dxa"/>
          </w:tcPr>
          <w:p w14:paraId="3D2D1DD2" w14:textId="77777777" w:rsidR="007540E9" w:rsidRPr="00955049" w:rsidRDefault="007540E9" w:rsidP="009A4930">
            <w:pPr>
              <w:spacing w:line="360" w:lineRule="auto"/>
              <w:rPr>
                <w:ins w:id="1548" w:author="Em Lim" w:date="2023-03-01T14:58:00Z"/>
                <w:rFonts w:ascii="Times New Roman" w:hAnsi="Times New Roman" w:cs="Times New Roman"/>
              </w:rPr>
            </w:pPr>
            <w:proofErr w:type="spellStart"/>
            <w:ins w:id="1549" w:author="Em Lim" w:date="2023-03-01T14:58:00Z">
              <w:r>
                <w:rPr>
                  <w:rFonts w:ascii="Times New Roman" w:hAnsi="Times New Roman" w:cs="Times New Roman"/>
                </w:rPr>
                <w:t>pp_</w:t>
              </w:r>
              <w:r w:rsidRPr="00955049">
                <w:rPr>
                  <w:rFonts w:ascii="Times New Roman" w:hAnsi="Times New Roman" w:cs="Times New Roman"/>
                </w:rPr>
                <w:t>groupPlants</w:t>
              </w:r>
              <w:proofErr w:type="spellEnd"/>
            </w:ins>
          </w:p>
        </w:tc>
        <w:tc>
          <w:tcPr>
            <w:tcW w:w="1157" w:type="dxa"/>
          </w:tcPr>
          <w:p w14:paraId="06DDD37D" w14:textId="2A94740F" w:rsidR="007540E9" w:rsidRDefault="007540E9" w:rsidP="007540E9">
            <w:pPr>
              <w:spacing w:line="360" w:lineRule="auto"/>
              <w:jc w:val="center"/>
              <w:rPr>
                <w:ins w:id="1550" w:author="Em Lim" w:date="2023-03-01T14:58:00Z"/>
                <w:rFonts w:ascii="Times New Roman" w:hAnsi="Times New Roman" w:cs="Times New Roman"/>
              </w:rPr>
            </w:pPr>
            <w:ins w:id="1551" w:author="Em Lim" w:date="2023-03-01T15:03:00Z">
              <w:r w:rsidRPr="007540E9">
                <w:rPr>
                  <w:rFonts w:ascii="Times New Roman" w:hAnsi="Times New Roman" w:cs="Times New Roman"/>
                </w:rPr>
                <w:t>-0.5475</w:t>
              </w:r>
            </w:ins>
          </w:p>
        </w:tc>
        <w:tc>
          <w:tcPr>
            <w:tcW w:w="1150" w:type="dxa"/>
          </w:tcPr>
          <w:p w14:paraId="07071FDB" w14:textId="2E6DC52F" w:rsidR="007540E9" w:rsidRDefault="007540E9" w:rsidP="007540E9">
            <w:pPr>
              <w:spacing w:line="360" w:lineRule="auto"/>
              <w:jc w:val="center"/>
              <w:rPr>
                <w:ins w:id="1552" w:author="Em Lim" w:date="2023-03-01T14:58:00Z"/>
                <w:rFonts w:ascii="Times New Roman" w:hAnsi="Times New Roman" w:cs="Times New Roman"/>
              </w:rPr>
            </w:pPr>
            <w:ins w:id="1553" w:author="Em Lim" w:date="2023-03-01T15:02:00Z">
              <w:r w:rsidRPr="007540E9">
                <w:rPr>
                  <w:rFonts w:ascii="Times New Roman" w:hAnsi="Times New Roman" w:cs="Times New Roman"/>
                </w:rPr>
                <w:t>0.1958</w:t>
              </w:r>
            </w:ins>
          </w:p>
        </w:tc>
        <w:tc>
          <w:tcPr>
            <w:tcW w:w="1150" w:type="dxa"/>
          </w:tcPr>
          <w:p w14:paraId="375DC5F0" w14:textId="7E728D67" w:rsidR="007540E9" w:rsidRDefault="007540E9" w:rsidP="007540E9">
            <w:pPr>
              <w:spacing w:line="360" w:lineRule="auto"/>
              <w:jc w:val="center"/>
              <w:rPr>
                <w:ins w:id="1554" w:author="Em Lim" w:date="2023-03-01T14:58:00Z"/>
                <w:rFonts w:ascii="Times New Roman" w:hAnsi="Times New Roman" w:cs="Times New Roman"/>
              </w:rPr>
            </w:pPr>
            <w:ins w:id="1555" w:author="Em Lim" w:date="2023-03-01T15:02:00Z">
              <w:r w:rsidRPr="007540E9">
                <w:rPr>
                  <w:rFonts w:ascii="Times New Roman" w:hAnsi="Times New Roman" w:cs="Times New Roman"/>
                </w:rPr>
                <w:t>-2.7963</w:t>
              </w:r>
            </w:ins>
          </w:p>
        </w:tc>
        <w:tc>
          <w:tcPr>
            <w:tcW w:w="1108" w:type="dxa"/>
          </w:tcPr>
          <w:p w14:paraId="237F5691" w14:textId="77777777" w:rsidR="007540E9" w:rsidRDefault="007540E9" w:rsidP="007540E9">
            <w:pPr>
              <w:spacing w:line="360" w:lineRule="auto"/>
              <w:jc w:val="center"/>
              <w:rPr>
                <w:ins w:id="1556" w:author="Em Lim" w:date="2023-03-01T14:58:00Z"/>
                <w:rFonts w:ascii="Times New Roman" w:hAnsi="Times New Roman" w:cs="Times New Roman"/>
              </w:rPr>
            </w:pPr>
            <w:ins w:id="1557" w:author="Em Lim" w:date="2023-03-01T14:58:00Z">
              <w:r w:rsidRPr="007B4CFE">
                <w:rPr>
                  <w:rFonts w:ascii="Times New Roman" w:hAnsi="Times New Roman" w:cs="Times New Roman"/>
                </w:rPr>
                <w:t>163</w:t>
              </w:r>
            </w:ins>
          </w:p>
        </w:tc>
        <w:tc>
          <w:tcPr>
            <w:tcW w:w="1141" w:type="dxa"/>
          </w:tcPr>
          <w:p w14:paraId="6728AC00" w14:textId="06EA494C" w:rsidR="007540E9" w:rsidRDefault="007540E9" w:rsidP="007540E9">
            <w:pPr>
              <w:spacing w:line="360" w:lineRule="auto"/>
              <w:jc w:val="center"/>
              <w:rPr>
                <w:ins w:id="1558" w:author="Em Lim" w:date="2023-03-01T14:58:00Z"/>
                <w:rFonts w:ascii="Times New Roman" w:hAnsi="Times New Roman" w:cs="Times New Roman"/>
              </w:rPr>
            </w:pPr>
            <w:ins w:id="1559" w:author="Em Lim" w:date="2023-03-01T15:02:00Z">
              <w:r w:rsidRPr="007540E9">
                <w:rPr>
                  <w:rFonts w:ascii="Times New Roman" w:hAnsi="Times New Roman" w:cs="Times New Roman"/>
                </w:rPr>
                <w:t>0.0058</w:t>
              </w:r>
            </w:ins>
          </w:p>
        </w:tc>
      </w:tr>
    </w:tbl>
    <w:p w14:paraId="7A1FD994" w14:textId="6E1D1424" w:rsidR="007540E9" w:rsidRDefault="007540E9" w:rsidP="00955049">
      <w:pPr>
        <w:spacing w:line="360" w:lineRule="auto"/>
        <w:rPr>
          <w:ins w:id="1560" w:author="Em Lim" w:date="2023-03-01T14:57:00Z"/>
          <w:rFonts w:ascii="Times New Roman" w:hAnsi="Times New Roman" w:cs="Times New Roman"/>
        </w:rPr>
      </w:pPr>
    </w:p>
    <w:p w14:paraId="6C9AAC33" w14:textId="77777777" w:rsidR="007540E9" w:rsidRDefault="007540E9" w:rsidP="00955049">
      <w:pPr>
        <w:spacing w:line="360" w:lineRule="auto"/>
        <w:rPr>
          <w:rFonts w:ascii="Times New Roman" w:hAnsi="Times New Roman" w:cs="Times New Roman"/>
        </w:rPr>
      </w:pPr>
    </w:p>
    <w:p w14:paraId="4980879D" w14:textId="08EED147" w:rsidR="00955049" w:rsidRDefault="00955049" w:rsidP="00955049">
      <w:pPr>
        <w:spacing w:line="360" w:lineRule="auto"/>
        <w:rPr>
          <w:rFonts w:ascii="Times New Roman" w:hAnsi="Times New Roman" w:cs="Times New Roman"/>
        </w:rPr>
      </w:pPr>
      <w:r w:rsidRPr="00955049">
        <w:rPr>
          <w:rFonts w:ascii="Times New Roman" w:hAnsi="Times New Roman" w:cs="Times New Roman"/>
          <w:highlight w:val="yellow"/>
        </w:rPr>
        <w:t xml:space="preserve">Table </w:t>
      </w:r>
      <w:ins w:id="1561" w:author="Em Lim" w:date="2023-03-01T15:15:00Z">
        <w:r w:rsidR="00A87CDD">
          <w:rPr>
            <w:rFonts w:ascii="Times New Roman" w:hAnsi="Times New Roman" w:cs="Times New Roman"/>
            <w:highlight w:val="yellow"/>
          </w:rPr>
          <w:t>3</w:t>
        </w:r>
      </w:ins>
      <w:del w:id="1562" w:author="Em Lim" w:date="2023-03-01T15:15:00Z">
        <w:r w:rsidRPr="00955049" w:rsidDel="00A87CDD">
          <w:rPr>
            <w:rFonts w:ascii="Times New Roman" w:hAnsi="Times New Roman" w:cs="Times New Roman"/>
            <w:highlight w:val="yellow"/>
          </w:rPr>
          <w:delText>X</w:delText>
        </w:r>
      </w:del>
      <w:r>
        <w:rPr>
          <w:rFonts w:ascii="Times New Roman" w:hAnsi="Times New Roman" w:cs="Times New Roman"/>
        </w:rPr>
        <w:t>: Model output for latitude 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955049" w14:paraId="77C078A2" w14:textId="77777777" w:rsidTr="00955049">
        <w:tc>
          <w:tcPr>
            <w:tcW w:w="2536" w:type="dxa"/>
          </w:tcPr>
          <w:p w14:paraId="6ED04935" w14:textId="77777777" w:rsidR="00955049" w:rsidRDefault="00955049" w:rsidP="00955049">
            <w:pPr>
              <w:spacing w:line="360" w:lineRule="auto"/>
              <w:rPr>
                <w:rFonts w:ascii="Times New Roman" w:hAnsi="Times New Roman" w:cs="Times New Roman"/>
              </w:rPr>
            </w:pPr>
          </w:p>
        </w:tc>
        <w:tc>
          <w:tcPr>
            <w:tcW w:w="1157" w:type="dxa"/>
          </w:tcPr>
          <w:p w14:paraId="47955E7B" w14:textId="531D9EB8"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estimate</w:t>
            </w:r>
          </w:p>
        </w:tc>
        <w:tc>
          <w:tcPr>
            <w:tcW w:w="1150" w:type="dxa"/>
          </w:tcPr>
          <w:p w14:paraId="485661A3" w14:textId="3B6C9718" w:rsidR="00955049" w:rsidRDefault="00955049" w:rsidP="007540E9">
            <w:pPr>
              <w:spacing w:line="360" w:lineRule="auto"/>
              <w:jc w:val="center"/>
              <w:rPr>
                <w:rFonts w:ascii="Times New Roman" w:hAnsi="Times New Roman" w:cs="Times New Roman"/>
              </w:rPr>
            </w:pPr>
            <w:r>
              <w:rPr>
                <w:rFonts w:ascii="Times New Roman" w:hAnsi="Times New Roman" w:cs="Times New Roman"/>
              </w:rPr>
              <w:t>SE</w:t>
            </w:r>
          </w:p>
        </w:tc>
        <w:tc>
          <w:tcPr>
            <w:tcW w:w="1150" w:type="dxa"/>
          </w:tcPr>
          <w:p w14:paraId="34EC7299" w14:textId="4D9A591C" w:rsidR="00955049" w:rsidRDefault="00955049" w:rsidP="007540E9">
            <w:pPr>
              <w:spacing w:line="360" w:lineRule="auto"/>
              <w:jc w:val="center"/>
              <w:rPr>
                <w:rFonts w:ascii="Times New Roman" w:hAnsi="Times New Roman" w:cs="Times New Roman"/>
              </w:rPr>
            </w:pPr>
            <w:r>
              <w:rPr>
                <w:rFonts w:ascii="Times New Roman" w:hAnsi="Times New Roman" w:cs="Times New Roman"/>
              </w:rPr>
              <w:t>t-value</w:t>
            </w:r>
          </w:p>
        </w:tc>
        <w:tc>
          <w:tcPr>
            <w:tcW w:w="1108" w:type="dxa"/>
          </w:tcPr>
          <w:p w14:paraId="556FBAB8" w14:textId="0FAE82CD" w:rsidR="00955049" w:rsidRDefault="00955049" w:rsidP="007540E9">
            <w:pPr>
              <w:spacing w:line="360" w:lineRule="auto"/>
              <w:jc w:val="center"/>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6DF51CE3" w14:textId="79DAAEC5" w:rsidR="00955049" w:rsidRDefault="00955049" w:rsidP="007540E9">
            <w:pPr>
              <w:spacing w:line="360" w:lineRule="auto"/>
              <w:jc w:val="center"/>
              <w:rPr>
                <w:rFonts w:ascii="Times New Roman" w:hAnsi="Times New Roman" w:cs="Times New Roman"/>
              </w:rPr>
            </w:pPr>
            <w:r>
              <w:rPr>
                <w:rFonts w:ascii="Times New Roman" w:hAnsi="Times New Roman" w:cs="Times New Roman"/>
              </w:rPr>
              <w:t>p-value</w:t>
            </w:r>
          </w:p>
        </w:tc>
      </w:tr>
      <w:tr w:rsidR="00955049" w14:paraId="65B64C49" w14:textId="77777777" w:rsidTr="00955049">
        <w:tc>
          <w:tcPr>
            <w:tcW w:w="2536" w:type="dxa"/>
          </w:tcPr>
          <w:p w14:paraId="2DE0D384" w14:textId="21376DE2" w:rsidR="00955049" w:rsidRDefault="00955049" w:rsidP="00955049">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251F41C0" w14:textId="640C3122"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0.5944</w:t>
            </w:r>
          </w:p>
        </w:tc>
        <w:tc>
          <w:tcPr>
            <w:tcW w:w="1150" w:type="dxa"/>
          </w:tcPr>
          <w:p w14:paraId="3B2A3193" w14:textId="325EEC62"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0.1618</w:t>
            </w:r>
          </w:p>
        </w:tc>
        <w:tc>
          <w:tcPr>
            <w:tcW w:w="1150" w:type="dxa"/>
          </w:tcPr>
          <w:p w14:paraId="5CBCB189" w14:textId="518516A5"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3.6732</w:t>
            </w:r>
          </w:p>
        </w:tc>
        <w:tc>
          <w:tcPr>
            <w:tcW w:w="1108" w:type="dxa"/>
          </w:tcPr>
          <w:p w14:paraId="0B86D581" w14:textId="0B20AC83" w:rsidR="00955049" w:rsidRDefault="00955049" w:rsidP="007540E9">
            <w:pPr>
              <w:spacing w:line="360" w:lineRule="auto"/>
              <w:jc w:val="center"/>
              <w:rPr>
                <w:rFonts w:ascii="Times New Roman" w:hAnsi="Times New Roman" w:cs="Times New Roman"/>
              </w:rPr>
            </w:pPr>
            <w:r>
              <w:rPr>
                <w:rFonts w:ascii="Times New Roman" w:hAnsi="Times New Roman" w:cs="Times New Roman"/>
              </w:rPr>
              <w:t>163</w:t>
            </w:r>
          </w:p>
        </w:tc>
        <w:tc>
          <w:tcPr>
            <w:tcW w:w="1141" w:type="dxa"/>
          </w:tcPr>
          <w:p w14:paraId="4DF3CC81" w14:textId="7E9F48E2"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0.0003</w:t>
            </w:r>
          </w:p>
        </w:tc>
      </w:tr>
      <w:tr w:rsidR="00955049" w14:paraId="6500D649" w14:textId="77777777" w:rsidTr="00955049">
        <w:tc>
          <w:tcPr>
            <w:tcW w:w="2536" w:type="dxa"/>
          </w:tcPr>
          <w:p w14:paraId="1D997319" w14:textId="5D946E9F"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Lat_stand</w:t>
            </w:r>
            <w:proofErr w:type="spellEnd"/>
          </w:p>
        </w:tc>
        <w:tc>
          <w:tcPr>
            <w:tcW w:w="1157" w:type="dxa"/>
          </w:tcPr>
          <w:p w14:paraId="22E1531C" w14:textId="3A6F2801"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0.0149</w:t>
            </w:r>
          </w:p>
        </w:tc>
        <w:tc>
          <w:tcPr>
            <w:tcW w:w="1150" w:type="dxa"/>
          </w:tcPr>
          <w:p w14:paraId="393E2886" w14:textId="0BF2652E"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0.0794</w:t>
            </w:r>
          </w:p>
        </w:tc>
        <w:tc>
          <w:tcPr>
            <w:tcW w:w="1150" w:type="dxa"/>
          </w:tcPr>
          <w:p w14:paraId="20A55DDF" w14:textId="38DB11C5"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0.1878</w:t>
            </w:r>
          </w:p>
        </w:tc>
        <w:tc>
          <w:tcPr>
            <w:tcW w:w="1108" w:type="dxa"/>
          </w:tcPr>
          <w:p w14:paraId="62E92F3A" w14:textId="3F4C817F" w:rsidR="00955049" w:rsidRDefault="00955049" w:rsidP="007540E9">
            <w:pPr>
              <w:spacing w:line="360" w:lineRule="auto"/>
              <w:jc w:val="center"/>
              <w:rPr>
                <w:rFonts w:ascii="Times New Roman" w:hAnsi="Times New Roman" w:cs="Times New Roman"/>
              </w:rPr>
            </w:pPr>
            <w:r w:rsidRPr="007B4CFE">
              <w:rPr>
                <w:rFonts w:ascii="Times New Roman" w:hAnsi="Times New Roman" w:cs="Times New Roman"/>
              </w:rPr>
              <w:t>163</w:t>
            </w:r>
          </w:p>
        </w:tc>
        <w:tc>
          <w:tcPr>
            <w:tcW w:w="1141" w:type="dxa"/>
          </w:tcPr>
          <w:p w14:paraId="030EE88A" w14:textId="47457447"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0.8513</w:t>
            </w:r>
          </w:p>
        </w:tc>
      </w:tr>
      <w:tr w:rsidR="00955049" w14:paraId="398988C2" w14:textId="77777777" w:rsidTr="00955049">
        <w:tc>
          <w:tcPr>
            <w:tcW w:w="2536" w:type="dxa"/>
          </w:tcPr>
          <w:p w14:paraId="2C10C0B5" w14:textId="76B04105" w:rsidR="00955049" w:rsidRDefault="00955049" w:rsidP="00955049">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19BDA42B" w14:textId="3FBC0BC6"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-0.2503</w:t>
            </w:r>
          </w:p>
        </w:tc>
        <w:tc>
          <w:tcPr>
            <w:tcW w:w="1150" w:type="dxa"/>
          </w:tcPr>
          <w:p w14:paraId="1B4FB2E1" w14:textId="2EE5248A"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0.2340</w:t>
            </w:r>
          </w:p>
        </w:tc>
        <w:tc>
          <w:tcPr>
            <w:tcW w:w="1150" w:type="dxa"/>
          </w:tcPr>
          <w:p w14:paraId="5B8E307D" w14:textId="4E8AAD18"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-1.0695</w:t>
            </w:r>
          </w:p>
        </w:tc>
        <w:tc>
          <w:tcPr>
            <w:tcW w:w="1108" w:type="dxa"/>
          </w:tcPr>
          <w:p w14:paraId="045935A0" w14:textId="1FCBB65E" w:rsidR="00955049" w:rsidRDefault="00955049" w:rsidP="007540E9">
            <w:pPr>
              <w:spacing w:line="360" w:lineRule="auto"/>
              <w:jc w:val="center"/>
              <w:rPr>
                <w:rFonts w:ascii="Times New Roman" w:hAnsi="Times New Roman" w:cs="Times New Roman"/>
              </w:rPr>
            </w:pPr>
            <w:r w:rsidRPr="007B4CFE">
              <w:rPr>
                <w:rFonts w:ascii="Times New Roman" w:hAnsi="Times New Roman" w:cs="Times New Roman"/>
              </w:rPr>
              <w:t>163</w:t>
            </w:r>
          </w:p>
        </w:tc>
        <w:tc>
          <w:tcPr>
            <w:tcW w:w="1141" w:type="dxa"/>
          </w:tcPr>
          <w:p w14:paraId="78E70193" w14:textId="391F61BD"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0.2864</w:t>
            </w:r>
          </w:p>
        </w:tc>
      </w:tr>
      <w:tr w:rsidR="00955049" w14:paraId="4FC6A0F5" w14:textId="77777777" w:rsidTr="00955049">
        <w:tc>
          <w:tcPr>
            <w:tcW w:w="2536" w:type="dxa"/>
          </w:tcPr>
          <w:p w14:paraId="6C50530A" w14:textId="32B7C19F" w:rsidR="00955049" w:rsidRDefault="00955049" w:rsidP="00955049">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608E9B4B" w14:textId="24DB98BD"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0.3396</w:t>
            </w:r>
          </w:p>
        </w:tc>
        <w:tc>
          <w:tcPr>
            <w:tcW w:w="1150" w:type="dxa"/>
          </w:tcPr>
          <w:p w14:paraId="59E88567" w14:textId="03177D3C"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0.2210</w:t>
            </w:r>
          </w:p>
        </w:tc>
        <w:tc>
          <w:tcPr>
            <w:tcW w:w="1150" w:type="dxa"/>
          </w:tcPr>
          <w:p w14:paraId="4852B59B" w14:textId="03F55858"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1.5363</w:t>
            </w:r>
          </w:p>
        </w:tc>
        <w:tc>
          <w:tcPr>
            <w:tcW w:w="1108" w:type="dxa"/>
          </w:tcPr>
          <w:p w14:paraId="08FB1131" w14:textId="651FEED1" w:rsidR="00955049" w:rsidRDefault="00955049" w:rsidP="007540E9">
            <w:pPr>
              <w:spacing w:line="360" w:lineRule="auto"/>
              <w:jc w:val="center"/>
              <w:rPr>
                <w:rFonts w:ascii="Times New Roman" w:hAnsi="Times New Roman" w:cs="Times New Roman"/>
              </w:rPr>
            </w:pPr>
            <w:r w:rsidRPr="007B4CFE">
              <w:rPr>
                <w:rFonts w:ascii="Times New Roman" w:hAnsi="Times New Roman" w:cs="Times New Roman"/>
              </w:rPr>
              <w:t>163</w:t>
            </w:r>
          </w:p>
        </w:tc>
        <w:tc>
          <w:tcPr>
            <w:tcW w:w="1141" w:type="dxa"/>
          </w:tcPr>
          <w:p w14:paraId="280DD872" w14:textId="764AE2C9"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0.1264</w:t>
            </w:r>
          </w:p>
        </w:tc>
      </w:tr>
      <w:tr w:rsidR="00955049" w14:paraId="4A5B165E" w14:textId="77777777" w:rsidTr="00955049">
        <w:tc>
          <w:tcPr>
            <w:tcW w:w="2536" w:type="dxa"/>
          </w:tcPr>
          <w:p w14:paraId="1219B125" w14:textId="4733CB23" w:rsidR="00955049" w:rsidRDefault="00955049" w:rsidP="00955049">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7EAD9F9F" w14:textId="31EB296A"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0.5821</w:t>
            </w:r>
          </w:p>
        </w:tc>
        <w:tc>
          <w:tcPr>
            <w:tcW w:w="1150" w:type="dxa"/>
          </w:tcPr>
          <w:p w14:paraId="65D18607" w14:textId="2C1C8692"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0.3154</w:t>
            </w:r>
          </w:p>
        </w:tc>
        <w:tc>
          <w:tcPr>
            <w:tcW w:w="1150" w:type="dxa"/>
          </w:tcPr>
          <w:p w14:paraId="320FB0B5" w14:textId="1B4148B3"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1.8457</w:t>
            </w:r>
          </w:p>
        </w:tc>
        <w:tc>
          <w:tcPr>
            <w:tcW w:w="1108" w:type="dxa"/>
          </w:tcPr>
          <w:p w14:paraId="71C40398" w14:textId="1519AA62" w:rsidR="00955049" w:rsidRDefault="00955049" w:rsidP="007540E9">
            <w:pPr>
              <w:spacing w:line="360" w:lineRule="auto"/>
              <w:jc w:val="center"/>
              <w:rPr>
                <w:rFonts w:ascii="Times New Roman" w:hAnsi="Times New Roman" w:cs="Times New Roman"/>
              </w:rPr>
            </w:pPr>
            <w:r w:rsidRPr="007B4CFE">
              <w:rPr>
                <w:rFonts w:ascii="Times New Roman" w:hAnsi="Times New Roman" w:cs="Times New Roman"/>
              </w:rPr>
              <w:t>163</w:t>
            </w:r>
          </w:p>
        </w:tc>
        <w:tc>
          <w:tcPr>
            <w:tcW w:w="1141" w:type="dxa"/>
          </w:tcPr>
          <w:p w14:paraId="1EFAD464" w14:textId="328EC6EE"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0.0668</w:t>
            </w:r>
          </w:p>
        </w:tc>
      </w:tr>
      <w:tr w:rsidR="00955049" w14:paraId="6839D803" w14:textId="77777777" w:rsidTr="00955049">
        <w:tc>
          <w:tcPr>
            <w:tcW w:w="2536" w:type="dxa"/>
          </w:tcPr>
          <w:p w14:paraId="2375E034" w14:textId="103DBA5D" w:rsidR="00955049" w:rsidRDefault="00955049" w:rsidP="00955049">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7C26EC60" w14:textId="2A727260"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0.1611</w:t>
            </w:r>
          </w:p>
        </w:tc>
        <w:tc>
          <w:tcPr>
            <w:tcW w:w="1150" w:type="dxa"/>
          </w:tcPr>
          <w:p w14:paraId="7C4715A2" w14:textId="5D634822"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0.2054</w:t>
            </w:r>
          </w:p>
        </w:tc>
        <w:tc>
          <w:tcPr>
            <w:tcW w:w="1150" w:type="dxa"/>
          </w:tcPr>
          <w:p w14:paraId="4E15E44F" w14:textId="5ECC8E38"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0.7840</w:t>
            </w:r>
          </w:p>
        </w:tc>
        <w:tc>
          <w:tcPr>
            <w:tcW w:w="1108" w:type="dxa"/>
          </w:tcPr>
          <w:p w14:paraId="353C367F" w14:textId="14AA3F01" w:rsidR="00955049" w:rsidRDefault="00955049" w:rsidP="007540E9">
            <w:pPr>
              <w:spacing w:line="360" w:lineRule="auto"/>
              <w:jc w:val="center"/>
              <w:rPr>
                <w:rFonts w:ascii="Times New Roman" w:hAnsi="Times New Roman" w:cs="Times New Roman"/>
              </w:rPr>
            </w:pPr>
            <w:r w:rsidRPr="007B4CFE">
              <w:rPr>
                <w:rFonts w:ascii="Times New Roman" w:hAnsi="Times New Roman" w:cs="Times New Roman"/>
              </w:rPr>
              <w:t>163</w:t>
            </w:r>
          </w:p>
        </w:tc>
        <w:tc>
          <w:tcPr>
            <w:tcW w:w="1141" w:type="dxa"/>
          </w:tcPr>
          <w:p w14:paraId="38E4794D" w14:textId="6878EF4E"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0.4342</w:t>
            </w:r>
          </w:p>
        </w:tc>
      </w:tr>
      <w:tr w:rsidR="00955049" w14:paraId="444B661E" w14:textId="77777777" w:rsidTr="00955049">
        <w:tc>
          <w:tcPr>
            <w:tcW w:w="2536" w:type="dxa"/>
          </w:tcPr>
          <w:p w14:paraId="0E20CCCD" w14:textId="266B2A6F"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1B5D828E" w14:textId="028171EF"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-0.2116</w:t>
            </w:r>
          </w:p>
        </w:tc>
        <w:tc>
          <w:tcPr>
            <w:tcW w:w="1150" w:type="dxa"/>
          </w:tcPr>
          <w:p w14:paraId="6D665042" w14:textId="3AFC9532"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0.2156</w:t>
            </w:r>
          </w:p>
        </w:tc>
        <w:tc>
          <w:tcPr>
            <w:tcW w:w="1150" w:type="dxa"/>
          </w:tcPr>
          <w:p w14:paraId="0921E98B" w14:textId="06F481ED"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-0.9812</w:t>
            </w:r>
          </w:p>
        </w:tc>
        <w:tc>
          <w:tcPr>
            <w:tcW w:w="1108" w:type="dxa"/>
          </w:tcPr>
          <w:p w14:paraId="35FA09E9" w14:textId="623FD530" w:rsidR="00955049" w:rsidRDefault="00955049" w:rsidP="007540E9">
            <w:pPr>
              <w:spacing w:line="360" w:lineRule="auto"/>
              <w:jc w:val="center"/>
              <w:rPr>
                <w:rFonts w:ascii="Times New Roman" w:hAnsi="Times New Roman" w:cs="Times New Roman"/>
              </w:rPr>
            </w:pPr>
            <w:r w:rsidRPr="007B4CFE">
              <w:rPr>
                <w:rFonts w:ascii="Times New Roman" w:hAnsi="Times New Roman" w:cs="Times New Roman"/>
              </w:rPr>
              <w:t>163</w:t>
            </w:r>
          </w:p>
        </w:tc>
        <w:tc>
          <w:tcPr>
            <w:tcW w:w="1141" w:type="dxa"/>
          </w:tcPr>
          <w:p w14:paraId="75092CD2" w14:textId="6D2914A5"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0.3280</w:t>
            </w:r>
          </w:p>
        </w:tc>
      </w:tr>
      <w:tr w:rsidR="00955049" w14:paraId="75F9DF5C" w14:textId="77777777" w:rsidTr="00955049">
        <w:tc>
          <w:tcPr>
            <w:tcW w:w="2536" w:type="dxa"/>
          </w:tcPr>
          <w:p w14:paraId="1B99579B" w14:textId="5C09FCF2" w:rsid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r w:rsidRPr="00955049">
              <w:rPr>
                <w:rFonts w:ascii="Times New Roman" w:hAnsi="Times New Roman" w:cs="Times New Roman"/>
              </w:rPr>
              <w:t xml:space="preserve"> </w:t>
            </w:r>
          </w:p>
        </w:tc>
        <w:tc>
          <w:tcPr>
            <w:tcW w:w="1157" w:type="dxa"/>
          </w:tcPr>
          <w:p w14:paraId="64C297EB" w14:textId="0639A543"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-0.5231</w:t>
            </w:r>
          </w:p>
        </w:tc>
        <w:tc>
          <w:tcPr>
            <w:tcW w:w="1150" w:type="dxa"/>
          </w:tcPr>
          <w:p w14:paraId="184AFE92" w14:textId="6C85AA8B"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0.2460</w:t>
            </w:r>
          </w:p>
        </w:tc>
        <w:tc>
          <w:tcPr>
            <w:tcW w:w="1150" w:type="dxa"/>
          </w:tcPr>
          <w:p w14:paraId="1014E59C" w14:textId="5EEC80F8"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-2.1265</w:t>
            </w:r>
          </w:p>
        </w:tc>
        <w:tc>
          <w:tcPr>
            <w:tcW w:w="1108" w:type="dxa"/>
          </w:tcPr>
          <w:p w14:paraId="68FB64EC" w14:textId="45E28BBF" w:rsidR="00955049" w:rsidRDefault="00955049" w:rsidP="007540E9">
            <w:pPr>
              <w:spacing w:line="360" w:lineRule="auto"/>
              <w:jc w:val="center"/>
              <w:rPr>
                <w:rFonts w:ascii="Times New Roman" w:hAnsi="Times New Roman" w:cs="Times New Roman"/>
              </w:rPr>
            </w:pPr>
            <w:r w:rsidRPr="007B4CFE">
              <w:rPr>
                <w:rFonts w:ascii="Times New Roman" w:hAnsi="Times New Roman" w:cs="Times New Roman"/>
              </w:rPr>
              <w:t>163</w:t>
            </w:r>
          </w:p>
        </w:tc>
        <w:tc>
          <w:tcPr>
            <w:tcW w:w="1141" w:type="dxa"/>
          </w:tcPr>
          <w:p w14:paraId="0CB9387D" w14:textId="321C8848"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0.0350</w:t>
            </w:r>
          </w:p>
        </w:tc>
      </w:tr>
      <w:tr w:rsidR="00955049" w14:paraId="25C048B8" w14:textId="77777777" w:rsidTr="00955049">
        <w:tc>
          <w:tcPr>
            <w:tcW w:w="2536" w:type="dxa"/>
          </w:tcPr>
          <w:p w14:paraId="7A3094B7" w14:textId="7542C5D6" w:rsidR="00955049" w:rsidRPr="00955049" w:rsidRDefault="00955049" w:rsidP="00955049">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34C61A94" w14:textId="1DACA38C"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-0.5194</w:t>
            </w:r>
          </w:p>
        </w:tc>
        <w:tc>
          <w:tcPr>
            <w:tcW w:w="1150" w:type="dxa"/>
          </w:tcPr>
          <w:p w14:paraId="2EF68166" w14:textId="030AEEA1"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0.2006</w:t>
            </w:r>
          </w:p>
        </w:tc>
        <w:tc>
          <w:tcPr>
            <w:tcW w:w="1150" w:type="dxa"/>
          </w:tcPr>
          <w:p w14:paraId="41CEF388" w14:textId="557155E0"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-2.5889</w:t>
            </w:r>
          </w:p>
        </w:tc>
        <w:tc>
          <w:tcPr>
            <w:tcW w:w="1108" w:type="dxa"/>
          </w:tcPr>
          <w:p w14:paraId="15E1EDC4" w14:textId="1F17FB26" w:rsidR="00955049" w:rsidRDefault="00955049" w:rsidP="007540E9">
            <w:pPr>
              <w:spacing w:line="360" w:lineRule="auto"/>
              <w:jc w:val="center"/>
              <w:rPr>
                <w:rFonts w:ascii="Times New Roman" w:hAnsi="Times New Roman" w:cs="Times New Roman"/>
              </w:rPr>
            </w:pPr>
            <w:r w:rsidRPr="007B4CFE">
              <w:rPr>
                <w:rFonts w:ascii="Times New Roman" w:hAnsi="Times New Roman" w:cs="Times New Roman"/>
              </w:rPr>
              <w:t>163</w:t>
            </w:r>
          </w:p>
        </w:tc>
        <w:tc>
          <w:tcPr>
            <w:tcW w:w="1141" w:type="dxa"/>
          </w:tcPr>
          <w:p w14:paraId="3B617B34" w14:textId="77F865D7" w:rsidR="00955049" w:rsidRDefault="00955049" w:rsidP="007540E9">
            <w:pPr>
              <w:spacing w:line="360" w:lineRule="auto"/>
              <w:jc w:val="center"/>
              <w:rPr>
                <w:rFonts w:ascii="Times New Roman" w:hAnsi="Times New Roman" w:cs="Times New Roman"/>
              </w:rPr>
            </w:pPr>
            <w:r w:rsidRPr="00955049">
              <w:rPr>
                <w:rFonts w:ascii="Times New Roman" w:hAnsi="Times New Roman" w:cs="Times New Roman"/>
              </w:rPr>
              <w:t>0.0105</w:t>
            </w:r>
          </w:p>
        </w:tc>
      </w:tr>
    </w:tbl>
    <w:p w14:paraId="5CD6086F" w14:textId="77777777" w:rsidR="00186F51" w:rsidRDefault="00186F51" w:rsidP="00955049">
      <w:pPr>
        <w:spacing w:line="360" w:lineRule="auto"/>
        <w:rPr>
          <w:rFonts w:ascii="Times New Roman" w:hAnsi="Times New Roman" w:cs="Times New Roman"/>
        </w:rPr>
      </w:pPr>
    </w:p>
    <w:p w14:paraId="37C052ED" w14:textId="4F43106A" w:rsidR="00186F51" w:rsidRDefault="00186F51" w:rsidP="00186F51">
      <w:pPr>
        <w:spacing w:line="360" w:lineRule="auto"/>
        <w:rPr>
          <w:rFonts w:ascii="Times New Roman" w:hAnsi="Times New Roman" w:cs="Times New Roman"/>
        </w:rPr>
      </w:pPr>
      <w:r w:rsidRPr="000C383E">
        <w:rPr>
          <w:rFonts w:ascii="Times New Roman" w:hAnsi="Times New Roman" w:cs="Times New Roman"/>
          <w:highlight w:val="yellow"/>
        </w:rPr>
        <w:t>Table</w:t>
      </w:r>
      <w:r w:rsidR="00A16B51" w:rsidRPr="000C383E">
        <w:rPr>
          <w:rFonts w:ascii="Times New Roman" w:hAnsi="Times New Roman" w:cs="Times New Roman"/>
          <w:highlight w:val="yellow"/>
        </w:rPr>
        <w:t xml:space="preserve"> </w:t>
      </w:r>
      <w:ins w:id="1563" w:author="Em Lim" w:date="2023-03-01T15:15:00Z">
        <w:r w:rsidR="00A87CDD">
          <w:rPr>
            <w:rFonts w:ascii="Times New Roman" w:hAnsi="Times New Roman" w:cs="Times New Roman"/>
            <w:highlight w:val="yellow"/>
          </w:rPr>
          <w:t>4</w:t>
        </w:r>
      </w:ins>
      <w:del w:id="1564" w:author="Em Lim" w:date="2023-03-01T15:15:00Z">
        <w:r w:rsidRPr="000C383E" w:rsidDel="00A87CDD">
          <w:rPr>
            <w:rFonts w:ascii="Times New Roman" w:hAnsi="Times New Roman" w:cs="Times New Roman"/>
            <w:highlight w:val="yellow"/>
          </w:rPr>
          <w:delText>X</w:delText>
        </w:r>
      </w:del>
      <w:r>
        <w:rPr>
          <w:rFonts w:ascii="Times New Roman" w:hAnsi="Times New Roman" w:cs="Times New Roman"/>
        </w:rPr>
        <w:t>.</w:t>
      </w:r>
      <w:r w:rsidR="00A16B51">
        <w:rPr>
          <w:rFonts w:ascii="Times New Roman" w:hAnsi="Times New Roman" w:cs="Times New Roman"/>
        </w:rPr>
        <w:t xml:space="preserve"> </w:t>
      </w:r>
      <w:r>
        <w:rPr>
          <w:rFonts w:ascii="Times New Roman" w:hAnsi="Times New Roman" w:cs="Times New Roman"/>
        </w:rPr>
        <w:t>Model</w:t>
      </w:r>
      <w:r w:rsidR="00A16B51">
        <w:rPr>
          <w:rFonts w:ascii="Times New Roman" w:hAnsi="Times New Roman" w:cs="Times New Roman"/>
        </w:rPr>
        <w:t xml:space="preserve"> </w:t>
      </w:r>
      <w:r>
        <w:rPr>
          <w:rFonts w:ascii="Times New Roman" w:hAnsi="Times New Roman" w:cs="Times New Roman"/>
        </w:rPr>
        <w:t>output</w:t>
      </w:r>
      <w:r w:rsidR="00A16B51">
        <w:rPr>
          <w:rFonts w:ascii="Times New Roman" w:hAnsi="Times New Roman" w:cs="Times New Roman"/>
        </w:rPr>
        <w:t xml:space="preserve"> </w:t>
      </w:r>
      <w:r>
        <w:rPr>
          <w:rFonts w:ascii="Times New Roman" w:hAnsi="Times New Roman" w:cs="Times New Roman"/>
        </w:rPr>
        <w:t>for</w:t>
      </w:r>
      <w:r w:rsidR="00A16B51">
        <w:rPr>
          <w:rFonts w:ascii="Times New Roman" w:hAnsi="Times New Roman" w:cs="Times New Roman"/>
        </w:rPr>
        <w:t xml:space="preserve"> </w:t>
      </w:r>
      <w:r>
        <w:rPr>
          <w:rFonts w:ascii="Times New Roman" w:hAnsi="Times New Roman" w:cs="Times New Roman"/>
        </w:rPr>
        <w:t>temperature</w:t>
      </w:r>
      <w:r w:rsidR="00A16B51">
        <w:rPr>
          <w:rFonts w:ascii="Times New Roman" w:hAnsi="Times New Roman" w:cs="Times New Roman"/>
        </w:rPr>
        <w:t xml:space="preserve"> </w:t>
      </w:r>
      <w:r>
        <w:rPr>
          <w:rFonts w:ascii="Times New Roman" w:hAnsi="Times New Roman" w:cs="Times New Roman"/>
        </w:rPr>
        <w:t>model</w:t>
      </w:r>
    </w:p>
    <w:tbl>
      <w:tblPr>
        <w:tblStyle w:val="TableGrid"/>
        <w:tblW w:w="0" w:type="auto"/>
        <w:tblLook w:val="04A0" w:firstRow="1" w:lastRow="0" w:firstColumn="1" w:lastColumn="0" w:noHBand="0" w:noVBand="1"/>
      </w:tblPr>
      <w:tblGrid>
        <w:gridCol w:w="2536"/>
        <w:gridCol w:w="1157"/>
        <w:gridCol w:w="1150"/>
        <w:gridCol w:w="1150"/>
        <w:gridCol w:w="1108"/>
        <w:gridCol w:w="1141"/>
      </w:tblGrid>
      <w:tr w:rsidR="00186F51" w14:paraId="7C892B38" w14:textId="77777777" w:rsidTr="009A4930">
        <w:tc>
          <w:tcPr>
            <w:tcW w:w="2536" w:type="dxa"/>
          </w:tcPr>
          <w:p w14:paraId="42259032" w14:textId="77777777" w:rsidR="00186F51" w:rsidRDefault="00186F51" w:rsidP="009A4930">
            <w:pPr>
              <w:spacing w:line="360" w:lineRule="auto"/>
              <w:rPr>
                <w:rFonts w:ascii="Times New Roman" w:hAnsi="Times New Roman" w:cs="Times New Roman"/>
              </w:rPr>
            </w:pPr>
          </w:p>
        </w:tc>
        <w:tc>
          <w:tcPr>
            <w:tcW w:w="1157" w:type="dxa"/>
          </w:tcPr>
          <w:p w14:paraId="3619AC93" w14:textId="296D1B62" w:rsidR="00186F51" w:rsidRDefault="00186F51" w:rsidP="009A4930">
            <w:pPr>
              <w:spacing w:line="360" w:lineRule="auto"/>
              <w:rPr>
                <w:rFonts w:ascii="Times New Roman" w:hAnsi="Times New Roman" w:cs="Times New Roman"/>
              </w:rPr>
            </w:pPr>
            <w:r w:rsidRPr="00955049">
              <w:rPr>
                <w:rFonts w:ascii="Times New Roman" w:hAnsi="Times New Roman" w:cs="Times New Roman"/>
              </w:rPr>
              <w:t>estimate</w:t>
            </w:r>
          </w:p>
        </w:tc>
        <w:tc>
          <w:tcPr>
            <w:tcW w:w="1150" w:type="dxa"/>
          </w:tcPr>
          <w:p w14:paraId="11FE5826"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SE</w:t>
            </w:r>
          </w:p>
        </w:tc>
        <w:tc>
          <w:tcPr>
            <w:tcW w:w="1150" w:type="dxa"/>
          </w:tcPr>
          <w:p w14:paraId="65886DFD"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t-value</w:t>
            </w:r>
          </w:p>
        </w:tc>
        <w:tc>
          <w:tcPr>
            <w:tcW w:w="1108" w:type="dxa"/>
          </w:tcPr>
          <w:p w14:paraId="3DF067FD" w14:textId="77777777" w:rsidR="00186F51" w:rsidRDefault="00186F51" w:rsidP="009A4930">
            <w:pPr>
              <w:spacing w:line="360" w:lineRule="auto"/>
              <w:rPr>
                <w:rFonts w:ascii="Times New Roman" w:hAnsi="Times New Roman" w:cs="Times New Roman"/>
              </w:rPr>
            </w:pPr>
            <w:proofErr w:type="spellStart"/>
            <w:r>
              <w:rPr>
                <w:rFonts w:ascii="Times New Roman" w:hAnsi="Times New Roman" w:cs="Times New Roman"/>
              </w:rPr>
              <w:t>df</w:t>
            </w:r>
            <w:proofErr w:type="spellEnd"/>
          </w:p>
        </w:tc>
        <w:tc>
          <w:tcPr>
            <w:tcW w:w="1141" w:type="dxa"/>
          </w:tcPr>
          <w:p w14:paraId="4AD23006" w14:textId="77777777" w:rsidR="00186F51" w:rsidRDefault="00186F51" w:rsidP="009A4930">
            <w:pPr>
              <w:spacing w:line="360" w:lineRule="auto"/>
              <w:rPr>
                <w:rFonts w:ascii="Times New Roman" w:hAnsi="Times New Roman" w:cs="Times New Roman"/>
              </w:rPr>
            </w:pPr>
            <w:r>
              <w:rPr>
                <w:rFonts w:ascii="Times New Roman" w:hAnsi="Times New Roman" w:cs="Times New Roman"/>
              </w:rPr>
              <w:t>p-value</w:t>
            </w:r>
          </w:p>
        </w:tc>
      </w:tr>
      <w:tr w:rsidR="00186F51" w14:paraId="71AA5D70" w14:textId="77777777" w:rsidTr="009A4930">
        <w:tc>
          <w:tcPr>
            <w:tcW w:w="2536" w:type="dxa"/>
          </w:tcPr>
          <w:p w14:paraId="354C09C4"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Intercept</w:t>
            </w:r>
          </w:p>
        </w:tc>
        <w:tc>
          <w:tcPr>
            <w:tcW w:w="1157" w:type="dxa"/>
          </w:tcPr>
          <w:p w14:paraId="411F78F3" w14:textId="5AD7F822"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0.5816</w:t>
            </w:r>
          </w:p>
        </w:tc>
        <w:tc>
          <w:tcPr>
            <w:tcW w:w="1150" w:type="dxa"/>
          </w:tcPr>
          <w:p w14:paraId="6F6FC676" w14:textId="2A571B47"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0.1617</w:t>
            </w:r>
          </w:p>
        </w:tc>
        <w:tc>
          <w:tcPr>
            <w:tcW w:w="1150" w:type="dxa"/>
          </w:tcPr>
          <w:p w14:paraId="2E1D81F2" w14:textId="4C3124CA"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3.5976</w:t>
            </w:r>
          </w:p>
        </w:tc>
        <w:tc>
          <w:tcPr>
            <w:tcW w:w="1108" w:type="dxa"/>
          </w:tcPr>
          <w:p w14:paraId="3D0EFC1A" w14:textId="145D27D6" w:rsidR="00186F51" w:rsidRDefault="00186F51" w:rsidP="007540E9">
            <w:pPr>
              <w:spacing w:line="360" w:lineRule="auto"/>
              <w:jc w:val="center"/>
              <w:rPr>
                <w:rFonts w:ascii="Times New Roman" w:hAnsi="Times New Roman" w:cs="Times New Roman"/>
              </w:rPr>
            </w:pPr>
            <w:r>
              <w:rPr>
                <w:rFonts w:ascii="Times New Roman" w:hAnsi="Times New Roman" w:cs="Times New Roman"/>
              </w:rPr>
              <w:t>163</w:t>
            </w:r>
          </w:p>
        </w:tc>
        <w:tc>
          <w:tcPr>
            <w:tcW w:w="1141" w:type="dxa"/>
          </w:tcPr>
          <w:p w14:paraId="02EA4D76" w14:textId="59C0378C"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0.0004</w:t>
            </w:r>
          </w:p>
        </w:tc>
      </w:tr>
      <w:tr w:rsidR="00186F51" w14:paraId="421FA68C" w14:textId="77777777" w:rsidTr="009A4930">
        <w:tc>
          <w:tcPr>
            <w:tcW w:w="2536" w:type="dxa"/>
          </w:tcPr>
          <w:p w14:paraId="2FCF8D06" w14:textId="42E4E798"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t>temp_stand</w:t>
            </w:r>
            <w:proofErr w:type="spellEnd"/>
          </w:p>
        </w:tc>
        <w:tc>
          <w:tcPr>
            <w:tcW w:w="1157" w:type="dxa"/>
          </w:tcPr>
          <w:p w14:paraId="4861E8FC" w14:textId="3E1FD17F"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-0.0551</w:t>
            </w:r>
          </w:p>
        </w:tc>
        <w:tc>
          <w:tcPr>
            <w:tcW w:w="1150" w:type="dxa"/>
          </w:tcPr>
          <w:p w14:paraId="6F33E229" w14:textId="65B4D498"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0.0729</w:t>
            </w:r>
          </w:p>
        </w:tc>
        <w:tc>
          <w:tcPr>
            <w:tcW w:w="1150" w:type="dxa"/>
          </w:tcPr>
          <w:p w14:paraId="34783E33" w14:textId="654CB4CA"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-0.7558</w:t>
            </w:r>
          </w:p>
        </w:tc>
        <w:tc>
          <w:tcPr>
            <w:tcW w:w="1108" w:type="dxa"/>
          </w:tcPr>
          <w:p w14:paraId="03F6F562" w14:textId="6C9189BF" w:rsidR="00186F51" w:rsidRDefault="00186F51" w:rsidP="007540E9">
            <w:pPr>
              <w:spacing w:line="360" w:lineRule="auto"/>
              <w:jc w:val="center"/>
              <w:rPr>
                <w:rFonts w:ascii="Times New Roman" w:hAnsi="Times New Roman" w:cs="Times New Roman"/>
              </w:rPr>
            </w:pPr>
            <w:r w:rsidRPr="00F46B0D">
              <w:rPr>
                <w:rFonts w:ascii="Times New Roman" w:hAnsi="Times New Roman" w:cs="Times New Roman"/>
              </w:rPr>
              <w:t>163</w:t>
            </w:r>
          </w:p>
        </w:tc>
        <w:tc>
          <w:tcPr>
            <w:tcW w:w="1141" w:type="dxa"/>
          </w:tcPr>
          <w:p w14:paraId="343075B0" w14:textId="4AC0A6F6"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0.4508</w:t>
            </w:r>
          </w:p>
        </w:tc>
      </w:tr>
      <w:tr w:rsidR="00186F51" w14:paraId="2925877F" w14:textId="77777777" w:rsidTr="009A4930">
        <w:tc>
          <w:tcPr>
            <w:tcW w:w="2536" w:type="dxa"/>
          </w:tcPr>
          <w:p w14:paraId="534518E2"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Natural2</w:t>
            </w:r>
          </w:p>
        </w:tc>
        <w:tc>
          <w:tcPr>
            <w:tcW w:w="1157" w:type="dxa"/>
          </w:tcPr>
          <w:p w14:paraId="1CD86FA5" w14:textId="5BD215B0"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-0.2326</w:t>
            </w:r>
          </w:p>
        </w:tc>
        <w:tc>
          <w:tcPr>
            <w:tcW w:w="1150" w:type="dxa"/>
          </w:tcPr>
          <w:p w14:paraId="363FC2BE" w14:textId="2596F77A"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0.2317</w:t>
            </w:r>
          </w:p>
        </w:tc>
        <w:tc>
          <w:tcPr>
            <w:tcW w:w="1150" w:type="dxa"/>
          </w:tcPr>
          <w:p w14:paraId="471EB689" w14:textId="2BA0C46F"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-1.0038</w:t>
            </w:r>
          </w:p>
        </w:tc>
        <w:tc>
          <w:tcPr>
            <w:tcW w:w="1108" w:type="dxa"/>
          </w:tcPr>
          <w:p w14:paraId="004D7280" w14:textId="0A3AF52A" w:rsidR="00186F51" w:rsidRDefault="00186F51" w:rsidP="007540E9">
            <w:pPr>
              <w:spacing w:line="360" w:lineRule="auto"/>
              <w:jc w:val="center"/>
              <w:rPr>
                <w:rFonts w:ascii="Times New Roman" w:hAnsi="Times New Roman" w:cs="Times New Roman"/>
              </w:rPr>
            </w:pPr>
            <w:r w:rsidRPr="00F46B0D">
              <w:rPr>
                <w:rFonts w:ascii="Times New Roman" w:hAnsi="Times New Roman" w:cs="Times New Roman"/>
              </w:rPr>
              <w:t>163</w:t>
            </w:r>
          </w:p>
        </w:tc>
        <w:tc>
          <w:tcPr>
            <w:tcW w:w="1141" w:type="dxa"/>
          </w:tcPr>
          <w:p w14:paraId="362E4BFA" w14:textId="519CAA3E"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0.3170</w:t>
            </w:r>
          </w:p>
        </w:tc>
      </w:tr>
      <w:tr w:rsidR="00186F51" w14:paraId="10BD9A4F" w14:textId="77777777" w:rsidTr="009A4930">
        <w:tc>
          <w:tcPr>
            <w:tcW w:w="2536" w:type="dxa"/>
          </w:tcPr>
          <w:p w14:paraId="1FCBD48D"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Natural3</w:t>
            </w:r>
          </w:p>
        </w:tc>
        <w:tc>
          <w:tcPr>
            <w:tcW w:w="1157" w:type="dxa"/>
          </w:tcPr>
          <w:p w14:paraId="69A5EEA6" w14:textId="023BF727"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0.3627</w:t>
            </w:r>
          </w:p>
        </w:tc>
        <w:tc>
          <w:tcPr>
            <w:tcW w:w="1150" w:type="dxa"/>
          </w:tcPr>
          <w:p w14:paraId="1DC156CF" w14:textId="7DEEBC67"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0.2163</w:t>
            </w:r>
          </w:p>
        </w:tc>
        <w:tc>
          <w:tcPr>
            <w:tcW w:w="1150" w:type="dxa"/>
          </w:tcPr>
          <w:p w14:paraId="1D2C0A62" w14:textId="4ABEA7D7"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1.6765</w:t>
            </w:r>
          </w:p>
        </w:tc>
        <w:tc>
          <w:tcPr>
            <w:tcW w:w="1108" w:type="dxa"/>
          </w:tcPr>
          <w:p w14:paraId="3D971A82" w14:textId="1C05CB72" w:rsidR="00186F51" w:rsidRDefault="00186F51" w:rsidP="007540E9">
            <w:pPr>
              <w:spacing w:line="360" w:lineRule="auto"/>
              <w:jc w:val="center"/>
              <w:rPr>
                <w:rFonts w:ascii="Times New Roman" w:hAnsi="Times New Roman" w:cs="Times New Roman"/>
              </w:rPr>
            </w:pPr>
            <w:r w:rsidRPr="00F46B0D">
              <w:rPr>
                <w:rFonts w:ascii="Times New Roman" w:hAnsi="Times New Roman" w:cs="Times New Roman"/>
              </w:rPr>
              <w:t>163</w:t>
            </w:r>
          </w:p>
        </w:tc>
        <w:tc>
          <w:tcPr>
            <w:tcW w:w="1141" w:type="dxa"/>
          </w:tcPr>
          <w:p w14:paraId="68E0BCF3" w14:textId="0F39B6A7"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0.0956</w:t>
            </w:r>
          </w:p>
        </w:tc>
      </w:tr>
      <w:tr w:rsidR="00186F51" w14:paraId="764FDF26" w14:textId="77777777" w:rsidTr="009A4930">
        <w:tc>
          <w:tcPr>
            <w:tcW w:w="2536" w:type="dxa"/>
          </w:tcPr>
          <w:p w14:paraId="54D58EFB"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Natural4</w:t>
            </w:r>
          </w:p>
        </w:tc>
        <w:tc>
          <w:tcPr>
            <w:tcW w:w="1157" w:type="dxa"/>
          </w:tcPr>
          <w:p w14:paraId="1FDB1B90" w14:textId="3420EC73"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0.6027</w:t>
            </w:r>
          </w:p>
        </w:tc>
        <w:tc>
          <w:tcPr>
            <w:tcW w:w="1150" w:type="dxa"/>
          </w:tcPr>
          <w:p w14:paraId="33BD17C3" w14:textId="3C56AB4B"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0.3151</w:t>
            </w:r>
          </w:p>
        </w:tc>
        <w:tc>
          <w:tcPr>
            <w:tcW w:w="1150" w:type="dxa"/>
          </w:tcPr>
          <w:p w14:paraId="7845735F" w14:textId="63F64345"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1.9130</w:t>
            </w:r>
          </w:p>
        </w:tc>
        <w:tc>
          <w:tcPr>
            <w:tcW w:w="1108" w:type="dxa"/>
          </w:tcPr>
          <w:p w14:paraId="1B67F40E" w14:textId="2112B9DA" w:rsidR="00186F51" w:rsidRDefault="00186F51" w:rsidP="007540E9">
            <w:pPr>
              <w:spacing w:line="360" w:lineRule="auto"/>
              <w:jc w:val="center"/>
              <w:rPr>
                <w:rFonts w:ascii="Times New Roman" w:hAnsi="Times New Roman" w:cs="Times New Roman"/>
              </w:rPr>
            </w:pPr>
            <w:r w:rsidRPr="00F46B0D">
              <w:rPr>
                <w:rFonts w:ascii="Times New Roman" w:hAnsi="Times New Roman" w:cs="Times New Roman"/>
              </w:rPr>
              <w:t>163</w:t>
            </w:r>
          </w:p>
        </w:tc>
        <w:tc>
          <w:tcPr>
            <w:tcW w:w="1141" w:type="dxa"/>
          </w:tcPr>
          <w:p w14:paraId="7E0A9054" w14:textId="797FA4E6"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0.0575</w:t>
            </w:r>
          </w:p>
        </w:tc>
      </w:tr>
      <w:tr w:rsidR="00186F51" w14:paraId="2444FDF2" w14:textId="77777777" w:rsidTr="009A4930">
        <w:tc>
          <w:tcPr>
            <w:tcW w:w="2536" w:type="dxa"/>
          </w:tcPr>
          <w:p w14:paraId="71309FBA" w14:textId="77777777" w:rsidR="00186F51" w:rsidRDefault="00186F51" w:rsidP="00186F51">
            <w:pPr>
              <w:spacing w:line="360" w:lineRule="auto"/>
              <w:rPr>
                <w:rFonts w:ascii="Times New Roman" w:hAnsi="Times New Roman" w:cs="Times New Roman"/>
              </w:rPr>
            </w:pPr>
            <w:r>
              <w:rPr>
                <w:rFonts w:ascii="Times New Roman" w:hAnsi="Times New Roman" w:cs="Times New Roman"/>
              </w:rPr>
              <w:t>Natural5</w:t>
            </w:r>
          </w:p>
        </w:tc>
        <w:tc>
          <w:tcPr>
            <w:tcW w:w="1157" w:type="dxa"/>
          </w:tcPr>
          <w:p w14:paraId="716C8433" w14:textId="30E60EE8"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0.1551</w:t>
            </w:r>
          </w:p>
        </w:tc>
        <w:tc>
          <w:tcPr>
            <w:tcW w:w="1150" w:type="dxa"/>
          </w:tcPr>
          <w:p w14:paraId="6B188C70" w14:textId="38704179"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0.2038</w:t>
            </w:r>
          </w:p>
        </w:tc>
        <w:tc>
          <w:tcPr>
            <w:tcW w:w="1150" w:type="dxa"/>
          </w:tcPr>
          <w:p w14:paraId="27D0A4E4" w14:textId="458C98CC"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0.7613</w:t>
            </w:r>
          </w:p>
        </w:tc>
        <w:tc>
          <w:tcPr>
            <w:tcW w:w="1108" w:type="dxa"/>
          </w:tcPr>
          <w:p w14:paraId="0A529094" w14:textId="08429AA2" w:rsidR="00186F51" w:rsidRDefault="00186F51" w:rsidP="007540E9">
            <w:pPr>
              <w:spacing w:line="360" w:lineRule="auto"/>
              <w:jc w:val="center"/>
              <w:rPr>
                <w:rFonts w:ascii="Times New Roman" w:hAnsi="Times New Roman" w:cs="Times New Roman"/>
              </w:rPr>
            </w:pPr>
            <w:r w:rsidRPr="00F46B0D">
              <w:rPr>
                <w:rFonts w:ascii="Times New Roman" w:hAnsi="Times New Roman" w:cs="Times New Roman"/>
              </w:rPr>
              <w:t>163</w:t>
            </w:r>
          </w:p>
        </w:tc>
        <w:tc>
          <w:tcPr>
            <w:tcW w:w="1141" w:type="dxa"/>
          </w:tcPr>
          <w:p w14:paraId="1C8137C3" w14:textId="3DCE9BC8"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0.4476</w:t>
            </w:r>
          </w:p>
        </w:tc>
      </w:tr>
      <w:tr w:rsidR="00186F51" w14:paraId="4B9584F9" w14:textId="77777777" w:rsidTr="009A4930">
        <w:tc>
          <w:tcPr>
            <w:tcW w:w="2536" w:type="dxa"/>
          </w:tcPr>
          <w:p w14:paraId="05CEF90C" w14:textId="77777777"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t>pp_groupCoral</w:t>
            </w:r>
            <w:proofErr w:type="spellEnd"/>
          </w:p>
        </w:tc>
        <w:tc>
          <w:tcPr>
            <w:tcW w:w="1157" w:type="dxa"/>
          </w:tcPr>
          <w:p w14:paraId="7034E373" w14:textId="3A3B210C"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-0.1770</w:t>
            </w:r>
          </w:p>
        </w:tc>
        <w:tc>
          <w:tcPr>
            <w:tcW w:w="1150" w:type="dxa"/>
          </w:tcPr>
          <w:p w14:paraId="3806A56B" w14:textId="096F9797"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0.2111</w:t>
            </w:r>
          </w:p>
        </w:tc>
        <w:tc>
          <w:tcPr>
            <w:tcW w:w="1150" w:type="dxa"/>
          </w:tcPr>
          <w:p w14:paraId="7204D069" w14:textId="1917213F"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-0.8385</w:t>
            </w:r>
          </w:p>
        </w:tc>
        <w:tc>
          <w:tcPr>
            <w:tcW w:w="1108" w:type="dxa"/>
          </w:tcPr>
          <w:p w14:paraId="3DBC447B" w14:textId="03F1750F" w:rsidR="00186F51" w:rsidRDefault="00186F51" w:rsidP="007540E9">
            <w:pPr>
              <w:spacing w:line="360" w:lineRule="auto"/>
              <w:jc w:val="center"/>
              <w:rPr>
                <w:rFonts w:ascii="Times New Roman" w:hAnsi="Times New Roman" w:cs="Times New Roman"/>
              </w:rPr>
            </w:pPr>
            <w:r w:rsidRPr="00F46B0D">
              <w:rPr>
                <w:rFonts w:ascii="Times New Roman" w:hAnsi="Times New Roman" w:cs="Times New Roman"/>
              </w:rPr>
              <w:t>163</w:t>
            </w:r>
          </w:p>
        </w:tc>
        <w:tc>
          <w:tcPr>
            <w:tcW w:w="1141" w:type="dxa"/>
          </w:tcPr>
          <w:p w14:paraId="7A9BF1BB" w14:textId="276339DE"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0.4030</w:t>
            </w:r>
          </w:p>
        </w:tc>
      </w:tr>
      <w:tr w:rsidR="00186F51" w14:paraId="71265A6A" w14:textId="77777777" w:rsidTr="009A4930">
        <w:tc>
          <w:tcPr>
            <w:tcW w:w="2536" w:type="dxa"/>
          </w:tcPr>
          <w:p w14:paraId="421B2FFB" w14:textId="24AFB42B" w:rsidR="00186F51" w:rsidRDefault="00186F51" w:rsidP="00186F51">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groupPhytoplankton</w:t>
            </w:r>
            <w:proofErr w:type="spellEnd"/>
          </w:p>
        </w:tc>
        <w:tc>
          <w:tcPr>
            <w:tcW w:w="1157" w:type="dxa"/>
          </w:tcPr>
          <w:p w14:paraId="280C7CC3" w14:textId="039FAA25"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-0.5210</w:t>
            </w:r>
          </w:p>
        </w:tc>
        <w:tc>
          <w:tcPr>
            <w:tcW w:w="1150" w:type="dxa"/>
          </w:tcPr>
          <w:p w14:paraId="021B10BF" w14:textId="1F4EFCB9"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0.2417</w:t>
            </w:r>
          </w:p>
        </w:tc>
        <w:tc>
          <w:tcPr>
            <w:tcW w:w="1150" w:type="dxa"/>
          </w:tcPr>
          <w:p w14:paraId="635E22F0" w14:textId="34421049"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-2.1554</w:t>
            </w:r>
          </w:p>
        </w:tc>
        <w:tc>
          <w:tcPr>
            <w:tcW w:w="1108" w:type="dxa"/>
          </w:tcPr>
          <w:p w14:paraId="2D6F29D5" w14:textId="50ED00D6" w:rsidR="00186F51" w:rsidRDefault="00186F51" w:rsidP="007540E9">
            <w:pPr>
              <w:spacing w:line="360" w:lineRule="auto"/>
              <w:jc w:val="center"/>
              <w:rPr>
                <w:rFonts w:ascii="Times New Roman" w:hAnsi="Times New Roman" w:cs="Times New Roman"/>
              </w:rPr>
            </w:pPr>
            <w:r w:rsidRPr="00F46B0D">
              <w:rPr>
                <w:rFonts w:ascii="Times New Roman" w:hAnsi="Times New Roman" w:cs="Times New Roman"/>
              </w:rPr>
              <w:t>163</w:t>
            </w:r>
          </w:p>
        </w:tc>
        <w:tc>
          <w:tcPr>
            <w:tcW w:w="1141" w:type="dxa"/>
          </w:tcPr>
          <w:p w14:paraId="1CA4964A" w14:textId="65779A82"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0.0326</w:t>
            </w:r>
          </w:p>
        </w:tc>
      </w:tr>
      <w:tr w:rsidR="00186F51" w14:paraId="5205E692" w14:textId="77777777" w:rsidTr="009A4930">
        <w:tc>
          <w:tcPr>
            <w:tcW w:w="2536" w:type="dxa"/>
          </w:tcPr>
          <w:p w14:paraId="676783ED" w14:textId="52EC745C" w:rsidR="00186F51" w:rsidRPr="00955049" w:rsidRDefault="00186F51" w:rsidP="00186F51">
            <w:pPr>
              <w:spacing w:line="360" w:lineRule="auto"/>
              <w:rPr>
                <w:rFonts w:ascii="Times New Roman" w:hAnsi="Times New Roman" w:cs="Times New Roman"/>
              </w:rPr>
            </w:pPr>
            <w:proofErr w:type="spellStart"/>
            <w:r>
              <w:rPr>
                <w:rFonts w:ascii="Times New Roman" w:hAnsi="Times New Roman" w:cs="Times New Roman"/>
              </w:rPr>
              <w:t>pp_</w:t>
            </w:r>
            <w:r w:rsidRPr="00955049">
              <w:rPr>
                <w:rFonts w:ascii="Times New Roman" w:hAnsi="Times New Roman" w:cs="Times New Roman"/>
              </w:rPr>
              <w:t>groupPlants</w:t>
            </w:r>
            <w:proofErr w:type="spellEnd"/>
          </w:p>
        </w:tc>
        <w:tc>
          <w:tcPr>
            <w:tcW w:w="1157" w:type="dxa"/>
          </w:tcPr>
          <w:p w14:paraId="093CF8D6" w14:textId="386F4CD6"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-0.5190</w:t>
            </w:r>
          </w:p>
        </w:tc>
        <w:tc>
          <w:tcPr>
            <w:tcW w:w="1150" w:type="dxa"/>
          </w:tcPr>
          <w:p w14:paraId="0322E623" w14:textId="20E37EE4"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0.1976</w:t>
            </w:r>
          </w:p>
        </w:tc>
        <w:tc>
          <w:tcPr>
            <w:tcW w:w="1150" w:type="dxa"/>
          </w:tcPr>
          <w:p w14:paraId="6CE38FA0" w14:textId="5287BFCD"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-2.6265</w:t>
            </w:r>
          </w:p>
        </w:tc>
        <w:tc>
          <w:tcPr>
            <w:tcW w:w="1108" w:type="dxa"/>
          </w:tcPr>
          <w:p w14:paraId="7109CED5" w14:textId="272F5307" w:rsidR="00186F51" w:rsidRDefault="00186F51" w:rsidP="007540E9">
            <w:pPr>
              <w:spacing w:line="360" w:lineRule="auto"/>
              <w:jc w:val="center"/>
              <w:rPr>
                <w:rFonts w:ascii="Times New Roman" w:hAnsi="Times New Roman" w:cs="Times New Roman"/>
              </w:rPr>
            </w:pPr>
            <w:r w:rsidRPr="00F46B0D">
              <w:rPr>
                <w:rFonts w:ascii="Times New Roman" w:hAnsi="Times New Roman" w:cs="Times New Roman"/>
              </w:rPr>
              <w:t>163</w:t>
            </w:r>
          </w:p>
        </w:tc>
        <w:tc>
          <w:tcPr>
            <w:tcW w:w="1141" w:type="dxa"/>
          </w:tcPr>
          <w:p w14:paraId="2050ACE7" w14:textId="3CD6068C" w:rsidR="00186F51" w:rsidRDefault="00186F51" w:rsidP="007540E9">
            <w:pPr>
              <w:spacing w:line="360" w:lineRule="auto"/>
              <w:jc w:val="center"/>
              <w:rPr>
                <w:rFonts w:ascii="Times New Roman" w:hAnsi="Times New Roman" w:cs="Times New Roman"/>
              </w:rPr>
            </w:pPr>
            <w:r w:rsidRPr="00186F51">
              <w:rPr>
                <w:rFonts w:ascii="Times New Roman" w:hAnsi="Times New Roman" w:cs="Times New Roman"/>
              </w:rPr>
              <w:t>0.0094</w:t>
            </w:r>
          </w:p>
        </w:tc>
      </w:tr>
    </w:tbl>
    <w:p w14:paraId="753BF844" w14:textId="18B02F48" w:rsidR="00186F51" w:rsidRDefault="00186F51" w:rsidP="00955049">
      <w:pPr>
        <w:spacing w:line="360" w:lineRule="auto"/>
        <w:rPr>
          <w:rFonts w:ascii="Times New Roman" w:hAnsi="Times New Roman" w:cs="Times New Roman"/>
        </w:rPr>
      </w:pPr>
    </w:p>
    <w:p w14:paraId="7915728D" w14:textId="77777777" w:rsidR="007540E9" w:rsidRDefault="007540E9" w:rsidP="007540E9">
      <w:pPr>
        <w:spacing w:line="360" w:lineRule="auto"/>
        <w:rPr>
          <w:rFonts w:ascii="Times New Roman" w:hAnsi="Times New Roman" w:cs="Times New Roman"/>
        </w:rPr>
      </w:pPr>
      <w:r>
        <w:rPr>
          <w:rFonts w:ascii="Times New Roman" w:hAnsi="Times New Roman" w:cs="Times New Roman"/>
          <w:noProof/>
        </w:rPr>
        <w:drawing>
          <wp:inline distT="0" distB="0" distL="0" distR="0" wp14:anchorId="7B27B4D3" wp14:editId="3D510A93">
            <wp:extent cx="5943600" cy="34651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23-02-15 at 5.15.46 PM.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465195"/>
                    </a:xfrm>
                    <a:prstGeom prst="rect">
                      <a:avLst/>
                    </a:prstGeom>
                  </pic:spPr>
                </pic:pic>
              </a:graphicData>
            </a:graphic>
          </wp:inline>
        </w:drawing>
      </w:r>
    </w:p>
    <w:p w14:paraId="46D88308" w14:textId="77777777" w:rsidR="007540E9" w:rsidRDefault="007540E9" w:rsidP="007540E9">
      <w:pPr>
        <w:spacing w:line="360" w:lineRule="auto"/>
        <w:rPr>
          <w:rFonts w:ascii="Times New Roman" w:hAnsi="Times New Roman" w:cs="Times New Roman"/>
        </w:rPr>
      </w:pPr>
      <w:r>
        <w:rPr>
          <w:rFonts w:ascii="Times New Roman" w:hAnsi="Times New Roman" w:cs="Times New Roman"/>
        </w:rPr>
        <w:t xml:space="preserve">Fig. S1. Funnel plot for the model including background nutrients. </w:t>
      </w:r>
      <w:ins w:id="1565" w:author="Isabelle Cote" w:date="2023-02-23T15:37:00Z">
        <w:r>
          <w:rPr>
            <w:rFonts w:ascii="Times New Roman" w:hAnsi="Times New Roman" w:cs="Times New Roman"/>
          </w:rPr>
          <w:t>What is residual value here? Effect size??</w:t>
        </w:r>
      </w:ins>
      <w:ins w:id="1566" w:author="Isabelle Cote" w:date="2023-02-23T15:45:00Z">
        <w:r>
          <w:rPr>
            <w:rFonts w:ascii="Times New Roman" w:hAnsi="Times New Roman" w:cs="Times New Roman"/>
          </w:rPr>
          <w:t xml:space="preserve">  What’s your interpretation of this funnel plot?</w:t>
        </w:r>
      </w:ins>
    </w:p>
    <w:p w14:paraId="3A12AA42" w14:textId="4F0E6F82" w:rsidR="00186F51" w:rsidRDefault="00B14560" w:rsidP="00955049">
      <w:pPr>
        <w:spacing w:line="360" w:lineRule="auto"/>
        <w:rPr>
          <w:rFonts w:ascii="Times New Roman" w:hAnsi="Times New Roman" w:cs="Times New Roman"/>
        </w:rPr>
      </w:pPr>
      <w:r>
        <w:rPr>
          <w:rFonts w:ascii="Times New Roman" w:hAnsi="Times New Roman" w:cs="Times New Roman"/>
          <w:noProof/>
        </w:rPr>
        <w:lastRenderedPageBreak/>
        <w:drawing>
          <wp:inline distT="0" distB="0" distL="0" distR="0" wp14:anchorId="77D8A36B" wp14:editId="763D5F5C">
            <wp:extent cx="5943600"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at_effect_size_mod.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140822A" w14:textId="0C2FAE6F" w:rsidR="006252B2" w:rsidRDefault="006252B2" w:rsidP="00955049">
      <w:pPr>
        <w:spacing w:line="360" w:lineRule="auto"/>
        <w:rPr>
          <w:rFonts w:ascii="Times New Roman" w:hAnsi="Times New Roman" w:cs="Times New Roman"/>
        </w:rPr>
      </w:pPr>
      <w:r>
        <w:rPr>
          <w:rFonts w:ascii="Times New Roman" w:hAnsi="Times New Roman" w:cs="Times New Roman"/>
        </w:rPr>
        <w:t xml:space="preserve">Figure SX. Effect sizes from </w:t>
      </w:r>
      <w:r w:rsidR="00B14560">
        <w:rPr>
          <w:rFonts w:ascii="Times New Roman" w:hAnsi="Times New Roman" w:cs="Times New Roman"/>
        </w:rPr>
        <w:t>absolute latitude</w:t>
      </w:r>
      <w:r>
        <w:rPr>
          <w:rFonts w:ascii="Times New Roman" w:hAnsi="Times New Roman" w:cs="Times New Roman"/>
        </w:rPr>
        <w:t xml:space="preserve"> model</w:t>
      </w:r>
    </w:p>
    <w:p w14:paraId="0BC38998" w14:textId="67825665" w:rsidR="006252B2" w:rsidRDefault="006252B2" w:rsidP="00955049">
      <w:pPr>
        <w:spacing w:line="360" w:lineRule="auto"/>
        <w:rPr>
          <w:rFonts w:ascii="Times New Roman" w:hAnsi="Times New Roman" w:cs="Times New Roman"/>
        </w:rPr>
      </w:pPr>
    </w:p>
    <w:p w14:paraId="0E395A27" w14:textId="0C8DBE76" w:rsidR="006252B2" w:rsidRDefault="00B14560" w:rsidP="00955049">
      <w:pPr>
        <w:spacing w:line="360" w:lineRule="auto"/>
        <w:rPr>
          <w:rFonts w:ascii="Times New Roman" w:hAnsi="Times New Roman" w:cs="Times New Roman"/>
        </w:rPr>
      </w:pPr>
      <w:r>
        <w:rPr>
          <w:rFonts w:ascii="Times New Roman" w:hAnsi="Times New Roman" w:cs="Times New Roman"/>
          <w:noProof/>
        </w:rPr>
        <w:drawing>
          <wp:inline distT="0" distB="0" distL="0" distR="0" wp14:anchorId="34D077EE" wp14:editId="7E4D2F7E">
            <wp:extent cx="5943600" cy="33432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emp_effect_size_mod.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bookmarkStart w:id="1567" w:name="_GoBack"/>
      <w:bookmarkEnd w:id="1567"/>
    </w:p>
    <w:p w14:paraId="5C847783" w14:textId="7658AF19" w:rsidR="006252B2" w:rsidRDefault="006252B2" w:rsidP="00955049">
      <w:pPr>
        <w:spacing w:line="360" w:lineRule="auto"/>
        <w:rPr>
          <w:rFonts w:ascii="Times New Roman" w:hAnsi="Times New Roman" w:cs="Times New Roman"/>
        </w:rPr>
      </w:pPr>
      <w:r>
        <w:rPr>
          <w:rFonts w:ascii="Times New Roman" w:hAnsi="Times New Roman" w:cs="Times New Roman"/>
        </w:rPr>
        <w:t xml:space="preserve">Figure SX: Effect sizes from </w:t>
      </w:r>
      <w:r w:rsidR="00B14560">
        <w:rPr>
          <w:rFonts w:ascii="Times New Roman" w:hAnsi="Times New Roman" w:cs="Times New Roman"/>
        </w:rPr>
        <w:t>temperature</w:t>
      </w:r>
      <w:r>
        <w:rPr>
          <w:rFonts w:ascii="Times New Roman" w:hAnsi="Times New Roman" w:cs="Times New Roman"/>
        </w:rPr>
        <w:t xml:space="preserve"> model</w:t>
      </w:r>
    </w:p>
    <w:p w14:paraId="38388351" w14:textId="77777777" w:rsidR="002F2E53" w:rsidRDefault="002F2E53" w:rsidP="002F2E53">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Funnel plot:</w:t>
      </w:r>
    </w:p>
    <w:p w14:paraId="6B129550" w14:textId="77777777" w:rsidR="002F2E53" w:rsidRDefault="002F2E53" w:rsidP="002F2E53">
      <w:pPr>
        <w:autoSpaceDE w:val="0"/>
        <w:autoSpaceDN w:val="0"/>
        <w:adjustRightInd w:val="0"/>
        <w:rPr>
          <w:rFonts w:ascii="AppleSystemUIFont" w:hAnsi="AppleSystemUIFont" w:cs="AppleSystemUIFont"/>
          <w:color w:val="353535"/>
        </w:rPr>
      </w:pPr>
    </w:p>
    <w:p w14:paraId="42F70491" w14:textId="77777777" w:rsidR="002F2E53" w:rsidRDefault="002F2E53" w:rsidP="002F2E53">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lastRenderedPageBreak/>
        <w:t xml:space="preserve">Not really the pattern we expect if there’s bias, but also not the pattern we expect to see if everything is perfect. </w:t>
      </w:r>
    </w:p>
    <w:p w14:paraId="1976F4BD" w14:textId="77777777" w:rsidR="002F2E53" w:rsidRDefault="002F2E53" w:rsidP="002F2E53">
      <w:pPr>
        <w:autoSpaceDE w:val="0"/>
        <w:autoSpaceDN w:val="0"/>
        <w:adjustRightInd w:val="0"/>
        <w:rPr>
          <w:rFonts w:ascii="AppleSystemUIFont" w:hAnsi="AppleSystemUIFont" w:cs="AppleSystemUIFont"/>
          <w:color w:val="353535"/>
        </w:rPr>
      </w:pPr>
    </w:p>
    <w:p w14:paraId="0397A3C5" w14:textId="77777777" w:rsidR="002F2E53" w:rsidRDefault="002F2E53" w:rsidP="002F2E53">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There’s a bit of a right skew in the points, and the whole thing is super top heavy.</w:t>
      </w:r>
    </w:p>
    <w:p w14:paraId="6B727D61" w14:textId="77777777" w:rsidR="002F2E53" w:rsidRDefault="002F2E53" w:rsidP="002F2E53">
      <w:pPr>
        <w:autoSpaceDE w:val="0"/>
        <w:autoSpaceDN w:val="0"/>
        <w:adjustRightInd w:val="0"/>
        <w:rPr>
          <w:rFonts w:ascii="AppleSystemUIFont" w:hAnsi="AppleSystemUIFont" w:cs="AppleSystemUIFont"/>
          <w:color w:val="353535"/>
        </w:rPr>
      </w:pPr>
    </w:p>
    <w:p w14:paraId="2240D0A6" w14:textId="77777777" w:rsidR="002F2E53" w:rsidRDefault="002F2E53" w:rsidP="002F2E53">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Isa says she has NEVER seen a funnel plot like this. ugh. </w:t>
      </w:r>
    </w:p>
    <w:p w14:paraId="2B91450D" w14:textId="77777777" w:rsidR="002F2E53" w:rsidRDefault="002F2E53" w:rsidP="002F2E53">
      <w:pPr>
        <w:autoSpaceDE w:val="0"/>
        <w:autoSpaceDN w:val="0"/>
        <w:adjustRightInd w:val="0"/>
        <w:rPr>
          <w:rFonts w:ascii="AppleSystemUIFont" w:hAnsi="AppleSystemUIFont" w:cs="AppleSystemUIFont"/>
          <w:color w:val="353535"/>
        </w:rPr>
      </w:pPr>
    </w:p>
    <w:p w14:paraId="7F12C7E7" w14:textId="77777777" w:rsidR="002F2E53" w:rsidRDefault="002F2E53" w:rsidP="002F2E53">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 xml:space="preserve">Very few studies with massive error. Maybe there’s a bias against highly variable studies? Most studies have a similar level of error. SO maybe they have similar-is sample sizes and variance??? At the end of the day what’s important is the symmetry around the 0 value at the top. </w:t>
      </w:r>
      <w:proofErr w:type="spellStart"/>
      <w:r>
        <w:rPr>
          <w:rFonts w:ascii="AppleSystemUIFont" w:hAnsi="AppleSystemUIFont" w:cs="AppleSystemUIFont"/>
          <w:color w:val="353535"/>
        </w:rPr>
        <w:t>THere’s</w:t>
      </w:r>
      <w:proofErr w:type="spellEnd"/>
      <w:r>
        <w:rPr>
          <w:rFonts w:ascii="AppleSystemUIFont" w:hAnsi="AppleSystemUIFont" w:cs="AppleSystemUIFont"/>
          <w:color w:val="353535"/>
        </w:rPr>
        <w:t xml:space="preserve"> a little bit of a right skew, but it’s mostly even. If we show </w:t>
      </w:r>
      <w:proofErr w:type="gramStart"/>
      <w:r>
        <w:rPr>
          <w:rFonts w:ascii="AppleSystemUIFont" w:hAnsi="AppleSystemUIFont" w:cs="AppleSystemUIFont"/>
          <w:color w:val="353535"/>
        </w:rPr>
        <w:t>this</w:t>
      </w:r>
      <w:proofErr w:type="gramEnd"/>
      <w:r>
        <w:rPr>
          <w:rFonts w:ascii="AppleSystemUIFont" w:hAnsi="AppleSystemUIFont" w:cs="AppleSystemUIFont"/>
          <w:color w:val="353535"/>
        </w:rPr>
        <w:t xml:space="preserve"> we need to have an explanation for why it’s not showing a typical shape but we still think it’s ok to proceed. </w:t>
      </w:r>
    </w:p>
    <w:p w14:paraId="0E8BF45D" w14:textId="77777777" w:rsidR="002F2E53" w:rsidRDefault="002F2E53" w:rsidP="002F2E53">
      <w:pPr>
        <w:autoSpaceDE w:val="0"/>
        <w:autoSpaceDN w:val="0"/>
        <w:adjustRightInd w:val="0"/>
        <w:rPr>
          <w:rFonts w:ascii="AppleSystemUIFont" w:hAnsi="AppleSystemUIFont" w:cs="AppleSystemUIFont"/>
          <w:color w:val="353535"/>
        </w:rPr>
      </w:pPr>
    </w:p>
    <w:p w14:paraId="2A2A489C" w14:textId="77777777" w:rsidR="002F2E53" w:rsidRDefault="002F2E53" w:rsidP="002F2E53">
      <w:pPr>
        <w:autoSpaceDE w:val="0"/>
        <w:autoSpaceDN w:val="0"/>
        <w:adjustRightInd w:val="0"/>
        <w:rPr>
          <w:rFonts w:ascii="AppleSystemUIFont" w:hAnsi="AppleSystemUIFont" w:cs="AppleSystemUIFont"/>
          <w:color w:val="353535"/>
        </w:rPr>
      </w:pPr>
      <w:r>
        <w:rPr>
          <w:rFonts w:ascii="AppleSystemUIFont" w:hAnsi="AppleSystemUIFont" w:cs="AppleSystemUIFont"/>
          <w:color w:val="353535"/>
        </w:rPr>
        <w:t>Maybe post the plot on twitter and see what folks say.</w:t>
      </w:r>
    </w:p>
    <w:p w14:paraId="333064AF" w14:textId="77777777" w:rsidR="002F2E53" w:rsidRDefault="002F2E53" w:rsidP="002F2E53">
      <w:pPr>
        <w:autoSpaceDE w:val="0"/>
        <w:autoSpaceDN w:val="0"/>
        <w:adjustRightInd w:val="0"/>
        <w:rPr>
          <w:rFonts w:ascii="AppleSystemUIFont" w:hAnsi="AppleSystemUIFont" w:cs="AppleSystemUIFont"/>
          <w:color w:val="353535"/>
        </w:rPr>
      </w:pPr>
    </w:p>
    <w:p w14:paraId="0A4A810B" w14:textId="77777777" w:rsidR="00955049" w:rsidRDefault="00955049" w:rsidP="00955049">
      <w:pPr>
        <w:spacing w:line="360" w:lineRule="auto"/>
        <w:rPr>
          <w:rFonts w:ascii="Times New Roman" w:hAnsi="Times New Roman" w:cs="Times New Roman"/>
        </w:rPr>
      </w:pPr>
    </w:p>
    <w:p w14:paraId="4207CAAF" w14:textId="77777777" w:rsidR="00F51928" w:rsidRDefault="00F51928" w:rsidP="00F51928">
      <w:pPr>
        <w:spacing w:line="360" w:lineRule="auto"/>
        <w:rPr>
          <w:rFonts w:ascii="Times New Roman" w:hAnsi="Times New Roman" w:cs="Times New Roman"/>
        </w:rPr>
      </w:pPr>
    </w:p>
    <w:p w14:paraId="0DE29ABF" w14:textId="4BE00890" w:rsidR="00C2024C" w:rsidRPr="00C2024C" w:rsidRDefault="00C2024C" w:rsidP="00C2024C">
      <w:pPr>
        <w:spacing w:line="360" w:lineRule="auto"/>
        <w:rPr>
          <w:rFonts w:ascii="Times New Roman" w:hAnsi="Times New Roman" w:cs="Times New Roman"/>
          <w:u w:val="single"/>
        </w:rPr>
      </w:pPr>
      <w:r w:rsidRPr="00C2024C">
        <w:rPr>
          <w:rFonts w:ascii="Times New Roman" w:hAnsi="Times New Roman" w:cs="Times New Roman"/>
          <w:u w:val="single"/>
        </w:rPr>
        <w:t>References</w:t>
      </w:r>
    </w:p>
    <w:p w14:paraId="45F88116" w14:textId="77777777" w:rsidR="005D641B" w:rsidRPr="005D641B" w:rsidRDefault="00954E9C" w:rsidP="005D641B">
      <w:pPr>
        <w:pStyle w:val="Bibliography"/>
        <w:rPr>
          <w:rFonts w:ascii="Calibri"/>
        </w:rPr>
      </w:pPr>
      <w:r>
        <w:rPr>
          <w:rFonts w:ascii="Calibri" w:cs="Calibri"/>
        </w:rPr>
        <w:t xml:space="preserve"> </w:t>
      </w:r>
      <w:r w:rsidR="00220EF3">
        <w:rPr>
          <w:rFonts w:ascii="Calibri" w:cs="Calibri"/>
        </w:rPr>
        <w:fldChar w:fldCharType="begin"/>
      </w:r>
      <w:r w:rsidR="00220EF3">
        <w:rPr>
          <w:rFonts w:ascii="Calibri" w:cs="Calibri"/>
        </w:rPr>
        <w:instrText xml:space="preserve"> ADDIN ZOTERO_BIBL {"uncited":[],"omitted":[],"custom":[]} CSL_BIBLIOGRAPHY </w:instrText>
      </w:r>
      <w:r w:rsidR="00220EF3">
        <w:rPr>
          <w:rFonts w:ascii="Calibri" w:cs="Calibri"/>
        </w:rPr>
        <w:fldChar w:fldCharType="separate"/>
      </w:r>
      <w:r w:rsidR="005D641B" w:rsidRPr="005D641B">
        <w:rPr>
          <w:rFonts w:ascii="Calibri"/>
        </w:rPr>
        <w:t>Allgeier, J.E., Burkepile, D.E., Layman, C.A., 2017. Animal pee in the sea: consumer-mediated nutrient dynamics in the world’s changing oceans. Global Change Biology 23, 2166–2178. https://doi.org/10.1111/gcb.13625</w:t>
      </w:r>
    </w:p>
    <w:p w14:paraId="697D12B7" w14:textId="77777777" w:rsidR="005D641B" w:rsidRPr="005D641B" w:rsidRDefault="005D641B" w:rsidP="005D641B">
      <w:pPr>
        <w:pStyle w:val="Bibliography"/>
        <w:rPr>
          <w:rFonts w:ascii="Calibri"/>
        </w:rPr>
      </w:pPr>
      <w:r w:rsidRPr="005D641B">
        <w:rPr>
          <w:rFonts w:ascii="Calibri"/>
        </w:rPr>
        <w:t>Allgeier, J.E., Rosemond, A.D., Layman, C.A., 2011. The frequency and magnitude of non-additive responses to multiple nutrient enrichment. Journal of Applied Ecology 48, 96–101. https://doi.org/10.1111/j.1365-2664.2010.01894.x</w:t>
      </w:r>
    </w:p>
    <w:p w14:paraId="7E43DBA1" w14:textId="77777777" w:rsidR="005D641B" w:rsidRPr="005D641B" w:rsidRDefault="005D641B" w:rsidP="005D641B">
      <w:pPr>
        <w:pStyle w:val="Bibliography"/>
        <w:rPr>
          <w:rFonts w:ascii="Calibri"/>
        </w:rPr>
      </w:pPr>
      <w:r w:rsidRPr="005D641B">
        <w:rPr>
          <w:rFonts w:ascii="Calibri"/>
        </w:rPr>
        <w:t>Atkinson, C.L., Capps, K.A., Rugenski, A.T., Vanni, M.J., 2017. Consumer-driven nutrient dynamics in freshwater ecosystems: from individuals to ecosystems. Biological Reviews 92, 2003–2023. https://doi.org/10.1111/brv.12318</w:t>
      </w:r>
    </w:p>
    <w:p w14:paraId="0C4DB7F0" w14:textId="77777777" w:rsidR="005D641B" w:rsidRPr="005D641B" w:rsidRDefault="005D641B" w:rsidP="005D641B">
      <w:pPr>
        <w:pStyle w:val="Bibliography"/>
        <w:rPr>
          <w:rFonts w:ascii="Calibri"/>
        </w:rPr>
      </w:pPr>
      <w:r w:rsidRPr="005D641B">
        <w:rPr>
          <w:rFonts w:ascii="Calibri"/>
        </w:rPr>
        <w:t>Bracken, M.E.S., 2004. Invertebrate-Mediated Nutrient Loading Increases Growth of an Intertidal Macroalga1. Journal of Phycology 40, 1032–1041. https://doi.org/10.1111/j.1529-8817.2004.03106.x</w:t>
      </w:r>
    </w:p>
    <w:p w14:paraId="1C961CD3" w14:textId="77777777" w:rsidR="005D641B" w:rsidRPr="005D641B" w:rsidRDefault="005D641B" w:rsidP="005D641B">
      <w:pPr>
        <w:pStyle w:val="Bibliography"/>
        <w:rPr>
          <w:rFonts w:ascii="Calibri"/>
        </w:rPr>
      </w:pPr>
      <w:r w:rsidRPr="005D641B">
        <w:rPr>
          <w:rFonts w:ascii="Calibri"/>
        </w:rPr>
        <w:t>Bracken, M.E.S., Gonzalez-Dorantes, C.A., Stachowicz, J.J., 2007. Whole-community mutualism: Associated invertebrates facilitate a dominant habitat-forming seaweed. Ecology 88, 2211–2219. https://doi.org/10.1890/06-0881.1</w:t>
      </w:r>
    </w:p>
    <w:p w14:paraId="45DC8BB1" w14:textId="77777777" w:rsidR="005D641B" w:rsidRPr="005D641B" w:rsidRDefault="005D641B" w:rsidP="005D641B">
      <w:pPr>
        <w:pStyle w:val="Bibliography"/>
        <w:rPr>
          <w:rFonts w:ascii="Calibri"/>
        </w:rPr>
      </w:pPr>
      <w:r w:rsidRPr="005D641B">
        <w:rPr>
          <w:rFonts w:ascii="Calibri"/>
        </w:rPr>
        <w:t>Brzezinksi, M., Reed, D., Harrer, S., Rassweiler, A., Melack, J., Goodridge, B., Dugan, J., 2013. Multiple sources and forms of nitrogen sustain year-round kelp growth on the inner continental shelf of the Santa Barbara Channel. oceanog 26, 114–123. https://doi.org/10.5670/oceanog.2013.53</w:t>
      </w:r>
    </w:p>
    <w:p w14:paraId="38E7D241" w14:textId="77777777" w:rsidR="005D641B" w:rsidRPr="005D641B" w:rsidRDefault="005D641B" w:rsidP="005D641B">
      <w:pPr>
        <w:pStyle w:val="Bibliography"/>
        <w:rPr>
          <w:rFonts w:ascii="Calibri"/>
        </w:rPr>
      </w:pPr>
      <w:r w:rsidRPr="005D641B">
        <w:rPr>
          <w:rFonts w:ascii="Calibri"/>
        </w:rPr>
        <w:t>Elser, J.J., Bracken, M.E.S., Cleland, E.E., Gruner, D.S., Harpole, W.S., Hillebrand, H., Ngai, J.T., Seabloom, E.W., Shurin, J.B., Smith, J.E., 2007. Global analysis of nitrogen and phosphorus limitation of primary producers in freshwater, marine and terrestrial ecosystems. Ecology Letters 10, 1135–1142. https://doi.org/10.1111/j.1461-0248.2007.01113.x</w:t>
      </w:r>
    </w:p>
    <w:p w14:paraId="3079CFFF" w14:textId="77777777" w:rsidR="005D641B" w:rsidRPr="005D641B" w:rsidRDefault="005D641B" w:rsidP="005D641B">
      <w:pPr>
        <w:pStyle w:val="Bibliography"/>
        <w:rPr>
          <w:rFonts w:ascii="Calibri"/>
        </w:rPr>
      </w:pPr>
      <w:r w:rsidRPr="005D641B">
        <w:rPr>
          <w:rFonts w:ascii="Calibri"/>
        </w:rPr>
        <w:lastRenderedPageBreak/>
        <w:t>Elser, J.J., Urabe, J., 1999. The Stoichiometry of Consumer-Driven Nutrient Recycling: Theory, Observations, and Consequences. Ecology 80, 735–751. https://doi.org/10.1890/0012-9658(1999)080[0735:TSOCDN]2.0.CO;2</w:t>
      </w:r>
    </w:p>
    <w:p w14:paraId="4C2D2EF2" w14:textId="77777777" w:rsidR="005D641B" w:rsidRPr="005D641B" w:rsidRDefault="005D641B" w:rsidP="005D641B">
      <w:pPr>
        <w:pStyle w:val="Bibliography"/>
        <w:rPr>
          <w:rFonts w:ascii="Calibri"/>
        </w:rPr>
      </w:pPr>
      <w:r w:rsidRPr="005D641B">
        <w:rPr>
          <w:rFonts w:ascii="Calibri"/>
        </w:rPr>
        <w:t>Gough, L., Bettez, N.D., Slavik, K.A., Bowden, W.B., Giblin, A.E., Kling, G.W., Laundre, J.A., Shaver, G.R., 2016. Effects of long-term nutrient additions on Arctic tundra, stream, and lake ecosystems: beyond NPP. Oecologia 182, 653–665. https://doi.org/10.1007/s00442-016-3716-0</w:t>
      </w:r>
    </w:p>
    <w:p w14:paraId="7C6ED46D" w14:textId="77777777" w:rsidR="005D641B" w:rsidRPr="005D641B" w:rsidRDefault="005D641B" w:rsidP="005D641B">
      <w:pPr>
        <w:pStyle w:val="Bibliography"/>
        <w:rPr>
          <w:rFonts w:ascii="Calibri"/>
        </w:rPr>
      </w:pPr>
      <w:r w:rsidRPr="005D641B">
        <w:rPr>
          <w:rFonts w:ascii="Calibri"/>
        </w:rPr>
        <w:t>Hillman, K., Walker, D.I., Larkum, A.W.D., McComb, A.J., 1989. Productivity and nutrient limitation, in: Larkum, A.W.D., McComb, A.J., Shephard, S.A. (Eds.), Biology of Seagrasses : A Treatise on the Biology of Seagrasses with Special Reference to the Australian Region. Elsevier Science Pub., Amsterdam, The Netherlands, pp. 635–685.</w:t>
      </w:r>
    </w:p>
    <w:p w14:paraId="42D8439F" w14:textId="77777777" w:rsidR="005D641B" w:rsidRPr="005D641B" w:rsidRDefault="005D641B" w:rsidP="005D641B">
      <w:pPr>
        <w:pStyle w:val="Bibliography"/>
        <w:rPr>
          <w:rFonts w:ascii="Calibri"/>
        </w:rPr>
      </w:pPr>
      <w:r w:rsidRPr="005D641B">
        <w:rPr>
          <w:rFonts w:ascii="Calibri"/>
        </w:rPr>
        <w:t>Jackson, G.A., 1977. Nutrients and Production of Giant Kelp, Macrocystis pyrifera, Off Southern California. Limnology and Oceanography 22, 979–995.</w:t>
      </w:r>
    </w:p>
    <w:p w14:paraId="7DA7057F" w14:textId="77777777" w:rsidR="005D641B" w:rsidRPr="005D641B" w:rsidRDefault="005D641B" w:rsidP="005D641B">
      <w:pPr>
        <w:pStyle w:val="Bibliography"/>
        <w:rPr>
          <w:rFonts w:ascii="Calibri"/>
        </w:rPr>
      </w:pPr>
      <w:r w:rsidRPr="005D641B">
        <w:rPr>
          <w:rFonts w:ascii="Calibri"/>
        </w:rPr>
        <w:t>McNaughton, S.J., Ruess, R.W., Seagle, S.W., 1988. Large mammals and process dynamics in African ecosystems. BioScience 38, 794–800. https://doi.org/10.2307/1310789</w:t>
      </w:r>
    </w:p>
    <w:p w14:paraId="0B8AD812" w14:textId="77777777" w:rsidR="005D641B" w:rsidRPr="005D641B" w:rsidRDefault="005D641B" w:rsidP="005D641B">
      <w:pPr>
        <w:pStyle w:val="Bibliography"/>
        <w:rPr>
          <w:rFonts w:ascii="Calibri"/>
        </w:rPr>
      </w:pPr>
      <w:r w:rsidRPr="005D641B">
        <w:rPr>
          <w:rFonts w:ascii="Calibri"/>
        </w:rPr>
        <w:t>McPhee-Shaw, E.E., Siegel, D.A., Washburn, L., Brzezinski, M.A., Jones, J.L., Leydecker, A., Melack, J., 2007. Mechanisms for nutrient delivery to the inner shelf: Observations from the Santa Barbara Channel. Limnology and Oceanography 52, 1748–1766. https://doi.org/10.4319/lo.2007.52.5.1748</w:t>
      </w:r>
    </w:p>
    <w:p w14:paraId="688FD2A0" w14:textId="77777777" w:rsidR="005D641B" w:rsidRPr="005D641B" w:rsidRDefault="005D641B" w:rsidP="005D641B">
      <w:pPr>
        <w:pStyle w:val="Bibliography"/>
        <w:rPr>
          <w:rFonts w:ascii="Calibri"/>
        </w:rPr>
      </w:pPr>
      <w:r w:rsidRPr="005D641B">
        <w:rPr>
          <w:rFonts w:ascii="Calibri"/>
        </w:rPr>
        <w:t>Meyer, J.L., Schultz, E.T., Helfman, G.S., 1983. Fish schools: An asset to corals. Science 220, 1047–1049. https://doi.org/10.1126/science.220.4601.1047</w:t>
      </w:r>
    </w:p>
    <w:p w14:paraId="709024C8" w14:textId="77777777" w:rsidR="005D641B" w:rsidRPr="005D641B" w:rsidRDefault="005D641B" w:rsidP="005D641B">
      <w:pPr>
        <w:pStyle w:val="Bibliography"/>
        <w:rPr>
          <w:rFonts w:ascii="Calibri"/>
        </w:rPr>
      </w:pPr>
      <w:r w:rsidRPr="005D641B">
        <w:rPr>
          <w:rFonts w:ascii="Calibri"/>
        </w:rPr>
        <w:t>Moore, C.M., Mills, M.M., Arrigo, K.R., Berman-Frank, I., Bopp, L., Boyd, P.W., Galbraith, E.D., Geider, R.J., Guieu, C., Jaccard, S.L., Jickells, T.D., La Roche, J., Lenton, T.M., Mahowald, N.M., Marañón, E., Marinov, I., Moore, J.K., Nakatsuka, T., Oschlies, A., Saito, M.A., Thingstad, T.F., Tsuda, A., Ulloa, O., 2013. Processes and patterns of oceanic nutrient limitation. Nature Geoscience 6, 701–710. https://doi.org/10.1038/ngeo1765</w:t>
      </w:r>
    </w:p>
    <w:p w14:paraId="64DFF2A2" w14:textId="77777777" w:rsidR="005D641B" w:rsidRPr="005D641B" w:rsidRDefault="005D641B" w:rsidP="005D641B">
      <w:pPr>
        <w:pStyle w:val="Bibliography"/>
        <w:rPr>
          <w:rFonts w:ascii="Calibri"/>
        </w:rPr>
      </w:pPr>
      <w:r w:rsidRPr="005D641B">
        <w:rPr>
          <w:rFonts w:ascii="Calibri"/>
        </w:rPr>
        <w:t>Peterson, B., Heck, K., 2001. Positive interactions between suspension-feeding bivalves and seagrass-a facultative mutualism. Mar. Ecol. Prog. Ser. 213, 143–155. https://doi.org/10.3354/meps213143</w:t>
      </w:r>
    </w:p>
    <w:p w14:paraId="7E6C12EE" w14:textId="77777777" w:rsidR="005D641B" w:rsidRPr="005D641B" w:rsidRDefault="005D641B" w:rsidP="005D641B">
      <w:pPr>
        <w:pStyle w:val="Bibliography"/>
        <w:rPr>
          <w:rFonts w:ascii="Calibri"/>
        </w:rPr>
      </w:pPr>
      <w:r w:rsidRPr="005D641B">
        <w:rPr>
          <w:rFonts w:ascii="Calibri"/>
        </w:rPr>
        <w:t>Pfister, C.A., Altabet, M.A., Post, D., 2014. Animal regeneration and microbial retention of nitrogen along coastal rocky shores. Ecology 95, 2803–2814. https://doi.org/10.1890/13-1825.1</w:t>
      </w:r>
    </w:p>
    <w:p w14:paraId="131F2BC0" w14:textId="77777777" w:rsidR="005D641B" w:rsidRPr="005D641B" w:rsidRDefault="005D641B" w:rsidP="005D641B">
      <w:pPr>
        <w:pStyle w:val="Bibliography"/>
        <w:rPr>
          <w:rFonts w:ascii="Calibri"/>
        </w:rPr>
      </w:pPr>
      <w:r w:rsidRPr="005D641B">
        <w:rPr>
          <w:rFonts w:ascii="Calibri"/>
        </w:rPr>
        <w:t>Phillips, J.C., Hurd, C.L., 2004. Kinetics of nitrate, ammonium, and urea uptake by four intertidal seaweeds from New Zealand. Journal of Phycology 40, 534–545. https://doi.org/10.1111/j.1529-8817.2004.03157.x</w:t>
      </w:r>
    </w:p>
    <w:p w14:paraId="2DDE1ED2" w14:textId="77777777" w:rsidR="005D641B" w:rsidRPr="005D641B" w:rsidRDefault="005D641B" w:rsidP="005D641B">
      <w:pPr>
        <w:pStyle w:val="Bibliography"/>
        <w:rPr>
          <w:rFonts w:ascii="Calibri"/>
        </w:rPr>
      </w:pPr>
      <w:r w:rsidRPr="005D641B">
        <w:rPr>
          <w:rFonts w:ascii="Calibri"/>
        </w:rPr>
        <w:t>Probyn, T.A., McQuaid, C.D., 1985. In-situ measurements of nitrogenous nutrient uptake by kelp (Ecklonia maxima) and phytoplankton in a nitrate-rich upwelling environment. Mar. Biol. 88, 149–154. https://doi.org/10.1007/BF00397162</w:t>
      </w:r>
    </w:p>
    <w:p w14:paraId="3D512F5D" w14:textId="77777777" w:rsidR="005D641B" w:rsidRPr="005D641B" w:rsidRDefault="005D641B" w:rsidP="005D641B">
      <w:pPr>
        <w:pStyle w:val="Bibliography"/>
        <w:rPr>
          <w:rFonts w:ascii="Calibri"/>
        </w:rPr>
      </w:pPr>
      <w:r w:rsidRPr="005D641B">
        <w:rPr>
          <w:rFonts w:ascii="Calibri"/>
        </w:rPr>
        <w:t>Ryther, J.H., Dunstan, W.M., 1971. Nitrogen, phosphorus, and eutrophication in the coastal marine environment. Science 171, 1008–1013. https://doi.org/10.1126/science.171.3975.1008</w:t>
      </w:r>
    </w:p>
    <w:p w14:paraId="6E92CACA" w14:textId="77777777" w:rsidR="005D641B" w:rsidRPr="005D641B" w:rsidRDefault="005D641B" w:rsidP="005D641B">
      <w:pPr>
        <w:pStyle w:val="Bibliography"/>
        <w:rPr>
          <w:rFonts w:ascii="Calibri"/>
        </w:rPr>
      </w:pPr>
      <w:r w:rsidRPr="005D641B">
        <w:rPr>
          <w:rFonts w:ascii="Calibri"/>
        </w:rPr>
        <w:t>Schindler, D.W., 1974. Eutrophication and Recovery in Experimental Lakes: Implications for Lake Management. Science 184, 897–899. https://doi.org/10.1126/science.184.4139.897</w:t>
      </w:r>
    </w:p>
    <w:p w14:paraId="107A9694" w14:textId="77777777" w:rsidR="005D641B" w:rsidRPr="005D641B" w:rsidRDefault="005D641B" w:rsidP="005D641B">
      <w:pPr>
        <w:pStyle w:val="Bibliography"/>
        <w:rPr>
          <w:rFonts w:ascii="Calibri"/>
        </w:rPr>
      </w:pPr>
      <w:r w:rsidRPr="005D641B">
        <w:rPr>
          <w:rFonts w:ascii="Calibri"/>
        </w:rPr>
        <w:lastRenderedPageBreak/>
        <w:t>Sitters, J., Bakker, E.S., Veldhuis, M.P., Veen, G.F., Olde Venterink, H., Vanni, M.J., 2017. The stoichiometry of nutrient release by terrestrial herbivores and its ecosystem consequences. Front. Earth Sci. 5. https://doi.org/10.3389/feart.2017.00032</w:t>
      </w:r>
    </w:p>
    <w:p w14:paraId="49EF7485" w14:textId="77777777" w:rsidR="005D641B" w:rsidRPr="005D641B" w:rsidRDefault="005D641B" w:rsidP="005D641B">
      <w:pPr>
        <w:pStyle w:val="Bibliography"/>
        <w:rPr>
          <w:rFonts w:ascii="Calibri"/>
        </w:rPr>
      </w:pPr>
      <w:r w:rsidRPr="005D641B">
        <w:rPr>
          <w:rFonts w:ascii="Calibri"/>
        </w:rPr>
        <w:t>Smith, V.H., Tilman, G.D., Nekola, J.C., 1999. Eutrophication: impacts of excess nutrient inputs on freshwater, marine, and terrestrial ecosystems. Environmental Pollution 100, 179–196. https://doi.org/10.1016/S0269-7491(99)00091-3</w:t>
      </w:r>
    </w:p>
    <w:p w14:paraId="0255FA79" w14:textId="77777777" w:rsidR="005D641B" w:rsidRPr="005D641B" w:rsidRDefault="005D641B" w:rsidP="005D641B">
      <w:pPr>
        <w:pStyle w:val="Bibliography"/>
        <w:rPr>
          <w:rFonts w:ascii="Calibri"/>
        </w:rPr>
      </w:pPr>
      <w:r w:rsidRPr="005D641B">
        <w:rPr>
          <w:rFonts w:ascii="Calibri"/>
        </w:rPr>
        <w:t>Vanni, M.J., 2002. Nutrient cycling by animals in freshwater ecosystems. Annual Review of Ecology and Systematics 33, 341–370. https://doi.org/10.1146/annurev.ecolsys.33.010802.150519</w:t>
      </w:r>
    </w:p>
    <w:p w14:paraId="37769381" w14:textId="77777777" w:rsidR="005D641B" w:rsidRPr="005D641B" w:rsidRDefault="005D641B" w:rsidP="005D641B">
      <w:pPr>
        <w:pStyle w:val="Bibliography"/>
        <w:rPr>
          <w:rFonts w:ascii="Calibri"/>
        </w:rPr>
      </w:pPr>
      <w:r w:rsidRPr="005D641B">
        <w:rPr>
          <w:rFonts w:ascii="Calibri"/>
        </w:rPr>
        <w:t xml:space="preserve">Viechtbauer, W., 2010. Conducting Meta-Analyses in </w:t>
      </w:r>
      <w:r w:rsidRPr="005D641B">
        <w:rPr>
          <w:rFonts w:ascii="Calibri"/>
          <w:i/>
          <w:iCs/>
        </w:rPr>
        <w:t>R</w:t>
      </w:r>
      <w:r w:rsidRPr="005D641B">
        <w:rPr>
          <w:rFonts w:ascii="Calibri"/>
        </w:rPr>
        <w:t xml:space="preserve"> with the </w:t>
      </w:r>
      <w:r w:rsidRPr="005D641B">
        <w:rPr>
          <w:rFonts w:ascii="Calibri"/>
          <w:b/>
          <w:bCs/>
        </w:rPr>
        <w:t>metafor</w:t>
      </w:r>
      <w:r w:rsidRPr="005D641B">
        <w:rPr>
          <w:rFonts w:ascii="Calibri"/>
        </w:rPr>
        <w:t xml:space="preserve"> Package. J. Stat. Soft. 36. https://doi.org/10.18637/jss.v036.i03</w:t>
      </w:r>
    </w:p>
    <w:p w14:paraId="3B4937E9" w14:textId="0FE203C7" w:rsidR="00CE5E3D" w:rsidRPr="00C2024C" w:rsidRDefault="00220EF3" w:rsidP="00C2024C">
      <w:pPr>
        <w:spacing w:line="360" w:lineRule="auto"/>
        <w:rPr>
          <w:rFonts w:ascii="Times New Roman" w:hAnsi="Times New Roman" w:cs="Times New Roman"/>
          <w:lang w:val="en-CA"/>
        </w:rPr>
      </w:pPr>
      <w:r>
        <w:rPr>
          <w:rFonts w:ascii="Calibri" w:cs="Calibri"/>
        </w:rPr>
        <w:fldChar w:fldCharType="end"/>
      </w:r>
    </w:p>
    <w:p w14:paraId="4F49934C" w14:textId="3FD12F41" w:rsidR="00CE5E3D" w:rsidRPr="00B748E3" w:rsidRDefault="00CE5E3D" w:rsidP="000D389D">
      <w:pPr>
        <w:spacing w:line="360" w:lineRule="auto"/>
        <w:rPr>
          <w:rFonts w:ascii="Times New Roman" w:hAnsi="Times New Roman" w:cs="Times New Roman"/>
          <w:u w:val="single"/>
          <w:lang w:val="en-CA"/>
        </w:rPr>
      </w:pPr>
    </w:p>
    <w:sectPr w:rsidR="00CE5E3D" w:rsidRPr="00B748E3" w:rsidSect="00817E60">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Em Lim" w:date="2023-02-15T17:08:00Z" w:initials="EL">
    <w:p w14:paraId="4D9639FF" w14:textId="111DFEF7" w:rsidR="00E00154" w:rsidRDefault="00E00154">
      <w:pPr>
        <w:pStyle w:val="CommentText"/>
      </w:pPr>
      <w:r>
        <w:rPr>
          <w:rStyle w:val="CommentReference"/>
        </w:rPr>
        <w:annotationRef/>
      </w:r>
      <w:r>
        <w:t xml:space="preserve">I was going to use iron limitation in phytoplankton vs algae, but there’s a handful of studies that show kelp gametophytes make more eggs with more </w:t>
      </w:r>
      <w:proofErr w:type="gramStart"/>
      <w:r>
        <w:t>iron</w:t>
      </w:r>
      <w:proofErr w:type="gramEnd"/>
      <w:r>
        <w:t xml:space="preserve"> so I might need a different example.</w:t>
      </w:r>
    </w:p>
  </w:comment>
  <w:comment w:id="4" w:author="Isabelle Cote" w:date="2023-02-23T13:31:00Z" w:initials="IC">
    <w:p w14:paraId="201943C2" w14:textId="77777777" w:rsidR="007508A3" w:rsidRDefault="007508A3" w:rsidP="00A0664A">
      <w:pPr>
        <w:pStyle w:val="CommentText"/>
      </w:pPr>
      <w:r>
        <w:rPr>
          <w:rStyle w:val="CommentReference"/>
        </w:rPr>
        <w:annotationRef/>
      </w:r>
      <w:r>
        <w:t>Could use paper by Fortier and Wright 2021 in Ecology that shows variable responses of different tree species to N long-term additions but consistent responses to P additions across all species. It depends on whether you want to narrow the scope to aquatic/marine right from the onset</w:t>
      </w:r>
    </w:p>
  </w:comment>
  <w:comment w:id="5" w:author="Isabelle Cote" w:date="2023-02-23T13:32:00Z" w:initials="IC">
    <w:p w14:paraId="01190800" w14:textId="77777777" w:rsidR="007508A3" w:rsidRDefault="007508A3" w:rsidP="00BB343D">
      <w:pPr>
        <w:pStyle w:val="CommentText"/>
      </w:pPr>
      <w:r>
        <w:rPr>
          <w:rStyle w:val="CommentReference"/>
        </w:rPr>
        <w:annotationRef/>
      </w:r>
      <w:r>
        <w:t xml:space="preserve">Terrestrial </w:t>
      </w:r>
      <w:proofErr w:type="spellStart"/>
      <w:r>
        <w:t>eg</w:t>
      </w:r>
      <w:proofErr w:type="spellEnd"/>
      <w:r>
        <w:t xml:space="preserve">: Turner et al 2019 Nature </w:t>
      </w:r>
      <w:r>
        <w:rPr>
          <w:b/>
          <w:bCs/>
          <w:color w:val="424242"/>
          <w:highlight w:val="white"/>
        </w:rPr>
        <w:t>Pervasive phosphorus limitation of tree species but not communities in tropical forests</w:t>
      </w:r>
    </w:p>
  </w:comment>
  <w:comment w:id="6" w:author="Isabelle Cote" w:date="2023-02-23T13:32:00Z" w:initials="IC">
    <w:p w14:paraId="04DDEEF7" w14:textId="77777777" w:rsidR="007508A3" w:rsidRDefault="007508A3" w:rsidP="00520D1C">
      <w:pPr>
        <w:pStyle w:val="CommentText"/>
      </w:pPr>
      <w:r>
        <w:rPr>
          <w:rStyle w:val="CommentReference"/>
        </w:rPr>
        <w:annotationRef/>
      </w:r>
      <w:r>
        <w:t>Or relative amounts?</w:t>
      </w:r>
    </w:p>
  </w:comment>
  <w:comment w:id="8" w:author="Isabelle Cote" w:date="2023-02-23T13:44:00Z" w:initials="IC">
    <w:p w14:paraId="51F4CB26" w14:textId="77777777" w:rsidR="00B00892" w:rsidRDefault="009C450B" w:rsidP="00ED4546">
      <w:pPr>
        <w:pStyle w:val="CommentText"/>
      </w:pPr>
      <w:r>
        <w:rPr>
          <w:rStyle w:val="CommentReference"/>
        </w:rPr>
        <w:annotationRef/>
      </w:r>
      <w:r w:rsidR="00B00892">
        <w:t>Or external and internal? Or abiotic and biotic?</w:t>
      </w:r>
    </w:p>
  </w:comment>
  <w:comment w:id="11" w:author="Em Lim" w:date="2022-12-07T09:53:00Z" w:initials="EL">
    <w:p w14:paraId="5FBB00DD" w14:textId="10D6F2E7" w:rsidR="00B7738A" w:rsidRDefault="00B7738A">
      <w:pPr>
        <w:pStyle w:val="CommentText"/>
      </w:pPr>
      <w:r>
        <w:rPr>
          <w:rStyle w:val="CommentReference"/>
        </w:rPr>
        <w:annotationRef/>
      </w:r>
      <w:r>
        <w:t>Mention nitrogen fixation</w:t>
      </w:r>
      <w:r w:rsidR="00C454BB">
        <w:t xml:space="preserve"> too?</w:t>
      </w:r>
    </w:p>
  </w:comment>
  <w:comment w:id="12" w:author="Isabelle Cote" w:date="2023-02-23T14:11:00Z" w:initials="IC">
    <w:p w14:paraId="7AFEE86C" w14:textId="77777777" w:rsidR="000547F8" w:rsidRDefault="000547F8" w:rsidP="00C73ACB">
      <w:pPr>
        <w:pStyle w:val="CommentText"/>
      </w:pPr>
      <w:r>
        <w:rPr>
          <w:rStyle w:val="CommentReference"/>
        </w:rPr>
        <w:annotationRef/>
      </w:r>
      <w:r>
        <w:t>Mirrors the same assumption in terrestrial ecosystems - tested by Turner et al in Nature</w:t>
      </w:r>
    </w:p>
  </w:comment>
  <w:comment w:id="13" w:author="Isabelle Cote" w:date="2023-02-23T14:16:00Z" w:initials="IC">
    <w:p w14:paraId="7BDEE6DB" w14:textId="77777777" w:rsidR="006052A2" w:rsidRDefault="006052A2" w:rsidP="00660158">
      <w:pPr>
        <w:pStyle w:val="CommentText"/>
      </w:pPr>
      <w:r>
        <w:rPr>
          <w:rStyle w:val="CommentReference"/>
        </w:rPr>
        <w:annotationRef/>
      </w:r>
      <w:r>
        <w:t>Need to come back to this to check that we actually do this</w:t>
      </w:r>
    </w:p>
  </w:comment>
  <w:comment w:id="14" w:author="Em Lim" w:date="2023-03-08T14:08:00Z" w:initials="EL">
    <w:p w14:paraId="16039C45" w14:textId="101E6427" w:rsidR="00B64B39" w:rsidRDefault="00B64B39">
      <w:pPr>
        <w:pStyle w:val="CommentText"/>
      </w:pPr>
      <w:r>
        <w:rPr>
          <w:rStyle w:val="CommentReference"/>
        </w:rPr>
        <w:annotationRef/>
      </w:r>
      <w:r>
        <w:t xml:space="preserve">The full list is growth, percent cover, photosynthesis, density, biomass, </w:t>
      </w:r>
      <w:proofErr w:type="spellStart"/>
      <w:r>
        <w:t>chl</w:t>
      </w:r>
      <w:proofErr w:type="spellEnd"/>
      <w:r>
        <w:t xml:space="preserve"> a, abundance, length, tissue protein, area, dry weight, and width.</w:t>
      </w:r>
    </w:p>
  </w:comment>
  <w:comment w:id="15" w:author="Em Lim" w:date="2023-01-20T10:43:00Z" w:initials="EL">
    <w:p w14:paraId="13A7D497" w14:textId="466AF119" w:rsidR="00D504C4" w:rsidRDefault="00D504C4">
      <w:pPr>
        <w:pStyle w:val="CommentText"/>
      </w:pPr>
      <w:r>
        <w:rPr>
          <w:rStyle w:val="CommentReference"/>
        </w:rPr>
        <w:annotationRef/>
      </w:r>
      <w:r>
        <w:t xml:space="preserve">37 </w:t>
      </w:r>
      <w:r w:rsidR="00731DAD">
        <w:t>in analysis but</w:t>
      </w:r>
      <w:r>
        <w:t xml:space="preserve"> 38</w:t>
      </w:r>
      <w:r w:rsidR="00731DAD">
        <w:t xml:space="preserve"> in Prisma, figure out why one more study was excluded. Zero or negative means</w:t>
      </w:r>
      <w:r>
        <w:t>?</w:t>
      </w:r>
    </w:p>
  </w:comment>
  <w:comment w:id="16" w:author="Isabelle Cote" w:date="2023-02-23T14:25:00Z" w:initials="IC">
    <w:p w14:paraId="2B58A41C" w14:textId="77777777" w:rsidR="006052A2" w:rsidRDefault="006052A2" w:rsidP="00F55389">
      <w:pPr>
        <w:pStyle w:val="CommentText"/>
      </w:pPr>
      <w:r>
        <w:rPr>
          <w:rStyle w:val="CommentReference"/>
        </w:rPr>
        <w:annotationRef/>
      </w:r>
      <w:r>
        <w:t>Meta-data?</w:t>
      </w:r>
    </w:p>
  </w:comment>
  <w:comment w:id="19" w:author="Isabelle Cote" w:date="2023-02-23T15:18:00Z" w:initials="IC">
    <w:p w14:paraId="2F3FC506" w14:textId="77777777" w:rsidR="006F56DA" w:rsidRDefault="006F56DA" w:rsidP="00B10800">
      <w:pPr>
        <w:pStyle w:val="CommentText"/>
      </w:pPr>
      <w:r>
        <w:rPr>
          <w:rStyle w:val="CommentReference"/>
        </w:rPr>
        <w:annotationRef/>
      </w:r>
      <w:r>
        <w:t>Here and above, reviewers will likely wonder how close (space and time) these nearby sites/regions are</w:t>
      </w:r>
    </w:p>
  </w:comment>
  <w:comment w:id="25" w:author="Em Lim" w:date="2023-01-18T10:00:00Z" w:initials="EL">
    <w:p w14:paraId="18FFDB0E" w14:textId="0E94E280" w:rsidR="00A6305A" w:rsidRDefault="00A6305A">
      <w:pPr>
        <w:pStyle w:val="CommentText"/>
      </w:pPr>
      <w:r>
        <w:rPr>
          <w:rStyle w:val="CommentReference"/>
        </w:rPr>
        <w:annotationRef/>
      </w:r>
      <w:r>
        <w:t>Provide justification for this and an explanation of what species were included in each!</w:t>
      </w:r>
    </w:p>
  </w:comment>
  <w:comment w:id="41" w:author="Isabelle Cote" w:date="2023-02-23T17:11:00Z" w:initials="IC">
    <w:p w14:paraId="54B108B1" w14:textId="77777777" w:rsidR="00145342" w:rsidRDefault="00145342" w:rsidP="00145342">
      <w:pPr>
        <w:pStyle w:val="CommentText"/>
      </w:pPr>
      <w:r>
        <w:rPr>
          <w:rStyle w:val="CommentReference"/>
        </w:rPr>
        <w:annotationRef/>
      </w:r>
      <w:r>
        <w:t>Report the VIF values</w:t>
      </w:r>
    </w:p>
  </w:comment>
  <w:comment w:id="62" w:author="Em Lim" w:date="2023-01-18T11:19:00Z" w:initials="EL">
    <w:p w14:paraId="56C7399E" w14:textId="1FC5987D" w:rsidR="000C25BF" w:rsidRDefault="000C25BF">
      <w:pPr>
        <w:pStyle w:val="CommentText"/>
      </w:pPr>
      <w:r>
        <w:rPr>
          <w:rStyle w:val="CommentReference"/>
        </w:rPr>
        <w:annotationRef/>
      </w:r>
      <w:r w:rsidRPr="00157593">
        <w:t>The null hypothesis H</w:t>
      </w:r>
      <w:proofErr w:type="gramStart"/>
      <w:r w:rsidRPr="00157593">
        <w:t>0 :</w:t>
      </w:r>
      <w:proofErr w:type="gramEnd"/>
      <w:r w:rsidRPr="00157593">
        <w:t xml:space="preserve"> τ 2 = 0 in random- and mixed-effects models can be tested with Cochran’s Q-test</w:t>
      </w:r>
    </w:p>
  </w:comment>
  <w:comment w:id="69" w:author="Em Lim" w:date="2023-03-06T17:31:00Z" w:initials="EL">
    <w:p w14:paraId="483454C0" w14:textId="7ABC872E" w:rsidR="00B75D4E" w:rsidRDefault="00B75D4E">
      <w:pPr>
        <w:pStyle w:val="CommentText"/>
      </w:pPr>
      <w:r>
        <w:rPr>
          <w:rStyle w:val="CommentReference"/>
        </w:rPr>
        <w:annotationRef/>
      </w:r>
      <w:r>
        <w:t>Add cut off info. 2? 5?</w:t>
      </w:r>
    </w:p>
  </w:comment>
  <w:comment w:id="75" w:author="Isabelle Cote" w:date="2023-02-23T15:33:00Z" w:initials="IC">
    <w:p w14:paraId="158F6C14" w14:textId="6CCA345E" w:rsidR="00677A02" w:rsidRDefault="00677A02" w:rsidP="004F505B">
      <w:pPr>
        <w:pStyle w:val="CommentText"/>
      </w:pPr>
      <w:r>
        <w:rPr>
          <w:rStyle w:val="CommentReference"/>
        </w:rPr>
        <w:annotationRef/>
      </w:r>
      <w:r>
        <w:t>I would put this in the supplement</w:t>
      </w:r>
    </w:p>
  </w:comment>
  <w:comment w:id="76" w:author="Em Lim" w:date="2023-03-01T15:06:00Z" w:initials="EL">
    <w:p w14:paraId="6B739869" w14:textId="27411CEA" w:rsidR="00A87CDD" w:rsidRDefault="00A87CDD">
      <w:pPr>
        <w:pStyle w:val="CommentText"/>
      </w:pPr>
      <w:r>
        <w:rPr>
          <w:rStyle w:val="CommentReference"/>
        </w:rPr>
        <w:annotationRef/>
      </w:r>
      <w:r>
        <w:t>Done!</w:t>
      </w:r>
    </w:p>
  </w:comment>
  <w:comment w:id="79" w:author="Isabelle Cote" w:date="2023-02-23T17:14:00Z" w:initials="IC">
    <w:p w14:paraId="6697F596" w14:textId="77777777" w:rsidR="00067FAF" w:rsidRDefault="00067FAF" w:rsidP="00623D04">
      <w:pPr>
        <w:pStyle w:val="CommentText"/>
      </w:pPr>
      <w:r>
        <w:rPr>
          <w:rStyle w:val="CommentReference"/>
        </w:rPr>
        <w:annotationRef/>
      </w:r>
      <w:r>
        <w:t>The cur-off is often 2. State in the methods what your cut-off for strong support is.</w:t>
      </w:r>
    </w:p>
  </w:comment>
  <w:comment w:id="82" w:author="Isabelle Cote" w:date="2023-02-23T17:38:00Z" w:initials="IC">
    <w:p w14:paraId="4A042E4F" w14:textId="77777777" w:rsidR="00494153" w:rsidRDefault="00494153" w:rsidP="00907771">
      <w:pPr>
        <w:pStyle w:val="CommentText"/>
      </w:pPr>
      <w:r>
        <w:rPr>
          <w:rStyle w:val="CommentReference"/>
        </w:rPr>
        <w:annotationRef/>
      </w:r>
      <w:r>
        <w:t>It would be good to have a table for this model</w:t>
      </w:r>
    </w:p>
  </w:comment>
  <w:comment w:id="83" w:author="Em Lim" w:date="2023-03-01T15:06:00Z" w:initials="EL">
    <w:p w14:paraId="75C85992" w14:textId="3CF6BC6E" w:rsidR="00A87CDD" w:rsidRDefault="00A87CDD">
      <w:pPr>
        <w:pStyle w:val="CommentText"/>
      </w:pPr>
      <w:r>
        <w:rPr>
          <w:rStyle w:val="CommentReference"/>
        </w:rPr>
        <w:annotationRef/>
      </w:r>
      <w:r>
        <w:t>Done!</w:t>
      </w:r>
    </w:p>
  </w:comment>
  <w:comment w:id="85" w:author="Em Lim" w:date="2023-03-02T14:54:00Z" w:initials="EL">
    <w:p w14:paraId="03DE76E2" w14:textId="25E026C3" w:rsidR="00145342" w:rsidRDefault="00145342">
      <w:pPr>
        <w:pStyle w:val="CommentText"/>
      </w:pPr>
      <w:r>
        <w:rPr>
          <w:rStyle w:val="CommentReference"/>
        </w:rPr>
        <w:annotationRef/>
      </w:r>
      <w:r>
        <w:t xml:space="preserve">State that this effect size is the effect at a </w:t>
      </w:r>
      <w:proofErr w:type="gramStart"/>
      <w:r>
        <w:t>mean background nutrients</w:t>
      </w:r>
      <w:proofErr w:type="gramEnd"/>
      <w:r>
        <w:t xml:space="preserve"> + algae + unmanipulated </w:t>
      </w:r>
      <w:proofErr w:type="spellStart"/>
      <w:r>
        <w:t>experiemnt</w:t>
      </w:r>
      <w:proofErr w:type="spellEnd"/>
    </w:p>
  </w:comment>
  <w:comment w:id="89" w:author="Isabelle Cote" w:date="2023-02-23T17:16:00Z" w:initials="IC">
    <w:p w14:paraId="50CF43A5" w14:textId="5B57BCDF" w:rsidR="00067FAF" w:rsidRDefault="00067FAF" w:rsidP="00171A51">
      <w:pPr>
        <w:pStyle w:val="CommentText"/>
      </w:pPr>
      <w:r>
        <w:rPr>
          <w:rStyle w:val="CommentReference"/>
        </w:rPr>
        <w:annotationRef/>
      </w:r>
      <w:r>
        <w:t xml:space="preserve">Can you </w:t>
      </w:r>
      <w:proofErr w:type="spellStart"/>
      <w:r>
        <w:t>backtransform</w:t>
      </w:r>
      <w:proofErr w:type="spellEnd"/>
      <w:r>
        <w:t xml:space="preserve"> them so they can be interpreted more easily?</w:t>
      </w:r>
    </w:p>
  </w:comment>
  <w:comment w:id="90" w:author="Em Lim" w:date="2023-03-02T14:43:00Z" w:initials="EL">
    <w:p w14:paraId="1DA8BC8F" w14:textId="012F1251" w:rsidR="00145342" w:rsidRDefault="00145342">
      <w:pPr>
        <w:pStyle w:val="CommentText"/>
      </w:pPr>
      <w:r>
        <w:rPr>
          <w:rStyle w:val="CommentReference"/>
        </w:rPr>
        <w:annotationRef/>
      </w:r>
      <w:r>
        <w:t>Just un log them!</w:t>
      </w:r>
    </w:p>
  </w:comment>
  <w:comment w:id="108" w:author="Isabelle Cote" w:date="2023-02-23T17:43:00Z" w:initials="IC">
    <w:p w14:paraId="31C4E2D3" w14:textId="77777777" w:rsidR="006149A7" w:rsidRDefault="006149A7" w:rsidP="006149A7">
      <w:pPr>
        <w:pStyle w:val="CommentText"/>
      </w:pPr>
      <w:r>
        <w:rPr>
          <w:rStyle w:val="CommentReference"/>
        </w:rPr>
        <w:annotationRef/>
      </w:r>
      <w:r>
        <w:t>It's weird that this exact value is observed three times!</w:t>
      </w:r>
    </w:p>
  </w:comment>
  <w:comment w:id="109" w:author="Em Lim" w:date="2023-03-02T14:13:00Z" w:initials="EL">
    <w:p w14:paraId="693E8766" w14:textId="77777777" w:rsidR="006149A7" w:rsidRDefault="006149A7" w:rsidP="006149A7">
      <w:pPr>
        <w:pStyle w:val="CommentText"/>
      </w:pPr>
      <w:r>
        <w:rPr>
          <w:rStyle w:val="CommentReference"/>
        </w:rPr>
        <w:annotationRef/>
      </w:r>
      <w:r>
        <w:t>This is the intercept: the estimated effect across “average” levels, so the effect we’d see at mean background nutrients, with algae, in a fully unmanipulated field experiment.</w:t>
      </w:r>
    </w:p>
  </w:comment>
  <w:comment w:id="125" w:author="Isabelle Cote" w:date="2023-02-23T17:43:00Z" w:initials="IC">
    <w:p w14:paraId="430ACA58" w14:textId="09A46DA4" w:rsidR="007B5534" w:rsidRDefault="007B5534" w:rsidP="006C10EC">
      <w:pPr>
        <w:pStyle w:val="CommentText"/>
      </w:pPr>
      <w:r>
        <w:rPr>
          <w:rStyle w:val="CommentReference"/>
        </w:rPr>
        <w:annotationRef/>
      </w:r>
      <w:r>
        <w:t>It's weird that this exact value is observed three times!</w:t>
      </w:r>
    </w:p>
  </w:comment>
  <w:comment w:id="126" w:author="Em Lim" w:date="2023-03-02T14:13:00Z" w:initials="EL">
    <w:p w14:paraId="493CDDF9" w14:textId="2BD8F314" w:rsidR="00EC5AE2" w:rsidRDefault="00EC5AE2">
      <w:pPr>
        <w:pStyle w:val="CommentText"/>
      </w:pPr>
      <w:r>
        <w:rPr>
          <w:rStyle w:val="CommentReference"/>
        </w:rPr>
        <w:annotationRef/>
      </w:r>
      <w:r>
        <w:t>This is the intercept: the estimated effect across “average” levels, so the effect we’d see at mean background nutrients, with algae, in a fully unmanipulated field experiment.</w:t>
      </w:r>
    </w:p>
  </w:comment>
  <w:comment w:id="147" w:author="Isabelle Cote" w:date="2023-02-24T16:02:00Z" w:initials="IC">
    <w:p w14:paraId="21DFDEE4" w14:textId="77777777" w:rsidR="00F944A1" w:rsidRDefault="00F944A1" w:rsidP="00BB7ED1">
      <w:pPr>
        <w:pStyle w:val="CommentText"/>
      </w:pPr>
      <w:r>
        <w:rPr>
          <w:rStyle w:val="CommentReference"/>
        </w:rPr>
        <w:annotationRef/>
      </w:r>
      <w:r>
        <w:t>Preferred? 0.08</w:t>
      </w:r>
    </w:p>
  </w:comment>
  <w:comment w:id="155" w:author="Em Lim" w:date="2023-03-10T16:58:00Z" w:initials="EL">
    <w:p w14:paraId="57CA7562" w14:textId="021C5739" w:rsidR="00952447" w:rsidRDefault="00952447">
      <w:pPr>
        <w:pStyle w:val="CommentText"/>
      </w:pPr>
      <w:r>
        <w:rPr>
          <w:rStyle w:val="CommentReference"/>
        </w:rPr>
        <w:annotationRef/>
      </w:r>
      <w:r>
        <w:t xml:space="preserve">Add a second X-axis that shows the back transformed effect sizes. </w:t>
      </w:r>
      <w:proofErr w:type="gramStart"/>
      <w:r>
        <w:t>So</w:t>
      </w:r>
      <w:proofErr w:type="gramEnd"/>
      <w:r>
        <w:t xml:space="preserve"> you can see that an effect of 0.5 translates to a 200% increase, for example</w:t>
      </w:r>
    </w:p>
  </w:comment>
  <w:comment w:id="171" w:author="Em Lim" w:date="2023-03-02T14:58:00Z" w:initials="EL">
    <w:p w14:paraId="758024C0" w14:textId="77777777" w:rsidR="00145342" w:rsidRDefault="00145342">
      <w:pPr>
        <w:pStyle w:val="CommentText"/>
      </w:pPr>
      <w:r>
        <w:rPr>
          <w:rStyle w:val="CommentReference"/>
        </w:rPr>
        <w:annotationRef/>
      </w:r>
      <w:r>
        <w:t xml:space="preserve">Two levels of interpretation. Is the estimated effect size for each </w:t>
      </w:r>
      <w:proofErr w:type="gramStart"/>
      <w:r>
        <w:t>taxa</w:t>
      </w:r>
      <w:proofErr w:type="gramEnd"/>
      <w:r>
        <w:t xml:space="preserve"> significant (does the CI intercept 0?) AND is that level different from Algae? Could add sentence in methods saying that when CI intercepts 0, we consider the effect to be </w:t>
      </w:r>
      <w:proofErr w:type="spellStart"/>
      <w:proofErr w:type="gramStart"/>
      <w:r>
        <w:t>non significant</w:t>
      </w:r>
      <w:proofErr w:type="spellEnd"/>
      <w:proofErr w:type="gramEnd"/>
      <w:r>
        <w:t>. “effect for algae is significantly positive”</w:t>
      </w:r>
    </w:p>
    <w:p w14:paraId="61511F7A" w14:textId="77777777" w:rsidR="00145342" w:rsidRDefault="00145342">
      <w:pPr>
        <w:pStyle w:val="CommentText"/>
      </w:pPr>
    </w:p>
    <w:p w14:paraId="233BBCB7" w14:textId="1A58DDA3" w:rsidR="00145342" w:rsidRDefault="00145342">
      <w:pPr>
        <w:pStyle w:val="CommentText"/>
      </w:pPr>
      <w:r>
        <w:t>Deal with the significance of each level FIRST. Then compare the levels second.</w:t>
      </w:r>
    </w:p>
  </w:comment>
  <w:comment w:id="177" w:author="Em Lim" w:date="2023-03-02T15:01:00Z" w:initials="EL">
    <w:p w14:paraId="0B3D8785" w14:textId="77777777" w:rsidR="00145342" w:rsidRDefault="00145342">
      <w:pPr>
        <w:pStyle w:val="CommentText"/>
      </w:pPr>
      <w:r>
        <w:rPr>
          <w:rStyle w:val="CommentReference"/>
        </w:rPr>
        <w:annotationRef/>
      </w:r>
      <w:r>
        <w:t>Same for experimental design. State significance of each level first (does CI cross 0) then compare them between each other.</w:t>
      </w:r>
    </w:p>
    <w:p w14:paraId="48024C9D" w14:textId="77777777" w:rsidR="00145342" w:rsidRDefault="00145342">
      <w:pPr>
        <w:pStyle w:val="CommentText"/>
      </w:pPr>
    </w:p>
    <w:p w14:paraId="5E3B753A" w14:textId="792199AF" w:rsidR="00145342" w:rsidRDefault="00145342">
      <w:pPr>
        <w:pStyle w:val="CommentText"/>
      </w:pPr>
    </w:p>
  </w:comment>
  <w:comment w:id="1424" w:author="Em Lim" w:date="2023-03-02T14:39:00Z" w:initials="EL">
    <w:p w14:paraId="28703385" w14:textId="33FA9A6C" w:rsidR="00145342" w:rsidRDefault="00145342">
      <w:pPr>
        <w:pStyle w:val="CommentText"/>
      </w:pPr>
      <w:r>
        <w:rPr>
          <w:rStyle w:val="CommentReference"/>
        </w:rPr>
        <w:annotationRef/>
      </w:r>
      <w:r>
        <w:t>Calculate weight for each model (w value)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D9639FF" w15:done="0"/>
  <w15:commentEx w15:paraId="201943C2" w15:paraIdParent="4D9639FF" w15:done="0"/>
  <w15:commentEx w15:paraId="01190800" w15:done="0"/>
  <w15:commentEx w15:paraId="04DDEEF7" w15:done="0"/>
  <w15:commentEx w15:paraId="51F4CB26" w15:done="0"/>
  <w15:commentEx w15:paraId="5FBB00DD" w15:done="0"/>
  <w15:commentEx w15:paraId="7AFEE86C" w15:done="0"/>
  <w15:commentEx w15:paraId="7BDEE6DB" w15:done="0"/>
  <w15:commentEx w15:paraId="16039C45" w15:done="0"/>
  <w15:commentEx w15:paraId="13A7D497" w15:done="0"/>
  <w15:commentEx w15:paraId="2B58A41C" w15:done="0"/>
  <w15:commentEx w15:paraId="2F3FC506" w15:done="0"/>
  <w15:commentEx w15:paraId="18FFDB0E" w15:done="0"/>
  <w15:commentEx w15:paraId="54B108B1" w15:done="0"/>
  <w15:commentEx w15:paraId="56C7399E" w15:done="0"/>
  <w15:commentEx w15:paraId="483454C0" w15:done="0"/>
  <w15:commentEx w15:paraId="158F6C14" w15:done="0"/>
  <w15:commentEx w15:paraId="6B739869" w15:paraIdParent="158F6C14" w15:done="0"/>
  <w15:commentEx w15:paraId="6697F596" w15:done="0"/>
  <w15:commentEx w15:paraId="4A042E4F" w15:done="0"/>
  <w15:commentEx w15:paraId="75C85992" w15:paraIdParent="4A042E4F" w15:done="0"/>
  <w15:commentEx w15:paraId="03DE76E2" w15:done="0"/>
  <w15:commentEx w15:paraId="50CF43A5" w15:done="0"/>
  <w15:commentEx w15:paraId="1DA8BC8F" w15:paraIdParent="50CF43A5" w15:done="0"/>
  <w15:commentEx w15:paraId="31C4E2D3" w15:done="0"/>
  <w15:commentEx w15:paraId="693E8766" w15:paraIdParent="31C4E2D3" w15:done="0"/>
  <w15:commentEx w15:paraId="430ACA58" w15:done="0"/>
  <w15:commentEx w15:paraId="493CDDF9" w15:paraIdParent="430ACA58" w15:done="0"/>
  <w15:commentEx w15:paraId="21DFDEE4" w15:done="0"/>
  <w15:commentEx w15:paraId="57CA7562" w15:done="0"/>
  <w15:commentEx w15:paraId="233BBCB7" w15:done="0"/>
  <w15:commentEx w15:paraId="5E3B753A" w15:done="0"/>
  <w15:commentEx w15:paraId="287033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A1E490" w16cex:dateUtc="2023-02-23T21:11:00Z"/>
  <w16cex:commentExtensible w16cex:durableId="27A1E93E" w16cex:dateUtc="2023-02-23T21:31:00Z"/>
  <w16cex:commentExtensible w16cex:durableId="27A1E965" w16cex:dateUtc="2023-02-23T21:32:00Z"/>
  <w16cex:commentExtensible w16cex:durableId="27A1E97F" w16cex:dateUtc="2023-02-23T21:32:00Z"/>
  <w16cex:commentExtensible w16cex:durableId="27A1EC3D" w16cex:dateUtc="2023-02-23T21:44:00Z"/>
  <w16cex:commentExtensible w16cex:durableId="27A1F27B" w16cex:dateUtc="2023-02-23T22:11:00Z"/>
  <w16cex:commentExtensible w16cex:durableId="27A1ED00" w16cex:dateUtc="2023-02-23T21:47:00Z"/>
  <w16cex:commentExtensible w16cex:durableId="27A1F23A" w16cex:dateUtc="2023-02-23T22:10:00Z"/>
  <w16cex:commentExtensible w16cex:durableId="27A1F3A5" w16cex:dateUtc="2023-02-23T22:16:00Z"/>
  <w16cex:commentExtensible w16cex:durableId="27A1F5BF" w16cex:dateUtc="2023-02-23T22:25:00Z"/>
  <w16cex:commentExtensible w16cex:durableId="27A2023C" w16cex:dateUtc="2023-02-23T23:18:00Z"/>
  <w16cex:commentExtensible w16cex:durableId="27A22640" w16cex:dateUtc="2023-02-24T01:52:00Z"/>
  <w16cex:commentExtensible w16cex:durableId="27A21CB2" w16cex:dateUtc="2023-02-24T01:11:00Z"/>
  <w16cex:commentExtensible w16cex:durableId="27A21CC6" w16cex:dateUtc="2023-02-24T01:11:00Z"/>
  <w16cex:commentExtensible w16cex:durableId="27A20A05" w16cex:dateUtc="2023-02-23T23:51:00Z"/>
  <w16cex:commentExtensible w16cex:durableId="27A205E6" w16cex:dateUtc="2023-02-23T23:33:00Z"/>
  <w16cex:commentExtensible w16cex:durableId="27A21C59" w16cex:dateUtc="2023-02-23T23:51:00Z"/>
  <w16cex:commentExtensible w16cex:durableId="27A2092F" w16cex:dateUtc="2023-02-23T23:47:00Z"/>
  <w16cex:commentExtensible w16cex:durableId="27A21D68" w16cex:dateUtc="2023-02-24T01:14:00Z"/>
  <w16cex:commentExtensible w16cex:durableId="27A22304" w16cex:dateUtc="2023-02-24T01:38:00Z"/>
  <w16cex:commentExtensible w16cex:durableId="27A21E08" w16cex:dateUtc="2023-02-24T01:16:00Z"/>
  <w16cex:commentExtensible w16cex:durableId="27A21E79" w16cex:dateUtc="2023-02-24T01:18:00Z"/>
  <w16cex:commentExtensible w16cex:durableId="27A2228B" w16cex:dateUtc="2023-02-24T01:36:00Z"/>
  <w16cex:commentExtensible w16cex:durableId="27A22435" w16cex:dateUtc="2023-02-24T01:43:00Z"/>
  <w16cex:commentExtensible w16cex:durableId="27A35E2C" w16cex:dateUtc="2023-02-25T00:02:00Z"/>
  <w16cex:commentExtensible w16cex:durableId="27A227AB" w16cex:dateUtc="2023-02-24T01:58:00Z"/>
  <w16cex:commentExtensible w16cex:durableId="27A226DA" w16cex:dateUtc="2023-02-24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D9639FF" w16cid:durableId="27979004"/>
  <w16cid:commentId w16cid:paraId="201943C2" w16cid:durableId="27A1E93E"/>
  <w16cid:commentId w16cid:paraId="01190800" w16cid:durableId="27A1E965"/>
  <w16cid:commentId w16cid:paraId="04DDEEF7" w16cid:durableId="27A1E97F"/>
  <w16cid:commentId w16cid:paraId="51F4CB26" w16cid:durableId="27A1EC3D"/>
  <w16cid:commentId w16cid:paraId="5FBB00DD" w16cid:durableId="273AE123"/>
  <w16cid:commentId w16cid:paraId="7AFEE86C" w16cid:durableId="27A1F27B"/>
  <w16cid:commentId w16cid:paraId="7BDEE6DB" w16cid:durableId="27A1F3A5"/>
  <w16cid:commentId w16cid:paraId="16039C45" w16cid:durableId="27B31572"/>
  <w16cid:commentId w16cid:paraId="13A7D497" w16cid:durableId="2774EEBE"/>
  <w16cid:commentId w16cid:paraId="2B58A41C" w16cid:durableId="27A1F5BF"/>
  <w16cid:commentId w16cid:paraId="2F3FC506" w16cid:durableId="27A2023C"/>
  <w16cid:commentId w16cid:paraId="18FFDB0E" w16cid:durableId="277241D1"/>
  <w16cid:commentId w16cid:paraId="54B108B1" w16cid:durableId="27A21CC6"/>
  <w16cid:commentId w16cid:paraId="56C7399E" w16cid:durableId="27725442"/>
  <w16cid:commentId w16cid:paraId="483454C0" w16cid:durableId="27B0A1D9"/>
  <w16cid:commentId w16cid:paraId="158F6C14" w16cid:durableId="27A205E6"/>
  <w16cid:commentId w16cid:paraId="6B739869" w16cid:durableId="27A9E879"/>
  <w16cid:commentId w16cid:paraId="6697F596" w16cid:durableId="27A21D68"/>
  <w16cid:commentId w16cid:paraId="4A042E4F" w16cid:durableId="27A22304"/>
  <w16cid:commentId w16cid:paraId="75C85992" w16cid:durableId="27A9E880"/>
  <w16cid:commentId w16cid:paraId="03DE76E2" w16cid:durableId="27AB3743"/>
  <w16cid:commentId w16cid:paraId="50CF43A5" w16cid:durableId="27A21E08"/>
  <w16cid:commentId w16cid:paraId="1DA8BC8F" w16cid:durableId="27AB34A6"/>
  <w16cid:commentId w16cid:paraId="31C4E2D3" w16cid:durableId="27B58CCE"/>
  <w16cid:commentId w16cid:paraId="693E8766" w16cid:durableId="27B58CCD"/>
  <w16cid:commentId w16cid:paraId="430ACA58" w16cid:durableId="27A22435"/>
  <w16cid:commentId w16cid:paraId="493CDDF9" w16cid:durableId="27AB2D9D"/>
  <w16cid:commentId w16cid:paraId="21DFDEE4" w16cid:durableId="27A35E2C"/>
  <w16cid:commentId w16cid:paraId="57CA7562" w16cid:durableId="27B5E050"/>
  <w16cid:commentId w16cid:paraId="233BBCB7" w16cid:durableId="27AB3830"/>
  <w16cid:commentId w16cid:paraId="5E3B753A" w16cid:durableId="27AB38CE"/>
  <w16cid:commentId w16cid:paraId="28703385" w16cid:durableId="27AB33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6B1862" w14:textId="77777777" w:rsidR="00CB3826" w:rsidRDefault="00CB3826" w:rsidP="00C5123B">
      <w:r>
        <w:separator/>
      </w:r>
    </w:p>
  </w:endnote>
  <w:endnote w:type="continuationSeparator" w:id="0">
    <w:p w14:paraId="199F5EA6" w14:textId="77777777" w:rsidR="00CB3826" w:rsidRDefault="00CB3826" w:rsidP="00C512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B5DE44" w14:textId="77777777" w:rsidR="00CB3826" w:rsidRDefault="00CB3826" w:rsidP="00C5123B">
      <w:r>
        <w:separator/>
      </w:r>
    </w:p>
  </w:footnote>
  <w:footnote w:type="continuationSeparator" w:id="0">
    <w:p w14:paraId="5C07092D" w14:textId="77777777" w:rsidR="00CB3826" w:rsidRDefault="00CB3826" w:rsidP="00C512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719CB"/>
    <w:multiLevelType w:val="hybridMultilevel"/>
    <w:tmpl w:val="06B0DF98"/>
    <w:lvl w:ilvl="0" w:tplc="8F94C01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64280"/>
    <w:multiLevelType w:val="hybridMultilevel"/>
    <w:tmpl w:val="3E84B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9730ED"/>
    <w:multiLevelType w:val="hybridMultilevel"/>
    <w:tmpl w:val="DB40B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DE3954"/>
    <w:multiLevelType w:val="hybridMultilevel"/>
    <w:tmpl w:val="BBAADCC2"/>
    <w:lvl w:ilvl="0" w:tplc="8F94C01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Isabelle Cote">
    <w15:presenceInfo w15:providerId="AD" w15:userId="S::imcote@sfuca0.onmicrosoft.com::21a460bd-e3fc-4d58-9196-46caf887a3b1"/>
  </w15:person>
  <w15:person w15:author="Em Lim">
    <w15:presenceInfo w15:providerId="AD" w15:userId="S::egl3@sfu.ca::66b8d41e-e852-422e-bfdc-03f068eb45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7B"/>
    <w:rsid w:val="00000AAD"/>
    <w:rsid w:val="00001ACE"/>
    <w:rsid w:val="000035C2"/>
    <w:rsid w:val="00004E70"/>
    <w:rsid w:val="00010BCC"/>
    <w:rsid w:val="00027CDE"/>
    <w:rsid w:val="000368E0"/>
    <w:rsid w:val="0003755D"/>
    <w:rsid w:val="00051670"/>
    <w:rsid w:val="000526B8"/>
    <w:rsid w:val="000547F8"/>
    <w:rsid w:val="0005645D"/>
    <w:rsid w:val="00057311"/>
    <w:rsid w:val="000655AA"/>
    <w:rsid w:val="00067124"/>
    <w:rsid w:val="00067A90"/>
    <w:rsid w:val="00067FAF"/>
    <w:rsid w:val="00082172"/>
    <w:rsid w:val="00090008"/>
    <w:rsid w:val="000A592D"/>
    <w:rsid w:val="000B3D13"/>
    <w:rsid w:val="000B5543"/>
    <w:rsid w:val="000C04AF"/>
    <w:rsid w:val="000C25BF"/>
    <w:rsid w:val="000C383E"/>
    <w:rsid w:val="000D389D"/>
    <w:rsid w:val="000D3F79"/>
    <w:rsid w:val="001039E0"/>
    <w:rsid w:val="00116CE7"/>
    <w:rsid w:val="00140497"/>
    <w:rsid w:val="00140638"/>
    <w:rsid w:val="00140DEA"/>
    <w:rsid w:val="001430E3"/>
    <w:rsid w:val="001438DD"/>
    <w:rsid w:val="00145342"/>
    <w:rsid w:val="001509B4"/>
    <w:rsid w:val="00157593"/>
    <w:rsid w:val="001632AC"/>
    <w:rsid w:val="00163860"/>
    <w:rsid w:val="00173C10"/>
    <w:rsid w:val="00173CF1"/>
    <w:rsid w:val="001868B3"/>
    <w:rsid w:val="00186F51"/>
    <w:rsid w:val="0019506B"/>
    <w:rsid w:val="0019580B"/>
    <w:rsid w:val="001B7617"/>
    <w:rsid w:val="001B7C12"/>
    <w:rsid w:val="001C0E84"/>
    <w:rsid w:val="001C1331"/>
    <w:rsid w:val="001C473C"/>
    <w:rsid w:val="001C546F"/>
    <w:rsid w:val="001D5196"/>
    <w:rsid w:val="001F3C92"/>
    <w:rsid w:val="001F514B"/>
    <w:rsid w:val="00200640"/>
    <w:rsid w:val="0020538A"/>
    <w:rsid w:val="002054EC"/>
    <w:rsid w:val="00212B39"/>
    <w:rsid w:val="00214C00"/>
    <w:rsid w:val="00215397"/>
    <w:rsid w:val="00216FF3"/>
    <w:rsid w:val="00220EF3"/>
    <w:rsid w:val="00244413"/>
    <w:rsid w:val="00250755"/>
    <w:rsid w:val="00262F87"/>
    <w:rsid w:val="00272EE3"/>
    <w:rsid w:val="002813C3"/>
    <w:rsid w:val="00284616"/>
    <w:rsid w:val="0028519A"/>
    <w:rsid w:val="002A0B74"/>
    <w:rsid w:val="002A1009"/>
    <w:rsid w:val="002A3568"/>
    <w:rsid w:val="002A3E77"/>
    <w:rsid w:val="002D012F"/>
    <w:rsid w:val="002D3816"/>
    <w:rsid w:val="002D7395"/>
    <w:rsid w:val="002F2E53"/>
    <w:rsid w:val="002F72F3"/>
    <w:rsid w:val="003008CD"/>
    <w:rsid w:val="00302D7A"/>
    <w:rsid w:val="00312ACB"/>
    <w:rsid w:val="00315ACC"/>
    <w:rsid w:val="003307B0"/>
    <w:rsid w:val="00364D60"/>
    <w:rsid w:val="0037264A"/>
    <w:rsid w:val="00394894"/>
    <w:rsid w:val="003A29CA"/>
    <w:rsid w:val="003A397E"/>
    <w:rsid w:val="003C61F7"/>
    <w:rsid w:val="003D7403"/>
    <w:rsid w:val="003F3EDB"/>
    <w:rsid w:val="003F5023"/>
    <w:rsid w:val="003F5B30"/>
    <w:rsid w:val="00411B55"/>
    <w:rsid w:val="004306A8"/>
    <w:rsid w:val="00432A88"/>
    <w:rsid w:val="00447837"/>
    <w:rsid w:val="00457F19"/>
    <w:rsid w:val="00463148"/>
    <w:rsid w:val="00463839"/>
    <w:rsid w:val="00470685"/>
    <w:rsid w:val="00472977"/>
    <w:rsid w:val="00476697"/>
    <w:rsid w:val="004811EE"/>
    <w:rsid w:val="00494153"/>
    <w:rsid w:val="004A7E98"/>
    <w:rsid w:val="004B3EA0"/>
    <w:rsid w:val="004C5E95"/>
    <w:rsid w:val="004D773F"/>
    <w:rsid w:val="004E55D0"/>
    <w:rsid w:val="004E69C8"/>
    <w:rsid w:val="004F7961"/>
    <w:rsid w:val="00501D7F"/>
    <w:rsid w:val="00523D2E"/>
    <w:rsid w:val="0052618F"/>
    <w:rsid w:val="005317EB"/>
    <w:rsid w:val="00531EA4"/>
    <w:rsid w:val="00533DDC"/>
    <w:rsid w:val="005414FA"/>
    <w:rsid w:val="00546199"/>
    <w:rsid w:val="00563494"/>
    <w:rsid w:val="00563F28"/>
    <w:rsid w:val="00571C21"/>
    <w:rsid w:val="005814BD"/>
    <w:rsid w:val="00583782"/>
    <w:rsid w:val="0058791B"/>
    <w:rsid w:val="005B6F9A"/>
    <w:rsid w:val="005C2111"/>
    <w:rsid w:val="005C7A67"/>
    <w:rsid w:val="005D2978"/>
    <w:rsid w:val="005D641B"/>
    <w:rsid w:val="005F380A"/>
    <w:rsid w:val="006052A2"/>
    <w:rsid w:val="0060588D"/>
    <w:rsid w:val="0061497D"/>
    <w:rsid w:val="006149A7"/>
    <w:rsid w:val="006252B2"/>
    <w:rsid w:val="00626F90"/>
    <w:rsid w:val="00647BC6"/>
    <w:rsid w:val="00661C52"/>
    <w:rsid w:val="00663F94"/>
    <w:rsid w:val="0067606A"/>
    <w:rsid w:val="00677A02"/>
    <w:rsid w:val="006964FC"/>
    <w:rsid w:val="00696A7B"/>
    <w:rsid w:val="006A03DF"/>
    <w:rsid w:val="006A2C8D"/>
    <w:rsid w:val="006B0E75"/>
    <w:rsid w:val="006B38ED"/>
    <w:rsid w:val="006C6357"/>
    <w:rsid w:val="006E0866"/>
    <w:rsid w:val="006E1049"/>
    <w:rsid w:val="006E1FC0"/>
    <w:rsid w:val="006E412C"/>
    <w:rsid w:val="006E51F1"/>
    <w:rsid w:val="006F56DA"/>
    <w:rsid w:val="00702830"/>
    <w:rsid w:val="00706957"/>
    <w:rsid w:val="00731DAD"/>
    <w:rsid w:val="007429C9"/>
    <w:rsid w:val="007508A3"/>
    <w:rsid w:val="007516B1"/>
    <w:rsid w:val="007540E9"/>
    <w:rsid w:val="007611E1"/>
    <w:rsid w:val="007614B2"/>
    <w:rsid w:val="00783960"/>
    <w:rsid w:val="00790CC8"/>
    <w:rsid w:val="00792989"/>
    <w:rsid w:val="00792DA2"/>
    <w:rsid w:val="00795714"/>
    <w:rsid w:val="007A0E67"/>
    <w:rsid w:val="007A4988"/>
    <w:rsid w:val="007B4D9D"/>
    <w:rsid w:val="007B5534"/>
    <w:rsid w:val="007B55F1"/>
    <w:rsid w:val="007C73CA"/>
    <w:rsid w:val="007D1CA4"/>
    <w:rsid w:val="007D588D"/>
    <w:rsid w:val="007E5B7B"/>
    <w:rsid w:val="00812293"/>
    <w:rsid w:val="00817E60"/>
    <w:rsid w:val="00833915"/>
    <w:rsid w:val="00834168"/>
    <w:rsid w:val="0084590D"/>
    <w:rsid w:val="00856E67"/>
    <w:rsid w:val="00857597"/>
    <w:rsid w:val="00864B7E"/>
    <w:rsid w:val="00871EB5"/>
    <w:rsid w:val="008723FB"/>
    <w:rsid w:val="00873A9D"/>
    <w:rsid w:val="00883B94"/>
    <w:rsid w:val="008863BF"/>
    <w:rsid w:val="008A0337"/>
    <w:rsid w:val="008A70CE"/>
    <w:rsid w:val="008B1FCB"/>
    <w:rsid w:val="008B3552"/>
    <w:rsid w:val="008B5AEA"/>
    <w:rsid w:val="008B6630"/>
    <w:rsid w:val="008F7310"/>
    <w:rsid w:val="00907A82"/>
    <w:rsid w:val="00917464"/>
    <w:rsid w:val="00922C2B"/>
    <w:rsid w:val="00927DC1"/>
    <w:rsid w:val="00932DB1"/>
    <w:rsid w:val="009366CC"/>
    <w:rsid w:val="00952447"/>
    <w:rsid w:val="00954E9C"/>
    <w:rsid w:val="00955049"/>
    <w:rsid w:val="009562A3"/>
    <w:rsid w:val="00960579"/>
    <w:rsid w:val="00960C3D"/>
    <w:rsid w:val="009648FA"/>
    <w:rsid w:val="00977A10"/>
    <w:rsid w:val="0098152A"/>
    <w:rsid w:val="00982C03"/>
    <w:rsid w:val="00991DD5"/>
    <w:rsid w:val="009B12A9"/>
    <w:rsid w:val="009B23D7"/>
    <w:rsid w:val="009B5BF5"/>
    <w:rsid w:val="009C2911"/>
    <w:rsid w:val="009C2971"/>
    <w:rsid w:val="009C2EB0"/>
    <w:rsid w:val="009C450B"/>
    <w:rsid w:val="009E0E5E"/>
    <w:rsid w:val="009F68C5"/>
    <w:rsid w:val="00A10494"/>
    <w:rsid w:val="00A12D61"/>
    <w:rsid w:val="00A16B51"/>
    <w:rsid w:val="00A51B2F"/>
    <w:rsid w:val="00A5281B"/>
    <w:rsid w:val="00A55D03"/>
    <w:rsid w:val="00A60B0D"/>
    <w:rsid w:val="00A6305A"/>
    <w:rsid w:val="00A669EA"/>
    <w:rsid w:val="00A717B2"/>
    <w:rsid w:val="00A87CDD"/>
    <w:rsid w:val="00A913E6"/>
    <w:rsid w:val="00A93E63"/>
    <w:rsid w:val="00A95724"/>
    <w:rsid w:val="00AA0D89"/>
    <w:rsid w:val="00AC1CBE"/>
    <w:rsid w:val="00AC46C7"/>
    <w:rsid w:val="00AC6C89"/>
    <w:rsid w:val="00AD4BFC"/>
    <w:rsid w:val="00AD66D9"/>
    <w:rsid w:val="00AE2CF0"/>
    <w:rsid w:val="00AE6659"/>
    <w:rsid w:val="00AF3F14"/>
    <w:rsid w:val="00AF5B20"/>
    <w:rsid w:val="00B00892"/>
    <w:rsid w:val="00B01179"/>
    <w:rsid w:val="00B118CB"/>
    <w:rsid w:val="00B13C80"/>
    <w:rsid w:val="00B14560"/>
    <w:rsid w:val="00B168CE"/>
    <w:rsid w:val="00B17C37"/>
    <w:rsid w:val="00B354F3"/>
    <w:rsid w:val="00B44ACC"/>
    <w:rsid w:val="00B47A3A"/>
    <w:rsid w:val="00B5118C"/>
    <w:rsid w:val="00B5690C"/>
    <w:rsid w:val="00B64B39"/>
    <w:rsid w:val="00B67702"/>
    <w:rsid w:val="00B748E3"/>
    <w:rsid w:val="00B75D4E"/>
    <w:rsid w:val="00B7738A"/>
    <w:rsid w:val="00B864CF"/>
    <w:rsid w:val="00B877A7"/>
    <w:rsid w:val="00B87DAB"/>
    <w:rsid w:val="00B944A0"/>
    <w:rsid w:val="00B95320"/>
    <w:rsid w:val="00BA7305"/>
    <w:rsid w:val="00BB2433"/>
    <w:rsid w:val="00BC0A04"/>
    <w:rsid w:val="00BC2A13"/>
    <w:rsid w:val="00BC7145"/>
    <w:rsid w:val="00BD0ABE"/>
    <w:rsid w:val="00BE5778"/>
    <w:rsid w:val="00BF51E8"/>
    <w:rsid w:val="00BF5B35"/>
    <w:rsid w:val="00C2024C"/>
    <w:rsid w:val="00C23AF9"/>
    <w:rsid w:val="00C249B5"/>
    <w:rsid w:val="00C269E0"/>
    <w:rsid w:val="00C300D4"/>
    <w:rsid w:val="00C36E88"/>
    <w:rsid w:val="00C42EAF"/>
    <w:rsid w:val="00C454BB"/>
    <w:rsid w:val="00C458ED"/>
    <w:rsid w:val="00C5123B"/>
    <w:rsid w:val="00C53934"/>
    <w:rsid w:val="00C63871"/>
    <w:rsid w:val="00C753F0"/>
    <w:rsid w:val="00C8787E"/>
    <w:rsid w:val="00C91408"/>
    <w:rsid w:val="00C9234D"/>
    <w:rsid w:val="00C97FEF"/>
    <w:rsid w:val="00CA339B"/>
    <w:rsid w:val="00CB375F"/>
    <w:rsid w:val="00CB3826"/>
    <w:rsid w:val="00CB69EC"/>
    <w:rsid w:val="00CD60B3"/>
    <w:rsid w:val="00CE5E3D"/>
    <w:rsid w:val="00CF1968"/>
    <w:rsid w:val="00CF6976"/>
    <w:rsid w:val="00D11F14"/>
    <w:rsid w:val="00D1627A"/>
    <w:rsid w:val="00D21C19"/>
    <w:rsid w:val="00D31EAA"/>
    <w:rsid w:val="00D3597D"/>
    <w:rsid w:val="00D35FDD"/>
    <w:rsid w:val="00D37B45"/>
    <w:rsid w:val="00D40225"/>
    <w:rsid w:val="00D47552"/>
    <w:rsid w:val="00D504C4"/>
    <w:rsid w:val="00D61619"/>
    <w:rsid w:val="00D622A8"/>
    <w:rsid w:val="00D6355E"/>
    <w:rsid w:val="00D84524"/>
    <w:rsid w:val="00D941C0"/>
    <w:rsid w:val="00DA5219"/>
    <w:rsid w:val="00DB065D"/>
    <w:rsid w:val="00DB4B1C"/>
    <w:rsid w:val="00DD2086"/>
    <w:rsid w:val="00DE150E"/>
    <w:rsid w:val="00DE23FA"/>
    <w:rsid w:val="00DE737E"/>
    <w:rsid w:val="00DF1A9E"/>
    <w:rsid w:val="00E00154"/>
    <w:rsid w:val="00E004CF"/>
    <w:rsid w:val="00E01152"/>
    <w:rsid w:val="00E0624E"/>
    <w:rsid w:val="00E2377D"/>
    <w:rsid w:val="00E34177"/>
    <w:rsid w:val="00E37943"/>
    <w:rsid w:val="00E42532"/>
    <w:rsid w:val="00E448D3"/>
    <w:rsid w:val="00E468C1"/>
    <w:rsid w:val="00E622C0"/>
    <w:rsid w:val="00E80FB1"/>
    <w:rsid w:val="00E963B5"/>
    <w:rsid w:val="00EA5986"/>
    <w:rsid w:val="00EA792A"/>
    <w:rsid w:val="00EB30F5"/>
    <w:rsid w:val="00EC105C"/>
    <w:rsid w:val="00EC5AE2"/>
    <w:rsid w:val="00ED4745"/>
    <w:rsid w:val="00F00740"/>
    <w:rsid w:val="00F02A2B"/>
    <w:rsid w:val="00F041E7"/>
    <w:rsid w:val="00F20017"/>
    <w:rsid w:val="00F340C3"/>
    <w:rsid w:val="00F40344"/>
    <w:rsid w:val="00F43DC3"/>
    <w:rsid w:val="00F4780B"/>
    <w:rsid w:val="00F5124D"/>
    <w:rsid w:val="00F51928"/>
    <w:rsid w:val="00F71C05"/>
    <w:rsid w:val="00F76D46"/>
    <w:rsid w:val="00F83D2C"/>
    <w:rsid w:val="00F86E69"/>
    <w:rsid w:val="00F944A1"/>
    <w:rsid w:val="00FA60EA"/>
    <w:rsid w:val="00FB3754"/>
    <w:rsid w:val="00FB427C"/>
    <w:rsid w:val="00FB7F83"/>
    <w:rsid w:val="00FD3CA8"/>
    <w:rsid w:val="00FE57E7"/>
    <w:rsid w:val="00FF0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44009"/>
  <w14:defaultImageDpi w14:val="32767"/>
  <w15:chartTrackingRefBased/>
  <w15:docId w15:val="{FE3E5766-F182-E944-8C75-3442A5AD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04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CE5E3D"/>
    <w:pPr>
      <w:jc w:val="center"/>
      <w:outlineLvl w:val="1"/>
    </w:pPr>
    <w:rPr>
      <w:rFonts w:ascii="Times New Roman" w:eastAsia="Times New Roman" w:hAnsi="Times New Roman" w:cs="Times New Roman"/>
      <w:b/>
      <w:bCs/>
      <w:color w:val="000000"/>
      <w:kern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A60B0D"/>
    <w:rPr>
      <w:sz w:val="16"/>
      <w:szCs w:val="16"/>
    </w:rPr>
  </w:style>
  <w:style w:type="paragraph" w:styleId="CommentText">
    <w:name w:val="annotation text"/>
    <w:basedOn w:val="Normal"/>
    <w:link w:val="CommentTextChar"/>
    <w:uiPriority w:val="99"/>
    <w:unhideWhenUsed/>
    <w:rsid w:val="00A60B0D"/>
    <w:rPr>
      <w:sz w:val="20"/>
      <w:szCs w:val="20"/>
    </w:rPr>
  </w:style>
  <w:style w:type="character" w:customStyle="1" w:styleId="CommentTextChar">
    <w:name w:val="Comment Text Char"/>
    <w:basedOn w:val="DefaultParagraphFont"/>
    <w:link w:val="CommentText"/>
    <w:uiPriority w:val="99"/>
    <w:rsid w:val="00A60B0D"/>
    <w:rPr>
      <w:sz w:val="20"/>
      <w:szCs w:val="20"/>
    </w:rPr>
  </w:style>
  <w:style w:type="paragraph" w:styleId="CommentSubject">
    <w:name w:val="annotation subject"/>
    <w:basedOn w:val="CommentText"/>
    <w:next w:val="CommentText"/>
    <w:link w:val="CommentSubjectChar"/>
    <w:uiPriority w:val="99"/>
    <w:semiHidden/>
    <w:unhideWhenUsed/>
    <w:rsid w:val="00A60B0D"/>
    <w:rPr>
      <w:b/>
      <w:bCs/>
    </w:rPr>
  </w:style>
  <w:style w:type="character" w:customStyle="1" w:styleId="CommentSubjectChar">
    <w:name w:val="Comment Subject Char"/>
    <w:basedOn w:val="CommentTextChar"/>
    <w:link w:val="CommentSubject"/>
    <w:uiPriority w:val="99"/>
    <w:semiHidden/>
    <w:rsid w:val="00A60B0D"/>
    <w:rPr>
      <w:b/>
      <w:bCs/>
      <w:sz w:val="20"/>
      <w:szCs w:val="20"/>
    </w:rPr>
  </w:style>
  <w:style w:type="paragraph" w:styleId="BalloonText">
    <w:name w:val="Balloon Text"/>
    <w:basedOn w:val="Normal"/>
    <w:link w:val="BalloonTextChar"/>
    <w:uiPriority w:val="99"/>
    <w:semiHidden/>
    <w:unhideWhenUsed/>
    <w:rsid w:val="00A60B0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A60B0D"/>
    <w:rPr>
      <w:rFonts w:ascii="Times New Roman" w:hAnsi="Times New Roman" w:cs="Times New Roman"/>
      <w:sz w:val="18"/>
      <w:szCs w:val="18"/>
    </w:rPr>
  </w:style>
  <w:style w:type="paragraph" w:styleId="Revision">
    <w:name w:val="Revision"/>
    <w:hidden/>
    <w:uiPriority w:val="99"/>
    <w:semiHidden/>
    <w:rsid w:val="00090008"/>
  </w:style>
  <w:style w:type="paragraph" w:styleId="Header">
    <w:name w:val="header"/>
    <w:basedOn w:val="Normal"/>
    <w:link w:val="HeaderChar"/>
    <w:unhideWhenUsed/>
    <w:rsid w:val="00C5123B"/>
    <w:pPr>
      <w:tabs>
        <w:tab w:val="center" w:pos="4680"/>
        <w:tab w:val="right" w:pos="9360"/>
      </w:tabs>
    </w:pPr>
  </w:style>
  <w:style w:type="character" w:customStyle="1" w:styleId="HeaderChar">
    <w:name w:val="Header Char"/>
    <w:basedOn w:val="DefaultParagraphFont"/>
    <w:link w:val="Header"/>
    <w:uiPriority w:val="99"/>
    <w:rsid w:val="00C5123B"/>
  </w:style>
  <w:style w:type="paragraph" w:styleId="Footer">
    <w:name w:val="footer"/>
    <w:basedOn w:val="Normal"/>
    <w:link w:val="FooterChar"/>
    <w:uiPriority w:val="99"/>
    <w:unhideWhenUsed/>
    <w:rsid w:val="00C5123B"/>
    <w:pPr>
      <w:tabs>
        <w:tab w:val="center" w:pos="4680"/>
        <w:tab w:val="right" w:pos="9360"/>
      </w:tabs>
    </w:pPr>
  </w:style>
  <w:style w:type="character" w:customStyle="1" w:styleId="FooterChar">
    <w:name w:val="Footer Char"/>
    <w:basedOn w:val="DefaultParagraphFont"/>
    <w:link w:val="Footer"/>
    <w:uiPriority w:val="99"/>
    <w:rsid w:val="00C5123B"/>
  </w:style>
  <w:style w:type="character" w:customStyle="1" w:styleId="Heading2Char">
    <w:name w:val="Heading 2 Char"/>
    <w:basedOn w:val="DefaultParagraphFont"/>
    <w:link w:val="Heading2"/>
    <w:rsid w:val="00CE5E3D"/>
    <w:rPr>
      <w:rFonts w:ascii="Times New Roman" w:eastAsia="Times New Roman" w:hAnsi="Times New Roman" w:cs="Times New Roman"/>
      <w:b/>
      <w:bCs/>
      <w:color w:val="000000"/>
      <w:kern w:val="28"/>
      <w:lang w:val="en-CA" w:eastAsia="en-CA"/>
    </w:rPr>
  </w:style>
  <w:style w:type="paragraph" w:styleId="Bibliography">
    <w:name w:val="Bibliography"/>
    <w:basedOn w:val="Normal"/>
    <w:next w:val="Normal"/>
    <w:uiPriority w:val="37"/>
    <w:unhideWhenUsed/>
    <w:rsid w:val="00C2024C"/>
    <w:pPr>
      <w:ind w:left="720" w:hanging="720"/>
    </w:pPr>
  </w:style>
  <w:style w:type="character" w:styleId="Hyperlink">
    <w:name w:val="Hyperlink"/>
    <w:basedOn w:val="DefaultParagraphFont"/>
    <w:uiPriority w:val="99"/>
    <w:unhideWhenUsed/>
    <w:rsid w:val="002813C3"/>
    <w:rPr>
      <w:color w:val="0563C1" w:themeColor="hyperlink"/>
      <w:u w:val="single"/>
    </w:rPr>
  </w:style>
  <w:style w:type="character" w:styleId="UnresolvedMention">
    <w:name w:val="Unresolved Mention"/>
    <w:basedOn w:val="DefaultParagraphFont"/>
    <w:uiPriority w:val="99"/>
    <w:rsid w:val="002813C3"/>
    <w:rPr>
      <w:color w:val="605E5C"/>
      <w:shd w:val="clear" w:color="auto" w:fill="E1DFDD"/>
    </w:rPr>
  </w:style>
  <w:style w:type="character" w:customStyle="1" w:styleId="Heading1Char">
    <w:name w:val="Heading 1 Char"/>
    <w:basedOn w:val="DefaultParagraphFont"/>
    <w:link w:val="Heading1"/>
    <w:uiPriority w:val="9"/>
    <w:rsid w:val="006E104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C36E88"/>
    <w:pPr>
      <w:ind w:left="720"/>
      <w:contextualSpacing/>
    </w:pPr>
  </w:style>
  <w:style w:type="table" w:styleId="TableGrid">
    <w:name w:val="Table Grid"/>
    <w:basedOn w:val="TableNormal"/>
    <w:uiPriority w:val="39"/>
    <w:rsid w:val="009550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546008">
      <w:bodyDiv w:val="1"/>
      <w:marLeft w:val="0"/>
      <w:marRight w:val="0"/>
      <w:marTop w:val="0"/>
      <w:marBottom w:val="0"/>
      <w:divBdr>
        <w:top w:val="none" w:sz="0" w:space="0" w:color="auto"/>
        <w:left w:val="none" w:sz="0" w:space="0" w:color="auto"/>
        <w:bottom w:val="none" w:sz="0" w:space="0" w:color="auto"/>
        <w:right w:val="none" w:sz="0" w:space="0" w:color="auto"/>
      </w:divBdr>
    </w:div>
    <w:div w:id="116065057">
      <w:bodyDiv w:val="1"/>
      <w:marLeft w:val="0"/>
      <w:marRight w:val="0"/>
      <w:marTop w:val="0"/>
      <w:marBottom w:val="0"/>
      <w:divBdr>
        <w:top w:val="none" w:sz="0" w:space="0" w:color="auto"/>
        <w:left w:val="none" w:sz="0" w:space="0" w:color="auto"/>
        <w:bottom w:val="none" w:sz="0" w:space="0" w:color="auto"/>
        <w:right w:val="none" w:sz="0" w:space="0" w:color="auto"/>
      </w:divBdr>
    </w:div>
    <w:div w:id="131097777">
      <w:bodyDiv w:val="1"/>
      <w:marLeft w:val="0"/>
      <w:marRight w:val="0"/>
      <w:marTop w:val="0"/>
      <w:marBottom w:val="0"/>
      <w:divBdr>
        <w:top w:val="none" w:sz="0" w:space="0" w:color="auto"/>
        <w:left w:val="none" w:sz="0" w:space="0" w:color="auto"/>
        <w:bottom w:val="none" w:sz="0" w:space="0" w:color="auto"/>
        <w:right w:val="none" w:sz="0" w:space="0" w:color="auto"/>
      </w:divBdr>
    </w:div>
    <w:div w:id="180508888">
      <w:bodyDiv w:val="1"/>
      <w:marLeft w:val="0"/>
      <w:marRight w:val="0"/>
      <w:marTop w:val="0"/>
      <w:marBottom w:val="0"/>
      <w:divBdr>
        <w:top w:val="none" w:sz="0" w:space="0" w:color="auto"/>
        <w:left w:val="none" w:sz="0" w:space="0" w:color="auto"/>
        <w:bottom w:val="none" w:sz="0" w:space="0" w:color="auto"/>
        <w:right w:val="none" w:sz="0" w:space="0" w:color="auto"/>
      </w:divBdr>
    </w:div>
    <w:div w:id="231232941">
      <w:bodyDiv w:val="1"/>
      <w:marLeft w:val="0"/>
      <w:marRight w:val="0"/>
      <w:marTop w:val="0"/>
      <w:marBottom w:val="0"/>
      <w:divBdr>
        <w:top w:val="none" w:sz="0" w:space="0" w:color="auto"/>
        <w:left w:val="none" w:sz="0" w:space="0" w:color="auto"/>
        <w:bottom w:val="none" w:sz="0" w:space="0" w:color="auto"/>
        <w:right w:val="none" w:sz="0" w:space="0" w:color="auto"/>
      </w:divBdr>
      <w:divsChild>
        <w:div w:id="1202472298">
          <w:marLeft w:val="0"/>
          <w:marRight w:val="0"/>
          <w:marTop w:val="0"/>
          <w:marBottom w:val="0"/>
          <w:divBdr>
            <w:top w:val="none" w:sz="0" w:space="0" w:color="auto"/>
            <w:left w:val="none" w:sz="0" w:space="0" w:color="auto"/>
            <w:bottom w:val="none" w:sz="0" w:space="0" w:color="auto"/>
            <w:right w:val="none" w:sz="0" w:space="0" w:color="auto"/>
          </w:divBdr>
        </w:div>
        <w:div w:id="347484794">
          <w:marLeft w:val="0"/>
          <w:marRight w:val="0"/>
          <w:marTop w:val="0"/>
          <w:marBottom w:val="0"/>
          <w:divBdr>
            <w:top w:val="none" w:sz="0" w:space="0" w:color="auto"/>
            <w:left w:val="none" w:sz="0" w:space="0" w:color="auto"/>
            <w:bottom w:val="none" w:sz="0" w:space="0" w:color="auto"/>
            <w:right w:val="none" w:sz="0" w:space="0" w:color="auto"/>
          </w:divBdr>
        </w:div>
        <w:div w:id="2095975294">
          <w:marLeft w:val="0"/>
          <w:marRight w:val="0"/>
          <w:marTop w:val="0"/>
          <w:marBottom w:val="0"/>
          <w:divBdr>
            <w:top w:val="none" w:sz="0" w:space="0" w:color="auto"/>
            <w:left w:val="none" w:sz="0" w:space="0" w:color="auto"/>
            <w:bottom w:val="none" w:sz="0" w:space="0" w:color="auto"/>
            <w:right w:val="none" w:sz="0" w:space="0" w:color="auto"/>
          </w:divBdr>
        </w:div>
        <w:div w:id="1735422830">
          <w:marLeft w:val="0"/>
          <w:marRight w:val="0"/>
          <w:marTop w:val="0"/>
          <w:marBottom w:val="0"/>
          <w:divBdr>
            <w:top w:val="none" w:sz="0" w:space="0" w:color="auto"/>
            <w:left w:val="none" w:sz="0" w:space="0" w:color="auto"/>
            <w:bottom w:val="none" w:sz="0" w:space="0" w:color="auto"/>
            <w:right w:val="none" w:sz="0" w:space="0" w:color="auto"/>
          </w:divBdr>
        </w:div>
        <w:div w:id="1854957391">
          <w:marLeft w:val="0"/>
          <w:marRight w:val="0"/>
          <w:marTop w:val="0"/>
          <w:marBottom w:val="0"/>
          <w:divBdr>
            <w:top w:val="none" w:sz="0" w:space="0" w:color="auto"/>
            <w:left w:val="none" w:sz="0" w:space="0" w:color="auto"/>
            <w:bottom w:val="none" w:sz="0" w:space="0" w:color="auto"/>
            <w:right w:val="none" w:sz="0" w:space="0" w:color="auto"/>
          </w:divBdr>
        </w:div>
        <w:div w:id="1462115356">
          <w:marLeft w:val="0"/>
          <w:marRight w:val="0"/>
          <w:marTop w:val="0"/>
          <w:marBottom w:val="0"/>
          <w:divBdr>
            <w:top w:val="none" w:sz="0" w:space="0" w:color="auto"/>
            <w:left w:val="none" w:sz="0" w:space="0" w:color="auto"/>
            <w:bottom w:val="none" w:sz="0" w:space="0" w:color="auto"/>
            <w:right w:val="none" w:sz="0" w:space="0" w:color="auto"/>
          </w:divBdr>
        </w:div>
        <w:div w:id="1769351850">
          <w:marLeft w:val="0"/>
          <w:marRight w:val="0"/>
          <w:marTop w:val="0"/>
          <w:marBottom w:val="0"/>
          <w:divBdr>
            <w:top w:val="none" w:sz="0" w:space="0" w:color="auto"/>
            <w:left w:val="none" w:sz="0" w:space="0" w:color="auto"/>
            <w:bottom w:val="none" w:sz="0" w:space="0" w:color="auto"/>
            <w:right w:val="none" w:sz="0" w:space="0" w:color="auto"/>
          </w:divBdr>
        </w:div>
        <w:div w:id="1659654130">
          <w:marLeft w:val="0"/>
          <w:marRight w:val="0"/>
          <w:marTop w:val="0"/>
          <w:marBottom w:val="0"/>
          <w:divBdr>
            <w:top w:val="none" w:sz="0" w:space="0" w:color="auto"/>
            <w:left w:val="none" w:sz="0" w:space="0" w:color="auto"/>
            <w:bottom w:val="none" w:sz="0" w:space="0" w:color="auto"/>
            <w:right w:val="none" w:sz="0" w:space="0" w:color="auto"/>
          </w:divBdr>
        </w:div>
        <w:div w:id="494299257">
          <w:marLeft w:val="0"/>
          <w:marRight w:val="0"/>
          <w:marTop w:val="0"/>
          <w:marBottom w:val="0"/>
          <w:divBdr>
            <w:top w:val="none" w:sz="0" w:space="0" w:color="auto"/>
            <w:left w:val="none" w:sz="0" w:space="0" w:color="auto"/>
            <w:bottom w:val="none" w:sz="0" w:space="0" w:color="auto"/>
            <w:right w:val="none" w:sz="0" w:space="0" w:color="auto"/>
          </w:divBdr>
        </w:div>
        <w:div w:id="430783046">
          <w:marLeft w:val="0"/>
          <w:marRight w:val="0"/>
          <w:marTop w:val="0"/>
          <w:marBottom w:val="0"/>
          <w:divBdr>
            <w:top w:val="none" w:sz="0" w:space="0" w:color="auto"/>
            <w:left w:val="none" w:sz="0" w:space="0" w:color="auto"/>
            <w:bottom w:val="none" w:sz="0" w:space="0" w:color="auto"/>
            <w:right w:val="none" w:sz="0" w:space="0" w:color="auto"/>
          </w:divBdr>
        </w:div>
        <w:div w:id="905795732">
          <w:marLeft w:val="0"/>
          <w:marRight w:val="0"/>
          <w:marTop w:val="0"/>
          <w:marBottom w:val="0"/>
          <w:divBdr>
            <w:top w:val="none" w:sz="0" w:space="0" w:color="auto"/>
            <w:left w:val="none" w:sz="0" w:space="0" w:color="auto"/>
            <w:bottom w:val="none" w:sz="0" w:space="0" w:color="auto"/>
            <w:right w:val="none" w:sz="0" w:space="0" w:color="auto"/>
          </w:divBdr>
        </w:div>
        <w:div w:id="1082917444">
          <w:marLeft w:val="0"/>
          <w:marRight w:val="0"/>
          <w:marTop w:val="0"/>
          <w:marBottom w:val="0"/>
          <w:divBdr>
            <w:top w:val="none" w:sz="0" w:space="0" w:color="auto"/>
            <w:left w:val="none" w:sz="0" w:space="0" w:color="auto"/>
            <w:bottom w:val="none" w:sz="0" w:space="0" w:color="auto"/>
            <w:right w:val="none" w:sz="0" w:space="0" w:color="auto"/>
          </w:divBdr>
        </w:div>
        <w:div w:id="1897083027">
          <w:marLeft w:val="0"/>
          <w:marRight w:val="0"/>
          <w:marTop w:val="0"/>
          <w:marBottom w:val="0"/>
          <w:divBdr>
            <w:top w:val="none" w:sz="0" w:space="0" w:color="auto"/>
            <w:left w:val="none" w:sz="0" w:space="0" w:color="auto"/>
            <w:bottom w:val="none" w:sz="0" w:space="0" w:color="auto"/>
            <w:right w:val="none" w:sz="0" w:space="0" w:color="auto"/>
          </w:divBdr>
        </w:div>
        <w:div w:id="2064208931">
          <w:marLeft w:val="0"/>
          <w:marRight w:val="0"/>
          <w:marTop w:val="0"/>
          <w:marBottom w:val="0"/>
          <w:divBdr>
            <w:top w:val="none" w:sz="0" w:space="0" w:color="auto"/>
            <w:left w:val="none" w:sz="0" w:space="0" w:color="auto"/>
            <w:bottom w:val="none" w:sz="0" w:space="0" w:color="auto"/>
            <w:right w:val="none" w:sz="0" w:space="0" w:color="auto"/>
          </w:divBdr>
        </w:div>
        <w:div w:id="1900285037">
          <w:marLeft w:val="0"/>
          <w:marRight w:val="0"/>
          <w:marTop w:val="0"/>
          <w:marBottom w:val="0"/>
          <w:divBdr>
            <w:top w:val="none" w:sz="0" w:space="0" w:color="auto"/>
            <w:left w:val="none" w:sz="0" w:space="0" w:color="auto"/>
            <w:bottom w:val="none" w:sz="0" w:space="0" w:color="auto"/>
            <w:right w:val="none" w:sz="0" w:space="0" w:color="auto"/>
          </w:divBdr>
        </w:div>
        <w:div w:id="1041053546">
          <w:marLeft w:val="0"/>
          <w:marRight w:val="0"/>
          <w:marTop w:val="0"/>
          <w:marBottom w:val="0"/>
          <w:divBdr>
            <w:top w:val="none" w:sz="0" w:space="0" w:color="auto"/>
            <w:left w:val="none" w:sz="0" w:space="0" w:color="auto"/>
            <w:bottom w:val="none" w:sz="0" w:space="0" w:color="auto"/>
            <w:right w:val="none" w:sz="0" w:space="0" w:color="auto"/>
          </w:divBdr>
        </w:div>
        <w:div w:id="2057268596">
          <w:marLeft w:val="0"/>
          <w:marRight w:val="0"/>
          <w:marTop w:val="0"/>
          <w:marBottom w:val="0"/>
          <w:divBdr>
            <w:top w:val="none" w:sz="0" w:space="0" w:color="auto"/>
            <w:left w:val="none" w:sz="0" w:space="0" w:color="auto"/>
            <w:bottom w:val="none" w:sz="0" w:space="0" w:color="auto"/>
            <w:right w:val="none" w:sz="0" w:space="0" w:color="auto"/>
          </w:divBdr>
        </w:div>
        <w:div w:id="390924834">
          <w:marLeft w:val="0"/>
          <w:marRight w:val="0"/>
          <w:marTop w:val="0"/>
          <w:marBottom w:val="0"/>
          <w:divBdr>
            <w:top w:val="none" w:sz="0" w:space="0" w:color="auto"/>
            <w:left w:val="none" w:sz="0" w:space="0" w:color="auto"/>
            <w:bottom w:val="none" w:sz="0" w:space="0" w:color="auto"/>
            <w:right w:val="none" w:sz="0" w:space="0" w:color="auto"/>
          </w:divBdr>
        </w:div>
        <w:div w:id="1095395214">
          <w:marLeft w:val="0"/>
          <w:marRight w:val="0"/>
          <w:marTop w:val="0"/>
          <w:marBottom w:val="0"/>
          <w:divBdr>
            <w:top w:val="none" w:sz="0" w:space="0" w:color="auto"/>
            <w:left w:val="none" w:sz="0" w:space="0" w:color="auto"/>
            <w:bottom w:val="none" w:sz="0" w:space="0" w:color="auto"/>
            <w:right w:val="none" w:sz="0" w:space="0" w:color="auto"/>
          </w:divBdr>
        </w:div>
        <w:div w:id="1482693030">
          <w:marLeft w:val="0"/>
          <w:marRight w:val="0"/>
          <w:marTop w:val="0"/>
          <w:marBottom w:val="0"/>
          <w:divBdr>
            <w:top w:val="none" w:sz="0" w:space="0" w:color="auto"/>
            <w:left w:val="none" w:sz="0" w:space="0" w:color="auto"/>
            <w:bottom w:val="none" w:sz="0" w:space="0" w:color="auto"/>
            <w:right w:val="none" w:sz="0" w:space="0" w:color="auto"/>
          </w:divBdr>
        </w:div>
        <w:div w:id="29574577">
          <w:marLeft w:val="0"/>
          <w:marRight w:val="0"/>
          <w:marTop w:val="0"/>
          <w:marBottom w:val="0"/>
          <w:divBdr>
            <w:top w:val="none" w:sz="0" w:space="0" w:color="auto"/>
            <w:left w:val="none" w:sz="0" w:space="0" w:color="auto"/>
            <w:bottom w:val="none" w:sz="0" w:space="0" w:color="auto"/>
            <w:right w:val="none" w:sz="0" w:space="0" w:color="auto"/>
          </w:divBdr>
        </w:div>
        <w:div w:id="922297730">
          <w:marLeft w:val="0"/>
          <w:marRight w:val="0"/>
          <w:marTop w:val="0"/>
          <w:marBottom w:val="0"/>
          <w:divBdr>
            <w:top w:val="none" w:sz="0" w:space="0" w:color="auto"/>
            <w:left w:val="none" w:sz="0" w:space="0" w:color="auto"/>
            <w:bottom w:val="none" w:sz="0" w:space="0" w:color="auto"/>
            <w:right w:val="none" w:sz="0" w:space="0" w:color="auto"/>
          </w:divBdr>
        </w:div>
        <w:div w:id="1925603329">
          <w:marLeft w:val="0"/>
          <w:marRight w:val="0"/>
          <w:marTop w:val="0"/>
          <w:marBottom w:val="0"/>
          <w:divBdr>
            <w:top w:val="none" w:sz="0" w:space="0" w:color="auto"/>
            <w:left w:val="none" w:sz="0" w:space="0" w:color="auto"/>
            <w:bottom w:val="none" w:sz="0" w:space="0" w:color="auto"/>
            <w:right w:val="none" w:sz="0" w:space="0" w:color="auto"/>
          </w:divBdr>
        </w:div>
        <w:div w:id="558438988">
          <w:marLeft w:val="0"/>
          <w:marRight w:val="0"/>
          <w:marTop w:val="0"/>
          <w:marBottom w:val="0"/>
          <w:divBdr>
            <w:top w:val="none" w:sz="0" w:space="0" w:color="auto"/>
            <w:left w:val="none" w:sz="0" w:space="0" w:color="auto"/>
            <w:bottom w:val="none" w:sz="0" w:space="0" w:color="auto"/>
            <w:right w:val="none" w:sz="0" w:space="0" w:color="auto"/>
          </w:divBdr>
        </w:div>
        <w:div w:id="1422338055">
          <w:marLeft w:val="0"/>
          <w:marRight w:val="0"/>
          <w:marTop w:val="0"/>
          <w:marBottom w:val="0"/>
          <w:divBdr>
            <w:top w:val="none" w:sz="0" w:space="0" w:color="auto"/>
            <w:left w:val="none" w:sz="0" w:space="0" w:color="auto"/>
            <w:bottom w:val="none" w:sz="0" w:space="0" w:color="auto"/>
            <w:right w:val="none" w:sz="0" w:space="0" w:color="auto"/>
          </w:divBdr>
        </w:div>
        <w:div w:id="513500005">
          <w:marLeft w:val="0"/>
          <w:marRight w:val="0"/>
          <w:marTop w:val="0"/>
          <w:marBottom w:val="0"/>
          <w:divBdr>
            <w:top w:val="none" w:sz="0" w:space="0" w:color="auto"/>
            <w:left w:val="none" w:sz="0" w:space="0" w:color="auto"/>
            <w:bottom w:val="none" w:sz="0" w:space="0" w:color="auto"/>
            <w:right w:val="none" w:sz="0" w:space="0" w:color="auto"/>
          </w:divBdr>
        </w:div>
        <w:div w:id="991180896">
          <w:marLeft w:val="0"/>
          <w:marRight w:val="0"/>
          <w:marTop w:val="0"/>
          <w:marBottom w:val="0"/>
          <w:divBdr>
            <w:top w:val="none" w:sz="0" w:space="0" w:color="auto"/>
            <w:left w:val="none" w:sz="0" w:space="0" w:color="auto"/>
            <w:bottom w:val="none" w:sz="0" w:space="0" w:color="auto"/>
            <w:right w:val="none" w:sz="0" w:space="0" w:color="auto"/>
          </w:divBdr>
        </w:div>
        <w:div w:id="1236403507">
          <w:marLeft w:val="0"/>
          <w:marRight w:val="0"/>
          <w:marTop w:val="0"/>
          <w:marBottom w:val="0"/>
          <w:divBdr>
            <w:top w:val="none" w:sz="0" w:space="0" w:color="auto"/>
            <w:left w:val="none" w:sz="0" w:space="0" w:color="auto"/>
            <w:bottom w:val="none" w:sz="0" w:space="0" w:color="auto"/>
            <w:right w:val="none" w:sz="0" w:space="0" w:color="auto"/>
          </w:divBdr>
        </w:div>
        <w:div w:id="61219519">
          <w:marLeft w:val="0"/>
          <w:marRight w:val="0"/>
          <w:marTop w:val="0"/>
          <w:marBottom w:val="0"/>
          <w:divBdr>
            <w:top w:val="none" w:sz="0" w:space="0" w:color="auto"/>
            <w:left w:val="none" w:sz="0" w:space="0" w:color="auto"/>
            <w:bottom w:val="none" w:sz="0" w:space="0" w:color="auto"/>
            <w:right w:val="none" w:sz="0" w:space="0" w:color="auto"/>
          </w:divBdr>
        </w:div>
        <w:div w:id="452215019">
          <w:marLeft w:val="0"/>
          <w:marRight w:val="0"/>
          <w:marTop w:val="0"/>
          <w:marBottom w:val="0"/>
          <w:divBdr>
            <w:top w:val="none" w:sz="0" w:space="0" w:color="auto"/>
            <w:left w:val="none" w:sz="0" w:space="0" w:color="auto"/>
            <w:bottom w:val="none" w:sz="0" w:space="0" w:color="auto"/>
            <w:right w:val="none" w:sz="0" w:space="0" w:color="auto"/>
          </w:divBdr>
        </w:div>
        <w:div w:id="352658913">
          <w:marLeft w:val="0"/>
          <w:marRight w:val="0"/>
          <w:marTop w:val="0"/>
          <w:marBottom w:val="0"/>
          <w:divBdr>
            <w:top w:val="none" w:sz="0" w:space="0" w:color="auto"/>
            <w:left w:val="none" w:sz="0" w:space="0" w:color="auto"/>
            <w:bottom w:val="none" w:sz="0" w:space="0" w:color="auto"/>
            <w:right w:val="none" w:sz="0" w:space="0" w:color="auto"/>
          </w:divBdr>
        </w:div>
        <w:div w:id="935164413">
          <w:marLeft w:val="0"/>
          <w:marRight w:val="0"/>
          <w:marTop w:val="0"/>
          <w:marBottom w:val="0"/>
          <w:divBdr>
            <w:top w:val="none" w:sz="0" w:space="0" w:color="auto"/>
            <w:left w:val="none" w:sz="0" w:space="0" w:color="auto"/>
            <w:bottom w:val="none" w:sz="0" w:space="0" w:color="auto"/>
            <w:right w:val="none" w:sz="0" w:space="0" w:color="auto"/>
          </w:divBdr>
        </w:div>
        <w:div w:id="2066102656">
          <w:marLeft w:val="0"/>
          <w:marRight w:val="0"/>
          <w:marTop w:val="0"/>
          <w:marBottom w:val="0"/>
          <w:divBdr>
            <w:top w:val="none" w:sz="0" w:space="0" w:color="auto"/>
            <w:left w:val="none" w:sz="0" w:space="0" w:color="auto"/>
            <w:bottom w:val="none" w:sz="0" w:space="0" w:color="auto"/>
            <w:right w:val="none" w:sz="0" w:space="0" w:color="auto"/>
          </w:divBdr>
        </w:div>
        <w:div w:id="224803424">
          <w:marLeft w:val="0"/>
          <w:marRight w:val="0"/>
          <w:marTop w:val="0"/>
          <w:marBottom w:val="0"/>
          <w:divBdr>
            <w:top w:val="none" w:sz="0" w:space="0" w:color="auto"/>
            <w:left w:val="none" w:sz="0" w:space="0" w:color="auto"/>
            <w:bottom w:val="none" w:sz="0" w:space="0" w:color="auto"/>
            <w:right w:val="none" w:sz="0" w:space="0" w:color="auto"/>
          </w:divBdr>
        </w:div>
        <w:div w:id="291520417">
          <w:marLeft w:val="0"/>
          <w:marRight w:val="0"/>
          <w:marTop w:val="0"/>
          <w:marBottom w:val="0"/>
          <w:divBdr>
            <w:top w:val="none" w:sz="0" w:space="0" w:color="auto"/>
            <w:left w:val="none" w:sz="0" w:space="0" w:color="auto"/>
            <w:bottom w:val="none" w:sz="0" w:space="0" w:color="auto"/>
            <w:right w:val="none" w:sz="0" w:space="0" w:color="auto"/>
          </w:divBdr>
        </w:div>
        <w:div w:id="729306992">
          <w:marLeft w:val="0"/>
          <w:marRight w:val="0"/>
          <w:marTop w:val="0"/>
          <w:marBottom w:val="0"/>
          <w:divBdr>
            <w:top w:val="none" w:sz="0" w:space="0" w:color="auto"/>
            <w:left w:val="none" w:sz="0" w:space="0" w:color="auto"/>
            <w:bottom w:val="none" w:sz="0" w:space="0" w:color="auto"/>
            <w:right w:val="none" w:sz="0" w:space="0" w:color="auto"/>
          </w:divBdr>
        </w:div>
        <w:div w:id="1996259269">
          <w:marLeft w:val="0"/>
          <w:marRight w:val="0"/>
          <w:marTop w:val="0"/>
          <w:marBottom w:val="0"/>
          <w:divBdr>
            <w:top w:val="none" w:sz="0" w:space="0" w:color="auto"/>
            <w:left w:val="none" w:sz="0" w:space="0" w:color="auto"/>
            <w:bottom w:val="none" w:sz="0" w:space="0" w:color="auto"/>
            <w:right w:val="none" w:sz="0" w:space="0" w:color="auto"/>
          </w:divBdr>
        </w:div>
        <w:div w:id="1257595342">
          <w:marLeft w:val="0"/>
          <w:marRight w:val="0"/>
          <w:marTop w:val="0"/>
          <w:marBottom w:val="0"/>
          <w:divBdr>
            <w:top w:val="none" w:sz="0" w:space="0" w:color="auto"/>
            <w:left w:val="none" w:sz="0" w:space="0" w:color="auto"/>
            <w:bottom w:val="none" w:sz="0" w:space="0" w:color="auto"/>
            <w:right w:val="none" w:sz="0" w:space="0" w:color="auto"/>
          </w:divBdr>
        </w:div>
        <w:div w:id="1184369584">
          <w:marLeft w:val="0"/>
          <w:marRight w:val="0"/>
          <w:marTop w:val="0"/>
          <w:marBottom w:val="0"/>
          <w:divBdr>
            <w:top w:val="none" w:sz="0" w:space="0" w:color="auto"/>
            <w:left w:val="none" w:sz="0" w:space="0" w:color="auto"/>
            <w:bottom w:val="none" w:sz="0" w:space="0" w:color="auto"/>
            <w:right w:val="none" w:sz="0" w:space="0" w:color="auto"/>
          </w:divBdr>
        </w:div>
        <w:div w:id="1941983043">
          <w:marLeft w:val="0"/>
          <w:marRight w:val="0"/>
          <w:marTop w:val="0"/>
          <w:marBottom w:val="0"/>
          <w:divBdr>
            <w:top w:val="none" w:sz="0" w:space="0" w:color="auto"/>
            <w:left w:val="none" w:sz="0" w:space="0" w:color="auto"/>
            <w:bottom w:val="none" w:sz="0" w:space="0" w:color="auto"/>
            <w:right w:val="none" w:sz="0" w:space="0" w:color="auto"/>
          </w:divBdr>
        </w:div>
        <w:div w:id="1564638547">
          <w:marLeft w:val="0"/>
          <w:marRight w:val="0"/>
          <w:marTop w:val="0"/>
          <w:marBottom w:val="0"/>
          <w:divBdr>
            <w:top w:val="none" w:sz="0" w:space="0" w:color="auto"/>
            <w:left w:val="none" w:sz="0" w:space="0" w:color="auto"/>
            <w:bottom w:val="none" w:sz="0" w:space="0" w:color="auto"/>
            <w:right w:val="none" w:sz="0" w:space="0" w:color="auto"/>
          </w:divBdr>
        </w:div>
        <w:div w:id="2029864179">
          <w:marLeft w:val="0"/>
          <w:marRight w:val="0"/>
          <w:marTop w:val="0"/>
          <w:marBottom w:val="0"/>
          <w:divBdr>
            <w:top w:val="none" w:sz="0" w:space="0" w:color="auto"/>
            <w:left w:val="none" w:sz="0" w:space="0" w:color="auto"/>
            <w:bottom w:val="none" w:sz="0" w:space="0" w:color="auto"/>
            <w:right w:val="none" w:sz="0" w:space="0" w:color="auto"/>
          </w:divBdr>
        </w:div>
        <w:div w:id="781459139">
          <w:marLeft w:val="0"/>
          <w:marRight w:val="0"/>
          <w:marTop w:val="0"/>
          <w:marBottom w:val="0"/>
          <w:divBdr>
            <w:top w:val="none" w:sz="0" w:space="0" w:color="auto"/>
            <w:left w:val="none" w:sz="0" w:space="0" w:color="auto"/>
            <w:bottom w:val="none" w:sz="0" w:space="0" w:color="auto"/>
            <w:right w:val="none" w:sz="0" w:space="0" w:color="auto"/>
          </w:divBdr>
        </w:div>
        <w:div w:id="562445277">
          <w:marLeft w:val="0"/>
          <w:marRight w:val="0"/>
          <w:marTop w:val="0"/>
          <w:marBottom w:val="0"/>
          <w:divBdr>
            <w:top w:val="none" w:sz="0" w:space="0" w:color="auto"/>
            <w:left w:val="none" w:sz="0" w:space="0" w:color="auto"/>
            <w:bottom w:val="none" w:sz="0" w:space="0" w:color="auto"/>
            <w:right w:val="none" w:sz="0" w:space="0" w:color="auto"/>
          </w:divBdr>
        </w:div>
        <w:div w:id="477763983">
          <w:marLeft w:val="0"/>
          <w:marRight w:val="0"/>
          <w:marTop w:val="0"/>
          <w:marBottom w:val="0"/>
          <w:divBdr>
            <w:top w:val="none" w:sz="0" w:space="0" w:color="auto"/>
            <w:left w:val="none" w:sz="0" w:space="0" w:color="auto"/>
            <w:bottom w:val="none" w:sz="0" w:space="0" w:color="auto"/>
            <w:right w:val="none" w:sz="0" w:space="0" w:color="auto"/>
          </w:divBdr>
        </w:div>
        <w:div w:id="520241088">
          <w:marLeft w:val="0"/>
          <w:marRight w:val="0"/>
          <w:marTop w:val="0"/>
          <w:marBottom w:val="0"/>
          <w:divBdr>
            <w:top w:val="none" w:sz="0" w:space="0" w:color="auto"/>
            <w:left w:val="none" w:sz="0" w:space="0" w:color="auto"/>
            <w:bottom w:val="none" w:sz="0" w:space="0" w:color="auto"/>
            <w:right w:val="none" w:sz="0" w:space="0" w:color="auto"/>
          </w:divBdr>
        </w:div>
        <w:div w:id="1048993836">
          <w:marLeft w:val="0"/>
          <w:marRight w:val="0"/>
          <w:marTop w:val="0"/>
          <w:marBottom w:val="0"/>
          <w:divBdr>
            <w:top w:val="none" w:sz="0" w:space="0" w:color="auto"/>
            <w:left w:val="none" w:sz="0" w:space="0" w:color="auto"/>
            <w:bottom w:val="none" w:sz="0" w:space="0" w:color="auto"/>
            <w:right w:val="none" w:sz="0" w:space="0" w:color="auto"/>
          </w:divBdr>
        </w:div>
        <w:div w:id="173307812">
          <w:marLeft w:val="0"/>
          <w:marRight w:val="0"/>
          <w:marTop w:val="0"/>
          <w:marBottom w:val="0"/>
          <w:divBdr>
            <w:top w:val="none" w:sz="0" w:space="0" w:color="auto"/>
            <w:left w:val="none" w:sz="0" w:space="0" w:color="auto"/>
            <w:bottom w:val="none" w:sz="0" w:space="0" w:color="auto"/>
            <w:right w:val="none" w:sz="0" w:space="0" w:color="auto"/>
          </w:divBdr>
        </w:div>
        <w:div w:id="1922327417">
          <w:marLeft w:val="0"/>
          <w:marRight w:val="0"/>
          <w:marTop w:val="0"/>
          <w:marBottom w:val="0"/>
          <w:divBdr>
            <w:top w:val="none" w:sz="0" w:space="0" w:color="auto"/>
            <w:left w:val="none" w:sz="0" w:space="0" w:color="auto"/>
            <w:bottom w:val="none" w:sz="0" w:space="0" w:color="auto"/>
            <w:right w:val="none" w:sz="0" w:space="0" w:color="auto"/>
          </w:divBdr>
        </w:div>
        <w:div w:id="820272245">
          <w:marLeft w:val="0"/>
          <w:marRight w:val="0"/>
          <w:marTop w:val="0"/>
          <w:marBottom w:val="0"/>
          <w:divBdr>
            <w:top w:val="none" w:sz="0" w:space="0" w:color="auto"/>
            <w:left w:val="none" w:sz="0" w:space="0" w:color="auto"/>
            <w:bottom w:val="none" w:sz="0" w:space="0" w:color="auto"/>
            <w:right w:val="none" w:sz="0" w:space="0" w:color="auto"/>
          </w:divBdr>
        </w:div>
        <w:div w:id="242574345">
          <w:marLeft w:val="0"/>
          <w:marRight w:val="0"/>
          <w:marTop w:val="0"/>
          <w:marBottom w:val="0"/>
          <w:divBdr>
            <w:top w:val="none" w:sz="0" w:space="0" w:color="auto"/>
            <w:left w:val="none" w:sz="0" w:space="0" w:color="auto"/>
            <w:bottom w:val="none" w:sz="0" w:space="0" w:color="auto"/>
            <w:right w:val="none" w:sz="0" w:space="0" w:color="auto"/>
          </w:divBdr>
        </w:div>
        <w:div w:id="1346056156">
          <w:marLeft w:val="0"/>
          <w:marRight w:val="0"/>
          <w:marTop w:val="0"/>
          <w:marBottom w:val="0"/>
          <w:divBdr>
            <w:top w:val="none" w:sz="0" w:space="0" w:color="auto"/>
            <w:left w:val="none" w:sz="0" w:space="0" w:color="auto"/>
            <w:bottom w:val="none" w:sz="0" w:space="0" w:color="auto"/>
            <w:right w:val="none" w:sz="0" w:space="0" w:color="auto"/>
          </w:divBdr>
        </w:div>
        <w:div w:id="431708064">
          <w:marLeft w:val="0"/>
          <w:marRight w:val="0"/>
          <w:marTop w:val="0"/>
          <w:marBottom w:val="0"/>
          <w:divBdr>
            <w:top w:val="none" w:sz="0" w:space="0" w:color="auto"/>
            <w:left w:val="none" w:sz="0" w:space="0" w:color="auto"/>
            <w:bottom w:val="none" w:sz="0" w:space="0" w:color="auto"/>
            <w:right w:val="none" w:sz="0" w:space="0" w:color="auto"/>
          </w:divBdr>
        </w:div>
        <w:div w:id="1045451043">
          <w:marLeft w:val="0"/>
          <w:marRight w:val="0"/>
          <w:marTop w:val="0"/>
          <w:marBottom w:val="0"/>
          <w:divBdr>
            <w:top w:val="none" w:sz="0" w:space="0" w:color="auto"/>
            <w:left w:val="none" w:sz="0" w:space="0" w:color="auto"/>
            <w:bottom w:val="none" w:sz="0" w:space="0" w:color="auto"/>
            <w:right w:val="none" w:sz="0" w:space="0" w:color="auto"/>
          </w:divBdr>
        </w:div>
        <w:div w:id="987898133">
          <w:marLeft w:val="0"/>
          <w:marRight w:val="0"/>
          <w:marTop w:val="0"/>
          <w:marBottom w:val="0"/>
          <w:divBdr>
            <w:top w:val="none" w:sz="0" w:space="0" w:color="auto"/>
            <w:left w:val="none" w:sz="0" w:space="0" w:color="auto"/>
            <w:bottom w:val="none" w:sz="0" w:space="0" w:color="auto"/>
            <w:right w:val="none" w:sz="0" w:space="0" w:color="auto"/>
          </w:divBdr>
        </w:div>
        <w:div w:id="779953839">
          <w:marLeft w:val="0"/>
          <w:marRight w:val="0"/>
          <w:marTop w:val="0"/>
          <w:marBottom w:val="0"/>
          <w:divBdr>
            <w:top w:val="none" w:sz="0" w:space="0" w:color="auto"/>
            <w:left w:val="none" w:sz="0" w:space="0" w:color="auto"/>
            <w:bottom w:val="none" w:sz="0" w:space="0" w:color="auto"/>
            <w:right w:val="none" w:sz="0" w:space="0" w:color="auto"/>
          </w:divBdr>
        </w:div>
        <w:div w:id="631638258">
          <w:marLeft w:val="0"/>
          <w:marRight w:val="0"/>
          <w:marTop w:val="0"/>
          <w:marBottom w:val="0"/>
          <w:divBdr>
            <w:top w:val="none" w:sz="0" w:space="0" w:color="auto"/>
            <w:left w:val="none" w:sz="0" w:space="0" w:color="auto"/>
            <w:bottom w:val="none" w:sz="0" w:space="0" w:color="auto"/>
            <w:right w:val="none" w:sz="0" w:space="0" w:color="auto"/>
          </w:divBdr>
        </w:div>
        <w:div w:id="808474483">
          <w:marLeft w:val="0"/>
          <w:marRight w:val="0"/>
          <w:marTop w:val="0"/>
          <w:marBottom w:val="0"/>
          <w:divBdr>
            <w:top w:val="none" w:sz="0" w:space="0" w:color="auto"/>
            <w:left w:val="none" w:sz="0" w:space="0" w:color="auto"/>
            <w:bottom w:val="none" w:sz="0" w:space="0" w:color="auto"/>
            <w:right w:val="none" w:sz="0" w:space="0" w:color="auto"/>
          </w:divBdr>
        </w:div>
        <w:div w:id="38016563">
          <w:marLeft w:val="0"/>
          <w:marRight w:val="0"/>
          <w:marTop w:val="0"/>
          <w:marBottom w:val="0"/>
          <w:divBdr>
            <w:top w:val="none" w:sz="0" w:space="0" w:color="auto"/>
            <w:left w:val="none" w:sz="0" w:space="0" w:color="auto"/>
            <w:bottom w:val="none" w:sz="0" w:space="0" w:color="auto"/>
            <w:right w:val="none" w:sz="0" w:space="0" w:color="auto"/>
          </w:divBdr>
        </w:div>
        <w:div w:id="637145257">
          <w:marLeft w:val="0"/>
          <w:marRight w:val="0"/>
          <w:marTop w:val="0"/>
          <w:marBottom w:val="0"/>
          <w:divBdr>
            <w:top w:val="none" w:sz="0" w:space="0" w:color="auto"/>
            <w:left w:val="none" w:sz="0" w:space="0" w:color="auto"/>
            <w:bottom w:val="none" w:sz="0" w:space="0" w:color="auto"/>
            <w:right w:val="none" w:sz="0" w:space="0" w:color="auto"/>
          </w:divBdr>
        </w:div>
        <w:div w:id="916400056">
          <w:marLeft w:val="0"/>
          <w:marRight w:val="0"/>
          <w:marTop w:val="0"/>
          <w:marBottom w:val="0"/>
          <w:divBdr>
            <w:top w:val="none" w:sz="0" w:space="0" w:color="auto"/>
            <w:left w:val="none" w:sz="0" w:space="0" w:color="auto"/>
            <w:bottom w:val="none" w:sz="0" w:space="0" w:color="auto"/>
            <w:right w:val="none" w:sz="0" w:space="0" w:color="auto"/>
          </w:divBdr>
        </w:div>
        <w:div w:id="1295714191">
          <w:marLeft w:val="0"/>
          <w:marRight w:val="0"/>
          <w:marTop w:val="0"/>
          <w:marBottom w:val="0"/>
          <w:divBdr>
            <w:top w:val="none" w:sz="0" w:space="0" w:color="auto"/>
            <w:left w:val="none" w:sz="0" w:space="0" w:color="auto"/>
            <w:bottom w:val="none" w:sz="0" w:space="0" w:color="auto"/>
            <w:right w:val="none" w:sz="0" w:space="0" w:color="auto"/>
          </w:divBdr>
        </w:div>
        <w:div w:id="365643426">
          <w:marLeft w:val="0"/>
          <w:marRight w:val="0"/>
          <w:marTop w:val="0"/>
          <w:marBottom w:val="0"/>
          <w:divBdr>
            <w:top w:val="none" w:sz="0" w:space="0" w:color="auto"/>
            <w:left w:val="none" w:sz="0" w:space="0" w:color="auto"/>
            <w:bottom w:val="none" w:sz="0" w:space="0" w:color="auto"/>
            <w:right w:val="none" w:sz="0" w:space="0" w:color="auto"/>
          </w:divBdr>
        </w:div>
        <w:div w:id="1095130208">
          <w:marLeft w:val="0"/>
          <w:marRight w:val="0"/>
          <w:marTop w:val="0"/>
          <w:marBottom w:val="0"/>
          <w:divBdr>
            <w:top w:val="none" w:sz="0" w:space="0" w:color="auto"/>
            <w:left w:val="none" w:sz="0" w:space="0" w:color="auto"/>
            <w:bottom w:val="none" w:sz="0" w:space="0" w:color="auto"/>
            <w:right w:val="none" w:sz="0" w:space="0" w:color="auto"/>
          </w:divBdr>
        </w:div>
        <w:div w:id="1835294524">
          <w:marLeft w:val="0"/>
          <w:marRight w:val="0"/>
          <w:marTop w:val="0"/>
          <w:marBottom w:val="0"/>
          <w:divBdr>
            <w:top w:val="none" w:sz="0" w:space="0" w:color="auto"/>
            <w:left w:val="none" w:sz="0" w:space="0" w:color="auto"/>
            <w:bottom w:val="none" w:sz="0" w:space="0" w:color="auto"/>
            <w:right w:val="none" w:sz="0" w:space="0" w:color="auto"/>
          </w:divBdr>
        </w:div>
        <w:div w:id="899563204">
          <w:marLeft w:val="0"/>
          <w:marRight w:val="0"/>
          <w:marTop w:val="0"/>
          <w:marBottom w:val="0"/>
          <w:divBdr>
            <w:top w:val="none" w:sz="0" w:space="0" w:color="auto"/>
            <w:left w:val="none" w:sz="0" w:space="0" w:color="auto"/>
            <w:bottom w:val="none" w:sz="0" w:space="0" w:color="auto"/>
            <w:right w:val="none" w:sz="0" w:space="0" w:color="auto"/>
          </w:divBdr>
        </w:div>
        <w:div w:id="1876891393">
          <w:marLeft w:val="0"/>
          <w:marRight w:val="0"/>
          <w:marTop w:val="0"/>
          <w:marBottom w:val="0"/>
          <w:divBdr>
            <w:top w:val="none" w:sz="0" w:space="0" w:color="auto"/>
            <w:left w:val="none" w:sz="0" w:space="0" w:color="auto"/>
            <w:bottom w:val="none" w:sz="0" w:space="0" w:color="auto"/>
            <w:right w:val="none" w:sz="0" w:space="0" w:color="auto"/>
          </w:divBdr>
        </w:div>
        <w:div w:id="573509213">
          <w:marLeft w:val="0"/>
          <w:marRight w:val="0"/>
          <w:marTop w:val="0"/>
          <w:marBottom w:val="0"/>
          <w:divBdr>
            <w:top w:val="none" w:sz="0" w:space="0" w:color="auto"/>
            <w:left w:val="none" w:sz="0" w:space="0" w:color="auto"/>
            <w:bottom w:val="none" w:sz="0" w:space="0" w:color="auto"/>
            <w:right w:val="none" w:sz="0" w:space="0" w:color="auto"/>
          </w:divBdr>
        </w:div>
        <w:div w:id="343168508">
          <w:marLeft w:val="0"/>
          <w:marRight w:val="0"/>
          <w:marTop w:val="0"/>
          <w:marBottom w:val="0"/>
          <w:divBdr>
            <w:top w:val="none" w:sz="0" w:space="0" w:color="auto"/>
            <w:left w:val="none" w:sz="0" w:space="0" w:color="auto"/>
            <w:bottom w:val="none" w:sz="0" w:space="0" w:color="auto"/>
            <w:right w:val="none" w:sz="0" w:space="0" w:color="auto"/>
          </w:divBdr>
        </w:div>
        <w:div w:id="959186655">
          <w:marLeft w:val="0"/>
          <w:marRight w:val="0"/>
          <w:marTop w:val="0"/>
          <w:marBottom w:val="0"/>
          <w:divBdr>
            <w:top w:val="none" w:sz="0" w:space="0" w:color="auto"/>
            <w:left w:val="none" w:sz="0" w:space="0" w:color="auto"/>
            <w:bottom w:val="none" w:sz="0" w:space="0" w:color="auto"/>
            <w:right w:val="none" w:sz="0" w:space="0" w:color="auto"/>
          </w:divBdr>
        </w:div>
        <w:div w:id="865601053">
          <w:marLeft w:val="0"/>
          <w:marRight w:val="0"/>
          <w:marTop w:val="0"/>
          <w:marBottom w:val="0"/>
          <w:divBdr>
            <w:top w:val="none" w:sz="0" w:space="0" w:color="auto"/>
            <w:left w:val="none" w:sz="0" w:space="0" w:color="auto"/>
            <w:bottom w:val="none" w:sz="0" w:space="0" w:color="auto"/>
            <w:right w:val="none" w:sz="0" w:space="0" w:color="auto"/>
          </w:divBdr>
        </w:div>
        <w:div w:id="360514127">
          <w:marLeft w:val="0"/>
          <w:marRight w:val="0"/>
          <w:marTop w:val="0"/>
          <w:marBottom w:val="0"/>
          <w:divBdr>
            <w:top w:val="none" w:sz="0" w:space="0" w:color="auto"/>
            <w:left w:val="none" w:sz="0" w:space="0" w:color="auto"/>
            <w:bottom w:val="none" w:sz="0" w:space="0" w:color="auto"/>
            <w:right w:val="none" w:sz="0" w:space="0" w:color="auto"/>
          </w:divBdr>
        </w:div>
        <w:div w:id="433019372">
          <w:marLeft w:val="0"/>
          <w:marRight w:val="0"/>
          <w:marTop w:val="0"/>
          <w:marBottom w:val="0"/>
          <w:divBdr>
            <w:top w:val="none" w:sz="0" w:space="0" w:color="auto"/>
            <w:left w:val="none" w:sz="0" w:space="0" w:color="auto"/>
            <w:bottom w:val="none" w:sz="0" w:space="0" w:color="auto"/>
            <w:right w:val="none" w:sz="0" w:space="0" w:color="auto"/>
          </w:divBdr>
        </w:div>
        <w:div w:id="1439790876">
          <w:marLeft w:val="0"/>
          <w:marRight w:val="0"/>
          <w:marTop w:val="0"/>
          <w:marBottom w:val="0"/>
          <w:divBdr>
            <w:top w:val="none" w:sz="0" w:space="0" w:color="auto"/>
            <w:left w:val="none" w:sz="0" w:space="0" w:color="auto"/>
            <w:bottom w:val="none" w:sz="0" w:space="0" w:color="auto"/>
            <w:right w:val="none" w:sz="0" w:space="0" w:color="auto"/>
          </w:divBdr>
        </w:div>
        <w:div w:id="292950632">
          <w:marLeft w:val="0"/>
          <w:marRight w:val="0"/>
          <w:marTop w:val="0"/>
          <w:marBottom w:val="0"/>
          <w:divBdr>
            <w:top w:val="none" w:sz="0" w:space="0" w:color="auto"/>
            <w:left w:val="none" w:sz="0" w:space="0" w:color="auto"/>
            <w:bottom w:val="none" w:sz="0" w:space="0" w:color="auto"/>
            <w:right w:val="none" w:sz="0" w:space="0" w:color="auto"/>
          </w:divBdr>
        </w:div>
        <w:div w:id="518666738">
          <w:marLeft w:val="0"/>
          <w:marRight w:val="0"/>
          <w:marTop w:val="0"/>
          <w:marBottom w:val="0"/>
          <w:divBdr>
            <w:top w:val="none" w:sz="0" w:space="0" w:color="auto"/>
            <w:left w:val="none" w:sz="0" w:space="0" w:color="auto"/>
            <w:bottom w:val="none" w:sz="0" w:space="0" w:color="auto"/>
            <w:right w:val="none" w:sz="0" w:space="0" w:color="auto"/>
          </w:divBdr>
        </w:div>
        <w:div w:id="419763743">
          <w:marLeft w:val="0"/>
          <w:marRight w:val="0"/>
          <w:marTop w:val="0"/>
          <w:marBottom w:val="0"/>
          <w:divBdr>
            <w:top w:val="none" w:sz="0" w:space="0" w:color="auto"/>
            <w:left w:val="none" w:sz="0" w:space="0" w:color="auto"/>
            <w:bottom w:val="none" w:sz="0" w:space="0" w:color="auto"/>
            <w:right w:val="none" w:sz="0" w:space="0" w:color="auto"/>
          </w:divBdr>
        </w:div>
        <w:div w:id="935285165">
          <w:marLeft w:val="0"/>
          <w:marRight w:val="0"/>
          <w:marTop w:val="0"/>
          <w:marBottom w:val="0"/>
          <w:divBdr>
            <w:top w:val="none" w:sz="0" w:space="0" w:color="auto"/>
            <w:left w:val="none" w:sz="0" w:space="0" w:color="auto"/>
            <w:bottom w:val="none" w:sz="0" w:space="0" w:color="auto"/>
            <w:right w:val="none" w:sz="0" w:space="0" w:color="auto"/>
          </w:divBdr>
        </w:div>
        <w:div w:id="1874682437">
          <w:marLeft w:val="0"/>
          <w:marRight w:val="0"/>
          <w:marTop w:val="0"/>
          <w:marBottom w:val="0"/>
          <w:divBdr>
            <w:top w:val="none" w:sz="0" w:space="0" w:color="auto"/>
            <w:left w:val="none" w:sz="0" w:space="0" w:color="auto"/>
            <w:bottom w:val="none" w:sz="0" w:space="0" w:color="auto"/>
            <w:right w:val="none" w:sz="0" w:space="0" w:color="auto"/>
          </w:divBdr>
        </w:div>
        <w:div w:id="214779104">
          <w:marLeft w:val="0"/>
          <w:marRight w:val="0"/>
          <w:marTop w:val="0"/>
          <w:marBottom w:val="0"/>
          <w:divBdr>
            <w:top w:val="none" w:sz="0" w:space="0" w:color="auto"/>
            <w:left w:val="none" w:sz="0" w:space="0" w:color="auto"/>
            <w:bottom w:val="none" w:sz="0" w:space="0" w:color="auto"/>
            <w:right w:val="none" w:sz="0" w:space="0" w:color="auto"/>
          </w:divBdr>
        </w:div>
        <w:div w:id="1684013730">
          <w:marLeft w:val="0"/>
          <w:marRight w:val="0"/>
          <w:marTop w:val="0"/>
          <w:marBottom w:val="0"/>
          <w:divBdr>
            <w:top w:val="none" w:sz="0" w:space="0" w:color="auto"/>
            <w:left w:val="none" w:sz="0" w:space="0" w:color="auto"/>
            <w:bottom w:val="none" w:sz="0" w:space="0" w:color="auto"/>
            <w:right w:val="none" w:sz="0" w:space="0" w:color="auto"/>
          </w:divBdr>
        </w:div>
        <w:div w:id="268779873">
          <w:marLeft w:val="0"/>
          <w:marRight w:val="0"/>
          <w:marTop w:val="0"/>
          <w:marBottom w:val="0"/>
          <w:divBdr>
            <w:top w:val="none" w:sz="0" w:space="0" w:color="auto"/>
            <w:left w:val="none" w:sz="0" w:space="0" w:color="auto"/>
            <w:bottom w:val="none" w:sz="0" w:space="0" w:color="auto"/>
            <w:right w:val="none" w:sz="0" w:space="0" w:color="auto"/>
          </w:divBdr>
        </w:div>
        <w:div w:id="1145395025">
          <w:marLeft w:val="0"/>
          <w:marRight w:val="0"/>
          <w:marTop w:val="0"/>
          <w:marBottom w:val="0"/>
          <w:divBdr>
            <w:top w:val="none" w:sz="0" w:space="0" w:color="auto"/>
            <w:left w:val="none" w:sz="0" w:space="0" w:color="auto"/>
            <w:bottom w:val="none" w:sz="0" w:space="0" w:color="auto"/>
            <w:right w:val="none" w:sz="0" w:space="0" w:color="auto"/>
          </w:divBdr>
        </w:div>
        <w:div w:id="1398093730">
          <w:marLeft w:val="0"/>
          <w:marRight w:val="0"/>
          <w:marTop w:val="0"/>
          <w:marBottom w:val="0"/>
          <w:divBdr>
            <w:top w:val="none" w:sz="0" w:space="0" w:color="auto"/>
            <w:left w:val="none" w:sz="0" w:space="0" w:color="auto"/>
            <w:bottom w:val="none" w:sz="0" w:space="0" w:color="auto"/>
            <w:right w:val="none" w:sz="0" w:space="0" w:color="auto"/>
          </w:divBdr>
        </w:div>
        <w:div w:id="1672753700">
          <w:marLeft w:val="0"/>
          <w:marRight w:val="0"/>
          <w:marTop w:val="0"/>
          <w:marBottom w:val="0"/>
          <w:divBdr>
            <w:top w:val="none" w:sz="0" w:space="0" w:color="auto"/>
            <w:left w:val="none" w:sz="0" w:space="0" w:color="auto"/>
            <w:bottom w:val="none" w:sz="0" w:space="0" w:color="auto"/>
            <w:right w:val="none" w:sz="0" w:space="0" w:color="auto"/>
          </w:divBdr>
        </w:div>
        <w:div w:id="570965179">
          <w:marLeft w:val="0"/>
          <w:marRight w:val="0"/>
          <w:marTop w:val="0"/>
          <w:marBottom w:val="0"/>
          <w:divBdr>
            <w:top w:val="none" w:sz="0" w:space="0" w:color="auto"/>
            <w:left w:val="none" w:sz="0" w:space="0" w:color="auto"/>
            <w:bottom w:val="none" w:sz="0" w:space="0" w:color="auto"/>
            <w:right w:val="none" w:sz="0" w:space="0" w:color="auto"/>
          </w:divBdr>
        </w:div>
        <w:div w:id="2016027984">
          <w:marLeft w:val="0"/>
          <w:marRight w:val="0"/>
          <w:marTop w:val="0"/>
          <w:marBottom w:val="0"/>
          <w:divBdr>
            <w:top w:val="none" w:sz="0" w:space="0" w:color="auto"/>
            <w:left w:val="none" w:sz="0" w:space="0" w:color="auto"/>
            <w:bottom w:val="none" w:sz="0" w:space="0" w:color="auto"/>
            <w:right w:val="none" w:sz="0" w:space="0" w:color="auto"/>
          </w:divBdr>
        </w:div>
        <w:div w:id="1936396871">
          <w:marLeft w:val="0"/>
          <w:marRight w:val="0"/>
          <w:marTop w:val="0"/>
          <w:marBottom w:val="0"/>
          <w:divBdr>
            <w:top w:val="none" w:sz="0" w:space="0" w:color="auto"/>
            <w:left w:val="none" w:sz="0" w:space="0" w:color="auto"/>
            <w:bottom w:val="none" w:sz="0" w:space="0" w:color="auto"/>
            <w:right w:val="none" w:sz="0" w:space="0" w:color="auto"/>
          </w:divBdr>
        </w:div>
        <w:div w:id="1235119147">
          <w:marLeft w:val="0"/>
          <w:marRight w:val="0"/>
          <w:marTop w:val="0"/>
          <w:marBottom w:val="0"/>
          <w:divBdr>
            <w:top w:val="none" w:sz="0" w:space="0" w:color="auto"/>
            <w:left w:val="none" w:sz="0" w:space="0" w:color="auto"/>
            <w:bottom w:val="none" w:sz="0" w:space="0" w:color="auto"/>
            <w:right w:val="none" w:sz="0" w:space="0" w:color="auto"/>
          </w:divBdr>
        </w:div>
        <w:div w:id="1208689684">
          <w:marLeft w:val="0"/>
          <w:marRight w:val="0"/>
          <w:marTop w:val="0"/>
          <w:marBottom w:val="0"/>
          <w:divBdr>
            <w:top w:val="none" w:sz="0" w:space="0" w:color="auto"/>
            <w:left w:val="none" w:sz="0" w:space="0" w:color="auto"/>
            <w:bottom w:val="none" w:sz="0" w:space="0" w:color="auto"/>
            <w:right w:val="none" w:sz="0" w:space="0" w:color="auto"/>
          </w:divBdr>
        </w:div>
        <w:div w:id="836578109">
          <w:marLeft w:val="0"/>
          <w:marRight w:val="0"/>
          <w:marTop w:val="0"/>
          <w:marBottom w:val="0"/>
          <w:divBdr>
            <w:top w:val="none" w:sz="0" w:space="0" w:color="auto"/>
            <w:left w:val="none" w:sz="0" w:space="0" w:color="auto"/>
            <w:bottom w:val="none" w:sz="0" w:space="0" w:color="auto"/>
            <w:right w:val="none" w:sz="0" w:space="0" w:color="auto"/>
          </w:divBdr>
        </w:div>
        <w:div w:id="1660232341">
          <w:marLeft w:val="0"/>
          <w:marRight w:val="0"/>
          <w:marTop w:val="0"/>
          <w:marBottom w:val="0"/>
          <w:divBdr>
            <w:top w:val="none" w:sz="0" w:space="0" w:color="auto"/>
            <w:left w:val="none" w:sz="0" w:space="0" w:color="auto"/>
            <w:bottom w:val="none" w:sz="0" w:space="0" w:color="auto"/>
            <w:right w:val="none" w:sz="0" w:space="0" w:color="auto"/>
          </w:divBdr>
        </w:div>
        <w:div w:id="1356617397">
          <w:marLeft w:val="0"/>
          <w:marRight w:val="0"/>
          <w:marTop w:val="0"/>
          <w:marBottom w:val="0"/>
          <w:divBdr>
            <w:top w:val="none" w:sz="0" w:space="0" w:color="auto"/>
            <w:left w:val="none" w:sz="0" w:space="0" w:color="auto"/>
            <w:bottom w:val="none" w:sz="0" w:space="0" w:color="auto"/>
            <w:right w:val="none" w:sz="0" w:space="0" w:color="auto"/>
          </w:divBdr>
        </w:div>
        <w:div w:id="1932397361">
          <w:marLeft w:val="0"/>
          <w:marRight w:val="0"/>
          <w:marTop w:val="0"/>
          <w:marBottom w:val="0"/>
          <w:divBdr>
            <w:top w:val="none" w:sz="0" w:space="0" w:color="auto"/>
            <w:left w:val="none" w:sz="0" w:space="0" w:color="auto"/>
            <w:bottom w:val="none" w:sz="0" w:space="0" w:color="auto"/>
            <w:right w:val="none" w:sz="0" w:space="0" w:color="auto"/>
          </w:divBdr>
        </w:div>
        <w:div w:id="1647778940">
          <w:marLeft w:val="0"/>
          <w:marRight w:val="0"/>
          <w:marTop w:val="0"/>
          <w:marBottom w:val="0"/>
          <w:divBdr>
            <w:top w:val="none" w:sz="0" w:space="0" w:color="auto"/>
            <w:left w:val="none" w:sz="0" w:space="0" w:color="auto"/>
            <w:bottom w:val="none" w:sz="0" w:space="0" w:color="auto"/>
            <w:right w:val="none" w:sz="0" w:space="0" w:color="auto"/>
          </w:divBdr>
        </w:div>
        <w:div w:id="1646231277">
          <w:marLeft w:val="0"/>
          <w:marRight w:val="0"/>
          <w:marTop w:val="0"/>
          <w:marBottom w:val="0"/>
          <w:divBdr>
            <w:top w:val="none" w:sz="0" w:space="0" w:color="auto"/>
            <w:left w:val="none" w:sz="0" w:space="0" w:color="auto"/>
            <w:bottom w:val="none" w:sz="0" w:space="0" w:color="auto"/>
            <w:right w:val="none" w:sz="0" w:space="0" w:color="auto"/>
          </w:divBdr>
        </w:div>
        <w:div w:id="2006323199">
          <w:marLeft w:val="0"/>
          <w:marRight w:val="0"/>
          <w:marTop w:val="0"/>
          <w:marBottom w:val="0"/>
          <w:divBdr>
            <w:top w:val="none" w:sz="0" w:space="0" w:color="auto"/>
            <w:left w:val="none" w:sz="0" w:space="0" w:color="auto"/>
            <w:bottom w:val="none" w:sz="0" w:space="0" w:color="auto"/>
            <w:right w:val="none" w:sz="0" w:space="0" w:color="auto"/>
          </w:divBdr>
        </w:div>
        <w:div w:id="1030377885">
          <w:marLeft w:val="0"/>
          <w:marRight w:val="0"/>
          <w:marTop w:val="0"/>
          <w:marBottom w:val="0"/>
          <w:divBdr>
            <w:top w:val="none" w:sz="0" w:space="0" w:color="auto"/>
            <w:left w:val="none" w:sz="0" w:space="0" w:color="auto"/>
            <w:bottom w:val="none" w:sz="0" w:space="0" w:color="auto"/>
            <w:right w:val="none" w:sz="0" w:space="0" w:color="auto"/>
          </w:divBdr>
        </w:div>
        <w:div w:id="400521945">
          <w:marLeft w:val="0"/>
          <w:marRight w:val="0"/>
          <w:marTop w:val="0"/>
          <w:marBottom w:val="0"/>
          <w:divBdr>
            <w:top w:val="none" w:sz="0" w:space="0" w:color="auto"/>
            <w:left w:val="none" w:sz="0" w:space="0" w:color="auto"/>
            <w:bottom w:val="none" w:sz="0" w:space="0" w:color="auto"/>
            <w:right w:val="none" w:sz="0" w:space="0" w:color="auto"/>
          </w:divBdr>
        </w:div>
        <w:div w:id="2032410610">
          <w:marLeft w:val="0"/>
          <w:marRight w:val="0"/>
          <w:marTop w:val="0"/>
          <w:marBottom w:val="0"/>
          <w:divBdr>
            <w:top w:val="none" w:sz="0" w:space="0" w:color="auto"/>
            <w:left w:val="none" w:sz="0" w:space="0" w:color="auto"/>
            <w:bottom w:val="none" w:sz="0" w:space="0" w:color="auto"/>
            <w:right w:val="none" w:sz="0" w:space="0" w:color="auto"/>
          </w:divBdr>
        </w:div>
        <w:div w:id="593976046">
          <w:marLeft w:val="0"/>
          <w:marRight w:val="0"/>
          <w:marTop w:val="0"/>
          <w:marBottom w:val="0"/>
          <w:divBdr>
            <w:top w:val="none" w:sz="0" w:space="0" w:color="auto"/>
            <w:left w:val="none" w:sz="0" w:space="0" w:color="auto"/>
            <w:bottom w:val="none" w:sz="0" w:space="0" w:color="auto"/>
            <w:right w:val="none" w:sz="0" w:space="0" w:color="auto"/>
          </w:divBdr>
        </w:div>
        <w:div w:id="212232835">
          <w:marLeft w:val="0"/>
          <w:marRight w:val="0"/>
          <w:marTop w:val="0"/>
          <w:marBottom w:val="0"/>
          <w:divBdr>
            <w:top w:val="none" w:sz="0" w:space="0" w:color="auto"/>
            <w:left w:val="none" w:sz="0" w:space="0" w:color="auto"/>
            <w:bottom w:val="none" w:sz="0" w:space="0" w:color="auto"/>
            <w:right w:val="none" w:sz="0" w:space="0" w:color="auto"/>
          </w:divBdr>
        </w:div>
        <w:div w:id="1302078963">
          <w:marLeft w:val="0"/>
          <w:marRight w:val="0"/>
          <w:marTop w:val="0"/>
          <w:marBottom w:val="0"/>
          <w:divBdr>
            <w:top w:val="none" w:sz="0" w:space="0" w:color="auto"/>
            <w:left w:val="none" w:sz="0" w:space="0" w:color="auto"/>
            <w:bottom w:val="none" w:sz="0" w:space="0" w:color="auto"/>
            <w:right w:val="none" w:sz="0" w:space="0" w:color="auto"/>
          </w:divBdr>
        </w:div>
        <w:div w:id="2071421679">
          <w:marLeft w:val="0"/>
          <w:marRight w:val="0"/>
          <w:marTop w:val="0"/>
          <w:marBottom w:val="0"/>
          <w:divBdr>
            <w:top w:val="none" w:sz="0" w:space="0" w:color="auto"/>
            <w:left w:val="none" w:sz="0" w:space="0" w:color="auto"/>
            <w:bottom w:val="none" w:sz="0" w:space="0" w:color="auto"/>
            <w:right w:val="none" w:sz="0" w:space="0" w:color="auto"/>
          </w:divBdr>
        </w:div>
        <w:div w:id="346520378">
          <w:marLeft w:val="0"/>
          <w:marRight w:val="0"/>
          <w:marTop w:val="0"/>
          <w:marBottom w:val="0"/>
          <w:divBdr>
            <w:top w:val="none" w:sz="0" w:space="0" w:color="auto"/>
            <w:left w:val="none" w:sz="0" w:space="0" w:color="auto"/>
            <w:bottom w:val="none" w:sz="0" w:space="0" w:color="auto"/>
            <w:right w:val="none" w:sz="0" w:space="0" w:color="auto"/>
          </w:divBdr>
        </w:div>
        <w:div w:id="50005885">
          <w:marLeft w:val="0"/>
          <w:marRight w:val="0"/>
          <w:marTop w:val="0"/>
          <w:marBottom w:val="0"/>
          <w:divBdr>
            <w:top w:val="none" w:sz="0" w:space="0" w:color="auto"/>
            <w:left w:val="none" w:sz="0" w:space="0" w:color="auto"/>
            <w:bottom w:val="none" w:sz="0" w:space="0" w:color="auto"/>
            <w:right w:val="none" w:sz="0" w:space="0" w:color="auto"/>
          </w:divBdr>
        </w:div>
        <w:div w:id="1444808508">
          <w:marLeft w:val="0"/>
          <w:marRight w:val="0"/>
          <w:marTop w:val="0"/>
          <w:marBottom w:val="0"/>
          <w:divBdr>
            <w:top w:val="none" w:sz="0" w:space="0" w:color="auto"/>
            <w:left w:val="none" w:sz="0" w:space="0" w:color="auto"/>
            <w:bottom w:val="none" w:sz="0" w:space="0" w:color="auto"/>
            <w:right w:val="none" w:sz="0" w:space="0" w:color="auto"/>
          </w:divBdr>
        </w:div>
        <w:div w:id="434525138">
          <w:marLeft w:val="0"/>
          <w:marRight w:val="0"/>
          <w:marTop w:val="0"/>
          <w:marBottom w:val="0"/>
          <w:divBdr>
            <w:top w:val="none" w:sz="0" w:space="0" w:color="auto"/>
            <w:left w:val="none" w:sz="0" w:space="0" w:color="auto"/>
            <w:bottom w:val="none" w:sz="0" w:space="0" w:color="auto"/>
            <w:right w:val="none" w:sz="0" w:space="0" w:color="auto"/>
          </w:divBdr>
        </w:div>
        <w:div w:id="968244115">
          <w:marLeft w:val="0"/>
          <w:marRight w:val="0"/>
          <w:marTop w:val="0"/>
          <w:marBottom w:val="0"/>
          <w:divBdr>
            <w:top w:val="none" w:sz="0" w:space="0" w:color="auto"/>
            <w:left w:val="none" w:sz="0" w:space="0" w:color="auto"/>
            <w:bottom w:val="none" w:sz="0" w:space="0" w:color="auto"/>
            <w:right w:val="none" w:sz="0" w:space="0" w:color="auto"/>
          </w:divBdr>
        </w:div>
        <w:div w:id="173882666">
          <w:marLeft w:val="0"/>
          <w:marRight w:val="0"/>
          <w:marTop w:val="0"/>
          <w:marBottom w:val="0"/>
          <w:divBdr>
            <w:top w:val="none" w:sz="0" w:space="0" w:color="auto"/>
            <w:left w:val="none" w:sz="0" w:space="0" w:color="auto"/>
            <w:bottom w:val="none" w:sz="0" w:space="0" w:color="auto"/>
            <w:right w:val="none" w:sz="0" w:space="0" w:color="auto"/>
          </w:divBdr>
        </w:div>
        <w:div w:id="456145384">
          <w:marLeft w:val="0"/>
          <w:marRight w:val="0"/>
          <w:marTop w:val="0"/>
          <w:marBottom w:val="0"/>
          <w:divBdr>
            <w:top w:val="none" w:sz="0" w:space="0" w:color="auto"/>
            <w:left w:val="none" w:sz="0" w:space="0" w:color="auto"/>
            <w:bottom w:val="none" w:sz="0" w:space="0" w:color="auto"/>
            <w:right w:val="none" w:sz="0" w:space="0" w:color="auto"/>
          </w:divBdr>
        </w:div>
        <w:div w:id="336346040">
          <w:marLeft w:val="0"/>
          <w:marRight w:val="0"/>
          <w:marTop w:val="0"/>
          <w:marBottom w:val="0"/>
          <w:divBdr>
            <w:top w:val="none" w:sz="0" w:space="0" w:color="auto"/>
            <w:left w:val="none" w:sz="0" w:space="0" w:color="auto"/>
            <w:bottom w:val="none" w:sz="0" w:space="0" w:color="auto"/>
            <w:right w:val="none" w:sz="0" w:space="0" w:color="auto"/>
          </w:divBdr>
        </w:div>
        <w:div w:id="566309806">
          <w:marLeft w:val="0"/>
          <w:marRight w:val="0"/>
          <w:marTop w:val="0"/>
          <w:marBottom w:val="0"/>
          <w:divBdr>
            <w:top w:val="none" w:sz="0" w:space="0" w:color="auto"/>
            <w:left w:val="none" w:sz="0" w:space="0" w:color="auto"/>
            <w:bottom w:val="none" w:sz="0" w:space="0" w:color="auto"/>
            <w:right w:val="none" w:sz="0" w:space="0" w:color="auto"/>
          </w:divBdr>
        </w:div>
        <w:div w:id="1110391050">
          <w:marLeft w:val="0"/>
          <w:marRight w:val="0"/>
          <w:marTop w:val="0"/>
          <w:marBottom w:val="0"/>
          <w:divBdr>
            <w:top w:val="none" w:sz="0" w:space="0" w:color="auto"/>
            <w:left w:val="none" w:sz="0" w:space="0" w:color="auto"/>
            <w:bottom w:val="none" w:sz="0" w:space="0" w:color="auto"/>
            <w:right w:val="none" w:sz="0" w:space="0" w:color="auto"/>
          </w:divBdr>
        </w:div>
        <w:div w:id="1111244974">
          <w:marLeft w:val="0"/>
          <w:marRight w:val="0"/>
          <w:marTop w:val="0"/>
          <w:marBottom w:val="0"/>
          <w:divBdr>
            <w:top w:val="none" w:sz="0" w:space="0" w:color="auto"/>
            <w:left w:val="none" w:sz="0" w:space="0" w:color="auto"/>
            <w:bottom w:val="none" w:sz="0" w:space="0" w:color="auto"/>
            <w:right w:val="none" w:sz="0" w:space="0" w:color="auto"/>
          </w:divBdr>
        </w:div>
        <w:div w:id="1626349973">
          <w:marLeft w:val="0"/>
          <w:marRight w:val="0"/>
          <w:marTop w:val="0"/>
          <w:marBottom w:val="0"/>
          <w:divBdr>
            <w:top w:val="none" w:sz="0" w:space="0" w:color="auto"/>
            <w:left w:val="none" w:sz="0" w:space="0" w:color="auto"/>
            <w:bottom w:val="none" w:sz="0" w:space="0" w:color="auto"/>
            <w:right w:val="none" w:sz="0" w:space="0" w:color="auto"/>
          </w:divBdr>
        </w:div>
        <w:div w:id="1881088040">
          <w:marLeft w:val="0"/>
          <w:marRight w:val="0"/>
          <w:marTop w:val="0"/>
          <w:marBottom w:val="0"/>
          <w:divBdr>
            <w:top w:val="none" w:sz="0" w:space="0" w:color="auto"/>
            <w:left w:val="none" w:sz="0" w:space="0" w:color="auto"/>
            <w:bottom w:val="none" w:sz="0" w:space="0" w:color="auto"/>
            <w:right w:val="none" w:sz="0" w:space="0" w:color="auto"/>
          </w:divBdr>
        </w:div>
        <w:div w:id="921648719">
          <w:marLeft w:val="0"/>
          <w:marRight w:val="0"/>
          <w:marTop w:val="0"/>
          <w:marBottom w:val="0"/>
          <w:divBdr>
            <w:top w:val="none" w:sz="0" w:space="0" w:color="auto"/>
            <w:left w:val="none" w:sz="0" w:space="0" w:color="auto"/>
            <w:bottom w:val="none" w:sz="0" w:space="0" w:color="auto"/>
            <w:right w:val="none" w:sz="0" w:space="0" w:color="auto"/>
          </w:divBdr>
        </w:div>
        <w:div w:id="1995259874">
          <w:marLeft w:val="0"/>
          <w:marRight w:val="0"/>
          <w:marTop w:val="0"/>
          <w:marBottom w:val="0"/>
          <w:divBdr>
            <w:top w:val="none" w:sz="0" w:space="0" w:color="auto"/>
            <w:left w:val="none" w:sz="0" w:space="0" w:color="auto"/>
            <w:bottom w:val="none" w:sz="0" w:space="0" w:color="auto"/>
            <w:right w:val="none" w:sz="0" w:space="0" w:color="auto"/>
          </w:divBdr>
        </w:div>
        <w:div w:id="1575241890">
          <w:marLeft w:val="0"/>
          <w:marRight w:val="0"/>
          <w:marTop w:val="0"/>
          <w:marBottom w:val="0"/>
          <w:divBdr>
            <w:top w:val="none" w:sz="0" w:space="0" w:color="auto"/>
            <w:left w:val="none" w:sz="0" w:space="0" w:color="auto"/>
            <w:bottom w:val="none" w:sz="0" w:space="0" w:color="auto"/>
            <w:right w:val="none" w:sz="0" w:space="0" w:color="auto"/>
          </w:divBdr>
        </w:div>
        <w:div w:id="131752964">
          <w:marLeft w:val="0"/>
          <w:marRight w:val="0"/>
          <w:marTop w:val="0"/>
          <w:marBottom w:val="0"/>
          <w:divBdr>
            <w:top w:val="none" w:sz="0" w:space="0" w:color="auto"/>
            <w:left w:val="none" w:sz="0" w:space="0" w:color="auto"/>
            <w:bottom w:val="none" w:sz="0" w:space="0" w:color="auto"/>
            <w:right w:val="none" w:sz="0" w:space="0" w:color="auto"/>
          </w:divBdr>
        </w:div>
        <w:div w:id="571232755">
          <w:marLeft w:val="0"/>
          <w:marRight w:val="0"/>
          <w:marTop w:val="0"/>
          <w:marBottom w:val="0"/>
          <w:divBdr>
            <w:top w:val="none" w:sz="0" w:space="0" w:color="auto"/>
            <w:left w:val="none" w:sz="0" w:space="0" w:color="auto"/>
            <w:bottom w:val="none" w:sz="0" w:space="0" w:color="auto"/>
            <w:right w:val="none" w:sz="0" w:space="0" w:color="auto"/>
          </w:divBdr>
        </w:div>
        <w:div w:id="1972980700">
          <w:marLeft w:val="0"/>
          <w:marRight w:val="0"/>
          <w:marTop w:val="0"/>
          <w:marBottom w:val="0"/>
          <w:divBdr>
            <w:top w:val="none" w:sz="0" w:space="0" w:color="auto"/>
            <w:left w:val="none" w:sz="0" w:space="0" w:color="auto"/>
            <w:bottom w:val="none" w:sz="0" w:space="0" w:color="auto"/>
            <w:right w:val="none" w:sz="0" w:space="0" w:color="auto"/>
          </w:divBdr>
        </w:div>
        <w:div w:id="1520124868">
          <w:marLeft w:val="0"/>
          <w:marRight w:val="0"/>
          <w:marTop w:val="0"/>
          <w:marBottom w:val="0"/>
          <w:divBdr>
            <w:top w:val="none" w:sz="0" w:space="0" w:color="auto"/>
            <w:left w:val="none" w:sz="0" w:space="0" w:color="auto"/>
            <w:bottom w:val="none" w:sz="0" w:space="0" w:color="auto"/>
            <w:right w:val="none" w:sz="0" w:space="0" w:color="auto"/>
          </w:divBdr>
        </w:div>
        <w:div w:id="1649825957">
          <w:marLeft w:val="0"/>
          <w:marRight w:val="0"/>
          <w:marTop w:val="0"/>
          <w:marBottom w:val="0"/>
          <w:divBdr>
            <w:top w:val="none" w:sz="0" w:space="0" w:color="auto"/>
            <w:left w:val="none" w:sz="0" w:space="0" w:color="auto"/>
            <w:bottom w:val="none" w:sz="0" w:space="0" w:color="auto"/>
            <w:right w:val="none" w:sz="0" w:space="0" w:color="auto"/>
          </w:divBdr>
        </w:div>
        <w:div w:id="1735741873">
          <w:marLeft w:val="0"/>
          <w:marRight w:val="0"/>
          <w:marTop w:val="0"/>
          <w:marBottom w:val="0"/>
          <w:divBdr>
            <w:top w:val="none" w:sz="0" w:space="0" w:color="auto"/>
            <w:left w:val="none" w:sz="0" w:space="0" w:color="auto"/>
            <w:bottom w:val="none" w:sz="0" w:space="0" w:color="auto"/>
            <w:right w:val="none" w:sz="0" w:space="0" w:color="auto"/>
          </w:divBdr>
        </w:div>
        <w:div w:id="545803254">
          <w:marLeft w:val="0"/>
          <w:marRight w:val="0"/>
          <w:marTop w:val="0"/>
          <w:marBottom w:val="0"/>
          <w:divBdr>
            <w:top w:val="none" w:sz="0" w:space="0" w:color="auto"/>
            <w:left w:val="none" w:sz="0" w:space="0" w:color="auto"/>
            <w:bottom w:val="none" w:sz="0" w:space="0" w:color="auto"/>
            <w:right w:val="none" w:sz="0" w:space="0" w:color="auto"/>
          </w:divBdr>
        </w:div>
        <w:div w:id="893348341">
          <w:marLeft w:val="0"/>
          <w:marRight w:val="0"/>
          <w:marTop w:val="0"/>
          <w:marBottom w:val="0"/>
          <w:divBdr>
            <w:top w:val="none" w:sz="0" w:space="0" w:color="auto"/>
            <w:left w:val="none" w:sz="0" w:space="0" w:color="auto"/>
            <w:bottom w:val="none" w:sz="0" w:space="0" w:color="auto"/>
            <w:right w:val="none" w:sz="0" w:space="0" w:color="auto"/>
          </w:divBdr>
        </w:div>
        <w:div w:id="1971982991">
          <w:marLeft w:val="0"/>
          <w:marRight w:val="0"/>
          <w:marTop w:val="0"/>
          <w:marBottom w:val="0"/>
          <w:divBdr>
            <w:top w:val="none" w:sz="0" w:space="0" w:color="auto"/>
            <w:left w:val="none" w:sz="0" w:space="0" w:color="auto"/>
            <w:bottom w:val="none" w:sz="0" w:space="0" w:color="auto"/>
            <w:right w:val="none" w:sz="0" w:space="0" w:color="auto"/>
          </w:divBdr>
        </w:div>
        <w:div w:id="185480994">
          <w:marLeft w:val="0"/>
          <w:marRight w:val="0"/>
          <w:marTop w:val="0"/>
          <w:marBottom w:val="0"/>
          <w:divBdr>
            <w:top w:val="none" w:sz="0" w:space="0" w:color="auto"/>
            <w:left w:val="none" w:sz="0" w:space="0" w:color="auto"/>
            <w:bottom w:val="none" w:sz="0" w:space="0" w:color="auto"/>
            <w:right w:val="none" w:sz="0" w:space="0" w:color="auto"/>
          </w:divBdr>
        </w:div>
      </w:divsChild>
    </w:div>
    <w:div w:id="262035011">
      <w:bodyDiv w:val="1"/>
      <w:marLeft w:val="0"/>
      <w:marRight w:val="0"/>
      <w:marTop w:val="0"/>
      <w:marBottom w:val="0"/>
      <w:divBdr>
        <w:top w:val="none" w:sz="0" w:space="0" w:color="auto"/>
        <w:left w:val="none" w:sz="0" w:space="0" w:color="auto"/>
        <w:bottom w:val="none" w:sz="0" w:space="0" w:color="auto"/>
        <w:right w:val="none" w:sz="0" w:space="0" w:color="auto"/>
      </w:divBdr>
      <w:divsChild>
        <w:div w:id="1631205550">
          <w:marLeft w:val="0"/>
          <w:marRight w:val="0"/>
          <w:marTop w:val="0"/>
          <w:marBottom w:val="0"/>
          <w:divBdr>
            <w:top w:val="none" w:sz="0" w:space="0" w:color="auto"/>
            <w:left w:val="none" w:sz="0" w:space="0" w:color="auto"/>
            <w:bottom w:val="none" w:sz="0" w:space="0" w:color="auto"/>
            <w:right w:val="none" w:sz="0" w:space="0" w:color="auto"/>
          </w:divBdr>
          <w:divsChild>
            <w:div w:id="995915924">
              <w:marLeft w:val="0"/>
              <w:marRight w:val="0"/>
              <w:marTop w:val="0"/>
              <w:marBottom w:val="0"/>
              <w:divBdr>
                <w:top w:val="none" w:sz="0" w:space="0" w:color="auto"/>
                <w:left w:val="none" w:sz="0" w:space="0" w:color="auto"/>
                <w:bottom w:val="none" w:sz="0" w:space="0" w:color="auto"/>
                <w:right w:val="none" w:sz="0" w:space="0" w:color="auto"/>
              </w:divBdr>
              <w:divsChild>
                <w:div w:id="154471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881895">
      <w:bodyDiv w:val="1"/>
      <w:marLeft w:val="0"/>
      <w:marRight w:val="0"/>
      <w:marTop w:val="0"/>
      <w:marBottom w:val="0"/>
      <w:divBdr>
        <w:top w:val="none" w:sz="0" w:space="0" w:color="auto"/>
        <w:left w:val="none" w:sz="0" w:space="0" w:color="auto"/>
        <w:bottom w:val="none" w:sz="0" w:space="0" w:color="auto"/>
        <w:right w:val="none" w:sz="0" w:space="0" w:color="auto"/>
      </w:divBdr>
    </w:div>
    <w:div w:id="280383885">
      <w:bodyDiv w:val="1"/>
      <w:marLeft w:val="0"/>
      <w:marRight w:val="0"/>
      <w:marTop w:val="0"/>
      <w:marBottom w:val="0"/>
      <w:divBdr>
        <w:top w:val="none" w:sz="0" w:space="0" w:color="auto"/>
        <w:left w:val="none" w:sz="0" w:space="0" w:color="auto"/>
        <w:bottom w:val="none" w:sz="0" w:space="0" w:color="auto"/>
        <w:right w:val="none" w:sz="0" w:space="0" w:color="auto"/>
      </w:divBdr>
      <w:divsChild>
        <w:div w:id="817963815">
          <w:marLeft w:val="0"/>
          <w:marRight w:val="0"/>
          <w:marTop w:val="0"/>
          <w:marBottom w:val="0"/>
          <w:divBdr>
            <w:top w:val="none" w:sz="0" w:space="0" w:color="auto"/>
            <w:left w:val="none" w:sz="0" w:space="0" w:color="auto"/>
            <w:bottom w:val="none" w:sz="0" w:space="0" w:color="auto"/>
            <w:right w:val="none" w:sz="0" w:space="0" w:color="auto"/>
          </w:divBdr>
        </w:div>
        <w:div w:id="712845434">
          <w:marLeft w:val="0"/>
          <w:marRight w:val="0"/>
          <w:marTop w:val="0"/>
          <w:marBottom w:val="0"/>
          <w:divBdr>
            <w:top w:val="none" w:sz="0" w:space="0" w:color="auto"/>
            <w:left w:val="none" w:sz="0" w:space="0" w:color="auto"/>
            <w:bottom w:val="none" w:sz="0" w:space="0" w:color="auto"/>
            <w:right w:val="none" w:sz="0" w:space="0" w:color="auto"/>
          </w:divBdr>
        </w:div>
        <w:div w:id="1591280406">
          <w:marLeft w:val="0"/>
          <w:marRight w:val="0"/>
          <w:marTop w:val="0"/>
          <w:marBottom w:val="0"/>
          <w:divBdr>
            <w:top w:val="none" w:sz="0" w:space="0" w:color="auto"/>
            <w:left w:val="none" w:sz="0" w:space="0" w:color="auto"/>
            <w:bottom w:val="none" w:sz="0" w:space="0" w:color="auto"/>
            <w:right w:val="none" w:sz="0" w:space="0" w:color="auto"/>
          </w:divBdr>
        </w:div>
        <w:div w:id="1487357401">
          <w:marLeft w:val="0"/>
          <w:marRight w:val="0"/>
          <w:marTop w:val="0"/>
          <w:marBottom w:val="0"/>
          <w:divBdr>
            <w:top w:val="none" w:sz="0" w:space="0" w:color="auto"/>
            <w:left w:val="none" w:sz="0" w:space="0" w:color="auto"/>
            <w:bottom w:val="none" w:sz="0" w:space="0" w:color="auto"/>
            <w:right w:val="none" w:sz="0" w:space="0" w:color="auto"/>
          </w:divBdr>
        </w:div>
        <w:div w:id="967860085">
          <w:marLeft w:val="0"/>
          <w:marRight w:val="0"/>
          <w:marTop w:val="0"/>
          <w:marBottom w:val="0"/>
          <w:divBdr>
            <w:top w:val="none" w:sz="0" w:space="0" w:color="auto"/>
            <w:left w:val="none" w:sz="0" w:space="0" w:color="auto"/>
            <w:bottom w:val="none" w:sz="0" w:space="0" w:color="auto"/>
            <w:right w:val="none" w:sz="0" w:space="0" w:color="auto"/>
          </w:divBdr>
        </w:div>
        <w:div w:id="539827963">
          <w:marLeft w:val="0"/>
          <w:marRight w:val="0"/>
          <w:marTop w:val="0"/>
          <w:marBottom w:val="0"/>
          <w:divBdr>
            <w:top w:val="none" w:sz="0" w:space="0" w:color="auto"/>
            <w:left w:val="none" w:sz="0" w:space="0" w:color="auto"/>
            <w:bottom w:val="none" w:sz="0" w:space="0" w:color="auto"/>
            <w:right w:val="none" w:sz="0" w:space="0" w:color="auto"/>
          </w:divBdr>
        </w:div>
        <w:div w:id="489447886">
          <w:marLeft w:val="0"/>
          <w:marRight w:val="0"/>
          <w:marTop w:val="0"/>
          <w:marBottom w:val="0"/>
          <w:divBdr>
            <w:top w:val="none" w:sz="0" w:space="0" w:color="auto"/>
            <w:left w:val="none" w:sz="0" w:space="0" w:color="auto"/>
            <w:bottom w:val="none" w:sz="0" w:space="0" w:color="auto"/>
            <w:right w:val="none" w:sz="0" w:space="0" w:color="auto"/>
          </w:divBdr>
        </w:div>
        <w:div w:id="1329014936">
          <w:marLeft w:val="0"/>
          <w:marRight w:val="0"/>
          <w:marTop w:val="0"/>
          <w:marBottom w:val="0"/>
          <w:divBdr>
            <w:top w:val="none" w:sz="0" w:space="0" w:color="auto"/>
            <w:left w:val="none" w:sz="0" w:space="0" w:color="auto"/>
            <w:bottom w:val="none" w:sz="0" w:space="0" w:color="auto"/>
            <w:right w:val="none" w:sz="0" w:space="0" w:color="auto"/>
          </w:divBdr>
        </w:div>
        <w:div w:id="1672829513">
          <w:marLeft w:val="0"/>
          <w:marRight w:val="0"/>
          <w:marTop w:val="0"/>
          <w:marBottom w:val="0"/>
          <w:divBdr>
            <w:top w:val="none" w:sz="0" w:space="0" w:color="auto"/>
            <w:left w:val="none" w:sz="0" w:space="0" w:color="auto"/>
            <w:bottom w:val="none" w:sz="0" w:space="0" w:color="auto"/>
            <w:right w:val="none" w:sz="0" w:space="0" w:color="auto"/>
          </w:divBdr>
        </w:div>
        <w:div w:id="1170486934">
          <w:marLeft w:val="0"/>
          <w:marRight w:val="0"/>
          <w:marTop w:val="0"/>
          <w:marBottom w:val="0"/>
          <w:divBdr>
            <w:top w:val="none" w:sz="0" w:space="0" w:color="auto"/>
            <w:left w:val="none" w:sz="0" w:space="0" w:color="auto"/>
            <w:bottom w:val="none" w:sz="0" w:space="0" w:color="auto"/>
            <w:right w:val="none" w:sz="0" w:space="0" w:color="auto"/>
          </w:divBdr>
        </w:div>
        <w:div w:id="880870155">
          <w:marLeft w:val="0"/>
          <w:marRight w:val="0"/>
          <w:marTop w:val="0"/>
          <w:marBottom w:val="0"/>
          <w:divBdr>
            <w:top w:val="none" w:sz="0" w:space="0" w:color="auto"/>
            <w:left w:val="none" w:sz="0" w:space="0" w:color="auto"/>
            <w:bottom w:val="none" w:sz="0" w:space="0" w:color="auto"/>
            <w:right w:val="none" w:sz="0" w:space="0" w:color="auto"/>
          </w:divBdr>
        </w:div>
        <w:div w:id="928658024">
          <w:marLeft w:val="0"/>
          <w:marRight w:val="0"/>
          <w:marTop w:val="0"/>
          <w:marBottom w:val="0"/>
          <w:divBdr>
            <w:top w:val="none" w:sz="0" w:space="0" w:color="auto"/>
            <w:left w:val="none" w:sz="0" w:space="0" w:color="auto"/>
            <w:bottom w:val="none" w:sz="0" w:space="0" w:color="auto"/>
            <w:right w:val="none" w:sz="0" w:space="0" w:color="auto"/>
          </w:divBdr>
        </w:div>
        <w:div w:id="1375353271">
          <w:marLeft w:val="0"/>
          <w:marRight w:val="0"/>
          <w:marTop w:val="0"/>
          <w:marBottom w:val="0"/>
          <w:divBdr>
            <w:top w:val="none" w:sz="0" w:space="0" w:color="auto"/>
            <w:left w:val="none" w:sz="0" w:space="0" w:color="auto"/>
            <w:bottom w:val="none" w:sz="0" w:space="0" w:color="auto"/>
            <w:right w:val="none" w:sz="0" w:space="0" w:color="auto"/>
          </w:divBdr>
        </w:div>
        <w:div w:id="1126049673">
          <w:marLeft w:val="0"/>
          <w:marRight w:val="0"/>
          <w:marTop w:val="0"/>
          <w:marBottom w:val="0"/>
          <w:divBdr>
            <w:top w:val="none" w:sz="0" w:space="0" w:color="auto"/>
            <w:left w:val="none" w:sz="0" w:space="0" w:color="auto"/>
            <w:bottom w:val="none" w:sz="0" w:space="0" w:color="auto"/>
            <w:right w:val="none" w:sz="0" w:space="0" w:color="auto"/>
          </w:divBdr>
        </w:div>
        <w:div w:id="1468936716">
          <w:marLeft w:val="0"/>
          <w:marRight w:val="0"/>
          <w:marTop w:val="0"/>
          <w:marBottom w:val="0"/>
          <w:divBdr>
            <w:top w:val="none" w:sz="0" w:space="0" w:color="auto"/>
            <w:left w:val="none" w:sz="0" w:space="0" w:color="auto"/>
            <w:bottom w:val="none" w:sz="0" w:space="0" w:color="auto"/>
            <w:right w:val="none" w:sz="0" w:space="0" w:color="auto"/>
          </w:divBdr>
        </w:div>
        <w:div w:id="259610410">
          <w:marLeft w:val="0"/>
          <w:marRight w:val="0"/>
          <w:marTop w:val="0"/>
          <w:marBottom w:val="0"/>
          <w:divBdr>
            <w:top w:val="none" w:sz="0" w:space="0" w:color="auto"/>
            <w:left w:val="none" w:sz="0" w:space="0" w:color="auto"/>
            <w:bottom w:val="none" w:sz="0" w:space="0" w:color="auto"/>
            <w:right w:val="none" w:sz="0" w:space="0" w:color="auto"/>
          </w:divBdr>
        </w:div>
        <w:div w:id="388655043">
          <w:marLeft w:val="0"/>
          <w:marRight w:val="0"/>
          <w:marTop w:val="0"/>
          <w:marBottom w:val="0"/>
          <w:divBdr>
            <w:top w:val="none" w:sz="0" w:space="0" w:color="auto"/>
            <w:left w:val="none" w:sz="0" w:space="0" w:color="auto"/>
            <w:bottom w:val="none" w:sz="0" w:space="0" w:color="auto"/>
            <w:right w:val="none" w:sz="0" w:space="0" w:color="auto"/>
          </w:divBdr>
        </w:div>
        <w:div w:id="1257205598">
          <w:marLeft w:val="0"/>
          <w:marRight w:val="0"/>
          <w:marTop w:val="0"/>
          <w:marBottom w:val="0"/>
          <w:divBdr>
            <w:top w:val="none" w:sz="0" w:space="0" w:color="auto"/>
            <w:left w:val="none" w:sz="0" w:space="0" w:color="auto"/>
            <w:bottom w:val="none" w:sz="0" w:space="0" w:color="auto"/>
            <w:right w:val="none" w:sz="0" w:space="0" w:color="auto"/>
          </w:divBdr>
        </w:div>
        <w:div w:id="62409879">
          <w:marLeft w:val="0"/>
          <w:marRight w:val="0"/>
          <w:marTop w:val="0"/>
          <w:marBottom w:val="0"/>
          <w:divBdr>
            <w:top w:val="none" w:sz="0" w:space="0" w:color="auto"/>
            <w:left w:val="none" w:sz="0" w:space="0" w:color="auto"/>
            <w:bottom w:val="none" w:sz="0" w:space="0" w:color="auto"/>
            <w:right w:val="none" w:sz="0" w:space="0" w:color="auto"/>
          </w:divBdr>
        </w:div>
        <w:div w:id="1757289257">
          <w:marLeft w:val="0"/>
          <w:marRight w:val="0"/>
          <w:marTop w:val="0"/>
          <w:marBottom w:val="0"/>
          <w:divBdr>
            <w:top w:val="none" w:sz="0" w:space="0" w:color="auto"/>
            <w:left w:val="none" w:sz="0" w:space="0" w:color="auto"/>
            <w:bottom w:val="none" w:sz="0" w:space="0" w:color="auto"/>
            <w:right w:val="none" w:sz="0" w:space="0" w:color="auto"/>
          </w:divBdr>
        </w:div>
        <w:div w:id="1986160562">
          <w:marLeft w:val="0"/>
          <w:marRight w:val="0"/>
          <w:marTop w:val="0"/>
          <w:marBottom w:val="0"/>
          <w:divBdr>
            <w:top w:val="none" w:sz="0" w:space="0" w:color="auto"/>
            <w:left w:val="none" w:sz="0" w:space="0" w:color="auto"/>
            <w:bottom w:val="none" w:sz="0" w:space="0" w:color="auto"/>
            <w:right w:val="none" w:sz="0" w:space="0" w:color="auto"/>
          </w:divBdr>
        </w:div>
        <w:div w:id="986011037">
          <w:marLeft w:val="0"/>
          <w:marRight w:val="0"/>
          <w:marTop w:val="0"/>
          <w:marBottom w:val="0"/>
          <w:divBdr>
            <w:top w:val="none" w:sz="0" w:space="0" w:color="auto"/>
            <w:left w:val="none" w:sz="0" w:space="0" w:color="auto"/>
            <w:bottom w:val="none" w:sz="0" w:space="0" w:color="auto"/>
            <w:right w:val="none" w:sz="0" w:space="0" w:color="auto"/>
          </w:divBdr>
        </w:div>
        <w:div w:id="74910213">
          <w:marLeft w:val="0"/>
          <w:marRight w:val="0"/>
          <w:marTop w:val="0"/>
          <w:marBottom w:val="0"/>
          <w:divBdr>
            <w:top w:val="none" w:sz="0" w:space="0" w:color="auto"/>
            <w:left w:val="none" w:sz="0" w:space="0" w:color="auto"/>
            <w:bottom w:val="none" w:sz="0" w:space="0" w:color="auto"/>
            <w:right w:val="none" w:sz="0" w:space="0" w:color="auto"/>
          </w:divBdr>
        </w:div>
        <w:div w:id="1701469357">
          <w:marLeft w:val="0"/>
          <w:marRight w:val="0"/>
          <w:marTop w:val="0"/>
          <w:marBottom w:val="0"/>
          <w:divBdr>
            <w:top w:val="none" w:sz="0" w:space="0" w:color="auto"/>
            <w:left w:val="none" w:sz="0" w:space="0" w:color="auto"/>
            <w:bottom w:val="none" w:sz="0" w:space="0" w:color="auto"/>
            <w:right w:val="none" w:sz="0" w:space="0" w:color="auto"/>
          </w:divBdr>
        </w:div>
        <w:div w:id="1888956522">
          <w:marLeft w:val="0"/>
          <w:marRight w:val="0"/>
          <w:marTop w:val="0"/>
          <w:marBottom w:val="0"/>
          <w:divBdr>
            <w:top w:val="none" w:sz="0" w:space="0" w:color="auto"/>
            <w:left w:val="none" w:sz="0" w:space="0" w:color="auto"/>
            <w:bottom w:val="none" w:sz="0" w:space="0" w:color="auto"/>
            <w:right w:val="none" w:sz="0" w:space="0" w:color="auto"/>
          </w:divBdr>
        </w:div>
        <w:div w:id="1644120143">
          <w:marLeft w:val="0"/>
          <w:marRight w:val="0"/>
          <w:marTop w:val="0"/>
          <w:marBottom w:val="0"/>
          <w:divBdr>
            <w:top w:val="none" w:sz="0" w:space="0" w:color="auto"/>
            <w:left w:val="none" w:sz="0" w:space="0" w:color="auto"/>
            <w:bottom w:val="none" w:sz="0" w:space="0" w:color="auto"/>
            <w:right w:val="none" w:sz="0" w:space="0" w:color="auto"/>
          </w:divBdr>
        </w:div>
        <w:div w:id="410473462">
          <w:marLeft w:val="0"/>
          <w:marRight w:val="0"/>
          <w:marTop w:val="0"/>
          <w:marBottom w:val="0"/>
          <w:divBdr>
            <w:top w:val="none" w:sz="0" w:space="0" w:color="auto"/>
            <w:left w:val="none" w:sz="0" w:space="0" w:color="auto"/>
            <w:bottom w:val="none" w:sz="0" w:space="0" w:color="auto"/>
            <w:right w:val="none" w:sz="0" w:space="0" w:color="auto"/>
          </w:divBdr>
        </w:div>
        <w:div w:id="688063853">
          <w:marLeft w:val="0"/>
          <w:marRight w:val="0"/>
          <w:marTop w:val="0"/>
          <w:marBottom w:val="0"/>
          <w:divBdr>
            <w:top w:val="none" w:sz="0" w:space="0" w:color="auto"/>
            <w:left w:val="none" w:sz="0" w:space="0" w:color="auto"/>
            <w:bottom w:val="none" w:sz="0" w:space="0" w:color="auto"/>
            <w:right w:val="none" w:sz="0" w:space="0" w:color="auto"/>
          </w:divBdr>
        </w:div>
        <w:div w:id="615986349">
          <w:marLeft w:val="0"/>
          <w:marRight w:val="0"/>
          <w:marTop w:val="0"/>
          <w:marBottom w:val="0"/>
          <w:divBdr>
            <w:top w:val="none" w:sz="0" w:space="0" w:color="auto"/>
            <w:left w:val="none" w:sz="0" w:space="0" w:color="auto"/>
            <w:bottom w:val="none" w:sz="0" w:space="0" w:color="auto"/>
            <w:right w:val="none" w:sz="0" w:space="0" w:color="auto"/>
          </w:divBdr>
        </w:div>
        <w:div w:id="1925331934">
          <w:marLeft w:val="0"/>
          <w:marRight w:val="0"/>
          <w:marTop w:val="0"/>
          <w:marBottom w:val="0"/>
          <w:divBdr>
            <w:top w:val="none" w:sz="0" w:space="0" w:color="auto"/>
            <w:left w:val="none" w:sz="0" w:space="0" w:color="auto"/>
            <w:bottom w:val="none" w:sz="0" w:space="0" w:color="auto"/>
            <w:right w:val="none" w:sz="0" w:space="0" w:color="auto"/>
          </w:divBdr>
        </w:div>
        <w:div w:id="1404062566">
          <w:marLeft w:val="0"/>
          <w:marRight w:val="0"/>
          <w:marTop w:val="0"/>
          <w:marBottom w:val="0"/>
          <w:divBdr>
            <w:top w:val="none" w:sz="0" w:space="0" w:color="auto"/>
            <w:left w:val="none" w:sz="0" w:space="0" w:color="auto"/>
            <w:bottom w:val="none" w:sz="0" w:space="0" w:color="auto"/>
            <w:right w:val="none" w:sz="0" w:space="0" w:color="auto"/>
          </w:divBdr>
        </w:div>
        <w:div w:id="687877616">
          <w:marLeft w:val="0"/>
          <w:marRight w:val="0"/>
          <w:marTop w:val="0"/>
          <w:marBottom w:val="0"/>
          <w:divBdr>
            <w:top w:val="none" w:sz="0" w:space="0" w:color="auto"/>
            <w:left w:val="none" w:sz="0" w:space="0" w:color="auto"/>
            <w:bottom w:val="none" w:sz="0" w:space="0" w:color="auto"/>
            <w:right w:val="none" w:sz="0" w:space="0" w:color="auto"/>
          </w:divBdr>
        </w:div>
        <w:div w:id="1973754169">
          <w:marLeft w:val="0"/>
          <w:marRight w:val="0"/>
          <w:marTop w:val="0"/>
          <w:marBottom w:val="0"/>
          <w:divBdr>
            <w:top w:val="none" w:sz="0" w:space="0" w:color="auto"/>
            <w:left w:val="none" w:sz="0" w:space="0" w:color="auto"/>
            <w:bottom w:val="none" w:sz="0" w:space="0" w:color="auto"/>
            <w:right w:val="none" w:sz="0" w:space="0" w:color="auto"/>
          </w:divBdr>
        </w:div>
        <w:div w:id="687563780">
          <w:marLeft w:val="0"/>
          <w:marRight w:val="0"/>
          <w:marTop w:val="0"/>
          <w:marBottom w:val="0"/>
          <w:divBdr>
            <w:top w:val="none" w:sz="0" w:space="0" w:color="auto"/>
            <w:left w:val="none" w:sz="0" w:space="0" w:color="auto"/>
            <w:bottom w:val="none" w:sz="0" w:space="0" w:color="auto"/>
            <w:right w:val="none" w:sz="0" w:space="0" w:color="auto"/>
          </w:divBdr>
        </w:div>
        <w:div w:id="469400943">
          <w:marLeft w:val="0"/>
          <w:marRight w:val="0"/>
          <w:marTop w:val="0"/>
          <w:marBottom w:val="0"/>
          <w:divBdr>
            <w:top w:val="none" w:sz="0" w:space="0" w:color="auto"/>
            <w:left w:val="none" w:sz="0" w:space="0" w:color="auto"/>
            <w:bottom w:val="none" w:sz="0" w:space="0" w:color="auto"/>
            <w:right w:val="none" w:sz="0" w:space="0" w:color="auto"/>
          </w:divBdr>
        </w:div>
        <w:div w:id="959845444">
          <w:marLeft w:val="0"/>
          <w:marRight w:val="0"/>
          <w:marTop w:val="0"/>
          <w:marBottom w:val="0"/>
          <w:divBdr>
            <w:top w:val="none" w:sz="0" w:space="0" w:color="auto"/>
            <w:left w:val="none" w:sz="0" w:space="0" w:color="auto"/>
            <w:bottom w:val="none" w:sz="0" w:space="0" w:color="auto"/>
            <w:right w:val="none" w:sz="0" w:space="0" w:color="auto"/>
          </w:divBdr>
        </w:div>
        <w:div w:id="172456594">
          <w:marLeft w:val="0"/>
          <w:marRight w:val="0"/>
          <w:marTop w:val="0"/>
          <w:marBottom w:val="0"/>
          <w:divBdr>
            <w:top w:val="none" w:sz="0" w:space="0" w:color="auto"/>
            <w:left w:val="none" w:sz="0" w:space="0" w:color="auto"/>
            <w:bottom w:val="none" w:sz="0" w:space="0" w:color="auto"/>
            <w:right w:val="none" w:sz="0" w:space="0" w:color="auto"/>
          </w:divBdr>
        </w:div>
        <w:div w:id="1584073732">
          <w:marLeft w:val="0"/>
          <w:marRight w:val="0"/>
          <w:marTop w:val="0"/>
          <w:marBottom w:val="0"/>
          <w:divBdr>
            <w:top w:val="none" w:sz="0" w:space="0" w:color="auto"/>
            <w:left w:val="none" w:sz="0" w:space="0" w:color="auto"/>
            <w:bottom w:val="none" w:sz="0" w:space="0" w:color="auto"/>
            <w:right w:val="none" w:sz="0" w:space="0" w:color="auto"/>
          </w:divBdr>
        </w:div>
        <w:div w:id="182793610">
          <w:marLeft w:val="0"/>
          <w:marRight w:val="0"/>
          <w:marTop w:val="0"/>
          <w:marBottom w:val="0"/>
          <w:divBdr>
            <w:top w:val="none" w:sz="0" w:space="0" w:color="auto"/>
            <w:left w:val="none" w:sz="0" w:space="0" w:color="auto"/>
            <w:bottom w:val="none" w:sz="0" w:space="0" w:color="auto"/>
            <w:right w:val="none" w:sz="0" w:space="0" w:color="auto"/>
          </w:divBdr>
        </w:div>
        <w:div w:id="170266501">
          <w:marLeft w:val="0"/>
          <w:marRight w:val="0"/>
          <w:marTop w:val="0"/>
          <w:marBottom w:val="0"/>
          <w:divBdr>
            <w:top w:val="none" w:sz="0" w:space="0" w:color="auto"/>
            <w:left w:val="none" w:sz="0" w:space="0" w:color="auto"/>
            <w:bottom w:val="none" w:sz="0" w:space="0" w:color="auto"/>
            <w:right w:val="none" w:sz="0" w:space="0" w:color="auto"/>
          </w:divBdr>
        </w:div>
        <w:div w:id="2120099622">
          <w:marLeft w:val="0"/>
          <w:marRight w:val="0"/>
          <w:marTop w:val="0"/>
          <w:marBottom w:val="0"/>
          <w:divBdr>
            <w:top w:val="none" w:sz="0" w:space="0" w:color="auto"/>
            <w:left w:val="none" w:sz="0" w:space="0" w:color="auto"/>
            <w:bottom w:val="none" w:sz="0" w:space="0" w:color="auto"/>
            <w:right w:val="none" w:sz="0" w:space="0" w:color="auto"/>
          </w:divBdr>
        </w:div>
        <w:div w:id="1927765057">
          <w:marLeft w:val="0"/>
          <w:marRight w:val="0"/>
          <w:marTop w:val="0"/>
          <w:marBottom w:val="0"/>
          <w:divBdr>
            <w:top w:val="none" w:sz="0" w:space="0" w:color="auto"/>
            <w:left w:val="none" w:sz="0" w:space="0" w:color="auto"/>
            <w:bottom w:val="none" w:sz="0" w:space="0" w:color="auto"/>
            <w:right w:val="none" w:sz="0" w:space="0" w:color="auto"/>
          </w:divBdr>
        </w:div>
        <w:div w:id="1375688771">
          <w:marLeft w:val="0"/>
          <w:marRight w:val="0"/>
          <w:marTop w:val="0"/>
          <w:marBottom w:val="0"/>
          <w:divBdr>
            <w:top w:val="none" w:sz="0" w:space="0" w:color="auto"/>
            <w:left w:val="none" w:sz="0" w:space="0" w:color="auto"/>
            <w:bottom w:val="none" w:sz="0" w:space="0" w:color="auto"/>
            <w:right w:val="none" w:sz="0" w:space="0" w:color="auto"/>
          </w:divBdr>
        </w:div>
        <w:div w:id="583338531">
          <w:marLeft w:val="0"/>
          <w:marRight w:val="0"/>
          <w:marTop w:val="0"/>
          <w:marBottom w:val="0"/>
          <w:divBdr>
            <w:top w:val="none" w:sz="0" w:space="0" w:color="auto"/>
            <w:left w:val="none" w:sz="0" w:space="0" w:color="auto"/>
            <w:bottom w:val="none" w:sz="0" w:space="0" w:color="auto"/>
            <w:right w:val="none" w:sz="0" w:space="0" w:color="auto"/>
          </w:divBdr>
        </w:div>
        <w:div w:id="1734768234">
          <w:marLeft w:val="0"/>
          <w:marRight w:val="0"/>
          <w:marTop w:val="0"/>
          <w:marBottom w:val="0"/>
          <w:divBdr>
            <w:top w:val="none" w:sz="0" w:space="0" w:color="auto"/>
            <w:left w:val="none" w:sz="0" w:space="0" w:color="auto"/>
            <w:bottom w:val="none" w:sz="0" w:space="0" w:color="auto"/>
            <w:right w:val="none" w:sz="0" w:space="0" w:color="auto"/>
          </w:divBdr>
        </w:div>
        <w:div w:id="1654408421">
          <w:marLeft w:val="0"/>
          <w:marRight w:val="0"/>
          <w:marTop w:val="0"/>
          <w:marBottom w:val="0"/>
          <w:divBdr>
            <w:top w:val="none" w:sz="0" w:space="0" w:color="auto"/>
            <w:left w:val="none" w:sz="0" w:space="0" w:color="auto"/>
            <w:bottom w:val="none" w:sz="0" w:space="0" w:color="auto"/>
            <w:right w:val="none" w:sz="0" w:space="0" w:color="auto"/>
          </w:divBdr>
        </w:div>
        <w:div w:id="424619835">
          <w:marLeft w:val="0"/>
          <w:marRight w:val="0"/>
          <w:marTop w:val="0"/>
          <w:marBottom w:val="0"/>
          <w:divBdr>
            <w:top w:val="none" w:sz="0" w:space="0" w:color="auto"/>
            <w:left w:val="none" w:sz="0" w:space="0" w:color="auto"/>
            <w:bottom w:val="none" w:sz="0" w:space="0" w:color="auto"/>
            <w:right w:val="none" w:sz="0" w:space="0" w:color="auto"/>
          </w:divBdr>
        </w:div>
        <w:div w:id="290403696">
          <w:marLeft w:val="0"/>
          <w:marRight w:val="0"/>
          <w:marTop w:val="0"/>
          <w:marBottom w:val="0"/>
          <w:divBdr>
            <w:top w:val="none" w:sz="0" w:space="0" w:color="auto"/>
            <w:left w:val="none" w:sz="0" w:space="0" w:color="auto"/>
            <w:bottom w:val="none" w:sz="0" w:space="0" w:color="auto"/>
            <w:right w:val="none" w:sz="0" w:space="0" w:color="auto"/>
          </w:divBdr>
        </w:div>
        <w:div w:id="377821068">
          <w:marLeft w:val="0"/>
          <w:marRight w:val="0"/>
          <w:marTop w:val="0"/>
          <w:marBottom w:val="0"/>
          <w:divBdr>
            <w:top w:val="none" w:sz="0" w:space="0" w:color="auto"/>
            <w:left w:val="none" w:sz="0" w:space="0" w:color="auto"/>
            <w:bottom w:val="none" w:sz="0" w:space="0" w:color="auto"/>
            <w:right w:val="none" w:sz="0" w:space="0" w:color="auto"/>
          </w:divBdr>
        </w:div>
        <w:div w:id="1818913080">
          <w:marLeft w:val="0"/>
          <w:marRight w:val="0"/>
          <w:marTop w:val="0"/>
          <w:marBottom w:val="0"/>
          <w:divBdr>
            <w:top w:val="none" w:sz="0" w:space="0" w:color="auto"/>
            <w:left w:val="none" w:sz="0" w:space="0" w:color="auto"/>
            <w:bottom w:val="none" w:sz="0" w:space="0" w:color="auto"/>
            <w:right w:val="none" w:sz="0" w:space="0" w:color="auto"/>
          </w:divBdr>
        </w:div>
        <w:div w:id="748425136">
          <w:marLeft w:val="0"/>
          <w:marRight w:val="0"/>
          <w:marTop w:val="0"/>
          <w:marBottom w:val="0"/>
          <w:divBdr>
            <w:top w:val="none" w:sz="0" w:space="0" w:color="auto"/>
            <w:left w:val="none" w:sz="0" w:space="0" w:color="auto"/>
            <w:bottom w:val="none" w:sz="0" w:space="0" w:color="auto"/>
            <w:right w:val="none" w:sz="0" w:space="0" w:color="auto"/>
          </w:divBdr>
        </w:div>
        <w:div w:id="1534146909">
          <w:marLeft w:val="0"/>
          <w:marRight w:val="0"/>
          <w:marTop w:val="0"/>
          <w:marBottom w:val="0"/>
          <w:divBdr>
            <w:top w:val="none" w:sz="0" w:space="0" w:color="auto"/>
            <w:left w:val="none" w:sz="0" w:space="0" w:color="auto"/>
            <w:bottom w:val="none" w:sz="0" w:space="0" w:color="auto"/>
            <w:right w:val="none" w:sz="0" w:space="0" w:color="auto"/>
          </w:divBdr>
        </w:div>
        <w:div w:id="869613217">
          <w:marLeft w:val="0"/>
          <w:marRight w:val="0"/>
          <w:marTop w:val="0"/>
          <w:marBottom w:val="0"/>
          <w:divBdr>
            <w:top w:val="none" w:sz="0" w:space="0" w:color="auto"/>
            <w:left w:val="none" w:sz="0" w:space="0" w:color="auto"/>
            <w:bottom w:val="none" w:sz="0" w:space="0" w:color="auto"/>
            <w:right w:val="none" w:sz="0" w:space="0" w:color="auto"/>
          </w:divBdr>
        </w:div>
        <w:div w:id="863328508">
          <w:marLeft w:val="0"/>
          <w:marRight w:val="0"/>
          <w:marTop w:val="0"/>
          <w:marBottom w:val="0"/>
          <w:divBdr>
            <w:top w:val="none" w:sz="0" w:space="0" w:color="auto"/>
            <w:left w:val="none" w:sz="0" w:space="0" w:color="auto"/>
            <w:bottom w:val="none" w:sz="0" w:space="0" w:color="auto"/>
            <w:right w:val="none" w:sz="0" w:space="0" w:color="auto"/>
          </w:divBdr>
        </w:div>
        <w:div w:id="1283615809">
          <w:marLeft w:val="0"/>
          <w:marRight w:val="0"/>
          <w:marTop w:val="0"/>
          <w:marBottom w:val="0"/>
          <w:divBdr>
            <w:top w:val="none" w:sz="0" w:space="0" w:color="auto"/>
            <w:left w:val="none" w:sz="0" w:space="0" w:color="auto"/>
            <w:bottom w:val="none" w:sz="0" w:space="0" w:color="auto"/>
            <w:right w:val="none" w:sz="0" w:space="0" w:color="auto"/>
          </w:divBdr>
        </w:div>
        <w:div w:id="346908988">
          <w:marLeft w:val="0"/>
          <w:marRight w:val="0"/>
          <w:marTop w:val="0"/>
          <w:marBottom w:val="0"/>
          <w:divBdr>
            <w:top w:val="none" w:sz="0" w:space="0" w:color="auto"/>
            <w:left w:val="none" w:sz="0" w:space="0" w:color="auto"/>
            <w:bottom w:val="none" w:sz="0" w:space="0" w:color="auto"/>
            <w:right w:val="none" w:sz="0" w:space="0" w:color="auto"/>
          </w:divBdr>
        </w:div>
        <w:div w:id="1433551959">
          <w:marLeft w:val="0"/>
          <w:marRight w:val="0"/>
          <w:marTop w:val="0"/>
          <w:marBottom w:val="0"/>
          <w:divBdr>
            <w:top w:val="none" w:sz="0" w:space="0" w:color="auto"/>
            <w:left w:val="none" w:sz="0" w:space="0" w:color="auto"/>
            <w:bottom w:val="none" w:sz="0" w:space="0" w:color="auto"/>
            <w:right w:val="none" w:sz="0" w:space="0" w:color="auto"/>
          </w:divBdr>
        </w:div>
        <w:div w:id="1623270886">
          <w:marLeft w:val="0"/>
          <w:marRight w:val="0"/>
          <w:marTop w:val="0"/>
          <w:marBottom w:val="0"/>
          <w:divBdr>
            <w:top w:val="none" w:sz="0" w:space="0" w:color="auto"/>
            <w:left w:val="none" w:sz="0" w:space="0" w:color="auto"/>
            <w:bottom w:val="none" w:sz="0" w:space="0" w:color="auto"/>
            <w:right w:val="none" w:sz="0" w:space="0" w:color="auto"/>
          </w:divBdr>
        </w:div>
        <w:div w:id="174461562">
          <w:marLeft w:val="0"/>
          <w:marRight w:val="0"/>
          <w:marTop w:val="0"/>
          <w:marBottom w:val="0"/>
          <w:divBdr>
            <w:top w:val="none" w:sz="0" w:space="0" w:color="auto"/>
            <w:left w:val="none" w:sz="0" w:space="0" w:color="auto"/>
            <w:bottom w:val="none" w:sz="0" w:space="0" w:color="auto"/>
            <w:right w:val="none" w:sz="0" w:space="0" w:color="auto"/>
          </w:divBdr>
        </w:div>
        <w:div w:id="1626038348">
          <w:marLeft w:val="0"/>
          <w:marRight w:val="0"/>
          <w:marTop w:val="0"/>
          <w:marBottom w:val="0"/>
          <w:divBdr>
            <w:top w:val="none" w:sz="0" w:space="0" w:color="auto"/>
            <w:left w:val="none" w:sz="0" w:space="0" w:color="auto"/>
            <w:bottom w:val="none" w:sz="0" w:space="0" w:color="auto"/>
            <w:right w:val="none" w:sz="0" w:space="0" w:color="auto"/>
          </w:divBdr>
        </w:div>
        <w:div w:id="1521747897">
          <w:marLeft w:val="0"/>
          <w:marRight w:val="0"/>
          <w:marTop w:val="0"/>
          <w:marBottom w:val="0"/>
          <w:divBdr>
            <w:top w:val="none" w:sz="0" w:space="0" w:color="auto"/>
            <w:left w:val="none" w:sz="0" w:space="0" w:color="auto"/>
            <w:bottom w:val="none" w:sz="0" w:space="0" w:color="auto"/>
            <w:right w:val="none" w:sz="0" w:space="0" w:color="auto"/>
          </w:divBdr>
        </w:div>
        <w:div w:id="1426995979">
          <w:marLeft w:val="0"/>
          <w:marRight w:val="0"/>
          <w:marTop w:val="0"/>
          <w:marBottom w:val="0"/>
          <w:divBdr>
            <w:top w:val="none" w:sz="0" w:space="0" w:color="auto"/>
            <w:left w:val="none" w:sz="0" w:space="0" w:color="auto"/>
            <w:bottom w:val="none" w:sz="0" w:space="0" w:color="auto"/>
            <w:right w:val="none" w:sz="0" w:space="0" w:color="auto"/>
          </w:divBdr>
        </w:div>
        <w:div w:id="537204892">
          <w:marLeft w:val="0"/>
          <w:marRight w:val="0"/>
          <w:marTop w:val="0"/>
          <w:marBottom w:val="0"/>
          <w:divBdr>
            <w:top w:val="none" w:sz="0" w:space="0" w:color="auto"/>
            <w:left w:val="none" w:sz="0" w:space="0" w:color="auto"/>
            <w:bottom w:val="none" w:sz="0" w:space="0" w:color="auto"/>
            <w:right w:val="none" w:sz="0" w:space="0" w:color="auto"/>
          </w:divBdr>
        </w:div>
        <w:div w:id="969746830">
          <w:marLeft w:val="0"/>
          <w:marRight w:val="0"/>
          <w:marTop w:val="0"/>
          <w:marBottom w:val="0"/>
          <w:divBdr>
            <w:top w:val="none" w:sz="0" w:space="0" w:color="auto"/>
            <w:left w:val="none" w:sz="0" w:space="0" w:color="auto"/>
            <w:bottom w:val="none" w:sz="0" w:space="0" w:color="auto"/>
            <w:right w:val="none" w:sz="0" w:space="0" w:color="auto"/>
          </w:divBdr>
        </w:div>
        <w:div w:id="785540272">
          <w:marLeft w:val="0"/>
          <w:marRight w:val="0"/>
          <w:marTop w:val="0"/>
          <w:marBottom w:val="0"/>
          <w:divBdr>
            <w:top w:val="none" w:sz="0" w:space="0" w:color="auto"/>
            <w:left w:val="none" w:sz="0" w:space="0" w:color="auto"/>
            <w:bottom w:val="none" w:sz="0" w:space="0" w:color="auto"/>
            <w:right w:val="none" w:sz="0" w:space="0" w:color="auto"/>
          </w:divBdr>
        </w:div>
        <w:div w:id="1489710572">
          <w:marLeft w:val="0"/>
          <w:marRight w:val="0"/>
          <w:marTop w:val="0"/>
          <w:marBottom w:val="0"/>
          <w:divBdr>
            <w:top w:val="none" w:sz="0" w:space="0" w:color="auto"/>
            <w:left w:val="none" w:sz="0" w:space="0" w:color="auto"/>
            <w:bottom w:val="none" w:sz="0" w:space="0" w:color="auto"/>
            <w:right w:val="none" w:sz="0" w:space="0" w:color="auto"/>
          </w:divBdr>
        </w:div>
        <w:div w:id="1127166305">
          <w:marLeft w:val="0"/>
          <w:marRight w:val="0"/>
          <w:marTop w:val="0"/>
          <w:marBottom w:val="0"/>
          <w:divBdr>
            <w:top w:val="none" w:sz="0" w:space="0" w:color="auto"/>
            <w:left w:val="none" w:sz="0" w:space="0" w:color="auto"/>
            <w:bottom w:val="none" w:sz="0" w:space="0" w:color="auto"/>
            <w:right w:val="none" w:sz="0" w:space="0" w:color="auto"/>
          </w:divBdr>
        </w:div>
        <w:div w:id="2001955512">
          <w:marLeft w:val="0"/>
          <w:marRight w:val="0"/>
          <w:marTop w:val="0"/>
          <w:marBottom w:val="0"/>
          <w:divBdr>
            <w:top w:val="none" w:sz="0" w:space="0" w:color="auto"/>
            <w:left w:val="none" w:sz="0" w:space="0" w:color="auto"/>
            <w:bottom w:val="none" w:sz="0" w:space="0" w:color="auto"/>
            <w:right w:val="none" w:sz="0" w:space="0" w:color="auto"/>
          </w:divBdr>
        </w:div>
        <w:div w:id="920793547">
          <w:marLeft w:val="0"/>
          <w:marRight w:val="0"/>
          <w:marTop w:val="0"/>
          <w:marBottom w:val="0"/>
          <w:divBdr>
            <w:top w:val="none" w:sz="0" w:space="0" w:color="auto"/>
            <w:left w:val="none" w:sz="0" w:space="0" w:color="auto"/>
            <w:bottom w:val="none" w:sz="0" w:space="0" w:color="auto"/>
            <w:right w:val="none" w:sz="0" w:space="0" w:color="auto"/>
          </w:divBdr>
        </w:div>
        <w:div w:id="1475757016">
          <w:marLeft w:val="0"/>
          <w:marRight w:val="0"/>
          <w:marTop w:val="0"/>
          <w:marBottom w:val="0"/>
          <w:divBdr>
            <w:top w:val="none" w:sz="0" w:space="0" w:color="auto"/>
            <w:left w:val="none" w:sz="0" w:space="0" w:color="auto"/>
            <w:bottom w:val="none" w:sz="0" w:space="0" w:color="auto"/>
            <w:right w:val="none" w:sz="0" w:space="0" w:color="auto"/>
          </w:divBdr>
        </w:div>
        <w:div w:id="1204900716">
          <w:marLeft w:val="0"/>
          <w:marRight w:val="0"/>
          <w:marTop w:val="0"/>
          <w:marBottom w:val="0"/>
          <w:divBdr>
            <w:top w:val="none" w:sz="0" w:space="0" w:color="auto"/>
            <w:left w:val="none" w:sz="0" w:space="0" w:color="auto"/>
            <w:bottom w:val="none" w:sz="0" w:space="0" w:color="auto"/>
            <w:right w:val="none" w:sz="0" w:space="0" w:color="auto"/>
          </w:divBdr>
        </w:div>
        <w:div w:id="1833374787">
          <w:marLeft w:val="0"/>
          <w:marRight w:val="0"/>
          <w:marTop w:val="0"/>
          <w:marBottom w:val="0"/>
          <w:divBdr>
            <w:top w:val="none" w:sz="0" w:space="0" w:color="auto"/>
            <w:left w:val="none" w:sz="0" w:space="0" w:color="auto"/>
            <w:bottom w:val="none" w:sz="0" w:space="0" w:color="auto"/>
            <w:right w:val="none" w:sz="0" w:space="0" w:color="auto"/>
          </w:divBdr>
        </w:div>
        <w:div w:id="1456556988">
          <w:marLeft w:val="0"/>
          <w:marRight w:val="0"/>
          <w:marTop w:val="0"/>
          <w:marBottom w:val="0"/>
          <w:divBdr>
            <w:top w:val="none" w:sz="0" w:space="0" w:color="auto"/>
            <w:left w:val="none" w:sz="0" w:space="0" w:color="auto"/>
            <w:bottom w:val="none" w:sz="0" w:space="0" w:color="auto"/>
            <w:right w:val="none" w:sz="0" w:space="0" w:color="auto"/>
          </w:divBdr>
        </w:div>
        <w:div w:id="2090996589">
          <w:marLeft w:val="0"/>
          <w:marRight w:val="0"/>
          <w:marTop w:val="0"/>
          <w:marBottom w:val="0"/>
          <w:divBdr>
            <w:top w:val="none" w:sz="0" w:space="0" w:color="auto"/>
            <w:left w:val="none" w:sz="0" w:space="0" w:color="auto"/>
            <w:bottom w:val="none" w:sz="0" w:space="0" w:color="auto"/>
            <w:right w:val="none" w:sz="0" w:space="0" w:color="auto"/>
          </w:divBdr>
        </w:div>
        <w:div w:id="1293515639">
          <w:marLeft w:val="0"/>
          <w:marRight w:val="0"/>
          <w:marTop w:val="0"/>
          <w:marBottom w:val="0"/>
          <w:divBdr>
            <w:top w:val="none" w:sz="0" w:space="0" w:color="auto"/>
            <w:left w:val="none" w:sz="0" w:space="0" w:color="auto"/>
            <w:bottom w:val="none" w:sz="0" w:space="0" w:color="auto"/>
            <w:right w:val="none" w:sz="0" w:space="0" w:color="auto"/>
          </w:divBdr>
        </w:div>
        <w:div w:id="982736631">
          <w:marLeft w:val="0"/>
          <w:marRight w:val="0"/>
          <w:marTop w:val="0"/>
          <w:marBottom w:val="0"/>
          <w:divBdr>
            <w:top w:val="none" w:sz="0" w:space="0" w:color="auto"/>
            <w:left w:val="none" w:sz="0" w:space="0" w:color="auto"/>
            <w:bottom w:val="none" w:sz="0" w:space="0" w:color="auto"/>
            <w:right w:val="none" w:sz="0" w:space="0" w:color="auto"/>
          </w:divBdr>
        </w:div>
        <w:div w:id="1103261842">
          <w:marLeft w:val="0"/>
          <w:marRight w:val="0"/>
          <w:marTop w:val="0"/>
          <w:marBottom w:val="0"/>
          <w:divBdr>
            <w:top w:val="none" w:sz="0" w:space="0" w:color="auto"/>
            <w:left w:val="none" w:sz="0" w:space="0" w:color="auto"/>
            <w:bottom w:val="none" w:sz="0" w:space="0" w:color="auto"/>
            <w:right w:val="none" w:sz="0" w:space="0" w:color="auto"/>
          </w:divBdr>
        </w:div>
        <w:div w:id="1187983974">
          <w:marLeft w:val="0"/>
          <w:marRight w:val="0"/>
          <w:marTop w:val="0"/>
          <w:marBottom w:val="0"/>
          <w:divBdr>
            <w:top w:val="none" w:sz="0" w:space="0" w:color="auto"/>
            <w:left w:val="none" w:sz="0" w:space="0" w:color="auto"/>
            <w:bottom w:val="none" w:sz="0" w:space="0" w:color="auto"/>
            <w:right w:val="none" w:sz="0" w:space="0" w:color="auto"/>
          </w:divBdr>
        </w:div>
        <w:div w:id="110629819">
          <w:marLeft w:val="0"/>
          <w:marRight w:val="0"/>
          <w:marTop w:val="0"/>
          <w:marBottom w:val="0"/>
          <w:divBdr>
            <w:top w:val="none" w:sz="0" w:space="0" w:color="auto"/>
            <w:left w:val="none" w:sz="0" w:space="0" w:color="auto"/>
            <w:bottom w:val="none" w:sz="0" w:space="0" w:color="auto"/>
            <w:right w:val="none" w:sz="0" w:space="0" w:color="auto"/>
          </w:divBdr>
        </w:div>
        <w:div w:id="2069761582">
          <w:marLeft w:val="0"/>
          <w:marRight w:val="0"/>
          <w:marTop w:val="0"/>
          <w:marBottom w:val="0"/>
          <w:divBdr>
            <w:top w:val="none" w:sz="0" w:space="0" w:color="auto"/>
            <w:left w:val="none" w:sz="0" w:space="0" w:color="auto"/>
            <w:bottom w:val="none" w:sz="0" w:space="0" w:color="auto"/>
            <w:right w:val="none" w:sz="0" w:space="0" w:color="auto"/>
          </w:divBdr>
        </w:div>
        <w:div w:id="2116099891">
          <w:marLeft w:val="0"/>
          <w:marRight w:val="0"/>
          <w:marTop w:val="0"/>
          <w:marBottom w:val="0"/>
          <w:divBdr>
            <w:top w:val="none" w:sz="0" w:space="0" w:color="auto"/>
            <w:left w:val="none" w:sz="0" w:space="0" w:color="auto"/>
            <w:bottom w:val="none" w:sz="0" w:space="0" w:color="auto"/>
            <w:right w:val="none" w:sz="0" w:space="0" w:color="auto"/>
          </w:divBdr>
        </w:div>
        <w:div w:id="16271417">
          <w:marLeft w:val="0"/>
          <w:marRight w:val="0"/>
          <w:marTop w:val="0"/>
          <w:marBottom w:val="0"/>
          <w:divBdr>
            <w:top w:val="none" w:sz="0" w:space="0" w:color="auto"/>
            <w:left w:val="none" w:sz="0" w:space="0" w:color="auto"/>
            <w:bottom w:val="none" w:sz="0" w:space="0" w:color="auto"/>
            <w:right w:val="none" w:sz="0" w:space="0" w:color="auto"/>
          </w:divBdr>
        </w:div>
        <w:div w:id="1037121377">
          <w:marLeft w:val="0"/>
          <w:marRight w:val="0"/>
          <w:marTop w:val="0"/>
          <w:marBottom w:val="0"/>
          <w:divBdr>
            <w:top w:val="none" w:sz="0" w:space="0" w:color="auto"/>
            <w:left w:val="none" w:sz="0" w:space="0" w:color="auto"/>
            <w:bottom w:val="none" w:sz="0" w:space="0" w:color="auto"/>
            <w:right w:val="none" w:sz="0" w:space="0" w:color="auto"/>
          </w:divBdr>
        </w:div>
        <w:div w:id="326592247">
          <w:marLeft w:val="0"/>
          <w:marRight w:val="0"/>
          <w:marTop w:val="0"/>
          <w:marBottom w:val="0"/>
          <w:divBdr>
            <w:top w:val="none" w:sz="0" w:space="0" w:color="auto"/>
            <w:left w:val="none" w:sz="0" w:space="0" w:color="auto"/>
            <w:bottom w:val="none" w:sz="0" w:space="0" w:color="auto"/>
            <w:right w:val="none" w:sz="0" w:space="0" w:color="auto"/>
          </w:divBdr>
        </w:div>
        <w:div w:id="989407187">
          <w:marLeft w:val="0"/>
          <w:marRight w:val="0"/>
          <w:marTop w:val="0"/>
          <w:marBottom w:val="0"/>
          <w:divBdr>
            <w:top w:val="none" w:sz="0" w:space="0" w:color="auto"/>
            <w:left w:val="none" w:sz="0" w:space="0" w:color="auto"/>
            <w:bottom w:val="none" w:sz="0" w:space="0" w:color="auto"/>
            <w:right w:val="none" w:sz="0" w:space="0" w:color="auto"/>
          </w:divBdr>
        </w:div>
        <w:div w:id="1556309694">
          <w:marLeft w:val="0"/>
          <w:marRight w:val="0"/>
          <w:marTop w:val="0"/>
          <w:marBottom w:val="0"/>
          <w:divBdr>
            <w:top w:val="none" w:sz="0" w:space="0" w:color="auto"/>
            <w:left w:val="none" w:sz="0" w:space="0" w:color="auto"/>
            <w:bottom w:val="none" w:sz="0" w:space="0" w:color="auto"/>
            <w:right w:val="none" w:sz="0" w:space="0" w:color="auto"/>
          </w:divBdr>
        </w:div>
        <w:div w:id="692849535">
          <w:marLeft w:val="0"/>
          <w:marRight w:val="0"/>
          <w:marTop w:val="0"/>
          <w:marBottom w:val="0"/>
          <w:divBdr>
            <w:top w:val="none" w:sz="0" w:space="0" w:color="auto"/>
            <w:left w:val="none" w:sz="0" w:space="0" w:color="auto"/>
            <w:bottom w:val="none" w:sz="0" w:space="0" w:color="auto"/>
            <w:right w:val="none" w:sz="0" w:space="0" w:color="auto"/>
          </w:divBdr>
        </w:div>
        <w:div w:id="303436562">
          <w:marLeft w:val="0"/>
          <w:marRight w:val="0"/>
          <w:marTop w:val="0"/>
          <w:marBottom w:val="0"/>
          <w:divBdr>
            <w:top w:val="none" w:sz="0" w:space="0" w:color="auto"/>
            <w:left w:val="none" w:sz="0" w:space="0" w:color="auto"/>
            <w:bottom w:val="none" w:sz="0" w:space="0" w:color="auto"/>
            <w:right w:val="none" w:sz="0" w:space="0" w:color="auto"/>
          </w:divBdr>
        </w:div>
        <w:div w:id="566762688">
          <w:marLeft w:val="0"/>
          <w:marRight w:val="0"/>
          <w:marTop w:val="0"/>
          <w:marBottom w:val="0"/>
          <w:divBdr>
            <w:top w:val="none" w:sz="0" w:space="0" w:color="auto"/>
            <w:left w:val="none" w:sz="0" w:space="0" w:color="auto"/>
            <w:bottom w:val="none" w:sz="0" w:space="0" w:color="auto"/>
            <w:right w:val="none" w:sz="0" w:space="0" w:color="auto"/>
          </w:divBdr>
        </w:div>
        <w:div w:id="1952587102">
          <w:marLeft w:val="0"/>
          <w:marRight w:val="0"/>
          <w:marTop w:val="0"/>
          <w:marBottom w:val="0"/>
          <w:divBdr>
            <w:top w:val="none" w:sz="0" w:space="0" w:color="auto"/>
            <w:left w:val="none" w:sz="0" w:space="0" w:color="auto"/>
            <w:bottom w:val="none" w:sz="0" w:space="0" w:color="auto"/>
            <w:right w:val="none" w:sz="0" w:space="0" w:color="auto"/>
          </w:divBdr>
        </w:div>
        <w:div w:id="1029719377">
          <w:marLeft w:val="0"/>
          <w:marRight w:val="0"/>
          <w:marTop w:val="0"/>
          <w:marBottom w:val="0"/>
          <w:divBdr>
            <w:top w:val="none" w:sz="0" w:space="0" w:color="auto"/>
            <w:left w:val="none" w:sz="0" w:space="0" w:color="auto"/>
            <w:bottom w:val="none" w:sz="0" w:space="0" w:color="auto"/>
            <w:right w:val="none" w:sz="0" w:space="0" w:color="auto"/>
          </w:divBdr>
        </w:div>
        <w:div w:id="1340694038">
          <w:marLeft w:val="0"/>
          <w:marRight w:val="0"/>
          <w:marTop w:val="0"/>
          <w:marBottom w:val="0"/>
          <w:divBdr>
            <w:top w:val="none" w:sz="0" w:space="0" w:color="auto"/>
            <w:left w:val="none" w:sz="0" w:space="0" w:color="auto"/>
            <w:bottom w:val="none" w:sz="0" w:space="0" w:color="auto"/>
            <w:right w:val="none" w:sz="0" w:space="0" w:color="auto"/>
          </w:divBdr>
        </w:div>
        <w:div w:id="280037436">
          <w:marLeft w:val="0"/>
          <w:marRight w:val="0"/>
          <w:marTop w:val="0"/>
          <w:marBottom w:val="0"/>
          <w:divBdr>
            <w:top w:val="none" w:sz="0" w:space="0" w:color="auto"/>
            <w:left w:val="none" w:sz="0" w:space="0" w:color="auto"/>
            <w:bottom w:val="none" w:sz="0" w:space="0" w:color="auto"/>
            <w:right w:val="none" w:sz="0" w:space="0" w:color="auto"/>
          </w:divBdr>
        </w:div>
        <w:div w:id="16590234">
          <w:marLeft w:val="0"/>
          <w:marRight w:val="0"/>
          <w:marTop w:val="0"/>
          <w:marBottom w:val="0"/>
          <w:divBdr>
            <w:top w:val="none" w:sz="0" w:space="0" w:color="auto"/>
            <w:left w:val="none" w:sz="0" w:space="0" w:color="auto"/>
            <w:bottom w:val="none" w:sz="0" w:space="0" w:color="auto"/>
            <w:right w:val="none" w:sz="0" w:space="0" w:color="auto"/>
          </w:divBdr>
        </w:div>
        <w:div w:id="703136427">
          <w:marLeft w:val="0"/>
          <w:marRight w:val="0"/>
          <w:marTop w:val="0"/>
          <w:marBottom w:val="0"/>
          <w:divBdr>
            <w:top w:val="none" w:sz="0" w:space="0" w:color="auto"/>
            <w:left w:val="none" w:sz="0" w:space="0" w:color="auto"/>
            <w:bottom w:val="none" w:sz="0" w:space="0" w:color="auto"/>
            <w:right w:val="none" w:sz="0" w:space="0" w:color="auto"/>
          </w:divBdr>
        </w:div>
        <w:div w:id="1967807892">
          <w:marLeft w:val="0"/>
          <w:marRight w:val="0"/>
          <w:marTop w:val="0"/>
          <w:marBottom w:val="0"/>
          <w:divBdr>
            <w:top w:val="none" w:sz="0" w:space="0" w:color="auto"/>
            <w:left w:val="none" w:sz="0" w:space="0" w:color="auto"/>
            <w:bottom w:val="none" w:sz="0" w:space="0" w:color="auto"/>
            <w:right w:val="none" w:sz="0" w:space="0" w:color="auto"/>
          </w:divBdr>
        </w:div>
        <w:div w:id="766657788">
          <w:marLeft w:val="0"/>
          <w:marRight w:val="0"/>
          <w:marTop w:val="0"/>
          <w:marBottom w:val="0"/>
          <w:divBdr>
            <w:top w:val="none" w:sz="0" w:space="0" w:color="auto"/>
            <w:left w:val="none" w:sz="0" w:space="0" w:color="auto"/>
            <w:bottom w:val="none" w:sz="0" w:space="0" w:color="auto"/>
            <w:right w:val="none" w:sz="0" w:space="0" w:color="auto"/>
          </w:divBdr>
        </w:div>
        <w:div w:id="24059874">
          <w:marLeft w:val="0"/>
          <w:marRight w:val="0"/>
          <w:marTop w:val="0"/>
          <w:marBottom w:val="0"/>
          <w:divBdr>
            <w:top w:val="none" w:sz="0" w:space="0" w:color="auto"/>
            <w:left w:val="none" w:sz="0" w:space="0" w:color="auto"/>
            <w:bottom w:val="none" w:sz="0" w:space="0" w:color="auto"/>
            <w:right w:val="none" w:sz="0" w:space="0" w:color="auto"/>
          </w:divBdr>
        </w:div>
        <w:div w:id="1098256626">
          <w:marLeft w:val="0"/>
          <w:marRight w:val="0"/>
          <w:marTop w:val="0"/>
          <w:marBottom w:val="0"/>
          <w:divBdr>
            <w:top w:val="none" w:sz="0" w:space="0" w:color="auto"/>
            <w:left w:val="none" w:sz="0" w:space="0" w:color="auto"/>
            <w:bottom w:val="none" w:sz="0" w:space="0" w:color="auto"/>
            <w:right w:val="none" w:sz="0" w:space="0" w:color="auto"/>
          </w:divBdr>
        </w:div>
        <w:div w:id="555820153">
          <w:marLeft w:val="0"/>
          <w:marRight w:val="0"/>
          <w:marTop w:val="0"/>
          <w:marBottom w:val="0"/>
          <w:divBdr>
            <w:top w:val="none" w:sz="0" w:space="0" w:color="auto"/>
            <w:left w:val="none" w:sz="0" w:space="0" w:color="auto"/>
            <w:bottom w:val="none" w:sz="0" w:space="0" w:color="auto"/>
            <w:right w:val="none" w:sz="0" w:space="0" w:color="auto"/>
          </w:divBdr>
        </w:div>
        <w:div w:id="1213617163">
          <w:marLeft w:val="0"/>
          <w:marRight w:val="0"/>
          <w:marTop w:val="0"/>
          <w:marBottom w:val="0"/>
          <w:divBdr>
            <w:top w:val="none" w:sz="0" w:space="0" w:color="auto"/>
            <w:left w:val="none" w:sz="0" w:space="0" w:color="auto"/>
            <w:bottom w:val="none" w:sz="0" w:space="0" w:color="auto"/>
            <w:right w:val="none" w:sz="0" w:space="0" w:color="auto"/>
          </w:divBdr>
        </w:div>
        <w:div w:id="1087070601">
          <w:marLeft w:val="0"/>
          <w:marRight w:val="0"/>
          <w:marTop w:val="0"/>
          <w:marBottom w:val="0"/>
          <w:divBdr>
            <w:top w:val="none" w:sz="0" w:space="0" w:color="auto"/>
            <w:left w:val="none" w:sz="0" w:space="0" w:color="auto"/>
            <w:bottom w:val="none" w:sz="0" w:space="0" w:color="auto"/>
            <w:right w:val="none" w:sz="0" w:space="0" w:color="auto"/>
          </w:divBdr>
        </w:div>
        <w:div w:id="1860965625">
          <w:marLeft w:val="0"/>
          <w:marRight w:val="0"/>
          <w:marTop w:val="0"/>
          <w:marBottom w:val="0"/>
          <w:divBdr>
            <w:top w:val="none" w:sz="0" w:space="0" w:color="auto"/>
            <w:left w:val="none" w:sz="0" w:space="0" w:color="auto"/>
            <w:bottom w:val="none" w:sz="0" w:space="0" w:color="auto"/>
            <w:right w:val="none" w:sz="0" w:space="0" w:color="auto"/>
          </w:divBdr>
        </w:div>
        <w:div w:id="360668969">
          <w:marLeft w:val="0"/>
          <w:marRight w:val="0"/>
          <w:marTop w:val="0"/>
          <w:marBottom w:val="0"/>
          <w:divBdr>
            <w:top w:val="none" w:sz="0" w:space="0" w:color="auto"/>
            <w:left w:val="none" w:sz="0" w:space="0" w:color="auto"/>
            <w:bottom w:val="none" w:sz="0" w:space="0" w:color="auto"/>
            <w:right w:val="none" w:sz="0" w:space="0" w:color="auto"/>
          </w:divBdr>
        </w:div>
        <w:div w:id="1478451227">
          <w:marLeft w:val="0"/>
          <w:marRight w:val="0"/>
          <w:marTop w:val="0"/>
          <w:marBottom w:val="0"/>
          <w:divBdr>
            <w:top w:val="none" w:sz="0" w:space="0" w:color="auto"/>
            <w:left w:val="none" w:sz="0" w:space="0" w:color="auto"/>
            <w:bottom w:val="none" w:sz="0" w:space="0" w:color="auto"/>
            <w:right w:val="none" w:sz="0" w:space="0" w:color="auto"/>
          </w:divBdr>
        </w:div>
        <w:div w:id="566767582">
          <w:marLeft w:val="0"/>
          <w:marRight w:val="0"/>
          <w:marTop w:val="0"/>
          <w:marBottom w:val="0"/>
          <w:divBdr>
            <w:top w:val="none" w:sz="0" w:space="0" w:color="auto"/>
            <w:left w:val="none" w:sz="0" w:space="0" w:color="auto"/>
            <w:bottom w:val="none" w:sz="0" w:space="0" w:color="auto"/>
            <w:right w:val="none" w:sz="0" w:space="0" w:color="auto"/>
          </w:divBdr>
        </w:div>
        <w:div w:id="1860700877">
          <w:marLeft w:val="0"/>
          <w:marRight w:val="0"/>
          <w:marTop w:val="0"/>
          <w:marBottom w:val="0"/>
          <w:divBdr>
            <w:top w:val="none" w:sz="0" w:space="0" w:color="auto"/>
            <w:left w:val="none" w:sz="0" w:space="0" w:color="auto"/>
            <w:bottom w:val="none" w:sz="0" w:space="0" w:color="auto"/>
            <w:right w:val="none" w:sz="0" w:space="0" w:color="auto"/>
          </w:divBdr>
        </w:div>
        <w:div w:id="1423840498">
          <w:marLeft w:val="0"/>
          <w:marRight w:val="0"/>
          <w:marTop w:val="0"/>
          <w:marBottom w:val="0"/>
          <w:divBdr>
            <w:top w:val="none" w:sz="0" w:space="0" w:color="auto"/>
            <w:left w:val="none" w:sz="0" w:space="0" w:color="auto"/>
            <w:bottom w:val="none" w:sz="0" w:space="0" w:color="auto"/>
            <w:right w:val="none" w:sz="0" w:space="0" w:color="auto"/>
          </w:divBdr>
        </w:div>
        <w:div w:id="83456337">
          <w:marLeft w:val="0"/>
          <w:marRight w:val="0"/>
          <w:marTop w:val="0"/>
          <w:marBottom w:val="0"/>
          <w:divBdr>
            <w:top w:val="none" w:sz="0" w:space="0" w:color="auto"/>
            <w:left w:val="none" w:sz="0" w:space="0" w:color="auto"/>
            <w:bottom w:val="none" w:sz="0" w:space="0" w:color="auto"/>
            <w:right w:val="none" w:sz="0" w:space="0" w:color="auto"/>
          </w:divBdr>
        </w:div>
        <w:div w:id="1429501545">
          <w:marLeft w:val="0"/>
          <w:marRight w:val="0"/>
          <w:marTop w:val="0"/>
          <w:marBottom w:val="0"/>
          <w:divBdr>
            <w:top w:val="none" w:sz="0" w:space="0" w:color="auto"/>
            <w:left w:val="none" w:sz="0" w:space="0" w:color="auto"/>
            <w:bottom w:val="none" w:sz="0" w:space="0" w:color="auto"/>
            <w:right w:val="none" w:sz="0" w:space="0" w:color="auto"/>
          </w:divBdr>
        </w:div>
        <w:div w:id="1374504614">
          <w:marLeft w:val="0"/>
          <w:marRight w:val="0"/>
          <w:marTop w:val="0"/>
          <w:marBottom w:val="0"/>
          <w:divBdr>
            <w:top w:val="none" w:sz="0" w:space="0" w:color="auto"/>
            <w:left w:val="none" w:sz="0" w:space="0" w:color="auto"/>
            <w:bottom w:val="none" w:sz="0" w:space="0" w:color="auto"/>
            <w:right w:val="none" w:sz="0" w:space="0" w:color="auto"/>
          </w:divBdr>
        </w:div>
        <w:div w:id="2031951414">
          <w:marLeft w:val="0"/>
          <w:marRight w:val="0"/>
          <w:marTop w:val="0"/>
          <w:marBottom w:val="0"/>
          <w:divBdr>
            <w:top w:val="none" w:sz="0" w:space="0" w:color="auto"/>
            <w:left w:val="none" w:sz="0" w:space="0" w:color="auto"/>
            <w:bottom w:val="none" w:sz="0" w:space="0" w:color="auto"/>
            <w:right w:val="none" w:sz="0" w:space="0" w:color="auto"/>
          </w:divBdr>
        </w:div>
        <w:div w:id="516890152">
          <w:marLeft w:val="0"/>
          <w:marRight w:val="0"/>
          <w:marTop w:val="0"/>
          <w:marBottom w:val="0"/>
          <w:divBdr>
            <w:top w:val="none" w:sz="0" w:space="0" w:color="auto"/>
            <w:left w:val="none" w:sz="0" w:space="0" w:color="auto"/>
            <w:bottom w:val="none" w:sz="0" w:space="0" w:color="auto"/>
            <w:right w:val="none" w:sz="0" w:space="0" w:color="auto"/>
          </w:divBdr>
        </w:div>
        <w:div w:id="1833253358">
          <w:marLeft w:val="0"/>
          <w:marRight w:val="0"/>
          <w:marTop w:val="0"/>
          <w:marBottom w:val="0"/>
          <w:divBdr>
            <w:top w:val="none" w:sz="0" w:space="0" w:color="auto"/>
            <w:left w:val="none" w:sz="0" w:space="0" w:color="auto"/>
            <w:bottom w:val="none" w:sz="0" w:space="0" w:color="auto"/>
            <w:right w:val="none" w:sz="0" w:space="0" w:color="auto"/>
          </w:divBdr>
        </w:div>
        <w:div w:id="2037844484">
          <w:marLeft w:val="0"/>
          <w:marRight w:val="0"/>
          <w:marTop w:val="0"/>
          <w:marBottom w:val="0"/>
          <w:divBdr>
            <w:top w:val="none" w:sz="0" w:space="0" w:color="auto"/>
            <w:left w:val="none" w:sz="0" w:space="0" w:color="auto"/>
            <w:bottom w:val="none" w:sz="0" w:space="0" w:color="auto"/>
            <w:right w:val="none" w:sz="0" w:space="0" w:color="auto"/>
          </w:divBdr>
        </w:div>
        <w:div w:id="1468550757">
          <w:marLeft w:val="0"/>
          <w:marRight w:val="0"/>
          <w:marTop w:val="0"/>
          <w:marBottom w:val="0"/>
          <w:divBdr>
            <w:top w:val="none" w:sz="0" w:space="0" w:color="auto"/>
            <w:left w:val="none" w:sz="0" w:space="0" w:color="auto"/>
            <w:bottom w:val="none" w:sz="0" w:space="0" w:color="auto"/>
            <w:right w:val="none" w:sz="0" w:space="0" w:color="auto"/>
          </w:divBdr>
        </w:div>
        <w:div w:id="462770396">
          <w:marLeft w:val="0"/>
          <w:marRight w:val="0"/>
          <w:marTop w:val="0"/>
          <w:marBottom w:val="0"/>
          <w:divBdr>
            <w:top w:val="none" w:sz="0" w:space="0" w:color="auto"/>
            <w:left w:val="none" w:sz="0" w:space="0" w:color="auto"/>
            <w:bottom w:val="none" w:sz="0" w:space="0" w:color="auto"/>
            <w:right w:val="none" w:sz="0" w:space="0" w:color="auto"/>
          </w:divBdr>
        </w:div>
        <w:div w:id="876233568">
          <w:marLeft w:val="0"/>
          <w:marRight w:val="0"/>
          <w:marTop w:val="0"/>
          <w:marBottom w:val="0"/>
          <w:divBdr>
            <w:top w:val="none" w:sz="0" w:space="0" w:color="auto"/>
            <w:left w:val="none" w:sz="0" w:space="0" w:color="auto"/>
            <w:bottom w:val="none" w:sz="0" w:space="0" w:color="auto"/>
            <w:right w:val="none" w:sz="0" w:space="0" w:color="auto"/>
          </w:divBdr>
        </w:div>
        <w:div w:id="1762797649">
          <w:marLeft w:val="0"/>
          <w:marRight w:val="0"/>
          <w:marTop w:val="0"/>
          <w:marBottom w:val="0"/>
          <w:divBdr>
            <w:top w:val="none" w:sz="0" w:space="0" w:color="auto"/>
            <w:left w:val="none" w:sz="0" w:space="0" w:color="auto"/>
            <w:bottom w:val="none" w:sz="0" w:space="0" w:color="auto"/>
            <w:right w:val="none" w:sz="0" w:space="0" w:color="auto"/>
          </w:divBdr>
        </w:div>
        <w:div w:id="852767146">
          <w:marLeft w:val="0"/>
          <w:marRight w:val="0"/>
          <w:marTop w:val="0"/>
          <w:marBottom w:val="0"/>
          <w:divBdr>
            <w:top w:val="none" w:sz="0" w:space="0" w:color="auto"/>
            <w:left w:val="none" w:sz="0" w:space="0" w:color="auto"/>
            <w:bottom w:val="none" w:sz="0" w:space="0" w:color="auto"/>
            <w:right w:val="none" w:sz="0" w:space="0" w:color="auto"/>
          </w:divBdr>
        </w:div>
        <w:div w:id="1375621939">
          <w:marLeft w:val="0"/>
          <w:marRight w:val="0"/>
          <w:marTop w:val="0"/>
          <w:marBottom w:val="0"/>
          <w:divBdr>
            <w:top w:val="none" w:sz="0" w:space="0" w:color="auto"/>
            <w:left w:val="none" w:sz="0" w:space="0" w:color="auto"/>
            <w:bottom w:val="none" w:sz="0" w:space="0" w:color="auto"/>
            <w:right w:val="none" w:sz="0" w:space="0" w:color="auto"/>
          </w:divBdr>
        </w:div>
        <w:div w:id="1894076150">
          <w:marLeft w:val="0"/>
          <w:marRight w:val="0"/>
          <w:marTop w:val="0"/>
          <w:marBottom w:val="0"/>
          <w:divBdr>
            <w:top w:val="none" w:sz="0" w:space="0" w:color="auto"/>
            <w:left w:val="none" w:sz="0" w:space="0" w:color="auto"/>
            <w:bottom w:val="none" w:sz="0" w:space="0" w:color="auto"/>
            <w:right w:val="none" w:sz="0" w:space="0" w:color="auto"/>
          </w:divBdr>
        </w:div>
        <w:div w:id="1622765903">
          <w:marLeft w:val="0"/>
          <w:marRight w:val="0"/>
          <w:marTop w:val="0"/>
          <w:marBottom w:val="0"/>
          <w:divBdr>
            <w:top w:val="none" w:sz="0" w:space="0" w:color="auto"/>
            <w:left w:val="none" w:sz="0" w:space="0" w:color="auto"/>
            <w:bottom w:val="none" w:sz="0" w:space="0" w:color="auto"/>
            <w:right w:val="none" w:sz="0" w:space="0" w:color="auto"/>
          </w:divBdr>
        </w:div>
        <w:div w:id="527304585">
          <w:marLeft w:val="0"/>
          <w:marRight w:val="0"/>
          <w:marTop w:val="0"/>
          <w:marBottom w:val="0"/>
          <w:divBdr>
            <w:top w:val="none" w:sz="0" w:space="0" w:color="auto"/>
            <w:left w:val="none" w:sz="0" w:space="0" w:color="auto"/>
            <w:bottom w:val="none" w:sz="0" w:space="0" w:color="auto"/>
            <w:right w:val="none" w:sz="0" w:space="0" w:color="auto"/>
          </w:divBdr>
        </w:div>
        <w:div w:id="535893992">
          <w:marLeft w:val="0"/>
          <w:marRight w:val="0"/>
          <w:marTop w:val="0"/>
          <w:marBottom w:val="0"/>
          <w:divBdr>
            <w:top w:val="none" w:sz="0" w:space="0" w:color="auto"/>
            <w:left w:val="none" w:sz="0" w:space="0" w:color="auto"/>
            <w:bottom w:val="none" w:sz="0" w:space="0" w:color="auto"/>
            <w:right w:val="none" w:sz="0" w:space="0" w:color="auto"/>
          </w:divBdr>
        </w:div>
        <w:div w:id="770006184">
          <w:marLeft w:val="0"/>
          <w:marRight w:val="0"/>
          <w:marTop w:val="0"/>
          <w:marBottom w:val="0"/>
          <w:divBdr>
            <w:top w:val="none" w:sz="0" w:space="0" w:color="auto"/>
            <w:left w:val="none" w:sz="0" w:space="0" w:color="auto"/>
            <w:bottom w:val="none" w:sz="0" w:space="0" w:color="auto"/>
            <w:right w:val="none" w:sz="0" w:space="0" w:color="auto"/>
          </w:divBdr>
        </w:div>
        <w:div w:id="715129894">
          <w:marLeft w:val="0"/>
          <w:marRight w:val="0"/>
          <w:marTop w:val="0"/>
          <w:marBottom w:val="0"/>
          <w:divBdr>
            <w:top w:val="none" w:sz="0" w:space="0" w:color="auto"/>
            <w:left w:val="none" w:sz="0" w:space="0" w:color="auto"/>
            <w:bottom w:val="none" w:sz="0" w:space="0" w:color="auto"/>
            <w:right w:val="none" w:sz="0" w:space="0" w:color="auto"/>
          </w:divBdr>
        </w:div>
        <w:div w:id="830170845">
          <w:marLeft w:val="0"/>
          <w:marRight w:val="0"/>
          <w:marTop w:val="0"/>
          <w:marBottom w:val="0"/>
          <w:divBdr>
            <w:top w:val="none" w:sz="0" w:space="0" w:color="auto"/>
            <w:left w:val="none" w:sz="0" w:space="0" w:color="auto"/>
            <w:bottom w:val="none" w:sz="0" w:space="0" w:color="auto"/>
            <w:right w:val="none" w:sz="0" w:space="0" w:color="auto"/>
          </w:divBdr>
        </w:div>
        <w:div w:id="1537696544">
          <w:marLeft w:val="0"/>
          <w:marRight w:val="0"/>
          <w:marTop w:val="0"/>
          <w:marBottom w:val="0"/>
          <w:divBdr>
            <w:top w:val="none" w:sz="0" w:space="0" w:color="auto"/>
            <w:left w:val="none" w:sz="0" w:space="0" w:color="auto"/>
            <w:bottom w:val="none" w:sz="0" w:space="0" w:color="auto"/>
            <w:right w:val="none" w:sz="0" w:space="0" w:color="auto"/>
          </w:divBdr>
        </w:div>
        <w:div w:id="1776444407">
          <w:marLeft w:val="0"/>
          <w:marRight w:val="0"/>
          <w:marTop w:val="0"/>
          <w:marBottom w:val="0"/>
          <w:divBdr>
            <w:top w:val="none" w:sz="0" w:space="0" w:color="auto"/>
            <w:left w:val="none" w:sz="0" w:space="0" w:color="auto"/>
            <w:bottom w:val="none" w:sz="0" w:space="0" w:color="auto"/>
            <w:right w:val="none" w:sz="0" w:space="0" w:color="auto"/>
          </w:divBdr>
        </w:div>
        <w:div w:id="598101798">
          <w:marLeft w:val="0"/>
          <w:marRight w:val="0"/>
          <w:marTop w:val="0"/>
          <w:marBottom w:val="0"/>
          <w:divBdr>
            <w:top w:val="none" w:sz="0" w:space="0" w:color="auto"/>
            <w:left w:val="none" w:sz="0" w:space="0" w:color="auto"/>
            <w:bottom w:val="none" w:sz="0" w:space="0" w:color="auto"/>
            <w:right w:val="none" w:sz="0" w:space="0" w:color="auto"/>
          </w:divBdr>
        </w:div>
        <w:div w:id="260770963">
          <w:marLeft w:val="0"/>
          <w:marRight w:val="0"/>
          <w:marTop w:val="0"/>
          <w:marBottom w:val="0"/>
          <w:divBdr>
            <w:top w:val="none" w:sz="0" w:space="0" w:color="auto"/>
            <w:left w:val="none" w:sz="0" w:space="0" w:color="auto"/>
            <w:bottom w:val="none" w:sz="0" w:space="0" w:color="auto"/>
            <w:right w:val="none" w:sz="0" w:space="0" w:color="auto"/>
          </w:divBdr>
        </w:div>
        <w:div w:id="1638756845">
          <w:marLeft w:val="0"/>
          <w:marRight w:val="0"/>
          <w:marTop w:val="0"/>
          <w:marBottom w:val="0"/>
          <w:divBdr>
            <w:top w:val="none" w:sz="0" w:space="0" w:color="auto"/>
            <w:left w:val="none" w:sz="0" w:space="0" w:color="auto"/>
            <w:bottom w:val="none" w:sz="0" w:space="0" w:color="auto"/>
            <w:right w:val="none" w:sz="0" w:space="0" w:color="auto"/>
          </w:divBdr>
        </w:div>
        <w:div w:id="1300191283">
          <w:marLeft w:val="0"/>
          <w:marRight w:val="0"/>
          <w:marTop w:val="0"/>
          <w:marBottom w:val="0"/>
          <w:divBdr>
            <w:top w:val="none" w:sz="0" w:space="0" w:color="auto"/>
            <w:left w:val="none" w:sz="0" w:space="0" w:color="auto"/>
            <w:bottom w:val="none" w:sz="0" w:space="0" w:color="auto"/>
            <w:right w:val="none" w:sz="0" w:space="0" w:color="auto"/>
          </w:divBdr>
        </w:div>
        <w:div w:id="749933994">
          <w:marLeft w:val="0"/>
          <w:marRight w:val="0"/>
          <w:marTop w:val="0"/>
          <w:marBottom w:val="0"/>
          <w:divBdr>
            <w:top w:val="none" w:sz="0" w:space="0" w:color="auto"/>
            <w:left w:val="none" w:sz="0" w:space="0" w:color="auto"/>
            <w:bottom w:val="none" w:sz="0" w:space="0" w:color="auto"/>
            <w:right w:val="none" w:sz="0" w:space="0" w:color="auto"/>
          </w:divBdr>
        </w:div>
        <w:div w:id="692846899">
          <w:marLeft w:val="0"/>
          <w:marRight w:val="0"/>
          <w:marTop w:val="0"/>
          <w:marBottom w:val="0"/>
          <w:divBdr>
            <w:top w:val="none" w:sz="0" w:space="0" w:color="auto"/>
            <w:left w:val="none" w:sz="0" w:space="0" w:color="auto"/>
            <w:bottom w:val="none" w:sz="0" w:space="0" w:color="auto"/>
            <w:right w:val="none" w:sz="0" w:space="0" w:color="auto"/>
          </w:divBdr>
        </w:div>
        <w:div w:id="171799273">
          <w:marLeft w:val="0"/>
          <w:marRight w:val="0"/>
          <w:marTop w:val="0"/>
          <w:marBottom w:val="0"/>
          <w:divBdr>
            <w:top w:val="none" w:sz="0" w:space="0" w:color="auto"/>
            <w:left w:val="none" w:sz="0" w:space="0" w:color="auto"/>
            <w:bottom w:val="none" w:sz="0" w:space="0" w:color="auto"/>
            <w:right w:val="none" w:sz="0" w:space="0" w:color="auto"/>
          </w:divBdr>
        </w:div>
        <w:div w:id="1867206501">
          <w:marLeft w:val="0"/>
          <w:marRight w:val="0"/>
          <w:marTop w:val="0"/>
          <w:marBottom w:val="0"/>
          <w:divBdr>
            <w:top w:val="none" w:sz="0" w:space="0" w:color="auto"/>
            <w:left w:val="none" w:sz="0" w:space="0" w:color="auto"/>
            <w:bottom w:val="none" w:sz="0" w:space="0" w:color="auto"/>
            <w:right w:val="none" w:sz="0" w:space="0" w:color="auto"/>
          </w:divBdr>
        </w:div>
        <w:div w:id="36130820">
          <w:marLeft w:val="0"/>
          <w:marRight w:val="0"/>
          <w:marTop w:val="0"/>
          <w:marBottom w:val="0"/>
          <w:divBdr>
            <w:top w:val="none" w:sz="0" w:space="0" w:color="auto"/>
            <w:left w:val="none" w:sz="0" w:space="0" w:color="auto"/>
            <w:bottom w:val="none" w:sz="0" w:space="0" w:color="auto"/>
            <w:right w:val="none" w:sz="0" w:space="0" w:color="auto"/>
          </w:divBdr>
        </w:div>
        <w:div w:id="1011684635">
          <w:marLeft w:val="0"/>
          <w:marRight w:val="0"/>
          <w:marTop w:val="0"/>
          <w:marBottom w:val="0"/>
          <w:divBdr>
            <w:top w:val="none" w:sz="0" w:space="0" w:color="auto"/>
            <w:left w:val="none" w:sz="0" w:space="0" w:color="auto"/>
            <w:bottom w:val="none" w:sz="0" w:space="0" w:color="auto"/>
            <w:right w:val="none" w:sz="0" w:space="0" w:color="auto"/>
          </w:divBdr>
        </w:div>
        <w:div w:id="1153762283">
          <w:marLeft w:val="0"/>
          <w:marRight w:val="0"/>
          <w:marTop w:val="0"/>
          <w:marBottom w:val="0"/>
          <w:divBdr>
            <w:top w:val="none" w:sz="0" w:space="0" w:color="auto"/>
            <w:left w:val="none" w:sz="0" w:space="0" w:color="auto"/>
            <w:bottom w:val="none" w:sz="0" w:space="0" w:color="auto"/>
            <w:right w:val="none" w:sz="0" w:space="0" w:color="auto"/>
          </w:divBdr>
        </w:div>
        <w:div w:id="1686320959">
          <w:marLeft w:val="0"/>
          <w:marRight w:val="0"/>
          <w:marTop w:val="0"/>
          <w:marBottom w:val="0"/>
          <w:divBdr>
            <w:top w:val="none" w:sz="0" w:space="0" w:color="auto"/>
            <w:left w:val="none" w:sz="0" w:space="0" w:color="auto"/>
            <w:bottom w:val="none" w:sz="0" w:space="0" w:color="auto"/>
            <w:right w:val="none" w:sz="0" w:space="0" w:color="auto"/>
          </w:divBdr>
        </w:div>
        <w:div w:id="326834306">
          <w:marLeft w:val="0"/>
          <w:marRight w:val="0"/>
          <w:marTop w:val="0"/>
          <w:marBottom w:val="0"/>
          <w:divBdr>
            <w:top w:val="none" w:sz="0" w:space="0" w:color="auto"/>
            <w:left w:val="none" w:sz="0" w:space="0" w:color="auto"/>
            <w:bottom w:val="none" w:sz="0" w:space="0" w:color="auto"/>
            <w:right w:val="none" w:sz="0" w:space="0" w:color="auto"/>
          </w:divBdr>
        </w:div>
        <w:div w:id="848326021">
          <w:marLeft w:val="0"/>
          <w:marRight w:val="0"/>
          <w:marTop w:val="0"/>
          <w:marBottom w:val="0"/>
          <w:divBdr>
            <w:top w:val="none" w:sz="0" w:space="0" w:color="auto"/>
            <w:left w:val="none" w:sz="0" w:space="0" w:color="auto"/>
            <w:bottom w:val="none" w:sz="0" w:space="0" w:color="auto"/>
            <w:right w:val="none" w:sz="0" w:space="0" w:color="auto"/>
          </w:divBdr>
        </w:div>
        <w:div w:id="588006071">
          <w:marLeft w:val="0"/>
          <w:marRight w:val="0"/>
          <w:marTop w:val="0"/>
          <w:marBottom w:val="0"/>
          <w:divBdr>
            <w:top w:val="none" w:sz="0" w:space="0" w:color="auto"/>
            <w:left w:val="none" w:sz="0" w:space="0" w:color="auto"/>
            <w:bottom w:val="none" w:sz="0" w:space="0" w:color="auto"/>
            <w:right w:val="none" w:sz="0" w:space="0" w:color="auto"/>
          </w:divBdr>
        </w:div>
        <w:div w:id="2032759269">
          <w:marLeft w:val="0"/>
          <w:marRight w:val="0"/>
          <w:marTop w:val="0"/>
          <w:marBottom w:val="0"/>
          <w:divBdr>
            <w:top w:val="none" w:sz="0" w:space="0" w:color="auto"/>
            <w:left w:val="none" w:sz="0" w:space="0" w:color="auto"/>
            <w:bottom w:val="none" w:sz="0" w:space="0" w:color="auto"/>
            <w:right w:val="none" w:sz="0" w:space="0" w:color="auto"/>
          </w:divBdr>
        </w:div>
        <w:div w:id="82067207">
          <w:marLeft w:val="0"/>
          <w:marRight w:val="0"/>
          <w:marTop w:val="0"/>
          <w:marBottom w:val="0"/>
          <w:divBdr>
            <w:top w:val="none" w:sz="0" w:space="0" w:color="auto"/>
            <w:left w:val="none" w:sz="0" w:space="0" w:color="auto"/>
            <w:bottom w:val="none" w:sz="0" w:space="0" w:color="auto"/>
            <w:right w:val="none" w:sz="0" w:space="0" w:color="auto"/>
          </w:divBdr>
        </w:div>
        <w:div w:id="2140764207">
          <w:marLeft w:val="0"/>
          <w:marRight w:val="0"/>
          <w:marTop w:val="0"/>
          <w:marBottom w:val="0"/>
          <w:divBdr>
            <w:top w:val="none" w:sz="0" w:space="0" w:color="auto"/>
            <w:left w:val="none" w:sz="0" w:space="0" w:color="auto"/>
            <w:bottom w:val="none" w:sz="0" w:space="0" w:color="auto"/>
            <w:right w:val="none" w:sz="0" w:space="0" w:color="auto"/>
          </w:divBdr>
        </w:div>
        <w:div w:id="1184174842">
          <w:marLeft w:val="0"/>
          <w:marRight w:val="0"/>
          <w:marTop w:val="0"/>
          <w:marBottom w:val="0"/>
          <w:divBdr>
            <w:top w:val="none" w:sz="0" w:space="0" w:color="auto"/>
            <w:left w:val="none" w:sz="0" w:space="0" w:color="auto"/>
            <w:bottom w:val="none" w:sz="0" w:space="0" w:color="auto"/>
            <w:right w:val="none" w:sz="0" w:space="0" w:color="auto"/>
          </w:divBdr>
        </w:div>
        <w:div w:id="89785423">
          <w:marLeft w:val="0"/>
          <w:marRight w:val="0"/>
          <w:marTop w:val="0"/>
          <w:marBottom w:val="0"/>
          <w:divBdr>
            <w:top w:val="none" w:sz="0" w:space="0" w:color="auto"/>
            <w:left w:val="none" w:sz="0" w:space="0" w:color="auto"/>
            <w:bottom w:val="none" w:sz="0" w:space="0" w:color="auto"/>
            <w:right w:val="none" w:sz="0" w:space="0" w:color="auto"/>
          </w:divBdr>
        </w:div>
        <w:div w:id="1617447325">
          <w:marLeft w:val="0"/>
          <w:marRight w:val="0"/>
          <w:marTop w:val="0"/>
          <w:marBottom w:val="0"/>
          <w:divBdr>
            <w:top w:val="none" w:sz="0" w:space="0" w:color="auto"/>
            <w:left w:val="none" w:sz="0" w:space="0" w:color="auto"/>
            <w:bottom w:val="none" w:sz="0" w:space="0" w:color="auto"/>
            <w:right w:val="none" w:sz="0" w:space="0" w:color="auto"/>
          </w:divBdr>
        </w:div>
        <w:div w:id="716776675">
          <w:marLeft w:val="0"/>
          <w:marRight w:val="0"/>
          <w:marTop w:val="0"/>
          <w:marBottom w:val="0"/>
          <w:divBdr>
            <w:top w:val="none" w:sz="0" w:space="0" w:color="auto"/>
            <w:left w:val="none" w:sz="0" w:space="0" w:color="auto"/>
            <w:bottom w:val="none" w:sz="0" w:space="0" w:color="auto"/>
            <w:right w:val="none" w:sz="0" w:space="0" w:color="auto"/>
          </w:divBdr>
        </w:div>
        <w:div w:id="657078836">
          <w:marLeft w:val="0"/>
          <w:marRight w:val="0"/>
          <w:marTop w:val="0"/>
          <w:marBottom w:val="0"/>
          <w:divBdr>
            <w:top w:val="none" w:sz="0" w:space="0" w:color="auto"/>
            <w:left w:val="none" w:sz="0" w:space="0" w:color="auto"/>
            <w:bottom w:val="none" w:sz="0" w:space="0" w:color="auto"/>
            <w:right w:val="none" w:sz="0" w:space="0" w:color="auto"/>
          </w:divBdr>
        </w:div>
        <w:div w:id="1848248013">
          <w:marLeft w:val="0"/>
          <w:marRight w:val="0"/>
          <w:marTop w:val="0"/>
          <w:marBottom w:val="0"/>
          <w:divBdr>
            <w:top w:val="none" w:sz="0" w:space="0" w:color="auto"/>
            <w:left w:val="none" w:sz="0" w:space="0" w:color="auto"/>
            <w:bottom w:val="none" w:sz="0" w:space="0" w:color="auto"/>
            <w:right w:val="none" w:sz="0" w:space="0" w:color="auto"/>
          </w:divBdr>
        </w:div>
        <w:div w:id="20669091">
          <w:marLeft w:val="0"/>
          <w:marRight w:val="0"/>
          <w:marTop w:val="0"/>
          <w:marBottom w:val="0"/>
          <w:divBdr>
            <w:top w:val="none" w:sz="0" w:space="0" w:color="auto"/>
            <w:left w:val="none" w:sz="0" w:space="0" w:color="auto"/>
            <w:bottom w:val="none" w:sz="0" w:space="0" w:color="auto"/>
            <w:right w:val="none" w:sz="0" w:space="0" w:color="auto"/>
          </w:divBdr>
        </w:div>
        <w:div w:id="543250470">
          <w:marLeft w:val="0"/>
          <w:marRight w:val="0"/>
          <w:marTop w:val="0"/>
          <w:marBottom w:val="0"/>
          <w:divBdr>
            <w:top w:val="none" w:sz="0" w:space="0" w:color="auto"/>
            <w:left w:val="none" w:sz="0" w:space="0" w:color="auto"/>
            <w:bottom w:val="none" w:sz="0" w:space="0" w:color="auto"/>
            <w:right w:val="none" w:sz="0" w:space="0" w:color="auto"/>
          </w:divBdr>
        </w:div>
        <w:div w:id="1103646476">
          <w:marLeft w:val="0"/>
          <w:marRight w:val="0"/>
          <w:marTop w:val="0"/>
          <w:marBottom w:val="0"/>
          <w:divBdr>
            <w:top w:val="none" w:sz="0" w:space="0" w:color="auto"/>
            <w:left w:val="none" w:sz="0" w:space="0" w:color="auto"/>
            <w:bottom w:val="none" w:sz="0" w:space="0" w:color="auto"/>
            <w:right w:val="none" w:sz="0" w:space="0" w:color="auto"/>
          </w:divBdr>
        </w:div>
        <w:div w:id="591821802">
          <w:marLeft w:val="0"/>
          <w:marRight w:val="0"/>
          <w:marTop w:val="0"/>
          <w:marBottom w:val="0"/>
          <w:divBdr>
            <w:top w:val="none" w:sz="0" w:space="0" w:color="auto"/>
            <w:left w:val="none" w:sz="0" w:space="0" w:color="auto"/>
            <w:bottom w:val="none" w:sz="0" w:space="0" w:color="auto"/>
            <w:right w:val="none" w:sz="0" w:space="0" w:color="auto"/>
          </w:divBdr>
        </w:div>
        <w:div w:id="1981574245">
          <w:marLeft w:val="0"/>
          <w:marRight w:val="0"/>
          <w:marTop w:val="0"/>
          <w:marBottom w:val="0"/>
          <w:divBdr>
            <w:top w:val="none" w:sz="0" w:space="0" w:color="auto"/>
            <w:left w:val="none" w:sz="0" w:space="0" w:color="auto"/>
            <w:bottom w:val="none" w:sz="0" w:space="0" w:color="auto"/>
            <w:right w:val="none" w:sz="0" w:space="0" w:color="auto"/>
          </w:divBdr>
        </w:div>
        <w:div w:id="80836694">
          <w:marLeft w:val="0"/>
          <w:marRight w:val="0"/>
          <w:marTop w:val="0"/>
          <w:marBottom w:val="0"/>
          <w:divBdr>
            <w:top w:val="none" w:sz="0" w:space="0" w:color="auto"/>
            <w:left w:val="none" w:sz="0" w:space="0" w:color="auto"/>
            <w:bottom w:val="none" w:sz="0" w:space="0" w:color="auto"/>
            <w:right w:val="none" w:sz="0" w:space="0" w:color="auto"/>
          </w:divBdr>
        </w:div>
        <w:div w:id="930966287">
          <w:marLeft w:val="0"/>
          <w:marRight w:val="0"/>
          <w:marTop w:val="0"/>
          <w:marBottom w:val="0"/>
          <w:divBdr>
            <w:top w:val="none" w:sz="0" w:space="0" w:color="auto"/>
            <w:left w:val="none" w:sz="0" w:space="0" w:color="auto"/>
            <w:bottom w:val="none" w:sz="0" w:space="0" w:color="auto"/>
            <w:right w:val="none" w:sz="0" w:space="0" w:color="auto"/>
          </w:divBdr>
        </w:div>
        <w:div w:id="1337028081">
          <w:marLeft w:val="0"/>
          <w:marRight w:val="0"/>
          <w:marTop w:val="0"/>
          <w:marBottom w:val="0"/>
          <w:divBdr>
            <w:top w:val="none" w:sz="0" w:space="0" w:color="auto"/>
            <w:left w:val="none" w:sz="0" w:space="0" w:color="auto"/>
            <w:bottom w:val="none" w:sz="0" w:space="0" w:color="auto"/>
            <w:right w:val="none" w:sz="0" w:space="0" w:color="auto"/>
          </w:divBdr>
        </w:div>
        <w:div w:id="1502698247">
          <w:marLeft w:val="0"/>
          <w:marRight w:val="0"/>
          <w:marTop w:val="0"/>
          <w:marBottom w:val="0"/>
          <w:divBdr>
            <w:top w:val="none" w:sz="0" w:space="0" w:color="auto"/>
            <w:left w:val="none" w:sz="0" w:space="0" w:color="auto"/>
            <w:bottom w:val="none" w:sz="0" w:space="0" w:color="auto"/>
            <w:right w:val="none" w:sz="0" w:space="0" w:color="auto"/>
          </w:divBdr>
        </w:div>
        <w:div w:id="762067468">
          <w:marLeft w:val="0"/>
          <w:marRight w:val="0"/>
          <w:marTop w:val="0"/>
          <w:marBottom w:val="0"/>
          <w:divBdr>
            <w:top w:val="none" w:sz="0" w:space="0" w:color="auto"/>
            <w:left w:val="none" w:sz="0" w:space="0" w:color="auto"/>
            <w:bottom w:val="none" w:sz="0" w:space="0" w:color="auto"/>
            <w:right w:val="none" w:sz="0" w:space="0" w:color="auto"/>
          </w:divBdr>
        </w:div>
        <w:div w:id="115149108">
          <w:marLeft w:val="0"/>
          <w:marRight w:val="0"/>
          <w:marTop w:val="0"/>
          <w:marBottom w:val="0"/>
          <w:divBdr>
            <w:top w:val="none" w:sz="0" w:space="0" w:color="auto"/>
            <w:left w:val="none" w:sz="0" w:space="0" w:color="auto"/>
            <w:bottom w:val="none" w:sz="0" w:space="0" w:color="auto"/>
            <w:right w:val="none" w:sz="0" w:space="0" w:color="auto"/>
          </w:divBdr>
        </w:div>
        <w:div w:id="486363647">
          <w:marLeft w:val="0"/>
          <w:marRight w:val="0"/>
          <w:marTop w:val="0"/>
          <w:marBottom w:val="0"/>
          <w:divBdr>
            <w:top w:val="none" w:sz="0" w:space="0" w:color="auto"/>
            <w:left w:val="none" w:sz="0" w:space="0" w:color="auto"/>
            <w:bottom w:val="none" w:sz="0" w:space="0" w:color="auto"/>
            <w:right w:val="none" w:sz="0" w:space="0" w:color="auto"/>
          </w:divBdr>
        </w:div>
        <w:div w:id="1056121518">
          <w:marLeft w:val="0"/>
          <w:marRight w:val="0"/>
          <w:marTop w:val="0"/>
          <w:marBottom w:val="0"/>
          <w:divBdr>
            <w:top w:val="none" w:sz="0" w:space="0" w:color="auto"/>
            <w:left w:val="none" w:sz="0" w:space="0" w:color="auto"/>
            <w:bottom w:val="none" w:sz="0" w:space="0" w:color="auto"/>
            <w:right w:val="none" w:sz="0" w:space="0" w:color="auto"/>
          </w:divBdr>
        </w:div>
        <w:div w:id="1832717101">
          <w:marLeft w:val="0"/>
          <w:marRight w:val="0"/>
          <w:marTop w:val="0"/>
          <w:marBottom w:val="0"/>
          <w:divBdr>
            <w:top w:val="none" w:sz="0" w:space="0" w:color="auto"/>
            <w:left w:val="none" w:sz="0" w:space="0" w:color="auto"/>
            <w:bottom w:val="none" w:sz="0" w:space="0" w:color="auto"/>
            <w:right w:val="none" w:sz="0" w:space="0" w:color="auto"/>
          </w:divBdr>
        </w:div>
        <w:div w:id="1406145613">
          <w:marLeft w:val="0"/>
          <w:marRight w:val="0"/>
          <w:marTop w:val="0"/>
          <w:marBottom w:val="0"/>
          <w:divBdr>
            <w:top w:val="none" w:sz="0" w:space="0" w:color="auto"/>
            <w:left w:val="none" w:sz="0" w:space="0" w:color="auto"/>
            <w:bottom w:val="none" w:sz="0" w:space="0" w:color="auto"/>
            <w:right w:val="none" w:sz="0" w:space="0" w:color="auto"/>
          </w:divBdr>
        </w:div>
        <w:div w:id="1723862717">
          <w:marLeft w:val="0"/>
          <w:marRight w:val="0"/>
          <w:marTop w:val="0"/>
          <w:marBottom w:val="0"/>
          <w:divBdr>
            <w:top w:val="none" w:sz="0" w:space="0" w:color="auto"/>
            <w:left w:val="none" w:sz="0" w:space="0" w:color="auto"/>
            <w:bottom w:val="none" w:sz="0" w:space="0" w:color="auto"/>
            <w:right w:val="none" w:sz="0" w:space="0" w:color="auto"/>
          </w:divBdr>
        </w:div>
        <w:div w:id="1698237281">
          <w:marLeft w:val="0"/>
          <w:marRight w:val="0"/>
          <w:marTop w:val="0"/>
          <w:marBottom w:val="0"/>
          <w:divBdr>
            <w:top w:val="none" w:sz="0" w:space="0" w:color="auto"/>
            <w:left w:val="none" w:sz="0" w:space="0" w:color="auto"/>
            <w:bottom w:val="none" w:sz="0" w:space="0" w:color="auto"/>
            <w:right w:val="none" w:sz="0" w:space="0" w:color="auto"/>
          </w:divBdr>
        </w:div>
        <w:div w:id="520512204">
          <w:marLeft w:val="0"/>
          <w:marRight w:val="0"/>
          <w:marTop w:val="0"/>
          <w:marBottom w:val="0"/>
          <w:divBdr>
            <w:top w:val="none" w:sz="0" w:space="0" w:color="auto"/>
            <w:left w:val="none" w:sz="0" w:space="0" w:color="auto"/>
            <w:bottom w:val="none" w:sz="0" w:space="0" w:color="auto"/>
            <w:right w:val="none" w:sz="0" w:space="0" w:color="auto"/>
          </w:divBdr>
        </w:div>
        <w:div w:id="1209611090">
          <w:marLeft w:val="0"/>
          <w:marRight w:val="0"/>
          <w:marTop w:val="0"/>
          <w:marBottom w:val="0"/>
          <w:divBdr>
            <w:top w:val="none" w:sz="0" w:space="0" w:color="auto"/>
            <w:left w:val="none" w:sz="0" w:space="0" w:color="auto"/>
            <w:bottom w:val="none" w:sz="0" w:space="0" w:color="auto"/>
            <w:right w:val="none" w:sz="0" w:space="0" w:color="auto"/>
          </w:divBdr>
        </w:div>
        <w:div w:id="1751926865">
          <w:marLeft w:val="0"/>
          <w:marRight w:val="0"/>
          <w:marTop w:val="0"/>
          <w:marBottom w:val="0"/>
          <w:divBdr>
            <w:top w:val="none" w:sz="0" w:space="0" w:color="auto"/>
            <w:left w:val="none" w:sz="0" w:space="0" w:color="auto"/>
            <w:bottom w:val="none" w:sz="0" w:space="0" w:color="auto"/>
            <w:right w:val="none" w:sz="0" w:space="0" w:color="auto"/>
          </w:divBdr>
        </w:div>
        <w:div w:id="1672827941">
          <w:marLeft w:val="0"/>
          <w:marRight w:val="0"/>
          <w:marTop w:val="0"/>
          <w:marBottom w:val="0"/>
          <w:divBdr>
            <w:top w:val="none" w:sz="0" w:space="0" w:color="auto"/>
            <w:left w:val="none" w:sz="0" w:space="0" w:color="auto"/>
            <w:bottom w:val="none" w:sz="0" w:space="0" w:color="auto"/>
            <w:right w:val="none" w:sz="0" w:space="0" w:color="auto"/>
          </w:divBdr>
        </w:div>
        <w:div w:id="744112380">
          <w:marLeft w:val="0"/>
          <w:marRight w:val="0"/>
          <w:marTop w:val="0"/>
          <w:marBottom w:val="0"/>
          <w:divBdr>
            <w:top w:val="none" w:sz="0" w:space="0" w:color="auto"/>
            <w:left w:val="none" w:sz="0" w:space="0" w:color="auto"/>
            <w:bottom w:val="none" w:sz="0" w:space="0" w:color="auto"/>
            <w:right w:val="none" w:sz="0" w:space="0" w:color="auto"/>
          </w:divBdr>
        </w:div>
        <w:div w:id="515771513">
          <w:marLeft w:val="0"/>
          <w:marRight w:val="0"/>
          <w:marTop w:val="0"/>
          <w:marBottom w:val="0"/>
          <w:divBdr>
            <w:top w:val="none" w:sz="0" w:space="0" w:color="auto"/>
            <w:left w:val="none" w:sz="0" w:space="0" w:color="auto"/>
            <w:bottom w:val="none" w:sz="0" w:space="0" w:color="auto"/>
            <w:right w:val="none" w:sz="0" w:space="0" w:color="auto"/>
          </w:divBdr>
        </w:div>
        <w:div w:id="209339324">
          <w:marLeft w:val="0"/>
          <w:marRight w:val="0"/>
          <w:marTop w:val="0"/>
          <w:marBottom w:val="0"/>
          <w:divBdr>
            <w:top w:val="none" w:sz="0" w:space="0" w:color="auto"/>
            <w:left w:val="none" w:sz="0" w:space="0" w:color="auto"/>
            <w:bottom w:val="none" w:sz="0" w:space="0" w:color="auto"/>
            <w:right w:val="none" w:sz="0" w:space="0" w:color="auto"/>
          </w:divBdr>
        </w:div>
        <w:div w:id="450904870">
          <w:marLeft w:val="0"/>
          <w:marRight w:val="0"/>
          <w:marTop w:val="0"/>
          <w:marBottom w:val="0"/>
          <w:divBdr>
            <w:top w:val="none" w:sz="0" w:space="0" w:color="auto"/>
            <w:left w:val="none" w:sz="0" w:space="0" w:color="auto"/>
            <w:bottom w:val="none" w:sz="0" w:space="0" w:color="auto"/>
            <w:right w:val="none" w:sz="0" w:space="0" w:color="auto"/>
          </w:divBdr>
        </w:div>
        <w:div w:id="357320795">
          <w:marLeft w:val="0"/>
          <w:marRight w:val="0"/>
          <w:marTop w:val="0"/>
          <w:marBottom w:val="0"/>
          <w:divBdr>
            <w:top w:val="none" w:sz="0" w:space="0" w:color="auto"/>
            <w:left w:val="none" w:sz="0" w:space="0" w:color="auto"/>
            <w:bottom w:val="none" w:sz="0" w:space="0" w:color="auto"/>
            <w:right w:val="none" w:sz="0" w:space="0" w:color="auto"/>
          </w:divBdr>
        </w:div>
        <w:div w:id="1434058874">
          <w:marLeft w:val="0"/>
          <w:marRight w:val="0"/>
          <w:marTop w:val="0"/>
          <w:marBottom w:val="0"/>
          <w:divBdr>
            <w:top w:val="none" w:sz="0" w:space="0" w:color="auto"/>
            <w:left w:val="none" w:sz="0" w:space="0" w:color="auto"/>
            <w:bottom w:val="none" w:sz="0" w:space="0" w:color="auto"/>
            <w:right w:val="none" w:sz="0" w:space="0" w:color="auto"/>
          </w:divBdr>
        </w:div>
        <w:div w:id="1632859609">
          <w:marLeft w:val="0"/>
          <w:marRight w:val="0"/>
          <w:marTop w:val="0"/>
          <w:marBottom w:val="0"/>
          <w:divBdr>
            <w:top w:val="none" w:sz="0" w:space="0" w:color="auto"/>
            <w:left w:val="none" w:sz="0" w:space="0" w:color="auto"/>
            <w:bottom w:val="none" w:sz="0" w:space="0" w:color="auto"/>
            <w:right w:val="none" w:sz="0" w:space="0" w:color="auto"/>
          </w:divBdr>
        </w:div>
        <w:div w:id="861089015">
          <w:marLeft w:val="0"/>
          <w:marRight w:val="0"/>
          <w:marTop w:val="0"/>
          <w:marBottom w:val="0"/>
          <w:divBdr>
            <w:top w:val="none" w:sz="0" w:space="0" w:color="auto"/>
            <w:left w:val="none" w:sz="0" w:space="0" w:color="auto"/>
            <w:bottom w:val="none" w:sz="0" w:space="0" w:color="auto"/>
            <w:right w:val="none" w:sz="0" w:space="0" w:color="auto"/>
          </w:divBdr>
        </w:div>
        <w:div w:id="520435192">
          <w:marLeft w:val="0"/>
          <w:marRight w:val="0"/>
          <w:marTop w:val="0"/>
          <w:marBottom w:val="0"/>
          <w:divBdr>
            <w:top w:val="none" w:sz="0" w:space="0" w:color="auto"/>
            <w:left w:val="none" w:sz="0" w:space="0" w:color="auto"/>
            <w:bottom w:val="none" w:sz="0" w:space="0" w:color="auto"/>
            <w:right w:val="none" w:sz="0" w:space="0" w:color="auto"/>
          </w:divBdr>
        </w:div>
        <w:div w:id="1895726782">
          <w:marLeft w:val="0"/>
          <w:marRight w:val="0"/>
          <w:marTop w:val="0"/>
          <w:marBottom w:val="0"/>
          <w:divBdr>
            <w:top w:val="none" w:sz="0" w:space="0" w:color="auto"/>
            <w:left w:val="none" w:sz="0" w:space="0" w:color="auto"/>
            <w:bottom w:val="none" w:sz="0" w:space="0" w:color="auto"/>
            <w:right w:val="none" w:sz="0" w:space="0" w:color="auto"/>
          </w:divBdr>
        </w:div>
        <w:div w:id="1935240495">
          <w:marLeft w:val="0"/>
          <w:marRight w:val="0"/>
          <w:marTop w:val="0"/>
          <w:marBottom w:val="0"/>
          <w:divBdr>
            <w:top w:val="none" w:sz="0" w:space="0" w:color="auto"/>
            <w:left w:val="none" w:sz="0" w:space="0" w:color="auto"/>
            <w:bottom w:val="none" w:sz="0" w:space="0" w:color="auto"/>
            <w:right w:val="none" w:sz="0" w:space="0" w:color="auto"/>
          </w:divBdr>
        </w:div>
        <w:div w:id="1089885506">
          <w:marLeft w:val="0"/>
          <w:marRight w:val="0"/>
          <w:marTop w:val="0"/>
          <w:marBottom w:val="0"/>
          <w:divBdr>
            <w:top w:val="none" w:sz="0" w:space="0" w:color="auto"/>
            <w:left w:val="none" w:sz="0" w:space="0" w:color="auto"/>
            <w:bottom w:val="none" w:sz="0" w:space="0" w:color="auto"/>
            <w:right w:val="none" w:sz="0" w:space="0" w:color="auto"/>
          </w:divBdr>
        </w:div>
        <w:div w:id="1673988010">
          <w:marLeft w:val="0"/>
          <w:marRight w:val="0"/>
          <w:marTop w:val="0"/>
          <w:marBottom w:val="0"/>
          <w:divBdr>
            <w:top w:val="none" w:sz="0" w:space="0" w:color="auto"/>
            <w:left w:val="none" w:sz="0" w:space="0" w:color="auto"/>
            <w:bottom w:val="none" w:sz="0" w:space="0" w:color="auto"/>
            <w:right w:val="none" w:sz="0" w:space="0" w:color="auto"/>
          </w:divBdr>
        </w:div>
        <w:div w:id="14506043">
          <w:marLeft w:val="0"/>
          <w:marRight w:val="0"/>
          <w:marTop w:val="0"/>
          <w:marBottom w:val="0"/>
          <w:divBdr>
            <w:top w:val="none" w:sz="0" w:space="0" w:color="auto"/>
            <w:left w:val="none" w:sz="0" w:space="0" w:color="auto"/>
            <w:bottom w:val="none" w:sz="0" w:space="0" w:color="auto"/>
            <w:right w:val="none" w:sz="0" w:space="0" w:color="auto"/>
          </w:divBdr>
        </w:div>
        <w:div w:id="2064979163">
          <w:marLeft w:val="0"/>
          <w:marRight w:val="0"/>
          <w:marTop w:val="0"/>
          <w:marBottom w:val="0"/>
          <w:divBdr>
            <w:top w:val="none" w:sz="0" w:space="0" w:color="auto"/>
            <w:left w:val="none" w:sz="0" w:space="0" w:color="auto"/>
            <w:bottom w:val="none" w:sz="0" w:space="0" w:color="auto"/>
            <w:right w:val="none" w:sz="0" w:space="0" w:color="auto"/>
          </w:divBdr>
        </w:div>
        <w:div w:id="722799953">
          <w:marLeft w:val="0"/>
          <w:marRight w:val="0"/>
          <w:marTop w:val="0"/>
          <w:marBottom w:val="0"/>
          <w:divBdr>
            <w:top w:val="none" w:sz="0" w:space="0" w:color="auto"/>
            <w:left w:val="none" w:sz="0" w:space="0" w:color="auto"/>
            <w:bottom w:val="none" w:sz="0" w:space="0" w:color="auto"/>
            <w:right w:val="none" w:sz="0" w:space="0" w:color="auto"/>
          </w:divBdr>
        </w:div>
        <w:div w:id="1581672311">
          <w:marLeft w:val="0"/>
          <w:marRight w:val="0"/>
          <w:marTop w:val="0"/>
          <w:marBottom w:val="0"/>
          <w:divBdr>
            <w:top w:val="none" w:sz="0" w:space="0" w:color="auto"/>
            <w:left w:val="none" w:sz="0" w:space="0" w:color="auto"/>
            <w:bottom w:val="none" w:sz="0" w:space="0" w:color="auto"/>
            <w:right w:val="none" w:sz="0" w:space="0" w:color="auto"/>
          </w:divBdr>
        </w:div>
        <w:div w:id="1621955118">
          <w:marLeft w:val="0"/>
          <w:marRight w:val="0"/>
          <w:marTop w:val="0"/>
          <w:marBottom w:val="0"/>
          <w:divBdr>
            <w:top w:val="none" w:sz="0" w:space="0" w:color="auto"/>
            <w:left w:val="none" w:sz="0" w:space="0" w:color="auto"/>
            <w:bottom w:val="none" w:sz="0" w:space="0" w:color="auto"/>
            <w:right w:val="none" w:sz="0" w:space="0" w:color="auto"/>
          </w:divBdr>
        </w:div>
        <w:div w:id="235213403">
          <w:marLeft w:val="0"/>
          <w:marRight w:val="0"/>
          <w:marTop w:val="0"/>
          <w:marBottom w:val="0"/>
          <w:divBdr>
            <w:top w:val="none" w:sz="0" w:space="0" w:color="auto"/>
            <w:left w:val="none" w:sz="0" w:space="0" w:color="auto"/>
            <w:bottom w:val="none" w:sz="0" w:space="0" w:color="auto"/>
            <w:right w:val="none" w:sz="0" w:space="0" w:color="auto"/>
          </w:divBdr>
        </w:div>
        <w:div w:id="901717064">
          <w:marLeft w:val="0"/>
          <w:marRight w:val="0"/>
          <w:marTop w:val="0"/>
          <w:marBottom w:val="0"/>
          <w:divBdr>
            <w:top w:val="none" w:sz="0" w:space="0" w:color="auto"/>
            <w:left w:val="none" w:sz="0" w:space="0" w:color="auto"/>
            <w:bottom w:val="none" w:sz="0" w:space="0" w:color="auto"/>
            <w:right w:val="none" w:sz="0" w:space="0" w:color="auto"/>
          </w:divBdr>
        </w:div>
        <w:div w:id="2139565425">
          <w:marLeft w:val="0"/>
          <w:marRight w:val="0"/>
          <w:marTop w:val="0"/>
          <w:marBottom w:val="0"/>
          <w:divBdr>
            <w:top w:val="none" w:sz="0" w:space="0" w:color="auto"/>
            <w:left w:val="none" w:sz="0" w:space="0" w:color="auto"/>
            <w:bottom w:val="none" w:sz="0" w:space="0" w:color="auto"/>
            <w:right w:val="none" w:sz="0" w:space="0" w:color="auto"/>
          </w:divBdr>
        </w:div>
        <w:div w:id="1252356476">
          <w:marLeft w:val="0"/>
          <w:marRight w:val="0"/>
          <w:marTop w:val="0"/>
          <w:marBottom w:val="0"/>
          <w:divBdr>
            <w:top w:val="none" w:sz="0" w:space="0" w:color="auto"/>
            <w:left w:val="none" w:sz="0" w:space="0" w:color="auto"/>
            <w:bottom w:val="none" w:sz="0" w:space="0" w:color="auto"/>
            <w:right w:val="none" w:sz="0" w:space="0" w:color="auto"/>
          </w:divBdr>
        </w:div>
        <w:div w:id="1306817963">
          <w:marLeft w:val="0"/>
          <w:marRight w:val="0"/>
          <w:marTop w:val="0"/>
          <w:marBottom w:val="0"/>
          <w:divBdr>
            <w:top w:val="none" w:sz="0" w:space="0" w:color="auto"/>
            <w:left w:val="none" w:sz="0" w:space="0" w:color="auto"/>
            <w:bottom w:val="none" w:sz="0" w:space="0" w:color="auto"/>
            <w:right w:val="none" w:sz="0" w:space="0" w:color="auto"/>
          </w:divBdr>
        </w:div>
        <w:div w:id="1552770428">
          <w:marLeft w:val="0"/>
          <w:marRight w:val="0"/>
          <w:marTop w:val="0"/>
          <w:marBottom w:val="0"/>
          <w:divBdr>
            <w:top w:val="none" w:sz="0" w:space="0" w:color="auto"/>
            <w:left w:val="none" w:sz="0" w:space="0" w:color="auto"/>
            <w:bottom w:val="none" w:sz="0" w:space="0" w:color="auto"/>
            <w:right w:val="none" w:sz="0" w:space="0" w:color="auto"/>
          </w:divBdr>
        </w:div>
        <w:div w:id="1602450162">
          <w:marLeft w:val="0"/>
          <w:marRight w:val="0"/>
          <w:marTop w:val="0"/>
          <w:marBottom w:val="0"/>
          <w:divBdr>
            <w:top w:val="none" w:sz="0" w:space="0" w:color="auto"/>
            <w:left w:val="none" w:sz="0" w:space="0" w:color="auto"/>
            <w:bottom w:val="none" w:sz="0" w:space="0" w:color="auto"/>
            <w:right w:val="none" w:sz="0" w:space="0" w:color="auto"/>
          </w:divBdr>
        </w:div>
        <w:div w:id="1664116821">
          <w:marLeft w:val="0"/>
          <w:marRight w:val="0"/>
          <w:marTop w:val="0"/>
          <w:marBottom w:val="0"/>
          <w:divBdr>
            <w:top w:val="none" w:sz="0" w:space="0" w:color="auto"/>
            <w:left w:val="none" w:sz="0" w:space="0" w:color="auto"/>
            <w:bottom w:val="none" w:sz="0" w:space="0" w:color="auto"/>
            <w:right w:val="none" w:sz="0" w:space="0" w:color="auto"/>
          </w:divBdr>
        </w:div>
        <w:div w:id="1001354389">
          <w:marLeft w:val="0"/>
          <w:marRight w:val="0"/>
          <w:marTop w:val="0"/>
          <w:marBottom w:val="0"/>
          <w:divBdr>
            <w:top w:val="none" w:sz="0" w:space="0" w:color="auto"/>
            <w:left w:val="none" w:sz="0" w:space="0" w:color="auto"/>
            <w:bottom w:val="none" w:sz="0" w:space="0" w:color="auto"/>
            <w:right w:val="none" w:sz="0" w:space="0" w:color="auto"/>
          </w:divBdr>
        </w:div>
        <w:div w:id="539628765">
          <w:marLeft w:val="0"/>
          <w:marRight w:val="0"/>
          <w:marTop w:val="0"/>
          <w:marBottom w:val="0"/>
          <w:divBdr>
            <w:top w:val="none" w:sz="0" w:space="0" w:color="auto"/>
            <w:left w:val="none" w:sz="0" w:space="0" w:color="auto"/>
            <w:bottom w:val="none" w:sz="0" w:space="0" w:color="auto"/>
            <w:right w:val="none" w:sz="0" w:space="0" w:color="auto"/>
          </w:divBdr>
        </w:div>
        <w:div w:id="1861160958">
          <w:marLeft w:val="0"/>
          <w:marRight w:val="0"/>
          <w:marTop w:val="0"/>
          <w:marBottom w:val="0"/>
          <w:divBdr>
            <w:top w:val="none" w:sz="0" w:space="0" w:color="auto"/>
            <w:left w:val="none" w:sz="0" w:space="0" w:color="auto"/>
            <w:bottom w:val="none" w:sz="0" w:space="0" w:color="auto"/>
            <w:right w:val="none" w:sz="0" w:space="0" w:color="auto"/>
          </w:divBdr>
        </w:div>
        <w:div w:id="449395775">
          <w:marLeft w:val="0"/>
          <w:marRight w:val="0"/>
          <w:marTop w:val="0"/>
          <w:marBottom w:val="0"/>
          <w:divBdr>
            <w:top w:val="none" w:sz="0" w:space="0" w:color="auto"/>
            <w:left w:val="none" w:sz="0" w:space="0" w:color="auto"/>
            <w:bottom w:val="none" w:sz="0" w:space="0" w:color="auto"/>
            <w:right w:val="none" w:sz="0" w:space="0" w:color="auto"/>
          </w:divBdr>
        </w:div>
        <w:div w:id="1402485899">
          <w:marLeft w:val="0"/>
          <w:marRight w:val="0"/>
          <w:marTop w:val="0"/>
          <w:marBottom w:val="0"/>
          <w:divBdr>
            <w:top w:val="none" w:sz="0" w:space="0" w:color="auto"/>
            <w:left w:val="none" w:sz="0" w:space="0" w:color="auto"/>
            <w:bottom w:val="none" w:sz="0" w:space="0" w:color="auto"/>
            <w:right w:val="none" w:sz="0" w:space="0" w:color="auto"/>
          </w:divBdr>
        </w:div>
        <w:div w:id="749885074">
          <w:marLeft w:val="0"/>
          <w:marRight w:val="0"/>
          <w:marTop w:val="0"/>
          <w:marBottom w:val="0"/>
          <w:divBdr>
            <w:top w:val="none" w:sz="0" w:space="0" w:color="auto"/>
            <w:left w:val="none" w:sz="0" w:space="0" w:color="auto"/>
            <w:bottom w:val="none" w:sz="0" w:space="0" w:color="auto"/>
            <w:right w:val="none" w:sz="0" w:space="0" w:color="auto"/>
          </w:divBdr>
        </w:div>
        <w:div w:id="812871374">
          <w:marLeft w:val="0"/>
          <w:marRight w:val="0"/>
          <w:marTop w:val="0"/>
          <w:marBottom w:val="0"/>
          <w:divBdr>
            <w:top w:val="none" w:sz="0" w:space="0" w:color="auto"/>
            <w:left w:val="none" w:sz="0" w:space="0" w:color="auto"/>
            <w:bottom w:val="none" w:sz="0" w:space="0" w:color="auto"/>
            <w:right w:val="none" w:sz="0" w:space="0" w:color="auto"/>
          </w:divBdr>
        </w:div>
        <w:div w:id="1922568332">
          <w:marLeft w:val="0"/>
          <w:marRight w:val="0"/>
          <w:marTop w:val="0"/>
          <w:marBottom w:val="0"/>
          <w:divBdr>
            <w:top w:val="none" w:sz="0" w:space="0" w:color="auto"/>
            <w:left w:val="none" w:sz="0" w:space="0" w:color="auto"/>
            <w:bottom w:val="none" w:sz="0" w:space="0" w:color="auto"/>
            <w:right w:val="none" w:sz="0" w:space="0" w:color="auto"/>
          </w:divBdr>
        </w:div>
        <w:div w:id="1501580921">
          <w:marLeft w:val="0"/>
          <w:marRight w:val="0"/>
          <w:marTop w:val="0"/>
          <w:marBottom w:val="0"/>
          <w:divBdr>
            <w:top w:val="none" w:sz="0" w:space="0" w:color="auto"/>
            <w:left w:val="none" w:sz="0" w:space="0" w:color="auto"/>
            <w:bottom w:val="none" w:sz="0" w:space="0" w:color="auto"/>
            <w:right w:val="none" w:sz="0" w:space="0" w:color="auto"/>
          </w:divBdr>
        </w:div>
        <w:div w:id="443693854">
          <w:marLeft w:val="0"/>
          <w:marRight w:val="0"/>
          <w:marTop w:val="0"/>
          <w:marBottom w:val="0"/>
          <w:divBdr>
            <w:top w:val="none" w:sz="0" w:space="0" w:color="auto"/>
            <w:left w:val="none" w:sz="0" w:space="0" w:color="auto"/>
            <w:bottom w:val="none" w:sz="0" w:space="0" w:color="auto"/>
            <w:right w:val="none" w:sz="0" w:space="0" w:color="auto"/>
          </w:divBdr>
        </w:div>
        <w:div w:id="284360793">
          <w:marLeft w:val="0"/>
          <w:marRight w:val="0"/>
          <w:marTop w:val="0"/>
          <w:marBottom w:val="0"/>
          <w:divBdr>
            <w:top w:val="none" w:sz="0" w:space="0" w:color="auto"/>
            <w:left w:val="none" w:sz="0" w:space="0" w:color="auto"/>
            <w:bottom w:val="none" w:sz="0" w:space="0" w:color="auto"/>
            <w:right w:val="none" w:sz="0" w:space="0" w:color="auto"/>
          </w:divBdr>
        </w:div>
        <w:div w:id="1637683551">
          <w:marLeft w:val="0"/>
          <w:marRight w:val="0"/>
          <w:marTop w:val="0"/>
          <w:marBottom w:val="0"/>
          <w:divBdr>
            <w:top w:val="none" w:sz="0" w:space="0" w:color="auto"/>
            <w:left w:val="none" w:sz="0" w:space="0" w:color="auto"/>
            <w:bottom w:val="none" w:sz="0" w:space="0" w:color="auto"/>
            <w:right w:val="none" w:sz="0" w:space="0" w:color="auto"/>
          </w:divBdr>
        </w:div>
        <w:div w:id="2026786482">
          <w:marLeft w:val="0"/>
          <w:marRight w:val="0"/>
          <w:marTop w:val="0"/>
          <w:marBottom w:val="0"/>
          <w:divBdr>
            <w:top w:val="none" w:sz="0" w:space="0" w:color="auto"/>
            <w:left w:val="none" w:sz="0" w:space="0" w:color="auto"/>
            <w:bottom w:val="none" w:sz="0" w:space="0" w:color="auto"/>
            <w:right w:val="none" w:sz="0" w:space="0" w:color="auto"/>
          </w:divBdr>
        </w:div>
        <w:div w:id="738484588">
          <w:marLeft w:val="0"/>
          <w:marRight w:val="0"/>
          <w:marTop w:val="0"/>
          <w:marBottom w:val="0"/>
          <w:divBdr>
            <w:top w:val="none" w:sz="0" w:space="0" w:color="auto"/>
            <w:left w:val="none" w:sz="0" w:space="0" w:color="auto"/>
            <w:bottom w:val="none" w:sz="0" w:space="0" w:color="auto"/>
            <w:right w:val="none" w:sz="0" w:space="0" w:color="auto"/>
          </w:divBdr>
        </w:div>
        <w:div w:id="471752528">
          <w:marLeft w:val="0"/>
          <w:marRight w:val="0"/>
          <w:marTop w:val="0"/>
          <w:marBottom w:val="0"/>
          <w:divBdr>
            <w:top w:val="none" w:sz="0" w:space="0" w:color="auto"/>
            <w:left w:val="none" w:sz="0" w:space="0" w:color="auto"/>
            <w:bottom w:val="none" w:sz="0" w:space="0" w:color="auto"/>
            <w:right w:val="none" w:sz="0" w:space="0" w:color="auto"/>
          </w:divBdr>
        </w:div>
        <w:div w:id="769357267">
          <w:marLeft w:val="0"/>
          <w:marRight w:val="0"/>
          <w:marTop w:val="0"/>
          <w:marBottom w:val="0"/>
          <w:divBdr>
            <w:top w:val="none" w:sz="0" w:space="0" w:color="auto"/>
            <w:left w:val="none" w:sz="0" w:space="0" w:color="auto"/>
            <w:bottom w:val="none" w:sz="0" w:space="0" w:color="auto"/>
            <w:right w:val="none" w:sz="0" w:space="0" w:color="auto"/>
          </w:divBdr>
        </w:div>
        <w:div w:id="1382628473">
          <w:marLeft w:val="0"/>
          <w:marRight w:val="0"/>
          <w:marTop w:val="0"/>
          <w:marBottom w:val="0"/>
          <w:divBdr>
            <w:top w:val="none" w:sz="0" w:space="0" w:color="auto"/>
            <w:left w:val="none" w:sz="0" w:space="0" w:color="auto"/>
            <w:bottom w:val="none" w:sz="0" w:space="0" w:color="auto"/>
            <w:right w:val="none" w:sz="0" w:space="0" w:color="auto"/>
          </w:divBdr>
        </w:div>
        <w:div w:id="2022047865">
          <w:marLeft w:val="0"/>
          <w:marRight w:val="0"/>
          <w:marTop w:val="0"/>
          <w:marBottom w:val="0"/>
          <w:divBdr>
            <w:top w:val="none" w:sz="0" w:space="0" w:color="auto"/>
            <w:left w:val="none" w:sz="0" w:space="0" w:color="auto"/>
            <w:bottom w:val="none" w:sz="0" w:space="0" w:color="auto"/>
            <w:right w:val="none" w:sz="0" w:space="0" w:color="auto"/>
          </w:divBdr>
        </w:div>
        <w:div w:id="467016292">
          <w:marLeft w:val="0"/>
          <w:marRight w:val="0"/>
          <w:marTop w:val="0"/>
          <w:marBottom w:val="0"/>
          <w:divBdr>
            <w:top w:val="none" w:sz="0" w:space="0" w:color="auto"/>
            <w:left w:val="none" w:sz="0" w:space="0" w:color="auto"/>
            <w:bottom w:val="none" w:sz="0" w:space="0" w:color="auto"/>
            <w:right w:val="none" w:sz="0" w:space="0" w:color="auto"/>
          </w:divBdr>
        </w:div>
      </w:divsChild>
    </w:div>
    <w:div w:id="424111585">
      <w:bodyDiv w:val="1"/>
      <w:marLeft w:val="0"/>
      <w:marRight w:val="0"/>
      <w:marTop w:val="0"/>
      <w:marBottom w:val="0"/>
      <w:divBdr>
        <w:top w:val="none" w:sz="0" w:space="0" w:color="auto"/>
        <w:left w:val="none" w:sz="0" w:space="0" w:color="auto"/>
        <w:bottom w:val="none" w:sz="0" w:space="0" w:color="auto"/>
        <w:right w:val="none" w:sz="0" w:space="0" w:color="auto"/>
      </w:divBdr>
    </w:div>
    <w:div w:id="458499845">
      <w:bodyDiv w:val="1"/>
      <w:marLeft w:val="0"/>
      <w:marRight w:val="0"/>
      <w:marTop w:val="0"/>
      <w:marBottom w:val="0"/>
      <w:divBdr>
        <w:top w:val="none" w:sz="0" w:space="0" w:color="auto"/>
        <w:left w:val="none" w:sz="0" w:space="0" w:color="auto"/>
        <w:bottom w:val="none" w:sz="0" w:space="0" w:color="auto"/>
        <w:right w:val="none" w:sz="0" w:space="0" w:color="auto"/>
      </w:divBdr>
    </w:div>
    <w:div w:id="466626308">
      <w:bodyDiv w:val="1"/>
      <w:marLeft w:val="0"/>
      <w:marRight w:val="0"/>
      <w:marTop w:val="0"/>
      <w:marBottom w:val="0"/>
      <w:divBdr>
        <w:top w:val="none" w:sz="0" w:space="0" w:color="auto"/>
        <w:left w:val="none" w:sz="0" w:space="0" w:color="auto"/>
        <w:bottom w:val="none" w:sz="0" w:space="0" w:color="auto"/>
        <w:right w:val="none" w:sz="0" w:space="0" w:color="auto"/>
      </w:divBdr>
      <w:divsChild>
        <w:div w:id="398483083">
          <w:marLeft w:val="0"/>
          <w:marRight w:val="0"/>
          <w:marTop w:val="0"/>
          <w:marBottom w:val="0"/>
          <w:divBdr>
            <w:top w:val="none" w:sz="0" w:space="0" w:color="auto"/>
            <w:left w:val="none" w:sz="0" w:space="0" w:color="auto"/>
            <w:bottom w:val="none" w:sz="0" w:space="0" w:color="auto"/>
            <w:right w:val="none" w:sz="0" w:space="0" w:color="auto"/>
          </w:divBdr>
          <w:divsChild>
            <w:div w:id="2092193382">
              <w:marLeft w:val="0"/>
              <w:marRight w:val="0"/>
              <w:marTop w:val="0"/>
              <w:marBottom w:val="0"/>
              <w:divBdr>
                <w:top w:val="none" w:sz="0" w:space="0" w:color="auto"/>
                <w:left w:val="none" w:sz="0" w:space="0" w:color="auto"/>
                <w:bottom w:val="none" w:sz="0" w:space="0" w:color="auto"/>
                <w:right w:val="none" w:sz="0" w:space="0" w:color="auto"/>
              </w:divBdr>
              <w:divsChild>
                <w:div w:id="111578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652795">
      <w:bodyDiv w:val="1"/>
      <w:marLeft w:val="0"/>
      <w:marRight w:val="0"/>
      <w:marTop w:val="0"/>
      <w:marBottom w:val="0"/>
      <w:divBdr>
        <w:top w:val="none" w:sz="0" w:space="0" w:color="auto"/>
        <w:left w:val="none" w:sz="0" w:space="0" w:color="auto"/>
        <w:bottom w:val="none" w:sz="0" w:space="0" w:color="auto"/>
        <w:right w:val="none" w:sz="0" w:space="0" w:color="auto"/>
      </w:divBdr>
    </w:div>
    <w:div w:id="534318082">
      <w:bodyDiv w:val="1"/>
      <w:marLeft w:val="0"/>
      <w:marRight w:val="0"/>
      <w:marTop w:val="0"/>
      <w:marBottom w:val="0"/>
      <w:divBdr>
        <w:top w:val="none" w:sz="0" w:space="0" w:color="auto"/>
        <w:left w:val="none" w:sz="0" w:space="0" w:color="auto"/>
        <w:bottom w:val="none" w:sz="0" w:space="0" w:color="auto"/>
        <w:right w:val="none" w:sz="0" w:space="0" w:color="auto"/>
      </w:divBdr>
    </w:div>
    <w:div w:id="553858554">
      <w:bodyDiv w:val="1"/>
      <w:marLeft w:val="0"/>
      <w:marRight w:val="0"/>
      <w:marTop w:val="0"/>
      <w:marBottom w:val="0"/>
      <w:divBdr>
        <w:top w:val="none" w:sz="0" w:space="0" w:color="auto"/>
        <w:left w:val="none" w:sz="0" w:space="0" w:color="auto"/>
        <w:bottom w:val="none" w:sz="0" w:space="0" w:color="auto"/>
        <w:right w:val="none" w:sz="0" w:space="0" w:color="auto"/>
      </w:divBdr>
    </w:div>
    <w:div w:id="605308001">
      <w:bodyDiv w:val="1"/>
      <w:marLeft w:val="0"/>
      <w:marRight w:val="0"/>
      <w:marTop w:val="0"/>
      <w:marBottom w:val="0"/>
      <w:divBdr>
        <w:top w:val="none" w:sz="0" w:space="0" w:color="auto"/>
        <w:left w:val="none" w:sz="0" w:space="0" w:color="auto"/>
        <w:bottom w:val="none" w:sz="0" w:space="0" w:color="auto"/>
        <w:right w:val="none" w:sz="0" w:space="0" w:color="auto"/>
      </w:divBdr>
    </w:div>
    <w:div w:id="677346468">
      <w:bodyDiv w:val="1"/>
      <w:marLeft w:val="0"/>
      <w:marRight w:val="0"/>
      <w:marTop w:val="0"/>
      <w:marBottom w:val="0"/>
      <w:divBdr>
        <w:top w:val="none" w:sz="0" w:space="0" w:color="auto"/>
        <w:left w:val="none" w:sz="0" w:space="0" w:color="auto"/>
        <w:bottom w:val="none" w:sz="0" w:space="0" w:color="auto"/>
        <w:right w:val="none" w:sz="0" w:space="0" w:color="auto"/>
      </w:divBdr>
    </w:div>
    <w:div w:id="863441909">
      <w:bodyDiv w:val="1"/>
      <w:marLeft w:val="0"/>
      <w:marRight w:val="0"/>
      <w:marTop w:val="0"/>
      <w:marBottom w:val="0"/>
      <w:divBdr>
        <w:top w:val="none" w:sz="0" w:space="0" w:color="auto"/>
        <w:left w:val="none" w:sz="0" w:space="0" w:color="auto"/>
        <w:bottom w:val="none" w:sz="0" w:space="0" w:color="auto"/>
        <w:right w:val="none" w:sz="0" w:space="0" w:color="auto"/>
      </w:divBdr>
    </w:div>
    <w:div w:id="908467393">
      <w:bodyDiv w:val="1"/>
      <w:marLeft w:val="0"/>
      <w:marRight w:val="0"/>
      <w:marTop w:val="0"/>
      <w:marBottom w:val="0"/>
      <w:divBdr>
        <w:top w:val="none" w:sz="0" w:space="0" w:color="auto"/>
        <w:left w:val="none" w:sz="0" w:space="0" w:color="auto"/>
        <w:bottom w:val="none" w:sz="0" w:space="0" w:color="auto"/>
        <w:right w:val="none" w:sz="0" w:space="0" w:color="auto"/>
      </w:divBdr>
    </w:div>
    <w:div w:id="1027370719">
      <w:bodyDiv w:val="1"/>
      <w:marLeft w:val="0"/>
      <w:marRight w:val="0"/>
      <w:marTop w:val="0"/>
      <w:marBottom w:val="0"/>
      <w:divBdr>
        <w:top w:val="none" w:sz="0" w:space="0" w:color="auto"/>
        <w:left w:val="none" w:sz="0" w:space="0" w:color="auto"/>
        <w:bottom w:val="none" w:sz="0" w:space="0" w:color="auto"/>
        <w:right w:val="none" w:sz="0" w:space="0" w:color="auto"/>
      </w:divBdr>
    </w:div>
    <w:div w:id="1118985599">
      <w:bodyDiv w:val="1"/>
      <w:marLeft w:val="0"/>
      <w:marRight w:val="0"/>
      <w:marTop w:val="0"/>
      <w:marBottom w:val="0"/>
      <w:divBdr>
        <w:top w:val="none" w:sz="0" w:space="0" w:color="auto"/>
        <w:left w:val="none" w:sz="0" w:space="0" w:color="auto"/>
        <w:bottom w:val="none" w:sz="0" w:space="0" w:color="auto"/>
        <w:right w:val="none" w:sz="0" w:space="0" w:color="auto"/>
      </w:divBdr>
      <w:divsChild>
        <w:div w:id="1364012970">
          <w:marLeft w:val="0"/>
          <w:marRight w:val="0"/>
          <w:marTop w:val="0"/>
          <w:marBottom w:val="0"/>
          <w:divBdr>
            <w:top w:val="none" w:sz="0" w:space="0" w:color="auto"/>
            <w:left w:val="none" w:sz="0" w:space="0" w:color="auto"/>
            <w:bottom w:val="none" w:sz="0" w:space="0" w:color="auto"/>
            <w:right w:val="none" w:sz="0" w:space="0" w:color="auto"/>
          </w:divBdr>
        </w:div>
        <w:div w:id="271519978">
          <w:marLeft w:val="0"/>
          <w:marRight w:val="0"/>
          <w:marTop w:val="0"/>
          <w:marBottom w:val="0"/>
          <w:divBdr>
            <w:top w:val="none" w:sz="0" w:space="0" w:color="auto"/>
            <w:left w:val="none" w:sz="0" w:space="0" w:color="auto"/>
            <w:bottom w:val="none" w:sz="0" w:space="0" w:color="auto"/>
            <w:right w:val="none" w:sz="0" w:space="0" w:color="auto"/>
          </w:divBdr>
        </w:div>
        <w:div w:id="1584030874">
          <w:marLeft w:val="0"/>
          <w:marRight w:val="0"/>
          <w:marTop w:val="0"/>
          <w:marBottom w:val="0"/>
          <w:divBdr>
            <w:top w:val="none" w:sz="0" w:space="0" w:color="auto"/>
            <w:left w:val="none" w:sz="0" w:space="0" w:color="auto"/>
            <w:bottom w:val="none" w:sz="0" w:space="0" w:color="auto"/>
            <w:right w:val="none" w:sz="0" w:space="0" w:color="auto"/>
          </w:divBdr>
        </w:div>
        <w:div w:id="59908857">
          <w:marLeft w:val="0"/>
          <w:marRight w:val="0"/>
          <w:marTop w:val="0"/>
          <w:marBottom w:val="0"/>
          <w:divBdr>
            <w:top w:val="none" w:sz="0" w:space="0" w:color="auto"/>
            <w:left w:val="none" w:sz="0" w:space="0" w:color="auto"/>
            <w:bottom w:val="none" w:sz="0" w:space="0" w:color="auto"/>
            <w:right w:val="none" w:sz="0" w:space="0" w:color="auto"/>
          </w:divBdr>
        </w:div>
        <w:div w:id="958225979">
          <w:marLeft w:val="0"/>
          <w:marRight w:val="0"/>
          <w:marTop w:val="0"/>
          <w:marBottom w:val="0"/>
          <w:divBdr>
            <w:top w:val="none" w:sz="0" w:space="0" w:color="auto"/>
            <w:left w:val="none" w:sz="0" w:space="0" w:color="auto"/>
            <w:bottom w:val="none" w:sz="0" w:space="0" w:color="auto"/>
            <w:right w:val="none" w:sz="0" w:space="0" w:color="auto"/>
          </w:divBdr>
        </w:div>
        <w:div w:id="431702772">
          <w:marLeft w:val="0"/>
          <w:marRight w:val="0"/>
          <w:marTop w:val="0"/>
          <w:marBottom w:val="0"/>
          <w:divBdr>
            <w:top w:val="none" w:sz="0" w:space="0" w:color="auto"/>
            <w:left w:val="none" w:sz="0" w:space="0" w:color="auto"/>
            <w:bottom w:val="none" w:sz="0" w:space="0" w:color="auto"/>
            <w:right w:val="none" w:sz="0" w:space="0" w:color="auto"/>
          </w:divBdr>
        </w:div>
        <w:div w:id="913472438">
          <w:marLeft w:val="0"/>
          <w:marRight w:val="0"/>
          <w:marTop w:val="0"/>
          <w:marBottom w:val="0"/>
          <w:divBdr>
            <w:top w:val="none" w:sz="0" w:space="0" w:color="auto"/>
            <w:left w:val="none" w:sz="0" w:space="0" w:color="auto"/>
            <w:bottom w:val="none" w:sz="0" w:space="0" w:color="auto"/>
            <w:right w:val="none" w:sz="0" w:space="0" w:color="auto"/>
          </w:divBdr>
        </w:div>
        <w:div w:id="614409204">
          <w:marLeft w:val="0"/>
          <w:marRight w:val="0"/>
          <w:marTop w:val="0"/>
          <w:marBottom w:val="0"/>
          <w:divBdr>
            <w:top w:val="none" w:sz="0" w:space="0" w:color="auto"/>
            <w:left w:val="none" w:sz="0" w:space="0" w:color="auto"/>
            <w:bottom w:val="none" w:sz="0" w:space="0" w:color="auto"/>
            <w:right w:val="none" w:sz="0" w:space="0" w:color="auto"/>
          </w:divBdr>
        </w:div>
        <w:div w:id="1212115936">
          <w:marLeft w:val="0"/>
          <w:marRight w:val="0"/>
          <w:marTop w:val="0"/>
          <w:marBottom w:val="0"/>
          <w:divBdr>
            <w:top w:val="none" w:sz="0" w:space="0" w:color="auto"/>
            <w:left w:val="none" w:sz="0" w:space="0" w:color="auto"/>
            <w:bottom w:val="none" w:sz="0" w:space="0" w:color="auto"/>
            <w:right w:val="none" w:sz="0" w:space="0" w:color="auto"/>
          </w:divBdr>
        </w:div>
        <w:div w:id="648247357">
          <w:marLeft w:val="0"/>
          <w:marRight w:val="0"/>
          <w:marTop w:val="0"/>
          <w:marBottom w:val="0"/>
          <w:divBdr>
            <w:top w:val="none" w:sz="0" w:space="0" w:color="auto"/>
            <w:left w:val="none" w:sz="0" w:space="0" w:color="auto"/>
            <w:bottom w:val="none" w:sz="0" w:space="0" w:color="auto"/>
            <w:right w:val="none" w:sz="0" w:space="0" w:color="auto"/>
          </w:divBdr>
        </w:div>
        <w:div w:id="1576427821">
          <w:marLeft w:val="0"/>
          <w:marRight w:val="0"/>
          <w:marTop w:val="0"/>
          <w:marBottom w:val="0"/>
          <w:divBdr>
            <w:top w:val="none" w:sz="0" w:space="0" w:color="auto"/>
            <w:left w:val="none" w:sz="0" w:space="0" w:color="auto"/>
            <w:bottom w:val="none" w:sz="0" w:space="0" w:color="auto"/>
            <w:right w:val="none" w:sz="0" w:space="0" w:color="auto"/>
          </w:divBdr>
        </w:div>
        <w:div w:id="240453183">
          <w:marLeft w:val="0"/>
          <w:marRight w:val="0"/>
          <w:marTop w:val="0"/>
          <w:marBottom w:val="0"/>
          <w:divBdr>
            <w:top w:val="none" w:sz="0" w:space="0" w:color="auto"/>
            <w:left w:val="none" w:sz="0" w:space="0" w:color="auto"/>
            <w:bottom w:val="none" w:sz="0" w:space="0" w:color="auto"/>
            <w:right w:val="none" w:sz="0" w:space="0" w:color="auto"/>
          </w:divBdr>
        </w:div>
        <w:div w:id="537091198">
          <w:marLeft w:val="0"/>
          <w:marRight w:val="0"/>
          <w:marTop w:val="0"/>
          <w:marBottom w:val="0"/>
          <w:divBdr>
            <w:top w:val="none" w:sz="0" w:space="0" w:color="auto"/>
            <w:left w:val="none" w:sz="0" w:space="0" w:color="auto"/>
            <w:bottom w:val="none" w:sz="0" w:space="0" w:color="auto"/>
            <w:right w:val="none" w:sz="0" w:space="0" w:color="auto"/>
          </w:divBdr>
        </w:div>
        <w:div w:id="1973100127">
          <w:marLeft w:val="0"/>
          <w:marRight w:val="0"/>
          <w:marTop w:val="0"/>
          <w:marBottom w:val="0"/>
          <w:divBdr>
            <w:top w:val="none" w:sz="0" w:space="0" w:color="auto"/>
            <w:left w:val="none" w:sz="0" w:space="0" w:color="auto"/>
            <w:bottom w:val="none" w:sz="0" w:space="0" w:color="auto"/>
            <w:right w:val="none" w:sz="0" w:space="0" w:color="auto"/>
          </w:divBdr>
        </w:div>
        <w:div w:id="1059402361">
          <w:marLeft w:val="0"/>
          <w:marRight w:val="0"/>
          <w:marTop w:val="0"/>
          <w:marBottom w:val="0"/>
          <w:divBdr>
            <w:top w:val="none" w:sz="0" w:space="0" w:color="auto"/>
            <w:left w:val="none" w:sz="0" w:space="0" w:color="auto"/>
            <w:bottom w:val="none" w:sz="0" w:space="0" w:color="auto"/>
            <w:right w:val="none" w:sz="0" w:space="0" w:color="auto"/>
          </w:divBdr>
        </w:div>
        <w:div w:id="1400596566">
          <w:marLeft w:val="0"/>
          <w:marRight w:val="0"/>
          <w:marTop w:val="0"/>
          <w:marBottom w:val="0"/>
          <w:divBdr>
            <w:top w:val="none" w:sz="0" w:space="0" w:color="auto"/>
            <w:left w:val="none" w:sz="0" w:space="0" w:color="auto"/>
            <w:bottom w:val="none" w:sz="0" w:space="0" w:color="auto"/>
            <w:right w:val="none" w:sz="0" w:space="0" w:color="auto"/>
          </w:divBdr>
        </w:div>
        <w:div w:id="1090394056">
          <w:marLeft w:val="0"/>
          <w:marRight w:val="0"/>
          <w:marTop w:val="0"/>
          <w:marBottom w:val="0"/>
          <w:divBdr>
            <w:top w:val="none" w:sz="0" w:space="0" w:color="auto"/>
            <w:left w:val="none" w:sz="0" w:space="0" w:color="auto"/>
            <w:bottom w:val="none" w:sz="0" w:space="0" w:color="auto"/>
            <w:right w:val="none" w:sz="0" w:space="0" w:color="auto"/>
          </w:divBdr>
        </w:div>
        <w:div w:id="1881942716">
          <w:marLeft w:val="0"/>
          <w:marRight w:val="0"/>
          <w:marTop w:val="0"/>
          <w:marBottom w:val="0"/>
          <w:divBdr>
            <w:top w:val="none" w:sz="0" w:space="0" w:color="auto"/>
            <w:left w:val="none" w:sz="0" w:space="0" w:color="auto"/>
            <w:bottom w:val="none" w:sz="0" w:space="0" w:color="auto"/>
            <w:right w:val="none" w:sz="0" w:space="0" w:color="auto"/>
          </w:divBdr>
        </w:div>
        <w:div w:id="246154534">
          <w:marLeft w:val="0"/>
          <w:marRight w:val="0"/>
          <w:marTop w:val="0"/>
          <w:marBottom w:val="0"/>
          <w:divBdr>
            <w:top w:val="none" w:sz="0" w:space="0" w:color="auto"/>
            <w:left w:val="none" w:sz="0" w:space="0" w:color="auto"/>
            <w:bottom w:val="none" w:sz="0" w:space="0" w:color="auto"/>
            <w:right w:val="none" w:sz="0" w:space="0" w:color="auto"/>
          </w:divBdr>
        </w:div>
        <w:div w:id="480775901">
          <w:marLeft w:val="0"/>
          <w:marRight w:val="0"/>
          <w:marTop w:val="0"/>
          <w:marBottom w:val="0"/>
          <w:divBdr>
            <w:top w:val="none" w:sz="0" w:space="0" w:color="auto"/>
            <w:left w:val="none" w:sz="0" w:space="0" w:color="auto"/>
            <w:bottom w:val="none" w:sz="0" w:space="0" w:color="auto"/>
            <w:right w:val="none" w:sz="0" w:space="0" w:color="auto"/>
          </w:divBdr>
        </w:div>
        <w:div w:id="1034038248">
          <w:marLeft w:val="0"/>
          <w:marRight w:val="0"/>
          <w:marTop w:val="0"/>
          <w:marBottom w:val="0"/>
          <w:divBdr>
            <w:top w:val="none" w:sz="0" w:space="0" w:color="auto"/>
            <w:left w:val="none" w:sz="0" w:space="0" w:color="auto"/>
            <w:bottom w:val="none" w:sz="0" w:space="0" w:color="auto"/>
            <w:right w:val="none" w:sz="0" w:space="0" w:color="auto"/>
          </w:divBdr>
        </w:div>
        <w:div w:id="189998536">
          <w:marLeft w:val="0"/>
          <w:marRight w:val="0"/>
          <w:marTop w:val="0"/>
          <w:marBottom w:val="0"/>
          <w:divBdr>
            <w:top w:val="none" w:sz="0" w:space="0" w:color="auto"/>
            <w:left w:val="none" w:sz="0" w:space="0" w:color="auto"/>
            <w:bottom w:val="none" w:sz="0" w:space="0" w:color="auto"/>
            <w:right w:val="none" w:sz="0" w:space="0" w:color="auto"/>
          </w:divBdr>
        </w:div>
        <w:div w:id="1879972213">
          <w:marLeft w:val="0"/>
          <w:marRight w:val="0"/>
          <w:marTop w:val="0"/>
          <w:marBottom w:val="0"/>
          <w:divBdr>
            <w:top w:val="none" w:sz="0" w:space="0" w:color="auto"/>
            <w:left w:val="none" w:sz="0" w:space="0" w:color="auto"/>
            <w:bottom w:val="none" w:sz="0" w:space="0" w:color="auto"/>
            <w:right w:val="none" w:sz="0" w:space="0" w:color="auto"/>
          </w:divBdr>
        </w:div>
        <w:div w:id="981734460">
          <w:marLeft w:val="0"/>
          <w:marRight w:val="0"/>
          <w:marTop w:val="0"/>
          <w:marBottom w:val="0"/>
          <w:divBdr>
            <w:top w:val="none" w:sz="0" w:space="0" w:color="auto"/>
            <w:left w:val="none" w:sz="0" w:space="0" w:color="auto"/>
            <w:bottom w:val="none" w:sz="0" w:space="0" w:color="auto"/>
            <w:right w:val="none" w:sz="0" w:space="0" w:color="auto"/>
          </w:divBdr>
        </w:div>
        <w:div w:id="1402023800">
          <w:marLeft w:val="0"/>
          <w:marRight w:val="0"/>
          <w:marTop w:val="0"/>
          <w:marBottom w:val="0"/>
          <w:divBdr>
            <w:top w:val="none" w:sz="0" w:space="0" w:color="auto"/>
            <w:left w:val="none" w:sz="0" w:space="0" w:color="auto"/>
            <w:bottom w:val="none" w:sz="0" w:space="0" w:color="auto"/>
            <w:right w:val="none" w:sz="0" w:space="0" w:color="auto"/>
          </w:divBdr>
        </w:div>
        <w:div w:id="727462582">
          <w:marLeft w:val="0"/>
          <w:marRight w:val="0"/>
          <w:marTop w:val="0"/>
          <w:marBottom w:val="0"/>
          <w:divBdr>
            <w:top w:val="none" w:sz="0" w:space="0" w:color="auto"/>
            <w:left w:val="none" w:sz="0" w:space="0" w:color="auto"/>
            <w:bottom w:val="none" w:sz="0" w:space="0" w:color="auto"/>
            <w:right w:val="none" w:sz="0" w:space="0" w:color="auto"/>
          </w:divBdr>
        </w:div>
        <w:div w:id="364719471">
          <w:marLeft w:val="0"/>
          <w:marRight w:val="0"/>
          <w:marTop w:val="0"/>
          <w:marBottom w:val="0"/>
          <w:divBdr>
            <w:top w:val="none" w:sz="0" w:space="0" w:color="auto"/>
            <w:left w:val="none" w:sz="0" w:space="0" w:color="auto"/>
            <w:bottom w:val="none" w:sz="0" w:space="0" w:color="auto"/>
            <w:right w:val="none" w:sz="0" w:space="0" w:color="auto"/>
          </w:divBdr>
        </w:div>
        <w:div w:id="335037647">
          <w:marLeft w:val="0"/>
          <w:marRight w:val="0"/>
          <w:marTop w:val="0"/>
          <w:marBottom w:val="0"/>
          <w:divBdr>
            <w:top w:val="none" w:sz="0" w:space="0" w:color="auto"/>
            <w:left w:val="none" w:sz="0" w:space="0" w:color="auto"/>
            <w:bottom w:val="none" w:sz="0" w:space="0" w:color="auto"/>
            <w:right w:val="none" w:sz="0" w:space="0" w:color="auto"/>
          </w:divBdr>
        </w:div>
        <w:div w:id="1230918814">
          <w:marLeft w:val="0"/>
          <w:marRight w:val="0"/>
          <w:marTop w:val="0"/>
          <w:marBottom w:val="0"/>
          <w:divBdr>
            <w:top w:val="none" w:sz="0" w:space="0" w:color="auto"/>
            <w:left w:val="none" w:sz="0" w:space="0" w:color="auto"/>
            <w:bottom w:val="none" w:sz="0" w:space="0" w:color="auto"/>
            <w:right w:val="none" w:sz="0" w:space="0" w:color="auto"/>
          </w:divBdr>
        </w:div>
        <w:div w:id="1679774101">
          <w:marLeft w:val="0"/>
          <w:marRight w:val="0"/>
          <w:marTop w:val="0"/>
          <w:marBottom w:val="0"/>
          <w:divBdr>
            <w:top w:val="none" w:sz="0" w:space="0" w:color="auto"/>
            <w:left w:val="none" w:sz="0" w:space="0" w:color="auto"/>
            <w:bottom w:val="none" w:sz="0" w:space="0" w:color="auto"/>
            <w:right w:val="none" w:sz="0" w:space="0" w:color="auto"/>
          </w:divBdr>
        </w:div>
        <w:div w:id="1433697543">
          <w:marLeft w:val="0"/>
          <w:marRight w:val="0"/>
          <w:marTop w:val="0"/>
          <w:marBottom w:val="0"/>
          <w:divBdr>
            <w:top w:val="none" w:sz="0" w:space="0" w:color="auto"/>
            <w:left w:val="none" w:sz="0" w:space="0" w:color="auto"/>
            <w:bottom w:val="none" w:sz="0" w:space="0" w:color="auto"/>
            <w:right w:val="none" w:sz="0" w:space="0" w:color="auto"/>
          </w:divBdr>
        </w:div>
        <w:div w:id="689910730">
          <w:marLeft w:val="0"/>
          <w:marRight w:val="0"/>
          <w:marTop w:val="0"/>
          <w:marBottom w:val="0"/>
          <w:divBdr>
            <w:top w:val="none" w:sz="0" w:space="0" w:color="auto"/>
            <w:left w:val="none" w:sz="0" w:space="0" w:color="auto"/>
            <w:bottom w:val="none" w:sz="0" w:space="0" w:color="auto"/>
            <w:right w:val="none" w:sz="0" w:space="0" w:color="auto"/>
          </w:divBdr>
        </w:div>
        <w:div w:id="1373118926">
          <w:marLeft w:val="0"/>
          <w:marRight w:val="0"/>
          <w:marTop w:val="0"/>
          <w:marBottom w:val="0"/>
          <w:divBdr>
            <w:top w:val="none" w:sz="0" w:space="0" w:color="auto"/>
            <w:left w:val="none" w:sz="0" w:space="0" w:color="auto"/>
            <w:bottom w:val="none" w:sz="0" w:space="0" w:color="auto"/>
            <w:right w:val="none" w:sz="0" w:space="0" w:color="auto"/>
          </w:divBdr>
        </w:div>
        <w:div w:id="1767187684">
          <w:marLeft w:val="0"/>
          <w:marRight w:val="0"/>
          <w:marTop w:val="0"/>
          <w:marBottom w:val="0"/>
          <w:divBdr>
            <w:top w:val="none" w:sz="0" w:space="0" w:color="auto"/>
            <w:left w:val="none" w:sz="0" w:space="0" w:color="auto"/>
            <w:bottom w:val="none" w:sz="0" w:space="0" w:color="auto"/>
            <w:right w:val="none" w:sz="0" w:space="0" w:color="auto"/>
          </w:divBdr>
        </w:div>
        <w:div w:id="1439520173">
          <w:marLeft w:val="0"/>
          <w:marRight w:val="0"/>
          <w:marTop w:val="0"/>
          <w:marBottom w:val="0"/>
          <w:divBdr>
            <w:top w:val="none" w:sz="0" w:space="0" w:color="auto"/>
            <w:left w:val="none" w:sz="0" w:space="0" w:color="auto"/>
            <w:bottom w:val="none" w:sz="0" w:space="0" w:color="auto"/>
            <w:right w:val="none" w:sz="0" w:space="0" w:color="auto"/>
          </w:divBdr>
        </w:div>
        <w:div w:id="1557397796">
          <w:marLeft w:val="0"/>
          <w:marRight w:val="0"/>
          <w:marTop w:val="0"/>
          <w:marBottom w:val="0"/>
          <w:divBdr>
            <w:top w:val="none" w:sz="0" w:space="0" w:color="auto"/>
            <w:left w:val="none" w:sz="0" w:space="0" w:color="auto"/>
            <w:bottom w:val="none" w:sz="0" w:space="0" w:color="auto"/>
            <w:right w:val="none" w:sz="0" w:space="0" w:color="auto"/>
          </w:divBdr>
        </w:div>
        <w:div w:id="1514491895">
          <w:marLeft w:val="0"/>
          <w:marRight w:val="0"/>
          <w:marTop w:val="0"/>
          <w:marBottom w:val="0"/>
          <w:divBdr>
            <w:top w:val="none" w:sz="0" w:space="0" w:color="auto"/>
            <w:left w:val="none" w:sz="0" w:space="0" w:color="auto"/>
            <w:bottom w:val="none" w:sz="0" w:space="0" w:color="auto"/>
            <w:right w:val="none" w:sz="0" w:space="0" w:color="auto"/>
          </w:divBdr>
        </w:div>
        <w:div w:id="1496650305">
          <w:marLeft w:val="0"/>
          <w:marRight w:val="0"/>
          <w:marTop w:val="0"/>
          <w:marBottom w:val="0"/>
          <w:divBdr>
            <w:top w:val="none" w:sz="0" w:space="0" w:color="auto"/>
            <w:left w:val="none" w:sz="0" w:space="0" w:color="auto"/>
            <w:bottom w:val="none" w:sz="0" w:space="0" w:color="auto"/>
            <w:right w:val="none" w:sz="0" w:space="0" w:color="auto"/>
          </w:divBdr>
        </w:div>
        <w:div w:id="1683242441">
          <w:marLeft w:val="0"/>
          <w:marRight w:val="0"/>
          <w:marTop w:val="0"/>
          <w:marBottom w:val="0"/>
          <w:divBdr>
            <w:top w:val="none" w:sz="0" w:space="0" w:color="auto"/>
            <w:left w:val="none" w:sz="0" w:space="0" w:color="auto"/>
            <w:bottom w:val="none" w:sz="0" w:space="0" w:color="auto"/>
            <w:right w:val="none" w:sz="0" w:space="0" w:color="auto"/>
          </w:divBdr>
        </w:div>
        <w:div w:id="1861240999">
          <w:marLeft w:val="0"/>
          <w:marRight w:val="0"/>
          <w:marTop w:val="0"/>
          <w:marBottom w:val="0"/>
          <w:divBdr>
            <w:top w:val="none" w:sz="0" w:space="0" w:color="auto"/>
            <w:left w:val="none" w:sz="0" w:space="0" w:color="auto"/>
            <w:bottom w:val="none" w:sz="0" w:space="0" w:color="auto"/>
            <w:right w:val="none" w:sz="0" w:space="0" w:color="auto"/>
          </w:divBdr>
        </w:div>
        <w:div w:id="1488399273">
          <w:marLeft w:val="0"/>
          <w:marRight w:val="0"/>
          <w:marTop w:val="0"/>
          <w:marBottom w:val="0"/>
          <w:divBdr>
            <w:top w:val="none" w:sz="0" w:space="0" w:color="auto"/>
            <w:left w:val="none" w:sz="0" w:space="0" w:color="auto"/>
            <w:bottom w:val="none" w:sz="0" w:space="0" w:color="auto"/>
            <w:right w:val="none" w:sz="0" w:space="0" w:color="auto"/>
          </w:divBdr>
        </w:div>
        <w:div w:id="2071494225">
          <w:marLeft w:val="0"/>
          <w:marRight w:val="0"/>
          <w:marTop w:val="0"/>
          <w:marBottom w:val="0"/>
          <w:divBdr>
            <w:top w:val="none" w:sz="0" w:space="0" w:color="auto"/>
            <w:left w:val="none" w:sz="0" w:space="0" w:color="auto"/>
            <w:bottom w:val="none" w:sz="0" w:space="0" w:color="auto"/>
            <w:right w:val="none" w:sz="0" w:space="0" w:color="auto"/>
          </w:divBdr>
        </w:div>
        <w:div w:id="617953488">
          <w:marLeft w:val="0"/>
          <w:marRight w:val="0"/>
          <w:marTop w:val="0"/>
          <w:marBottom w:val="0"/>
          <w:divBdr>
            <w:top w:val="none" w:sz="0" w:space="0" w:color="auto"/>
            <w:left w:val="none" w:sz="0" w:space="0" w:color="auto"/>
            <w:bottom w:val="none" w:sz="0" w:space="0" w:color="auto"/>
            <w:right w:val="none" w:sz="0" w:space="0" w:color="auto"/>
          </w:divBdr>
        </w:div>
        <w:div w:id="723993201">
          <w:marLeft w:val="0"/>
          <w:marRight w:val="0"/>
          <w:marTop w:val="0"/>
          <w:marBottom w:val="0"/>
          <w:divBdr>
            <w:top w:val="none" w:sz="0" w:space="0" w:color="auto"/>
            <w:left w:val="none" w:sz="0" w:space="0" w:color="auto"/>
            <w:bottom w:val="none" w:sz="0" w:space="0" w:color="auto"/>
            <w:right w:val="none" w:sz="0" w:space="0" w:color="auto"/>
          </w:divBdr>
        </w:div>
        <w:div w:id="1973828035">
          <w:marLeft w:val="0"/>
          <w:marRight w:val="0"/>
          <w:marTop w:val="0"/>
          <w:marBottom w:val="0"/>
          <w:divBdr>
            <w:top w:val="none" w:sz="0" w:space="0" w:color="auto"/>
            <w:left w:val="none" w:sz="0" w:space="0" w:color="auto"/>
            <w:bottom w:val="none" w:sz="0" w:space="0" w:color="auto"/>
            <w:right w:val="none" w:sz="0" w:space="0" w:color="auto"/>
          </w:divBdr>
        </w:div>
        <w:div w:id="411587002">
          <w:marLeft w:val="0"/>
          <w:marRight w:val="0"/>
          <w:marTop w:val="0"/>
          <w:marBottom w:val="0"/>
          <w:divBdr>
            <w:top w:val="none" w:sz="0" w:space="0" w:color="auto"/>
            <w:left w:val="none" w:sz="0" w:space="0" w:color="auto"/>
            <w:bottom w:val="none" w:sz="0" w:space="0" w:color="auto"/>
            <w:right w:val="none" w:sz="0" w:space="0" w:color="auto"/>
          </w:divBdr>
        </w:div>
        <w:div w:id="2002735542">
          <w:marLeft w:val="0"/>
          <w:marRight w:val="0"/>
          <w:marTop w:val="0"/>
          <w:marBottom w:val="0"/>
          <w:divBdr>
            <w:top w:val="none" w:sz="0" w:space="0" w:color="auto"/>
            <w:left w:val="none" w:sz="0" w:space="0" w:color="auto"/>
            <w:bottom w:val="none" w:sz="0" w:space="0" w:color="auto"/>
            <w:right w:val="none" w:sz="0" w:space="0" w:color="auto"/>
          </w:divBdr>
        </w:div>
        <w:div w:id="1510021722">
          <w:marLeft w:val="0"/>
          <w:marRight w:val="0"/>
          <w:marTop w:val="0"/>
          <w:marBottom w:val="0"/>
          <w:divBdr>
            <w:top w:val="none" w:sz="0" w:space="0" w:color="auto"/>
            <w:left w:val="none" w:sz="0" w:space="0" w:color="auto"/>
            <w:bottom w:val="none" w:sz="0" w:space="0" w:color="auto"/>
            <w:right w:val="none" w:sz="0" w:space="0" w:color="auto"/>
          </w:divBdr>
        </w:div>
        <w:div w:id="2050452691">
          <w:marLeft w:val="0"/>
          <w:marRight w:val="0"/>
          <w:marTop w:val="0"/>
          <w:marBottom w:val="0"/>
          <w:divBdr>
            <w:top w:val="none" w:sz="0" w:space="0" w:color="auto"/>
            <w:left w:val="none" w:sz="0" w:space="0" w:color="auto"/>
            <w:bottom w:val="none" w:sz="0" w:space="0" w:color="auto"/>
            <w:right w:val="none" w:sz="0" w:space="0" w:color="auto"/>
          </w:divBdr>
        </w:div>
        <w:div w:id="123355058">
          <w:marLeft w:val="0"/>
          <w:marRight w:val="0"/>
          <w:marTop w:val="0"/>
          <w:marBottom w:val="0"/>
          <w:divBdr>
            <w:top w:val="none" w:sz="0" w:space="0" w:color="auto"/>
            <w:left w:val="none" w:sz="0" w:space="0" w:color="auto"/>
            <w:bottom w:val="none" w:sz="0" w:space="0" w:color="auto"/>
            <w:right w:val="none" w:sz="0" w:space="0" w:color="auto"/>
          </w:divBdr>
        </w:div>
        <w:div w:id="886381706">
          <w:marLeft w:val="0"/>
          <w:marRight w:val="0"/>
          <w:marTop w:val="0"/>
          <w:marBottom w:val="0"/>
          <w:divBdr>
            <w:top w:val="none" w:sz="0" w:space="0" w:color="auto"/>
            <w:left w:val="none" w:sz="0" w:space="0" w:color="auto"/>
            <w:bottom w:val="none" w:sz="0" w:space="0" w:color="auto"/>
            <w:right w:val="none" w:sz="0" w:space="0" w:color="auto"/>
          </w:divBdr>
        </w:div>
        <w:div w:id="2066026510">
          <w:marLeft w:val="0"/>
          <w:marRight w:val="0"/>
          <w:marTop w:val="0"/>
          <w:marBottom w:val="0"/>
          <w:divBdr>
            <w:top w:val="none" w:sz="0" w:space="0" w:color="auto"/>
            <w:left w:val="none" w:sz="0" w:space="0" w:color="auto"/>
            <w:bottom w:val="none" w:sz="0" w:space="0" w:color="auto"/>
            <w:right w:val="none" w:sz="0" w:space="0" w:color="auto"/>
          </w:divBdr>
        </w:div>
        <w:div w:id="59254618">
          <w:marLeft w:val="0"/>
          <w:marRight w:val="0"/>
          <w:marTop w:val="0"/>
          <w:marBottom w:val="0"/>
          <w:divBdr>
            <w:top w:val="none" w:sz="0" w:space="0" w:color="auto"/>
            <w:left w:val="none" w:sz="0" w:space="0" w:color="auto"/>
            <w:bottom w:val="none" w:sz="0" w:space="0" w:color="auto"/>
            <w:right w:val="none" w:sz="0" w:space="0" w:color="auto"/>
          </w:divBdr>
        </w:div>
        <w:div w:id="957026340">
          <w:marLeft w:val="0"/>
          <w:marRight w:val="0"/>
          <w:marTop w:val="0"/>
          <w:marBottom w:val="0"/>
          <w:divBdr>
            <w:top w:val="none" w:sz="0" w:space="0" w:color="auto"/>
            <w:left w:val="none" w:sz="0" w:space="0" w:color="auto"/>
            <w:bottom w:val="none" w:sz="0" w:space="0" w:color="auto"/>
            <w:right w:val="none" w:sz="0" w:space="0" w:color="auto"/>
          </w:divBdr>
        </w:div>
        <w:div w:id="1383745922">
          <w:marLeft w:val="0"/>
          <w:marRight w:val="0"/>
          <w:marTop w:val="0"/>
          <w:marBottom w:val="0"/>
          <w:divBdr>
            <w:top w:val="none" w:sz="0" w:space="0" w:color="auto"/>
            <w:left w:val="none" w:sz="0" w:space="0" w:color="auto"/>
            <w:bottom w:val="none" w:sz="0" w:space="0" w:color="auto"/>
            <w:right w:val="none" w:sz="0" w:space="0" w:color="auto"/>
          </w:divBdr>
        </w:div>
        <w:div w:id="472914226">
          <w:marLeft w:val="0"/>
          <w:marRight w:val="0"/>
          <w:marTop w:val="0"/>
          <w:marBottom w:val="0"/>
          <w:divBdr>
            <w:top w:val="none" w:sz="0" w:space="0" w:color="auto"/>
            <w:left w:val="none" w:sz="0" w:space="0" w:color="auto"/>
            <w:bottom w:val="none" w:sz="0" w:space="0" w:color="auto"/>
            <w:right w:val="none" w:sz="0" w:space="0" w:color="auto"/>
          </w:divBdr>
        </w:div>
        <w:div w:id="604460534">
          <w:marLeft w:val="0"/>
          <w:marRight w:val="0"/>
          <w:marTop w:val="0"/>
          <w:marBottom w:val="0"/>
          <w:divBdr>
            <w:top w:val="none" w:sz="0" w:space="0" w:color="auto"/>
            <w:left w:val="none" w:sz="0" w:space="0" w:color="auto"/>
            <w:bottom w:val="none" w:sz="0" w:space="0" w:color="auto"/>
            <w:right w:val="none" w:sz="0" w:space="0" w:color="auto"/>
          </w:divBdr>
        </w:div>
        <w:div w:id="1707565073">
          <w:marLeft w:val="0"/>
          <w:marRight w:val="0"/>
          <w:marTop w:val="0"/>
          <w:marBottom w:val="0"/>
          <w:divBdr>
            <w:top w:val="none" w:sz="0" w:space="0" w:color="auto"/>
            <w:left w:val="none" w:sz="0" w:space="0" w:color="auto"/>
            <w:bottom w:val="none" w:sz="0" w:space="0" w:color="auto"/>
            <w:right w:val="none" w:sz="0" w:space="0" w:color="auto"/>
          </w:divBdr>
        </w:div>
        <w:div w:id="29040416">
          <w:marLeft w:val="0"/>
          <w:marRight w:val="0"/>
          <w:marTop w:val="0"/>
          <w:marBottom w:val="0"/>
          <w:divBdr>
            <w:top w:val="none" w:sz="0" w:space="0" w:color="auto"/>
            <w:left w:val="none" w:sz="0" w:space="0" w:color="auto"/>
            <w:bottom w:val="none" w:sz="0" w:space="0" w:color="auto"/>
            <w:right w:val="none" w:sz="0" w:space="0" w:color="auto"/>
          </w:divBdr>
        </w:div>
        <w:div w:id="440030388">
          <w:marLeft w:val="0"/>
          <w:marRight w:val="0"/>
          <w:marTop w:val="0"/>
          <w:marBottom w:val="0"/>
          <w:divBdr>
            <w:top w:val="none" w:sz="0" w:space="0" w:color="auto"/>
            <w:left w:val="none" w:sz="0" w:space="0" w:color="auto"/>
            <w:bottom w:val="none" w:sz="0" w:space="0" w:color="auto"/>
            <w:right w:val="none" w:sz="0" w:space="0" w:color="auto"/>
          </w:divBdr>
        </w:div>
        <w:div w:id="248009394">
          <w:marLeft w:val="0"/>
          <w:marRight w:val="0"/>
          <w:marTop w:val="0"/>
          <w:marBottom w:val="0"/>
          <w:divBdr>
            <w:top w:val="none" w:sz="0" w:space="0" w:color="auto"/>
            <w:left w:val="none" w:sz="0" w:space="0" w:color="auto"/>
            <w:bottom w:val="none" w:sz="0" w:space="0" w:color="auto"/>
            <w:right w:val="none" w:sz="0" w:space="0" w:color="auto"/>
          </w:divBdr>
        </w:div>
        <w:div w:id="155732918">
          <w:marLeft w:val="0"/>
          <w:marRight w:val="0"/>
          <w:marTop w:val="0"/>
          <w:marBottom w:val="0"/>
          <w:divBdr>
            <w:top w:val="none" w:sz="0" w:space="0" w:color="auto"/>
            <w:left w:val="none" w:sz="0" w:space="0" w:color="auto"/>
            <w:bottom w:val="none" w:sz="0" w:space="0" w:color="auto"/>
            <w:right w:val="none" w:sz="0" w:space="0" w:color="auto"/>
          </w:divBdr>
        </w:div>
        <w:div w:id="478152067">
          <w:marLeft w:val="0"/>
          <w:marRight w:val="0"/>
          <w:marTop w:val="0"/>
          <w:marBottom w:val="0"/>
          <w:divBdr>
            <w:top w:val="none" w:sz="0" w:space="0" w:color="auto"/>
            <w:left w:val="none" w:sz="0" w:space="0" w:color="auto"/>
            <w:bottom w:val="none" w:sz="0" w:space="0" w:color="auto"/>
            <w:right w:val="none" w:sz="0" w:space="0" w:color="auto"/>
          </w:divBdr>
        </w:div>
        <w:div w:id="54671630">
          <w:marLeft w:val="0"/>
          <w:marRight w:val="0"/>
          <w:marTop w:val="0"/>
          <w:marBottom w:val="0"/>
          <w:divBdr>
            <w:top w:val="none" w:sz="0" w:space="0" w:color="auto"/>
            <w:left w:val="none" w:sz="0" w:space="0" w:color="auto"/>
            <w:bottom w:val="none" w:sz="0" w:space="0" w:color="auto"/>
            <w:right w:val="none" w:sz="0" w:space="0" w:color="auto"/>
          </w:divBdr>
        </w:div>
        <w:div w:id="1511292367">
          <w:marLeft w:val="0"/>
          <w:marRight w:val="0"/>
          <w:marTop w:val="0"/>
          <w:marBottom w:val="0"/>
          <w:divBdr>
            <w:top w:val="none" w:sz="0" w:space="0" w:color="auto"/>
            <w:left w:val="none" w:sz="0" w:space="0" w:color="auto"/>
            <w:bottom w:val="none" w:sz="0" w:space="0" w:color="auto"/>
            <w:right w:val="none" w:sz="0" w:space="0" w:color="auto"/>
          </w:divBdr>
        </w:div>
        <w:div w:id="678317562">
          <w:marLeft w:val="0"/>
          <w:marRight w:val="0"/>
          <w:marTop w:val="0"/>
          <w:marBottom w:val="0"/>
          <w:divBdr>
            <w:top w:val="none" w:sz="0" w:space="0" w:color="auto"/>
            <w:left w:val="none" w:sz="0" w:space="0" w:color="auto"/>
            <w:bottom w:val="none" w:sz="0" w:space="0" w:color="auto"/>
            <w:right w:val="none" w:sz="0" w:space="0" w:color="auto"/>
          </w:divBdr>
        </w:div>
        <w:div w:id="250283697">
          <w:marLeft w:val="0"/>
          <w:marRight w:val="0"/>
          <w:marTop w:val="0"/>
          <w:marBottom w:val="0"/>
          <w:divBdr>
            <w:top w:val="none" w:sz="0" w:space="0" w:color="auto"/>
            <w:left w:val="none" w:sz="0" w:space="0" w:color="auto"/>
            <w:bottom w:val="none" w:sz="0" w:space="0" w:color="auto"/>
            <w:right w:val="none" w:sz="0" w:space="0" w:color="auto"/>
          </w:divBdr>
        </w:div>
        <w:div w:id="1167092028">
          <w:marLeft w:val="0"/>
          <w:marRight w:val="0"/>
          <w:marTop w:val="0"/>
          <w:marBottom w:val="0"/>
          <w:divBdr>
            <w:top w:val="none" w:sz="0" w:space="0" w:color="auto"/>
            <w:left w:val="none" w:sz="0" w:space="0" w:color="auto"/>
            <w:bottom w:val="none" w:sz="0" w:space="0" w:color="auto"/>
            <w:right w:val="none" w:sz="0" w:space="0" w:color="auto"/>
          </w:divBdr>
        </w:div>
        <w:div w:id="1355036477">
          <w:marLeft w:val="0"/>
          <w:marRight w:val="0"/>
          <w:marTop w:val="0"/>
          <w:marBottom w:val="0"/>
          <w:divBdr>
            <w:top w:val="none" w:sz="0" w:space="0" w:color="auto"/>
            <w:left w:val="none" w:sz="0" w:space="0" w:color="auto"/>
            <w:bottom w:val="none" w:sz="0" w:space="0" w:color="auto"/>
            <w:right w:val="none" w:sz="0" w:space="0" w:color="auto"/>
          </w:divBdr>
        </w:div>
        <w:div w:id="795563286">
          <w:marLeft w:val="0"/>
          <w:marRight w:val="0"/>
          <w:marTop w:val="0"/>
          <w:marBottom w:val="0"/>
          <w:divBdr>
            <w:top w:val="none" w:sz="0" w:space="0" w:color="auto"/>
            <w:left w:val="none" w:sz="0" w:space="0" w:color="auto"/>
            <w:bottom w:val="none" w:sz="0" w:space="0" w:color="auto"/>
            <w:right w:val="none" w:sz="0" w:space="0" w:color="auto"/>
          </w:divBdr>
        </w:div>
        <w:div w:id="1244534459">
          <w:marLeft w:val="0"/>
          <w:marRight w:val="0"/>
          <w:marTop w:val="0"/>
          <w:marBottom w:val="0"/>
          <w:divBdr>
            <w:top w:val="none" w:sz="0" w:space="0" w:color="auto"/>
            <w:left w:val="none" w:sz="0" w:space="0" w:color="auto"/>
            <w:bottom w:val="none" w:sz="0" w:space="0" w:color="auto"/>
            <w:right w:val="none" w:sz="0" w:space="0" w:color="auto"/>
          </w:divBdr>
        </w:div>
        <w:div w:id="349525715">
          <w:marLeft w:val="0"/>
          <w:marRight w:val="0"/>
          <w:marTop w:val="0"/>
          <w:marBottom w:val="0"/>
          <w:divBdr>
            <w:top w:val="none" w:sz="0" w:space="0" w:color="auto"/>
            <w:left w:val="none" w:sz="0" w:space="0" w:color="auto"/>
            <w:bottom w:val="none" w:sz="0" w:space="0" w:color="auto"/>
            <w:right w:val="none" w:sz="0" w:space="0" w:color="auto"/>
          </w:divBdr>
        </w:div>
      </w:divsChild>
    </w:div>
    <w:div w:id="1127357578">
      <w:bodyDiv w:val="1"/>
      <w:marLeft w:val="0"/>
      <w:marRight w:val="0"/>
      <w:marTop w:val="0"/>
      <w:marBottom w:val="0"/>
      <w:divBdr>
        <w:top w:val="none" w:sz="0" w:space="0" w:color="auto"/>
        <w:left w:val="none" w:sz="0" w:space="0" w:color="auto"/>
        <w:bottom w:val="none" w:sz="0" w:space="0" w:color="auto"/>
        <w:right w:val="none" w:sz="0" w:space="0" w:color="auto"/>
      </w:divBdr>
    </w:div>
    <w:div w:id="1253591964">
      <w:bodyDiv w:val="1"/>
      <w:marLeft w:val="0"/>
      <w:marRight w:val="0"/>
      <w:marTop w:val="0"/>
      <w:marBottom w:val="0"/>
      <w:divBdr>
        <w:top w:val="none" w:sz="0" w:space="0" w:color="auto"/>
        <w:left w:val="none" w:sz="0" w:space="0" w:color="auto"/>
        <w:bottom w:val="none" w:sz="0" w:space="0" w:color="auto"/>
        <w:right w:val="none" w:sz="0" w:space="0" w:color="auto"/>
      </w:divBdr>
    </w:div>
    <w:div w:id="1317295646">
      <w:bodyDiv w:val="1"/>
      <w:marLeft w:val="0"/>
      <w:marRight w:val="0"/>
      <w:marTop w:val="0"/>
      <w:marBottom w:val="0"/>
      <w:divBdr>
        <w:top w:val="none" w:sz="0" w:space="0" w:color="auto"/>
        <w:left w:val="none" w:sz="0" w:space="0" w:color="auto"/>
        <w:bottom w:val="none" w:sz="0" w:space="0" w:color="auto"/>
        <w:right w:val="none" w:sz="0" w:space="0" w:color="auto"/>
      </w:divBdr>
    </w:div>
    <w:div w:id="1361394294">
      <w:bodyDiv w:val="1"/>
      <w:marLeft w:val="0"/>
      <w:marRight w:val="0"/>
      <w:marTop w:val="0"/>
      <w:marBottom w:val="0"/>
      <w:divBdr>
        <w:top w:val="none" w:sz="0" w:space="0" w:color="auto"/>
        <w:left w:val="none" w:sz="0" w:space="0" w:color="auto"/>
        <w:bottom w:val="none" w:sz="0" w:space="0" w:color="auto"/>
        <w:right w:val="none" w:sz="0" w:space="0" w:color="auto"/>
      </w:divBdr>
    </w:div>
    <w:div w:id="1399665297">
      <w:bodyDiv w:val="1"/>
      <w:marLeft w:val="0"/>
      <w:marRight w:val="0"/>
      <w:marTop w:val="0"/>
      <w:marBottom w:val="0"/>
      <w:divBdr>
        <w:top w:val="none" w:sz="0" w:space="0" w:color="auto"/>
        <w:left w:val="none" w:sz="0" w:space="0" w:color="auto"/>
        <w:bottom w:val="none" w:sz="0" w:space="0" w:color="auto"/>
        <w:right w:val="none" w:sz="0" w:space="0" w:color="auto"/>
      </w:divBdr>
    </w:div>
    <w:div w:id="1406344381">
      <w:bodyDiv w:val="1"/>
      <w:marLeft w:val="0"/>
      <w:marRight w:val="0"/>
      <w:marTop w:val="0"/>
      <w:marBottom w:val="0"/>
      <w:divBdr>
        <w:top w:val="none" w:sz="0" w:space="0" w:color="auto"/>
        <w:left w:val="none" w:sz="0" w:space="0" w:color="auto"/>
        <w:bottom w:val="none" w:sz="0" w:space="0" w:color="auto"/>
        <w:right w:val="none" w:sz="0" w:space="0" w:color="auto"/>
      </w:divBdr>
      <w:divsChild>
        <w:div w:id="254750602">
          <w:marLeft w:val="0"/>
          <w:marRight w:val="0"/>
          <w:marTop w:val="0"/>
          <w:marBottom w:val="0"/>
          <w:divBdr>
            <w:top w:val="none" w:sz="0" w:space="0" w:color="auto"/>
            <w:left w:val="none" w:sz="0" w:space="0" w:color="auto"/>
            <w:bottom w:val="none" w:sz="0" w:space="0" w:color="auto"/>
            <w:right w:val="none" w:sz="0" w:space="0" w:color="auto"/>
          </w:divBdr>
        </w:div>
        <w:div w:id="1310091176">
          <w:marLeft w:val="0"/>
          <w:marRight w:val="0"/>
          <w:marTop w:val="0"/>
          <w:marBottom w:val="0"/>
          <w:divBdr>
            <w:top w:val="none" w:sz="0" w:space="0" w:color="auto"/>
            <w:left w:val="none" w:sz="0" w:space="0" w:color="auto"/>
            <w:bottom w:val="none" w:sz="0" w:space="0" w:color="auto"/>
            <w:right w:val="none" w:sz="0" w:space="0" w:color="auto"/>
          </w:divBdr>
        </w:div>
        <w:div w:id="1219127374">
          <w:marLeft w:val="0"/>
          <w:marRight w:val="0"/>
          <w:marTop w:val="0"/>
          <w:marBottom w:val="0"/>
          <w:divBdr>
            <w:top w:val="none" w:sz="0" w:space="0" w:color="auto"/>
            <w:left w:val="none" w:sz="0" w:space="0" w:color="auto"/>
            <w:bottom w:val="none" w:sz="0" w:space="0" w:color="auto"/>
            <w:right w:val="none" w:sz="0" w:space="0" w:color="auto"/>
          </w:divBdr>
        </w:div>
        <w:div w:id="345716013">
          <w:marLeft w:val="0"/>
          <w:marRight w:val="0"/>
          <w:marTop w:val="0"/>
          <w:marBottom w:val="0"/>
          <w:divBdr>
            <w:top w:val="none" w:sz="0" w:space="0" w:color="auto"/>
            <w:left w:val="none" w:sz="0" w:space="0" w:color="auto"/>
            <w:bottom w:val="none" w:sz="0" w:space="0" w:color="auto"/>
            <w:right w:val="none" w:sz="0" w:space="0" w:color="auto"/>
          </w:divBdr>
        </w:div>
        <w:div w:id="507790587">
          <w:marLeft w:val="0"/>
          <w:marRight w:val="0"/>
          <w:marTop w:val="0"/>
          <w:marBottom w:val="0"/>
          <w:divBdr>
            <w:top w:val="none" w:sz="0" w:space="0" w:color="auto"/>
            <w:left w:val="none" w:sz="0" w:space="0" w:color="auto"/>
            <w:bottom w:val="none" w:sz="0" w:space="0" w:color="auto"/>
            <w:right w:val="none" w:sz="0" w:space="0" w:color="auto"/>
          </w:divBdr>
        </w:div>
        <w:div w:id="1823882865">
          <w:marLeft w:val="0"/>
          <w:marRight w:val="0"/>
          <w:marTop w:val="0"/>
          <w:marBottom w:val="0"/>
          <w:divBdr>
            <w:top w:val="none" w:sz="0" w:space="0" w:color="auto"/>
            <w:left w:val="none" w:sz="0" w:space="0" w:color="auto"/>
            <w:bottom w:val="none" w:sz="0" w:space="0" w:color="auto"/>
            <w:right w:val="none" w:sz="0" w:space="0" w:color="auto"/>
          </w:divBdr>
        </w:div>
        <w:div w:id="459611666">
          <w:marLeft w:val="0"/>
          <w:marRight w:val="0"/>
          <w:marTop w:val="0"/>
          <w:marBottom w:val="0"/>
          <w:divBdr>
            <w:top w:val="none" w:sz="0" w:space="0" w:color="auto"/>
            <w:left w:val="none" w:sz="0" w:space="0" w:color="auto"/>
            <w:bottom w:val="none" w:sz="0" w:space="0" w:color="auto"/>
            <w:right w:val="none" w:sz="0" w:space="0" w:color="auto"/>
          </w:divBdr>
        </w:div>
        <w:div w:id="531386227">
          <w:marLeft w:val="0"/>
          <w:marRight w:val="0"/>
          <w:marTop w:val="0"/>
          <w:marBottom w:val="0"/>
          <w:divBdr>
            <w:top w:val="none" w:sz="0" w:space="0" w:color="auto"/>
            <w:left w:val="none" w:sz="0" w:space="0" w:color="auto"/>
            <w:bottom w:val="none" w:sz="0" w:space="0" w:color="auto"/>
            <w:right w:val="none" w:sz="0" w:space="0" w:color="auto"/>
          </w:divBdr>
        </w:div>
        <w:div w:id="24789864">
          <w:marLeft w:val="0"/>
          <w:marRight w:val="0"/>
          <w:marTop w:val="0"/>
          <w:marBottom w:val="0"/>
          <w:divBdr>
            <w:top w:val="none" w:sz="0" w:space="0" w:color="auto"/>
            <w:left w:val="none" w:sz="0" w:space="0" w:color="auto"/>
            <w:bottom w:val="none" w:sz="0" w:space="0" w:color="auto"/>
            <w:right w:val="none" w:sz="0" w:space="0" w:color="auto"/>
          </w:divBdr>
        </w:div>
        <w:div w:id="2056350292">
          <w:marLeft w:val="0"/>
          <w:marRight w:val="0"/>
          <w:marTop w:val="0"/>
          <w:marBottom w:val="0"/>
          <w:divBdr>
            <w:top w:val="none" w:sz="0" w:space="0" w:color="auto"/>
            <w:left w:val="none" w:sz="0" w:space="0" w:color="auto"/>
            <w:bottom w:val="none" w:sz="0" w:space="0" w:color="auto"/>
            <w:right w:val="none" w:sz="0" w:space="0" w:color="auto"/>
          </w:divBdr>
        </w:div>
        <w:div w:id="795177115">
          <w:marLeft w:val="0"/>
          <w:marRight w:val="0"/>
          <w:marTop w:val="0"/>
          <w:marBottom w:val="0"/>
          <w:divBdr>
            <w:top w:val="none" w:sz="0" w:space="0" w:color="auto"/>
            <w:left w:val="none" w:sz="0" w:space="0" w:color="auto"/>
            <w:bottom w:val="none" w:sz="0" w:space="0" w:color="auto"/>
            <w:right w:val="none" w:sz="0" w:space="0" w:color="auto"/>
          </w:divBdr>
        </w:div>
        <w:div w:id="278028490">
          <w:marLeft w:val="0"/>
          <w:marRight w:val="0"/>
          <w:marTop w:val="0"/>
          <w:marBottom w:val="0"/>
          <w:divBdr>
            <w:top w:val="none" w:sz="0" w:space="0" w:color="auto"/>
            <w:left w:val="none" w:sz="0" w:space="0" w:color="auto"/>
            <w:bottom w:val="none" w:sz="0" w:space="0" w:color="auto"/>
            <w:right w:val="none" w:sz="0" w:space="0" w:color="auto"/>
          </w:divBdr>
        </w:div>
        <w:div w:id="1451171187">
          <w:marLeft w:val="0"/>
          <w:marRight w:val="0"/>
          <w:marTop w:val="0"/>
          <w:marBottom w:val="0"/>
          <w:divBdr>
            <w:top w:val="none" w:sz="0" w:space="0" w:color="auto"/>
            <w:left w:val="none" w:sz="0" w:space="0" w:color="auto"/>
            <w:bottom w:val="none" w:sz="0" w:space="0" w:color="auto"/>
            <w:right w:val="none" w:sz="0" w:space="0" w:color="auto"/>
          </w:divBdr>
        </w:div>
        <w:div w:id="1675301794">
          <w:marLeft w:val="0"/>
          <w:marRight w:val="0"/>
          <w:marTop w:val="0"/>
          <w:marBottom w:val="0"/>
          <w:divBdr>
            <w:top w:val="none" w:sz="0" w:space="0" w:color="auto"/>
            <w:left w:val="none" w:sz="0" w:space="0" w:color="auto"/>
            <w:bottom w:val="none" w:sz="0" w:space="0" w:color="auto"/>
            <w:right w:val="none" w:sz="0" w:space="0" w:color="auto"/>
          </w:divBdr>
        </w:div>
        <w:div w:id="789398245">
          <w:marLeft w:val="0"/>
          <w:marRight w:val="0"/>
          <w:marTop w:val="0"/>
          <w:marBottom w:val="0"/>
          <w:divBdr>
            <w:top w:val="none" w:sz="0" w:space="0" w:color="auto"/>
            <w:left w:val="none" w:sz="0" w:space="0" w:color="auto"/>
            <w:bottom w:val="none" w:sz="0" w:space="0" w:color="auto"/>
            <w:right w:val="none" w:sz="0" w:space="0" w:color="auto"/>
          </w:divBdr>
        </w:div>
        <w:div w:id="1612130726">
          <w:marLeft w:val="0"/>
          <w:marRight w:val="0"/>
          <w:marTop w:val="0"/>
          <w:marBottom w:val="0"/>
          <w:divBdr>
            <w:top w:val="none" w:sz="0" w:space="0" w:color="auto"/>
            <w:left w:val="none" w:sz="0" w:space="0" w:color="auto"/>
            <w:bottom w:val="none" w:sz="0" w:space="0" w:color="auto"/>
            <w:right w:val="none" w:sz="0" w:space="0" w:color="auto"/>
          </w:divBdr>
        </w:div>
        <w:div w:id="1758206198">
          <w:marLeft w:val="0"/>
          <w:marRight w:val="0"/>
          <w:marTop w:val="0"/>
          <w:marBottom w:val="0"/>
          <w:divBdr>
            <w:top w:val="none" w:sz="0" w:space="0" w:color="auto"/>
            <w:left w:val="none" w:sz="0" w:space="0" w:color="auto"/>
            <w:bottom w:val="none" w:sz="0" w:space="0" w:color="auto"/>
            <w:right w:val="none" w:sz="0" w:space="0" w:color="auto"/>
          </w:divBdr>
        </w:div>
        <w:div w:id="652223108">
          <w:marLeft w:val="0"/>
          <w:marRight w:val="0"/>
          <w:marTop w:val="0"/>
          <w:marBottom w:val="0"/>
          <w:divBdr>
            <w:top w:val="none" w:sz="0" w:space="0" w:color="auto"/>
            <w:left w:val="none" w:sz="0" w:space="0" w:color="auto"/>
            <w:bottom w:val="none" w:sz="0" w:space="0" w:color="auto"/>
            <w:right w:val="none" w:sz="0" w:space="0" w:color="auto"/>
          </w:divBdr>
        </w:div>
        <w:div w:id="888802375">
          <w:marLeft w:val="0"/>
          <w:marRight w:val="0"/>
          <w:marTop w:val="0"/>
          <w:marBottom w:val="0"/>
          <w:divBdr>
            <w:top w:val="none" w:sz="0" w:space="0" w:color="auto"/>
            <w:left w:val="none" w:sz="0" w:space="0" w:color="auto"/>
            <w:bottom w:val="none" w:sz="0" w:space="0" w:color="auto"/>
            <w:right w:val="none" w:sz="0" w:space="0" w:color="auto"/>
          </w:divBdr>
        </w:div>
        <w:div w:id="225259440">
          <w:marLeft w:val="0"/>
          <w:marRight w:val="0"/>
          <w:marTop w:val="0"/>
          <w:marBottom w:val="0"/>
          <w:divBdr>
            <w:top w:val="none" w:sz="0" w:space="0" w:color="auto"/>
            <w:left w:val="none" w:sz="0" w:space="0" w:color="auto"/>
            <w:bottom w:val="none" w:sz="0" w:space="0" w:color="auto"/>
            <w:right w:val="none" w:sz="0" w:space="0" w:color="auto"/>
          </w:divBdr>
        </w:div>
        <w:div w:id="241179611">
          <w:marLeft w:val="0"/>
          <w:marRight w:val="0"/>
          <w:marTop w:val="0"/>
          <w:marBottom w:val="0"/>
          <w:divBdr>
            <w:top w:val="none" w:sz="0" w:space="0" w:color="auto"/>
            <w:left w:val="none" w:sz="0" w:space="0" w:color="auto"/>
            <w:bottom w:val="none" w:sz="0" w:space="0" w:color="auto"/>
            <w:right w:val="none" w:sz="0" w:space="0" w:color="auto"/>
          </w:divBdr>
        </w:div>
        <w:div w:id="1004935125">
          <w:marLeft w:val="0"/>
          <w:marRight w:val="0"/>
          <w:marTop w:val="0"/>
          <w:marBottom w:val="0"/>
          <w:divBdr>
            <w:top w:val="none" w:sz="0" w:space="0" w:color="auto"/>
            <w:left w:val="none" w:sz="0" w:space="0" w:color="auto"/>
            <w:bottom w:val="none" w:sz="0" w:space="0" w:color="auto"/>
            <w:right w:val="none" w:sz="0" w:space="0" w:color="auto"/>
          </w:divBdr>
        </w:div>
        <w:div w:id="1161047886">
          <w:marLeft w:val="0"/>
          <w:marRight w:val="0"/>
          <w:marTop w:val="0"/>
          <w:marBottom w:val="0"/>
          <w:divBdr>
            <w:top w:val="none" w:sz="0" w:space="0" w:color="auto"/>
            <w:left w:val="none" w:sz="0" w:space="0" w:color="auto"/>
            <w:bottom w:val="none" w:sz="0" w:space="0" w:color="auto"/>
            <w:right w:val="none" w:sz="0" w:space="0" w:color="auto"/>
          </w:divBdr>
        </w:div>
        <w:div w:id="1740665926">
          <w:marLeft w:val="0"/>
          <w:marRight w:val="0"/>
          <w:marTop w:val="0"/>
          <w:marBottom w:val="0"/>
          <w:divBdr>
            <w:top w:val="none" w:sz="0" w:space="0" w:color="auto"/>
            <w:left w:val="none" w:sz="0" w:space="0" w:color="auto"/>
            <w:bottom w:val="none" w:sz="0" w:space="0" w:color="auto"/>
            <w:right w:val="none" w:sz="0" w:space="0" w:color="auto"/>
          </w:divBdr>
        </w:div>
        <w:div w:id="1308240155">
          <w:marLeft w:val="0"/>
          <w:marRight w:val="0"/>
          <w:marTop w:val="0"/>
          <w:marBottom w:val="0"/>
          <w:divBdr>
            <w:top w:val="none" w:sz="0" w:space="0" w:color="auto"/>
            <w:left w:val="none" w:sz="0" w:space="0" w:color="auto"/>
            <w:bottom w:val="none" w:sz="0" w:space="0" w:color="auto"/>
            <w:right w:val="none" w:sz="0" w:space="0" w:color="auto"/>
          </w:divBdr>
        </w:div>
        <w:div w:id="292370154">
          <w:marLeft w:val="0"/>
          <w:marRight w:val="0"/>
          <w:marTop w:val="0"/>
          <w:marBottom w:val="0"/>
          <w:divBdr>
            <w:top w:val="none" w:sz="0" w:space="0" w:color="auto"/>
            <w:left w:val="none" w:sz="0" w:space="0" w:color="auto"/>
            <w:bottom w:val="none" w:sz="0" w:space="0" w:color="auto"/>
            <w:right w:val="none" w:sz="0" w:space="0" w:color="auto"/>
          </w:divBdr>
        </w:div>
        <w:div w:id="1279679441">
          <w:marLeft w:val="0"/>
          <w:marRight w:val="0"/>
          <w:marTop w:val="0"/>
          <w:marBottom w:val="0"/>
          <w:divBdr>
            <w:top w:val="none" w:sz="0" w:space="0" w:color="auto"/>
            <w:left w:val="none" w:sz="0" w:space="0" w:color="auto"/>
            <w:bottom w:val="none" w:sz="0" w:space="0" w:color="auto"/>
            <w:right w:val="none" w:sz="0" w:space="0" w:color="auto"/>
          </w:divBdr>
        </w:div>
        <w:div w:id="2130588339">
          <w:marLeft w:val="0"/>
          <w:marRight w:val="0"/>
          <w:marTop w:val="0"/>
          <w:marBottom w:val="0"/>
          <w:divBdr>
            <w:top w:val="none" w:sz="0" w:space="0" w:color="auto"/>
            <w:left w:val="none" w:sz="0" w:space="0" w:color="auto"/>
            <w:bottom w:val="none" w:sz="0" w:space="0" w:color="auto"/>
            <w:right w:val="none" w:sz="0" w:space="0" w:color="auto"/>
          </w:divBdr>
        </w:div>
        <w:div w:id="293409506">
          <w:marLeft w:val="0"/>
          <w:marRight w:val="0"/>
          <w:marTop w:val="0"/>
          <w:marBottom w:val="0"/>
          <w:divBdr>
            <w:top w:val="none" w:sz="0" w:space="0" w:color="auto"/>
            <w:left w:val="none" w:sz="0" w:space="0" w:color="auto"/>
            <w:bottom w:val="none" w:sz="0" w:space="0" w:color="auto"/>
            <w:right w:val="none" w:sz="0" w:space="0" w:color="auto"/>
          </w:divBdr>
        </w:div>
        <w:div w:id="3437809">
          <w:marLeft w:val="0"/>
          <w:marRight w:val="0"/>
          <w:marTop w:val="0"/>
          <w:marBottom w:val="0"/>
          <w:divBdr>
            <w:top w:val="none" w:sz="0" w:space="0" w:color="auto"/>
            <w:left w:val="none" w:sz="0" w:space="0" w:color="auto"/>
            <w:bottom w:val="none" w:sz="0" w:space="0" w:color="auto"/>
            <w:right w:val="none" w:sz="0" w:space="0" w:color="auto"/>
          </w:divBdr>
        </w:div>
        <w:div w:id="1595015844">
          <w:marLeft w:val="0"/>
          <w:marRight w:val="0"/>
          <w:marTop w:val="0"/>
          <w:marBottom w:val="0"/>
          <w:divBdr>
            <w:top w:val="none" w:sz="0" w:space="0" w:color="auto"/>
            <w:left w:val="none" w:sz="0" w:space="0" w:color="auto"/>
            <w:bottom w:val="none" w:sz="0" w:space="0" w:color="auto"/>
            <w:right w:val="none" w:sz="0" w:space="0" w:color="auto"/>
          </w:divBdr>
        </w:div>
        <w:div w:id="1329671006">
          <w:marLeft w:val="0"/>
          <w:marRight w:val="0"/>
          <w:marTop w:val="0"/>
          <w:marBottom w:val="0"/>
          <w:divBdr>
            <w:top w:val="none" w:sz="0" w:space="0" w:color="auto"/>
            <w:left w:val="none" w:sz="0" w:space="0" w:color="auto"/>
            <w:bottom w:val="none" w:sz="0" w:space="0" w:color="auto"/>
            <w:right w:val="none" w:sz="0" w:space="0" w:color="auto"/>
          </w:divBdr>
        </w:div>
        <w:div w:id="1427267755">
          <w:marLeft w:val="0"/>
          <w:marRight w:val="0"/>
          <w:marTop w:val="0"/>
          <w:marBottom w:val="0"/>
          <w:divBdr>
            <w:top w:val="none" w:sz="0" w:space="0" w:color="auto"/>
            <w:left w:val="none" w:sz="0" w:space="0" w:color="auto"/>
            <w:bottom w:val="none" w:sz="0" w:space="0" w:color="auto"/>
            <w:right w:val="none" w:sz="0" w:space="0" w:color="auto"/>
          </w:divBdr>
        </w:div>
        <w:div w:id="644818699">
          <w:marLeft w:val="0"/>
          <w:marRight w:val="0"/>
          <w:marTop w:val="0"/>
          <w:marBottom w:val="0"/>
          <w:divBdr>
            <w:top w:val="none" w:sz="0" w:space="0" w:color="auto"/>
            <w:left w:val="none" w:sz="0" w:space="0" w:color="auto"/>
            <w:bottom w:val="none" w:sz="0" w:space="0" w:color="auto"/>
            <w:right w:val="none" w:sz="0" w:space="0" w:color="auto"/>
          </w:divBdr>
        </w:div>
        <w:div w:id="1377390954">
          <w:marLeft w:val="0"/>
          <w:marRight w:val="0"/>
          <w:marTop w:val="0"/>
          <w:marBottom w:val="0"/>
          <w:divBdr>
            <w:top w:val="none" w:sz="0" w:space="0" w:color="auto"/>
            <w:left w:val="none" w:sz="0" w:space="0" w:color="auto"/>
            <w:bottom w:val="none" w:sz="0" w:space="0" w:color="auto"/>
            <w:right w:val="none" w:sz="0" w:space="0" w:color="auto"/>
          </w:divBdr>
        </w:div>
        <w:div w:id="1860117651">
          <w:marLeft w:val="0"/>
          <w:marRight w:val="0"/>
          <w:marTop w:val="0"/>
          <w:marBottom w:val="0"/>
          <w:divBdr>
            <w:top w:val="none" w:sz="0" w:space="0" w:color="auto"/>
            <w:left w:val="none" w:sz="0" w:space="0" w:color="auto"/>
            <w:bottom w:val="none" w:sz="0" w:space="0" w:color="auto"/>
            <w:right w:val="none" w:sz="0" w:space="0" w:color="auto"/>
          </w:divBdr>
        </w:div>
        <w:div w:id="779299727">
          <w:marLeft w:val="0"/>
          <w:marRight w:val="0"/>
          <w:marTop w:val="0"/>
          <w:marBottom w:val="0"/>
          <w:divBdr>
            <w:top w:val="none" w:sz="0" w:space="0" w:color="auto"/>
            <w:left w:val="none" w:sz="0" w:space="0" w:color="auto"/>
            <w:bottom w:val="none" w:sz="0" w:space="0" w:color="auto"/>
            <w:right w:val="none" w:sz="0" w:space="0" w:color="auto"/>
          </w:divBdr>
        </w:div>
        <w:div w:id="538906074">
          <w:marLeft w:val="0"/>
          <w:marRight w:val="0"/>
          <w:marTop w:val="0"/>
          <w:marBottom w:val="0"/>
          <w:divBdr>
            <w:top w:val="none" w:sz="0" w:space="0" w:color="auto"/>
            <w:left w:val="none" w:sz="0" w:space="0" w:color="auto"/>
            <w:bottom w:val="none" w:sz="0" w:space="0" w:color="auto"/>
            <w:right w:val="none" w:sz="0" w:space="0" w:color="auto"/>
          </w:divBdr>
        </w:div>
        <w:div w:id="1907371064">
          <w:marLeft w:val="0"/>
          <w:marRight w:val="0"/>
          <w:marTop w:val="0"/>
          <w:marBottom w:val="0"/>
          <w:divBdr>
            <w:top w:val="none" w:sz="0" w:space="0" w:color="auto"/>
            <w:left w:val="none" w:sz="0" w:space="0" w:color="auto"/>
            <w:bottom w:val="none" w:sz="0" w:space="0" w:color="auto"/>
            <w:right w:val="none" w:sz="0" w:space="0" w:color="auto"/>
          </w:divBdr>
        </w:div>
        <w:div w:id="1692144364">
          <w:marLeft w:val="0"/>
          <w:marRight w:val="0"/>
          <w:marTop w:val="0"/>
          <w:marBottom w:val="0"/>
          <w:divBdr>
            <w:top w:val="none" w:sz="0" w:space="0" w:color="auto"/>
            <w:left w:val="none" w:sz="0" w:space="0" w:color="auto"/>
            <w:bottom w:val="none" w:sz="0" w:space="0" w:color="auto"/>
            <w:right w:val="none" w:sz="0" w:space="0" w:color="auto"/>
          </w:divBdr>
        </w:div>
        <w:div w:id="2131432279">
          <w:marLeft w:val="0"/>
          <w:marRight w:val="0"/>
          <w:marTop w:val="0"/>
          <w:marBottom w:val="0"/>
          <w:divBdr>
            <w:top w:val="none" w:sz="0" w:space="0" w:color="auto"/>
            <w:left w:val="none" w:sz="0" w:space="0" w:color="auto"/>
            <w:bottom w:val="none" w:sz="0" w:space="0" w:color="auto"/>
            <w:right w:val="none" w:sz="0" w:space="0" w:color="auto"/>
          </w:divBdr>
        </w:div>
        <w:div w:id="27342784">
          <w:marLeft w:val="0"/>
          <w:marRight w:val="0"/>
          <w:marTop w:val="0"/>
          <w:marBottom w:val="0"/>
          <w:divBdr>
            <w:top w:val="none" w:sz="0" w:space="0" w:color="auto"/>
            <w:left w:val="none" w:sz="0" w:space="0" w:color="auto"/>
            <w:bottom w:val="none" w:sz="0" w:space="0" w:color="auto"/>
            <w:right w:val="none" w:sz="0" w:space="0" w:color="auto"/>
          </w:divBdr>
        </w:div>
        <w:div w:id="1758017979">
          <w:marLeft w:val="0"/>
          <w:marRight w:val="0"/>
          <w:marTop w:val="0"/>
          <w:marBottom w:val="0"/>
          <w:divBdr>
            <w:top w:val="none" w:sz="0" w:space="0" w:color="auto"/>
            <w:left w:val="none" w:sz="0" w:space="0" w:color="auto"/>
            <w:bottom w:val="none" w:sz="0" w:space="0" w:color="auto"/>
            <w:right w:val="none" w:sz="0" w:space="0" w:color="auto"/>
          </w:divBdr>
        </w:div>
        <w:div w:id="1568032133">
          <w:marLeft w:val="0"/>
          <w:marRight w:val="0"/>
          <w:marTop w:val="0"/>
          <w:marBottom w:val="0"/>
          <w:divBdr>
            <w:top w:val="none" w:sz="0" w:space="0" w:color="auto"/>
            <w:left w:val="none" w:sz="0" w:space="0" w:color="auto"/>
            <w:bottom w:val="none" w:sz="0" w:space="0" w:color="auto"/>
            <w:right w:val="none" w:sz="0" w:space="0" w:color="auto"/>
          </w:divBdr>
        </w:div>
        <w:div w:id="542904315">
          <w:marLeft w:val="0"/>
          <w:marRight w:val="0"/>
          <w:marTop w:val="0"/>
          <w:marBottom w:val="0"/>
          <w:divBdr>
            <w:top w:val="none" w:sz="0" w:space="0" w:color="auto"/>
            <w:left w:val="none" w:sz="0" w:space="0" w:color="auto"/>
            <w:bottom w:val="none" w:sz="0" w:space="0" w:color="auto"/>
            <w:right w:val="none" w:sz="0" w:space="0" w:color="auto"/>
          </w:divBdr>
        </w:div>
        <w:div w:id="431439324">
          <w:marLeft w:val="0"/>
          <w:marRight w:val="0"/>
          <w:marTop w:val="0"/>
          <w:marBottom w:val="0"/>
          <w:divBdr>
            <w:top w:val="none" w:sz="0" w:space="0" w:color="auto"/>
            <w:left w:val="none" w:sz="0" w:space="0" w:color="auto"/>
            <w:bottom w:val="none" w:sz="0" w:space="0" w:color="auto"/>
            <w:right w:val="none" w:sz="0" w:space="0" w:color="auto"/>
          </w:divBdr>
        </w:div>
        <w:div w:id="1055934879">
          <w:marLeft w:val="0"/>
          <w:marRight w:val="0"/>
          <w:marTop w:val="0"/>
          <w:marBottom w:val="0"/>
          <w:divBdr>
            <w:top w:val="none" w:sz="0" w:space="0" w:color="auto"/>
            <w:left w:val="none" w:sz="0" w:space="0" w:color="auto"/>
            <w:bottom w:val="none" w:sz="0" w:space="0" w:color="auto"/>
            <w:right w:val="none" w:sz="0" w:space="0" w:color="auto"/>
          </w:divBdr>
        </w:div>
        <w:div w:id="1933736448">
          <w:marLeft w:val="0"/>
          <w:marRight w:val="0"/>
          <w:marTop w:val="0"/>
          <w:marBottom w:val="0"/>
          <w:divBdr>
            <w:top w:val="none" w:sz="0" w:space="0" w:color="auto"/>
            <w:left w:val="none" w:sz="0" w:space="0" w:color="auto"/>
            <w:bottom w:val="none" w:sz="0" w:space="0" w:color="auto"/>
            <w:right w:val="none" w:sz="0" w:space="0" w:color="auto"/>
          </w:divBdr>
        </w:div>
        <w:div w:id="158887310">
          <w:marLeft w:val="0"/>
          <w:marRight w:val="0"/>
          <w:marTop w:val="0"/>
          <w:marBottom w:val="0"/>
          <w:divBdr>
            <w:top w:val="none" w:sz="0" w:space="0" w:color="auto"/>
            <w:left w:val="none" w:sz="0" w:space="0" w:color="auto"/>
            <w:bottom w:val="none" w:sz="0" w:space="0" w:color="auto"/>
            <w:right w:val="none" w:sz="0" w:space="0" w:color="auto"/>
          </w:divBdr>
        </w:div>
        <w:div w:id="50034134">
          <w:marLeft w:val="0"/>
          <w:marRight w:val="0"/>
          <w:marTop w:val="0"/>
          <w:marBottom w:val="0"/>
          <w:divBdr>
            <w:top w:val="none" w:sz="0" w:space="0" w:color="auto"/>
            <w:left w:val="none" w:sz="0" w:space="0" w:color="auto"/>
            <w:bottom w:val="none" w:sz="0" w:space="0" w:color="auto"/>
            <w:right w:val="none" w:sz="0" w:space="0" w:color="auto"/>
          </w:divBdr>
        </w:div>
        <w:div w:id="1222058650">
          <w:marLeft w:val="0"/>
          <w:marRight w:val="0"/>
          <w:marTop w:val="0"/>
          <w:marBottom w:val="0"/>
          <w:divBdr>
            <w:top w:val="none" w:sz="0" w:space="0" w:color="auto"/>
            <w:left w:val="none" w:sz="0" w:space="0" w:color="auto"/>
            <w:bottom w:val="none" w:sz="0" w:space="0" w:color="auto"/>
            <w:right w:val="none" w:sz="0" w:space="0" w:color="auto"/>
          </w:divBdr>
        </w:div>
        <w:div w:id="2145074334">
          <w:marLeft w:val="0"/>
          <w:marRight w:val="0"/>
          <w:marTop w:val="0"/>
          <w:marBottom w:val="0"/>
          <w:divBdr>
            <w:top w:val="none" w:sz="0" w:space="0" w:color="auto"/>
            <w:left w:val="none" w:sz="0" w:space="0" w:color="auto"/>
            <w:bottom w:val="none" w:sz="0" w:space="0" w:color="auto"/>
            <w:right w:val="none" w:sz="0" w:space="0" w:color="auto"/>
          </w:divBdr>
        </w:div>
        <w:div w:id="530924977">
          <w:marLeft w:val="0"/>
          <w:marRight w:val="0"/>
          <w:marTop w:val="0"/>
          <w:marBottom w:val="0"/>
          <w:divBdr>
            <w:top w:val="none" w:sz="0" w:space="0" w:color="auto"/>
            <w:left w:val="none" w:sz="0" w:space="0" w:color="auto"/>
            <w:bottom w:val="none" w:sz="0" w:space="0" w:color="auto"/>
            <w:right w:val="none" w:sz="0" w:space="0" w:color="auto"/>
          </w:divBdr>
        </w:div>
        <w:div w:id="1072697440">
          <w:marLeft w:val="0"/>
          <w:marRight w:val="0"/>
          <w:marTop w:val="0"/>
          <w:marBottom w:val="0"/>
          <w:divBdr>
            <w:top w:val="none" w:sz="0" w:space="0" w:color="auto"/>
            <w:left w:val="none" w:sz="0" w:space="0" w:color="auto"/>
            <w:bottom w:val="none" w:sz="0" w:space="0" w:color="auto"/>
            <w:right w:val="none" w:sz="0" w:space="0" w:color="auto"/>
          </w:divBdr>
        </w:div>
        <w:div w:id="1069420414">
          <w:marLeft w:val="0"/>
          <w:marRight w:val="0"/>
          <w:marTop w:val="0"/>
          <w:marBottom w:val="0"/>
          <w:divBdr>
            <w:top w:val="none" w:sz="0" w:space="0" w:color="auto"/>
            <w:left w:val="none" w:sz="0" w:space="0" w:color="auto"/>
            <w:bottom w:val="none" w:sz="0" w:space="0" w:color="auto"/>
            <w:right w:val="none" w:sz="0" w:space="0" w:color="auto"/>
          </w:divBdr>
        </w:div>
        <w:div w:id="1620726067">
          <w:marLeft w:val="0"/>
          <w:marRight w:val="0"/>
          <w:marTop w:val="0"/>
          <w:marBottom w:val="0"/>
          <w:divBdr>
            <w:top w:val="none" w:sz="0" w:space="0" w:color="auto"/>
            <w:left w:val="none" w:sz="0" w:space="0" w:color="auto"/>
            <w:bottom w:val="none" w:sz="0" w:space="0" w:color="auto"/>
            <w:right w:val="none" w:sz="0" w:space="0" w:color="auto"/>
          </w:divBdr>
        </w:div>
        <w:div w:id="1126312259">
          <w:marLeft w:val="0"/>
          <w:marRight w:val="0"/>
          <w:marTop w:val="0"/>
          <w:marBottom w:val="0"/>
          <w:divBdr>
            <w:top w:val="none" w:sz="0" w:space="0" w:color="auto"/>
            <w:left w:val="none" w:sz="0" w:space="0" w:color="auto"/>
            <w:bottom w:val="none" w:sz="0" w:space="0" w:color="auto"/>
            <w:right w:val="none" w:sz="0" w:space="0" w:color="auto"/>
          </w:divBdr>
        </w:div>
        <w:div w:id="63338439">
          <w:marLeft w:val="0"/>
          <w:marRight w:val="0"/>
          <w:marTop w:val="0"/>
          <w:marBottom w:val="0"/>
          <w:divBdr>
            <w:top w:val="none" w:sz="0" w:space="0" w:color="auto"/>
            <w:left w:val="none" w:sz="0" w:space="0" w:color="auto"/>
            <w:bottom w:val="none" w:sz="0" w:space="0" w:color="auto"/>
            <w:right w:val="none" w:sz="0" w:space="0" w:color="auto"/>
          </w:divBdr>
        </w:div>
        <w:div w:id="1023244957">
          <w:marLeft w:val="0"/>
          <w:marRight w:val="0"/>
          <w:marTop w:val="0"/>
          <w:marBottom w:val="0"/>
          <w:divBdr>
            <w:top w:val="none" w:sz="0" w:space="0" w:color="auto"/>
            <w:left w:val="none" w:sz="0" w:space="0" w:color="auto"/>
            <w:bottom w:val="none" w:sz="0" w:space="0" w:color="auto"/>
            <w:right w:val="none" w:sz="0" w:space="0" w:color="auto"/>
          </w:divBdr>
        </w:div>
        <w:div w:id="349643937">
          <w:marLeft w:val="0"/>
          <w:marRight w:val="0"/>
          <w:marTop w:val="0"/>
          <w:marBottom w:val="0"/>
          <w:divBdr>
            <w:top w:val="none" w:sz="0" w:space="0" w:color="auto"/>
            <w:left w:val="none" w:sz="0" w:space="0" w:color="auto"/>
            <w:bottom w:val="none" w:sz="0" w:space="0" w:color="auto"/>
            <w:right w:val="none" w:sz="0" w:space="0" w:color="auto"/>
          </w:divBdr>
        </w:div>
        <w:div w:id="1116605484">
          <w:marLeft w:val="0"/>
          <w:marRight w:val="0"/>
          <w:marTop w:val="0"/>
          <w:marBottom w:val="0"/>
          <w:divBdr>
            <w:top w:val="none" w:sz="0" w:space="0" w:color="auto"/>
            <w:left w:val="none" w:sz="0" w:space="0" w:color="auto"/>
            <w:bottom w:val="none" w:sz="0" w:space="0" w:color="auto"/>
            <w:right w:val="none" w:sz="0" w:space="0" w:color="auto"/>
          </w:divBdr>
        </w:div>
        <w:div w:id="1954163377">
          <w:marLeft w:val="0"/>
          <w:marRight w:val="0"/>
          <w:marTop w:val="0"/>
          <w:marBottom w:val="0"/>
          <w:divBdr>
            <w:top w:val="none" w:sz="0" w:space="0" w:color="auto"/>
            <w:left w:val="none" w:sz="0" w:space="0" w:color="auto"/>
            <w:bottom w:val="none" w:sz="0" w:space="0" w:color="auto"/>
            <w:right w:val="none" w:sz="0" w:space="0" w:color="auto"/>
          </w:divBdr>
        </w:div>
        <w:div w:id="1307078767">
          <w:marLeft w:val="0"/>
          <w:marRight w:val="0"/>
          <w:marTop w:val="0"/>
          <w:marBottom w:val="0"/>
          <w:divBdr>
            <w:top w:val="none" w:sz="0" w:space="0" w:color="auto"/>
            <w:left w:val="none" w:sz="0" w:space="0" w:color="auto"/>
            <w:bottom w:val="none" w:sz="0" w:space="0" w:color="auto"/>
            <w:right w:val="none" w:sz="0" w:space="0" w:color="auto"/>
          </w:divBdr>
        </w:div>
        <w:div w:id="1991207270">
          <w:marLeft w:val="0"/>
          <w:marRight w:val="0"/>
          <w:marTop w:val="0"/>
          <w:marBottom w:val="0"/>
          <w:divBdr>
            <w:top w:val="none" w:sz="0" w:space="0" w:color="auto"/>
            <w:left w:val="none" w:sz="0" w:space="0" w:color="auto"/>
            <w:bottom w:val="none" w:sz="0" w:space="0" w:color="auto"/>
            <w:right w:val="none" w:sz="0" w:space="0" w:color="auto"/>
          </w:divBdr>
        </w:div>
        <w:div w:id="57554471">
          <w:marLeft w:val="0"/>
          <w:marRight w:val="0"/>
          <w:marTop w:val="0"/>
          <w:marBottom w:val="0"/>
          <w:divBdr>
            <w:top w:val="none" w:sz="0" w:space="0" w:color="auto"/>
            <w:left w:val="none" w:sz="0" w:space="0" w:color="auto"/>
            <w:bottom w:val="none" w:sz="0" w:space="0" w:color="auto"/>
            <w:right w:val="none" w:sz="0" w:space="0" w:color="auto"/>
          </w:divBdr>
        </w:div>
        <w:div w:id="203829793">
          <w:marLeft w:val="0"/>
          <w:marRight w:val="0"/>
          <w:marTop w:val="0"/>
          <w:marBottom w:val="0"/>
          <w:divBdr>
            <w:top w:val="none" w:sz="0" w:space="0" w:color="auto"/>
            <w:left w:val="none" w:sz="0" w:space="0" w:color="auto"/>
            <w:bottom w:val="none" w:sz="0" w:space="0" w:color="auto"/>
            <w:right w:val="none" w:sz="0" w:space="0" w:color="auto"/>
          </w:divBdr>
        </w:div>
        <w:div w:id="947546080">
          <w:marLeft w:val="0"/>
          <w:marRight w:val="0"/>
          <w:marTop w:val="0"/>
          <w:marBottom w:val="0"/>
          <w:divBdr>
            <w:top w:val="none" w:sz="0" w:space="0" w:color="auto"/>
            <w:left w:val="none" w:sz="0" w:space="0" w:color="auto"/>
            <w:bottom w:val="none" w:sz="0" w:space="0" w:color="auto"/>
            <w:right w:val="none" w:sz="0" w:space="0" w:color="auto"/>
          </w:divBdr>
        </w:div>
        <w:div w:id="839779702">
          <w:marLeft w:val="0"/>
          <w:marRight w:val="0"/>
          <w:marTop w:val="0"/>
          <w:marBottom w:val="0"/>
          <w:divBdr>
            <w:top w:val="none" w:sz="0" w:space="0" w:color="auto"/>
            <w:left w:val="none" w:sz="0" w:space="0" w:color="auto"/>
            <w:bottom w:val="none" w:sz="0" w:space="0" w:color="auto"/>
            <w:right w:val="none" w:sz="0" w:space="0" w:color="auto"/>
          </w:divBdr>
        </w:div>
        <w:div w:id="280117765">
          <w:marLeft w:val="0"/>
          <w:marRight w:val="0"/>
          <w:marTop w:val="0"/>
          <w:marBottom w:val="0"/>
          <w:divBdr>
            <w:top w:val="none" w:sz="0" w:space="0" w:color="auto"/>
            <w:left w:val="none" w:sz="0" w:space="0" w:color="auto"/>
            <w:bottom w:val="none" w:sz="0" w:space="0" w:color="auto"/>
            <w:right w:val="none" w:sz="0" w:space="0" w:color="auto"/>
          </w:divBdr>
        </w:div>
        <w:div w:id="1674330712">
          <w:marLeft w:val="0"/>
          <w:marRight w:val="0"/>
          <w:marTop w:val="0"/>
          <w:marBottom w:val="0"/>
          <w:divBdr>
            <w:top w:val="none" w:sz="0" w:space="0" w:color="auto"/>
            <w:left w:val="none" w:sz="0" w:space="0" w:color="auto"/>
            <w:bottom w:val="none" w:sz="0" w:space="0" w:color="auto"/>
            <w:right w:val="none" w:sz="0" w:space="0" w:color="auto"/>
          </w:divBdr>
        </w:div>
        <w:div w:id="1158421926">
          <w:marLeft w:val="0"/>
          <w:marRight w:val="0"/>
          <w:marTop w:val="0"/>
          <w:marBottom w:val="0"/>
          <w:divBdr>
            <w:top w:val="none" w:sz="0" w:space="0" w:color="auto"/>
            <w:left w:val="none" w:sz="0" w:space="0" w:color="auto"/>
            <w:bottom w:val="none" w:sz="0" w:space="0" w:color="auto"/>
            <w:right w:val="none" w:sz="0" w:space="0" w:color="auto"/>
          </w:divBdr>
        </w:div>
        <w:div w:id="140968326">
          <w:marLeft w:val="0"/>
          <w:marRight w:val="0"/>
          <w:marTop w:val="0"/>
          <w:marBottom w:val="0"/>
          <w:divBdr>
            <w:top w:val="none" w:sz="0" w:space="0" w:color="auto"/>
            <w:left w:val="none" w:sz="0" w:space="0" w:color="auto"/>
            <w:bottom w:val="none" w:sz="0" w:space="0" w:color="auto"/>
            <w:right w:val="none" w:sz="0" w:space="0" w:color="auto"/>
          </w:divBdr>
        </w:div>
        <w:div w:id="87700412">
          <w:marLeft w:val="0"/>
          <w:marRight w:val="0"/>
          <w:marTop w:val="0"/>
          <w:marBottom w:val="0"/>
          <w:divBdr>
            <w:top w:val="none" w:sz="0" w:space="0" w:color="auto"/>
            <w:left w:val="none" w:sz="0" w:space="0" w:color="auto"/>
            <w:bottom w:val="none" w:sz="0" w:space="0" w:color="auto"/>
            <w:right w:val="none" w:sz="0" w:space="0" w:color="auto"/>
          </w:divBdr>
        </w:div>
        <w:div w:id="1303120766">
          <w:marLeft w:val="0"/>
          <w:marRight w:val="0"/>
          <w:marTop w:val="0"/>
          <w:marBottom w:val="0"/>
          <w:divBdr>
            <w:top w:val="none" w:sz="0" w:space="0" w:color="auto"/>
            <w:left w:val="none" w:sz="0" w:space="0" w:color="auto"/>
            <w:bottom w:val="none" w:sz="0" w:space="0" w:color="auto"/>
            <w:right w:val="none" w:sz="0" w:space="0" w:color="auto"/>
          </w:divBdr>
        </w:div>
        <w:div w:id="1845821865">
          <w:marLeft w:val="0"/>
          <w:marRight w:val="0"/>
          <w:marTop w:val="0"/>
          <w:marBottom w:val="0"/>
          <w:divBdr>
            <w:top w:val="none" w:sz="0" w:space="0" w:color="auto"/>
            <w:left w:val="none" w:sz="0" w:space="0" w:color="auto"/>
            <w:bottom w:val="none" w:sz="0" w:space="0" w:color="auto"/>
            <w:right w:val="none" w:sz="0" w:space="0" w:color="auto"/>
          </w:divBdr>
        </w:div>
        <w:div w:id="918322636">
          <w:marLeft w:val="0"/>
          <w:marRight w:val="0"/>
          <w:marTop w:val="0"/>
          <w:marBottom w:val="0"/>
          <w:divBdr>
            <w:top w:val="none" w:sz="0" w:space="0" w:color="auto"/>
            <w:left w:val="none" w:sz="0" w:space="0" w:color="auto"/>
            <w:bottom w:val="none" w:sz="0" w:space="0" w:color="auto"/>
            <w:right w:val="none" w:sz="0" w:space="0" w:color="auto"/>
          </w:divBdr>
        </w:div>
        <w:div w:id="847986673">
          <w:marLeft w:val="0"/>
          <w:marRight w:val="0"/>
          <w:marTop w:val="0"/>
          <w:marBottom w:val="0"/>
          <w:divBdr>
            <w:top w:val="none" w:sz="0" w:space="0" w:color="auto"/>
            <w:left w:val="none" w:sz="0" w:space="0" w:color="auto"/>
            <w:bottom w:val="none" w:sz="0" w:space="0" w:color="auto"/>
            <w:right w:val="none" w:sz="0" w:space="0" w:color="auto"/>
          </w:divBdr>
        </w:div>
        <w:div w:id="739208231">
          <w:marLeft w:val="0"/>
          <w:marRight w:val="0"/>
          <w:marTop w:val="0"/>
          <w:marBottom w:val="0"/>
          <w:divBdr>
            <w:top w:val="none" w:sz="0" w:space="0" w:color="auto"/>
            <w:left w:val="none" w:sz="0" w:space="0" w:color="auto"/>
            <w:bottom w:val="none" w:sz="0" w:space="0" w:color="auto"/>
            <w:right w:val="none" w:sz="0" w:space="0" w:color="auto"/>
          </w:divBdr>
        </w:div>
        <w:div w:id="885793092">
          <w:marLeft w:val="0"/>
          <w:marRight w:val="0"/>
          <w:marTop w:val="0"/>
          <w:marBottom w:val="0"/>
          <w:divBdr>
            <w:top w:val="none" w:sz="0" w:space="0" w:color="auto"/>
            <w:left w:val="none" w:sz="0" w:space="0" w:color="auto"/>
            <w:bottom w:val="none" w:sz="0" w:space="0" w:color="auto"/>
            <w:right w:val="none" w:sz="0" w:space="0" w:color="auto"/>
          </w:divBdr>
        </w:div>
        <w:div w:id="1247573728">
          <w:marLeft w:val="0"/>
          <w:marRight w:val="0"/>
          <w:marTop w:val="0"/>
          <w:marBottom w:val="0"/>
          <w:divBdr>
            <w:top w:val="none" w:sz="0" w:space="0" w:color="auto"/>
            <w:left w:val="none" w:sz="0" w:space="0" w:color="auto"/>
            <w:bottom w:val="none" w:sz="0" w:space="0" w:color="auto"/>
            <w:right w:val="none" w:sz="0" w:space="0" w:color="auto"/>
          </w:divBdr>
        </w:div>
        <w:div w:id="610010973">
          <w:marLeft w:val="0"/>
          <w:marRight w:val="0"/>
          <w:marTop w:val="0"/>
          <w:marBottom w:val="0"/>
          <w:divBdr>
            <w:top w:val="none" w:sz="0" w:space="0" w:color="auto"/>
            <w:left w:val="none" w:sz="0" w:space="0" w:color="auto"/>
            <w:bottom w:val="none" w:sz="0" w:space="0" w:color="auto"/>
            <w:right w:val="none" w:sz="0" w:space="0" w:color="auto"/>
          </w:divBdr>
        </w:div>
        <w:div w:id="2784533">
          <w:marLeft w:val="0"/>
          <w:marRight w:val="0"/>
          <w:marTop w:val="0"/>
          <w:marBottom w:val="0"/>
          <w:divBdr>
            <w:top w:val="none" w:sz="0" w:space="0" w:color="auto"/>
            <w:left w:val="none" w:sz="0" w:space="0" w:color="auto"/>
            <w:bottom w:val="none" w:sz="0" w:space="0" w:color="auto"/>
            <w:right w:val="none" w:sz="0" w:space="0" w:color="auto"/>
          </w:divBdr>
        </w:div>
        <w:div w:id="1043679102">
          <w:marLeft w:val="0"/>
          <w:marRight w:val="0"/>
          <w:marTop w:val="0"/>
          <w:marBottom w:val="0"/>
          <w:divBdr>
            <w:top w:val="none" w:sz="0" w:space="0" w:color="auto"/>
            <w:left w:val="none" w:sz="0" w:space="0" w:color="auto"/>
            <w:bottom w:val="none" w:sz="0" w:space="0" w:color="auto"/>
            <w:right w:val="none" w:sz="0" w:space="0" w:color="auto"/>
          </w:divBdr>
        </w:div>
        <w:div w:id="1234394229">
          <w:marLeft w:val="0"/>
          <w:marRight w:val="0"/>
          <w:marTop w:val="0"/>
          <w:marBottom w:val="0"/>
          <w:divBdr>
            <w:top w:val="none" w:sz="0" w:space="0" w:color="auto"/>
            <w:left w:val="none" w:sz="0" w:space="0" w:color="auto"/>
            <w:bottom w:val="none" w:sz="0" w:space="0" w:color="auto"/>
            <w:right w:val="none" w:sz="0" w:space="0" w:color="auto"/>
          </w:divBdr>
        </w:div>
        <w:div w:id="651720907">
          <w:marLeft w:val="0"/>
          <w:marRight w:val="0"/>
          <w:marTop w:val="0"/>
          <w:marBottom w:val="0"/>
          <w:divBdr>
            <w:top w:val="none" w:sz="0" w:space="0" w:color="auto"/>
            <w:left w:val="none" w:sz="0" w:space="0" w:color="auto"/>
            <w:bottom w:val="none" w:sz="0" w:space="0" w:color="auto"/>
            <w:right w:val="none" w:sz="0" w:space="0" w:color="auto"/>
          </w:divBdr>
        </w:div>
        <w:div w:id="765689257">
          <w:marLeft w:val="0"/>
          <w:marRight w:val="0"/>
          <w:marTop w:val="0"/>
          <w:marBottom w:val="0"/>
          <w:divBdr>
            <w:top w:val="none" w:sz="0" w:space="0" w:color="auto"/>
            <w:left w:val="none" w:sz="0" w:space="0" w:color="auto"/>
            <w:bottom w:val="none" w:sz="0" w:space="0" w:color="auto"/>
            <w:right w:val="none" w:sz="0" w:space="0" w:color="auto"/>
          </w:divBdr>
        </w:div>
        <w:div w:id="1727491136">
          <w:marLeft w:val="0"/>
          <w:marRight w:val="0"/>
          <w:marTop w:val="0"/>
          <w:marBottom w:val="0"/>
          <w:divBdr>
            <w:top w:val="none" w:sz="0" w:space="0" w:color="auto"/>
            <w:left w:val="none" w:sz="0" w:space="0" w:color="auto"/>
            <w:bottom w:val="none" w:sz="0" w:space="0" w:color="auto"/>
            <w:right w:val="none" w:sz="0" w:space="0" w:color="auto"/>
          </w:divBdr>
        </w:div>
        <w:div w:id="1852792553">
          <w:marLeft w:val="0"/>
          <w:marRight w:val="0"/>
          <w:marTop w:val="0"/>
          <w:marBottom w:val="0"/>
          <w:divBdr>
            <w:top w:val="none" w:sz="0" w:space="0" w:color="auto"/>
            <w:left w:val="none" w:sz="0" w:space="0" w:color="auto"/>
            <w:bottom w:val="none" w:sz="0" w:space="0" w:color="auto"/>
            <w:right w:val="none" w:sz="0" w:space="0" w:color="auto"/>
          </w:divBdr>
        </w:div>
        <w:div w:id="794761662">
          <w:marLeft w:val="0"/>
          <w:marRight w:val="0"/>
          <w:marTop w:val="0"/>
          <w:marBottom w:val="0"/>
          <w:divBdr>
            <w:top w:val="none" w:sz="0" w:space="0" w:color="auto"/>
            <w:left w:val="none" w:sz="0" w:space="0" w:color="auto"/>
            <w:bottom w:val="none" w:sz="0" w:space="0" w:color="auto"/>
            <w:right w:val="none" w:sz="0" w:space="0" w:color="auto"/>
          </w:divBdr>
        </w:div>
        <w:div w:id="578827592">
          <w:marLeft w:val="0"/>
          <w:marRight w:val="0"/>
          <w:marTop w:val="0"/>
          <w:marBottom w:val="0"/>
          <w:divBdr>
            <w:top w:val="none" w:sz="0" w:space="0" w:color="auto"/>
            <w:left w:val="none" w:sz="0" w:space="0" w:color="auto"/>
            <w:bottom w:val="none" w:sz="0" w:space="0" w:color="auto"/>
            <w:right w:val="none" w:sz="0" w:space="0" w:color="auto"/>
          </w:divBdr>
        </w:div>
        <w:div w:id="586496294">
          <w:marLeft w:val="0"/>
          <w:marRight w:val="0"/>
          <w:marTop w:val="0"/>
          <w:marBottom w:val="0"/>
          <w:divBdr>
            <w:top w:val="none" w:sz="0" w:space="0" w:color="auto"/>
            <w:left w:val="none" w:sz="0" w:space="0" w:color="auto"/>
            <w:bottom w:val="none" w:sz="0" w:space="0" w:color="auto"/>
            <w:right w:val="none" w:sz="0" w:space="0" w:color="auto"/>
          </w:divBdr>
        </w:div>
        <w:div w:id="64497664">
          <w:marLeft w:val="0"/>
          <w:marRight w:val="0"/>
          <w:marTop w:val="0"/>
          <w:marBottom w:val="0"/>
          <w:divBdr>
            <w:top w:val="none" w:sz="0" w:space="0" w:color="auto"/>
            <w:left w:val="none" w:sz="0" w:space="0" w:color="auto"/>
            <w:bottom w:val="none" w:sz="0" w:space="0" w:color="auto"/>
            <w:right w:val="none" w:sz="0" w:space="0" w:color="auto"/>
          </w:divBdr>
        </w:div>
        <w:div w:id="443187101">
          <w:marLeft w:val="0"/>
          <w:marRight w:val="0"/>
          <w:marTop w:val="0"/>
          <w:marBottom w:val="0"/>
          <w:divBdr>
            <w:top w:val="none" w:sz="0" w:space="0" w:color="auto"/>
            <w:left w:val="none" w:sz="0" w:space="0" w:color="auto"/>
            <w:bottom w:val="none" w:sz="0" w:space="0" w:color="auto"/>
            <w:right w:val="none" w:sz="0" w:space="0" w:color="auto"/>
          </w:divBdr>
        </w:div>
        <w:div w:id="1523394770">
          <w:marLeft w:val="0"/>
          <w:marRight w:val="0"/>
          <w:marTop w:val="0"/>
          <w:marBottom w:val="0"/>
          <w:divBdr>
            <w:top w:val="none" w:sz="0" w:space="0" w:color="auto"/>
            <w:left w:val="none" w:sz="0" w:space="0" w:color="auto"/>
            <w:bottom w:val="none" w:sz="0" w:space="0" w:color="auto"/>
            <w:right w:val="none" w:sz="0" w:space="0" w:color="auto"/>
          </w:divBdr>
        </w:div>
        <w:div w:id="115830325">
          <w:marLeft w:val="0"/>
          <w:marRight w:val="0"/>
          <w:marTop w:val="0"/>
          <w:marBottom w:val="0"/>
          <w:divBdr>
            <w:top w:val="none" w:sz="0" w:space="0" w:color="auto"/>
            <w:left w:val="none" w:sz="0" w:space="0" w:color="auto"/>
            <w:bottom w:val="none" w:sz="0" w:space="0" w:color="auto"/>
            <w:right w:val="none" w:sz="0" w:space="0" w:color="auto"/>
          </w:divBdr>
        </w:div>
        <w:div w:id="83501470">
          <w:marLeft w:val="0"/>
          <w:marRight w:val="0"/>
          <w:marTop w:val="0"/>
          <w:marBottom w:val="0"/>
          <w:divBdr>
            <w:top w:val="none" w:sz="0" w:space="0" w:color="auto"/>
            <w:left w:val="none" w:sz="0" w:space="0" w:color="auto"/>
            <w:bottom w:val="none" w:sz="0" w:space="0" w:color="auto"/>
            <w:right w:val="none" w:sz="0" w:space="0" w:color="auto"/>
          </w:divBdr>
        </w:div>
        <w:div w:id="1106774388">
          <w:marLeft w:val="0"/>
          <w:marRight w:val="0"/>
          <w:marTop w:val="0"/>
          <w:marBottom w:val="0"/>
          <w:divBdr>
            <w:top w:val="none" w:sz="0" w:space="0" w:color="auto"/>
            <w:left w:val="none" w:sz="0" w:space="0" w:color="auto"/>
            <w:bottom w:val="none" w:sz="0" w:space="0" w:color="auto"/>
            <w:right w:val="none" w:sz="0" w:space="0" w:color="auto"/>
          </w:divBdr>
        </w:div>
        <w:div w:id="680086148">
          <w:marLeft w:val="0"/>
          <w:marRight w:val="0"/>
          <w:marTop w:val="0"/>
          <w:marBottom w:val="0"/>
          <w:divBdr>
            <w:top w:val="none" w:sz="0" w:space="0" w:color="auto"/>
            <w:left w:val="none" w:sz="0" w:space="0" w:color="auto"/>
            <w:bottom w:val="none" w:sz="0" w:space="0" w:color="auto"/>
            <w:right w:val="none" w:sz="0" w:space="0" w:color="auto"/>
          </w:divBdr>
        </w:div>
        <w:div w:id="1092773356">
          <w:marLeft w:val="0"/>
          <w:marRight w:val="0"/>
          <w:marTop w:val="0"/>
          <w:marBottom w:val="0"/>
          <w:divBdr>
            <w:top w:val="none" w:sz="0" w:space="0" w:color="auto"/>
            <w:left w:val="none" w:sz="0" w:space="0" w:color="auto"/>
            <w:bottom w:val="none" w:sz="0" w:space="0" w:color="auto"/>
            <w:right w:val="none" w:sz="0" w:space="0" w:color="auto"/>
          </w:divBdr>
        </w:div>
        <w:div w:id="849683371">
          <w:marLeft w:val="0"/>
          <w:marRight w:val="0"/>
          <w:marTop w:val="0"/>
          <w:marBottom w:val="0"/>
          <w:divBdr>
            <w:top w:val="none" w:sz="0" w:space="0" w:color="auto"/>
            <w:left w:val="none" w:sz="0" w:space="0" w:color="auto"/>
            <w:bottom w:val="none" w:sz="0" w:space="0" w:color="auto"/>
            <w:right w:val="none" w:sz="0" w:space="0" w:color="auto"/>
          </w:divBdr>
        </w:div>
        <w:div w:id="1452362926">
          <w:marLeft w:val="0"/>
          <w:marRight w:val="0"/>
          <w:marTop w:val="0"/>
          <w:marBottom w:val="0"/>
          <w:divBdr>
            <w:top w:val="none" w:sz="0" w:space="0" w:color="auto"/>
            <w:left w:val="none" w:sz="0" w:space="0" w:color="auto"/>
            <w:bottom w:val="none" w:sz="0" w:space="0" w:color="auto"/>
            <w:right w:val="none" w:sz="0" w:space="0" w:color="auto"/>
          </w:divBdr>
        </w:div>
        <w:div w:id="1428885166">
          <w:marLeft w:val="0"/>
          <w:marRight w:val="0"/>
          <w:marTop w:val="0"/>
          <w:marBottom w:val="0"/>
          <w:divBdr>
            <w:top w:val="none" w:sz="0" w:space="0" w:color="auto"/>
            <w:left w:val="none" w:sz="0" w:space="0" w:color="auto"/>
            <w:bottom w:val="none" w:sz="0" w:space="0" w:color="auto"/>
            <w:right w:val="none" w:sz="0" w:space="0" w:color="auto"/>
          </w:divBdr>
        </w:div>
        <w:div w:id="838815632">
          <w:marLeft w:val="0"/>
          <w:marRight w:val="0"/>
          <w:marTop w:val="0"/>
          <w:marBottom w:val="0"/>
          <w:divBdr>
            <w:top w:val="none" w:sz="0" w:space="0" w:color="auto"/>
            <w:left w:val="none" w:sz="0" w:space="0" w:color="auto"/>
            <w:bottom w:val="none" w:sz="0" w:space="0" w:color="auto"/>
            <w:right w:val="none" w:sz="0" w:space="0" w:color="auto"/>
          </w:divBdr>
        </w:div>
        <w:div w:id="1838768894">
          <w:marLeft w:val="0"/>
          <w:marRight w:val="0"/>
          <w:marTop w:val="0"/>
          <w:marBottom w:val="0"/>
          <w:divBdr>
            <w:top w:val="none" w:sz="0" w:space="0" w:color="auto"/>
            <w:left w:val="none" w:sz="0" w:space="0" w:color="auto"/>
            <w:bottom w:val="none" w:sz="0" w:space="0" w:color="auto"/>
            <w:right w:val="none" w:sz="0" w:space="0" w:color="auto"/>
          </w:divBdr>
        </w:div>
        <w:div w:id="1539317701">
          <w:marLeft w:val="0"/>
          <w:marRight w:val="0"/>
          <w:marTop w:val="0"/>
          <w:marBottom w:val="0"/>
          <w:divBdr>
            <w:top w:val="none" w:sz="0" w:space="0" w:color="auto"/>
            <w:left w:val="none" w:sz="0" w:space="0" w:color="auto"/>
            <w:bottom w:val="none" w:sz="0" w:space="0" w:color="auto"/>
            <w:right w:val="none" w:sz="0" w:space="0" w:color="auto"/>
          </w:divBdr>
        </w:div>
        <w:div w:id="1681276869">
          <w:marLeft w:val="0"/>
          <w:marRight w:val="0"/>
          <w:marTop w:val="0"/>
          <w:marBottom w:val="0"/>
          <w:divBdr>
            <w:top w:val="none" w:sz="0" w:space="0" w:color="auto"/>
            <w:left w:val="none" w:sz="0" w:space="0" w:color="auto"/>
            <w:bottom w:val="none" w:sz="0" w:space="0" w:color="auto"/>
            <w:right w:val="none" w:sz="0" w:space="0" w:color="auto"/>
          </w:divBdr>
        </w:div>
        <w:div w:id="23681556">
          <w:marLeft w:val="0"/>
          <w:marRight w:val="0"/>
          <w:marTop w:val="0"/>
          <w:marBottom w:val="0"/>
          <w:divBdr>
            <w:top w:val="none" w:sz="0" w:space="0" w:color="auto"/>
            <w:left w:val="none" w:sz="0" w:space="0" w:color="auto"/>
            <w:bottom w:val="none" w:sz="0" w:space="0" w:color="auto"/>
            <w:right w:val="none" w:sz="0" w:space="0" w:color="auto"/>
          </w:divBdr>
        </w:div>
        <w:div w:id="1342008451">
          <w:marLeft w:val="0"/>
          <w:marRight w:val="0"/>
          <w:marTop w:val="0"/>
          <w:marBottom w:val="0"/>
          <w:divBdr>
            <w:top w:val="none" w:sz="0" w:space="0" w:color="auto"/>
            <w:left w:val="none" w:sz="0" w:space="0" w:color="auto"/>
            <w:bottom w:val="none" w:sz="0" w:space="0" w:color="auto"/>
            <w:right w:val="none" w:sz="0" w:space="0" w:color="auto"/>
          </w:divBdr>
        </w:div>
        <w:div w:id="267591336">
          <w:marLeft w:val="0"/>
          <w:marRight w:val="0"/>
          <w:marTop w:val="0"/>
          <w:marBottom w:val="0"/>
          <w:divBdr>
            <w:top w:val="none" w:sz="0" w:space="0" w:color="auto"/>
            <w:left w:val="none" w:sz="0" w:space="0" w:color="auto"/>
            <w:bottom w:val="none" w:sz="0" w:space="0" w:color="auto"/>
            <w:right w:val="none" w:sz="0" w:space="0" w:color="auto"/>
          </w:divBdr>
        </w:div>
        <w:div w:id="611860702">
          <w:marLeft w:val="0"/>
          <w:marRight w:val="0"/>
          <w:marTop w:val="0"/>
          <w:marBottom w:val="0"/>
          <w:divBdr>
            <w:top w:val="none" w:sz="0" w:space="0" w:color="auto"/>
            <w:left w:val="none" w:sz="0" w:space="0" w:color="auto"/>
            <w:bottom w:val="none" w:sz="0" w:space="0" w:color="auto"/>
            <w:right w:val="none" w:sz="0" w:space="0" w:color="auto"/>
          </w:divBdr>
        </w:div>
        <w:div w:id="475530124">
          <w:marLeft w:val="0"/>
          <w:marRight w:val="0"/>
          <w:marTop w:val="0"/>
          <w:marBottom w:val="0"/>
          <w:divBdr>
            <w:top w:val="none" w:sz="0" w:space="0" w:color="auto"/>
            <w:left w:val="none" w:sz="0" w:space="0" w:color="auto"/>
            <w:bottom w:val="none" w:sz="0" w:space="0" w:color="auto"/>
            <w:right w:val="none" w:sz="0" w:space="0" w:color="auto"/>
          </w:divBdr>
        </w:div>
        <w:div w:id="144858173">
          <w:marLeft w:val="0"/>
          <w:marRight w:val="0"/>
          <w:marTop w:val="0"/>
          <w:marBottom w:val="0"/>
          <w:divBdr>
            <w:top w:val="none" w:sz="0" w:space="0" w:color="auto"/>
            <w:left w:val="none" w:sz="0" w:space="0" w:color="auto"/>
            <w:bottom w:val="none" w:sz="0" w:space="0" w:color="auto"/>
            <w:right w:val="none" w:sz="0" w:space="0" w:color="auto"/>
          </w:divBdr>
        </w:div>
        <w:div w:id="873882535">
          <w:marLeft w:val="0"/>
          <w:marRight w:val="0"/>
          <w:marTop w:val="0"/>
          <w:marBottom w:val="0"/>
          <w:divBdr>
            <w:top w:val="none" w:sz="0" w:space="0" w:color="auto"/>
            <w:left w:val="none" w:sz="0" w:space="0" w:color="auto"/>
            <w:bottom w:val="none" w:sz="0" w:space="0" w:color="auto"/>
            <w:right w:val="none" w:sz="0" w:space="0" w:color="auto"/>
          </w:divBdr>
        </w:div>
        <w:div w:id="362755448">
          <w:marLeft w:val="0"/>
          <w:marRight w:val="0"/>
          <w:marTop w:val="0"/>
          <w:marBottom w:val="0"/>
          <w:divBdr>
            <w:top w:val="none" w:sz="0" w:space="0" w:color="auto"/>
            <w:left w:val="none" w:sz="0" w:space="0" w:color="auto"/>
            <w:bottom w:val="none" w:sz="0" w:space="0" w:color="auto"/>
            <w:right w:val="none" w:sz="0" w:space="0" w:color="auto"/>
          </w:divBdr>
        </w:div>
        <w:div w:id="1636373138">
          <w:marLeft w:val="0"/>
          <w:marRight w:val="0"/>
          <w:marTop w:val="0"/>
          <w:marBottom w:val="0"/>
          <w:divBdr>
            <w:top w:val="none" w:sz="0" w:space="0" w:color="auto"/>
            <w:left w:val="none" w:sz="0" w:space="0" w:color="auto"/>
            <w:bottom w:val="none" w:sz="0" w:space="0" w:color="auto"/>
            <w:right w:val="none" w:sz="0" w:space="0" w:color="auto"/>
          </w:divBdr>
        </w:div>
        <w:div w:id="1917789067">
          <w:marLeft w:val="0"/>
          <w:marRight w:val="0"/>
          <w:marTop w:val="0"/>
          <w:marBottom w:val="0"/>
          <w:divBdr>
            <w:top w:val="none" w:sz="0" w:space="0" w:color="auto"/>
            <w:left w:val="none" w:sz="0" w:space="0" w:color="auto"/>
            <w:bottom w:val="none" w:sz="0" w:space="0" w:color="auto"/>
            <w:right w:val="none" w:sz="0" w:space="0" w:color="auto"/>
          </w:divBdr>
        </w:div>
        <w:div w:id="613292180">
          <w:marLeft w:val="0"/>
          <w:marRight w:val="0"/>
          <w:marTop w:val="0"/>
          <w:marBottom w:val="0"/>
          <w:divBdr>
            <w:top w:val="none" w:sz="0" w:space="0" w:color="auto"/>
            <w:left w:val="none" w:sz="0" w:space="0" w:color="auto"/>
            <w:bottom w:val="none" w:sz="0" w:space="0" w:color="auto"/>
            <w:right w:val="none" w:sz="0" w:space="0" w:color="auto"/>
          </w:divBdr>
        </w:div>
        <w:div w:id="73822507">
          <w:marLeft w:val="0"/>
          <w:marRight w:val="0"/>
          <w:marTop w:val="0"/>
          <w:marBottom w:val="0"/>
          <w:divBdr>
            <w:top w:val="none" w:sz="0" w:space="0" w:color="auto"/>
            <w:left w:val="none" w:sz="0" w:space="0" w:color="auto"/>
            <w:bottom w:val="none" w:sz="0" w:space="0" w:color="auto"/>
            <w:right w:val="none" w:sz="0" w:space="0" w:color="auto"/>
          </w:divBdr>
        </w:div>
        <w:div w:id="590041120">
          <w:marLeft w:val="0"/>
          <w:marRight w:val="0"/>
          <w:marTop w:val="0"/>
          <w:marBottom w:val="0"/>
          <w:divBdr>
            <w:top w:val="none" w:sz="0" w:space="0" w:color="auto"/>
            <w:left w:val="none" w:sz="0" w:space="0" w:color="auto"/>
            <w:bottom w:val="none" w:sz="0" w:space="0" w:color="auto"/>
            <w:right w:val="none" w:sz="0" w:space="0" w:color="auto"/>
          </w:divBdr>
        </w:div>
        <w:div w:id="106312550">
          <w:marLeft w:val="0"/>
          <w:marRight w:val="0"/>
          <w:marTop w:val="0"/>
          <w:marBottom w:val="0"/>
          <w:divBdr>
            <w:top w:val="none" w:sz="0" w:space="0" w:color="auto"/>
            <w:left w:val="none" w:sz="0" w:space="0" w:color="auto"/>
            <w:bottom w:val="none" w:sz="0" w:space="0" w:color="auto"/>
            <w:right w:val="none" w:sz="0" w:space="0" w:color="auto"/>
          </w:divBdr>
        </w:div>
        <w:div w:id="1895310749">
          <w:marLeft w:val="0"/>
          <w:marRight w:val="0"/>
          <w:marTop w:val="0"/>
          <w:marBottom w:val="0"/>
          <w:divBdr>
            <w:top w:val="none" w:sz="0" w:space="0" w:color="auto"/>
            <w:left w:val="none" w:sz="0" w:space="0" w:color="auto"/>
            <w:bottom w:val="none" w:sz="0" w:space="0" w:color="auto"/>
            <w:right w:val="none" w:sz="0" w:space="0" w:color="auto"/>
          </w:divBdr>
        </w:div>
        <w:div w:id="216093916">
          <w:marLeft w:val="0"/>
          <w:marRight w:val="0"/>
          <w:marTop w:val="0"/>
          <w:marBottom w:val="0"/>
          <w:divBdr>
            <w:top w:val="none" w:sz="0" w:space="0" w:color="auto"/>
            <w:left w:val="none" w:sz="0" w:space="0" w:color="auto"/>
            <w:bottom w:val="none" w:sz="0" w:space="0" w:color="auto"/>
            <w:right w:val="none" w:sz="0" w:space="0" w:color="auto"/>
          </w:divBdr>
        </w:div>
        <w:div w:id="550505670">
          <w:marLeft w:val="0"/>
          <w:marRight w:val="0"/>
          <w:marTop w:val="0"/>
          <w:marBottom w:val="0"/>
          <w:divBdr>
            <w:top w:val="none" w:sz="0" w:space="0" w:color="auto"/>
            <w:left w:val="none" w:sz="0" w:space="0" w:color="auto"/>
            <w:bottom w:val="none" w:sz="0" w:space="0" w:color="auto"/>
            <w:right w:val="none" w:sz="0" w:space="0" w:color="auto"/>
          </w:divBdr>
        </w:div>
        <w:div w:id="338319016">
          <w:marLeft w:val="0"/>
          <w:marRight w:val="0"/>
          <w:marTop w:val="0"/>
          <w:marBottom w:val="0"/>
          <w:divBdr>
            <w:top w:val="none" w:sz="0" w:space="0" w:color="auto"/>
            <w:left w:val="none" w:sz="0" w:space="0" w:color="auto"/>
            <w:bottom w:val="none" w:sz="0" w:space="0" w:color="auto"/>
            <w:right w:val="none" w:sz="0" w:space="0" w:color="auto"/>
          </w:divBdr>
        </w:div>
        <w:div w:id="467473202">
          <w:marLeft w:val="0"/>
          <w:marRight w:val="0"/>
          <w:marTop w:val="0"/>
          <w:marBottom w:val="0"/>
          <w:divBdr>
            <w:top w:val="none" w:sz="0" w:space="0" w:color="auto"/>
            <w:left w:val="none" w:sz="0" w:space="0" w:color="auto"/>
            <w:bottom w:val="none" w:sz="0" w:space="0" w:color="auto"/>
            <w:right w:val="none" w:sz="0" w:space="0" w:color="auto"/>
          </w:divBdr>
        </w:div>
        <w:div w:id="2134588525">
          <w:marLeft w:val="0"/>
          <w:marRight w:val="0"/>
          <w:marTop w:val="0"/>
          <w:marBottom w:val="0"/>
          <w:divBdr>
            <w:top w:val="none" w:sz="0" w:space="0" w:color="auto"/>
            <w:left w:val="none" w:sz="0" w:space="0" w:color="auto"/>
            <w:bottom w:val="none" w:sz="0" w:space="0" w:color="auto"/>
            <w:right w:val="none" w:sz="0" w:space="0" w:color="auto"/>
          </w:divBdr>
        </w:div>
        <w:div w:id="735401775">
          <w:marLeft w:val="0"/>
          <w:marRight w:val="0"/>
          <w:marTop w:val="0"/>
          <w:marBottom w:val="0"/>
          <w:divBdr>
            <w:top w:val="none" w:sz="0" w:space="0" w:color="auto"/>
            <w:left w:val="none" w:sz="0" w:space="0" w:color="auto"/>
            <w:bottom w:val="none" w:sz="0" w:space="0" w:color="auto"/>
            <w:right w:val="none" w:sz="0" w:space="0" w:color="auto"/>
          </w:divBdr>
        </w:div>
        <w:div w:id="1275481342">
          <w:marLeft w:val="0"/>
          <w:marRight w:val="0"/>
          <w:marTop w:val="0"/>
          <w:marBottom w:val="0"/>
          <w:divBdr>
            <w:top w:val="none" w:sz="0" w:space="0" w:color="auto"/>
            <w:left w:val="none" w:sz="0" w:space="0" w:color="auto"/>
            <w:bottom w:val="none" w:sz="0" w:space="0" w:color="auto"/>
            <w:right w:val="none" w:sz="0" w:space="0" w:color="auto"/>
          </w:divBdr>
        </w:div>
        <w:div w:id="1316958124">
          <w:marLeft w:val="0"/>
          <w:marRight w:val="0"/>
          <w:marTop w:val="0"/>
          <w:marBottom w:val="0"/>
          <w:divBdr>
            <w:top w:val="none" w:sz="0" w:space="0" w:color="auto"/>
            <w:left w:val="none" w:sz="0" w:space="0" w:color="auto"/>
            <w:bottom w:val="none" w:sz="0" w:space="0" w:color="auto"/>
            <w:right w:val="none" w:sz="0" w:space="0" w:color="auto"/>
          </w:divBdr>
        </w:div>
        <w:div w:id="2105763067">
          <w:marLeft w:val="0"/>
          <w:marRight w:val="0"/>
          <w:marTop w:val="0"/>
          <w:marBottom w:val="0"/>
          <w:divBdr>
            <w:top w:val="none" w:sz="0" w:space="0" w:color="auto"/>
            <w:left w:val="none" w:sz="0" w:space="0" w:color="auto"/>
            <w:bottom w:val="none" w:sz="0" w:space="0" w:color="auto"/>
            <w:right w:val="none" w:sz="0" w:space="0" w:color="auto"/>
          </w:divBdr>
        </w:div>
        <w:div w:id="318462962">
          <w:marLeft w:val="0"/>
          <w:marRight w:val="0"/>
          <w:marTop w:val="0"/>
          <w:marBottom w:val="0"/>
          <w:divBdr>
            <w:top w:val="none" w:sz="0" w:space="0" w:color="auto"/>
            <w:left w:val="none" w:sz="0" w:space="0" w:color="auto"/>
            <w:bottom w:val="none" w:sz="0" w:space="0" w:color="auto"/>
            <w:right w:val="none" w:sz="0" w:space="0" w:color="auto"/>
          </w:divBdr>
        </w:div>
        <w:div w:id="1949265620">
          <w:marLeft w:val="0"/>
          <w:marRight w:val="0"/>
          <w:marTop w:val="0"/>
          <w:marBottom w:val="0"/>
          <w:divBdr>
            <w:top w:val="none" w:sz="0" w:space="0" w:color="auto"/>
            <w:left w:val="none" w:sz="0" w:space="0" w:color="auto"/>
            <w:bottom w:val="none" w:sz="0" w:space="0" w:color="auto"/>
            <w:right w:val="none" w:sz="0" w:space="0" w:color="auto"/>
          </w:divBdr>
        </w:div>
        <w:div w:id="1718700527">
          <w:marLeft w:val="0"/>
          <w:marRight w:val="0"/>
          <w:marTop w:val="0"/>
          <w:marBottom w:val="0"/>
          <w:divBdr>
            <w:top w:val="none" w:sz="0" w:space="0" w:color="auto"/>
            <w:left w:val="none" w:sz="0" w:space="0" w:color="auto"/>
            <w:bottom w:val="none" w:sz="0" w:space="0" w:color="auto"/>
            <w:right w:val="none" w:sz="0" w:space="0" w:color="auto"/>
          </w:divBdr>
        </w:div>
        <w:div w:id="1892886222">
          <w:marLeft w:val="0"/>
          <w:marRight w:val="0"/>
          <w:marTop w:val="0"/>
          <w:marBottom w:val="0"/>
          <w:divBdr>
            <w:top w:val="none" w:sz="0" w:space="0" w:color="auto"/>
            <w:left w:val="none" w:sz="0" w:space="0" w:color="auto"/>
            <w:bottom w:val="none" w:sz="0" w:space="0" w:color="auto"/>
            <w:right w:val="none" w:sz="0" w:space="0" w:color="auto"/>
          </w:divBdr>
        </w:div>
        <w:div w:id="837189525">
          <w:marLeft w:val="0"/>
          <w:marRight w:val="0"/>
          <w:marTop w:val="0"/>
          <w:marBottom w:val="0"/>
          <w:divBdr>
            <w:top w:val="none" w:sz="0" w:space="0" w:color="auto"/>
            <w:left w:val="none" w:sz="0" w:space="0" w:color="auto"/>
            <w:bottom w:val="none" w:sz="0" w:space="0" w:color="auto"/>
            <w:right w:val="none" w:sz="0" w:space="0" w:color="auto"/>
          </w:divBdr>
        </w:div>
        <w:div w:id="660086230">
          <w:marLeft w:val="0"/>
          <w:marRight w:val="0"/>
          <w:marTop w:val="0"/>
          <w:marBottom w:val="0"/>
          <w:divBdr>
            <w:top w:val="none" w:sz="0" w:space="0" w:color="auto"/>
            <w:left w:val="none" w:sz="0" w:space="0" w:color="auto"/>
            <w:bottom w:val="none" w:sz="0" w:space="0" w:color="auto"/>
            <w:right w:val="none" w:sz="0" w:space="0" w:color="auto"/>
          </w:divBdr>
        </w:div>
        <w:div w:id="824705894">
          <w:marLeft w:val="0"/>
          <w:marRight w:val="0"/>
          <w:marTop w:val="0"/>
          <w:marBottom w:val="0"/>
          <w:divBdr>
            <w:top w:val="none" w:sz="0" w:space="0" w:color="auto"/>
            <w:left w:val="none" w:sz="0" w:space="0" w:color="auto"/>
            <w:bottom w:val="none" w:sz="0" w:space="0" w:color="auto"/>
            <w:right w:val="none" w:sz="0" w:space="0" w:color="auto"/>
          </w:divBdr>
        </w:div>
        <w:div w:id="1870872147">
          <w:marLeft w:val="0"/>
          <w:marRight w:val="0"/>
          <w:marTop w:val="0"/>
          <w:marBottom w:val="0"/>
          <w:divBdr>
            <w:top w:val="none" w:sz="0" w:space="0" w:color="auto"/>
            <w:left w:val="none" w:sz="0" w:space="0" w:color="auto"/>
            <w:bottom w:val="none" w:sz="0" w:space="0" w:color="auto"/>
            <w:right w:val="none" w:sz="0" w:space="0" w:color="auto"/>
          </w:divBdr>
        </w:div>
        <w:div w:id="58017901">
          <w:marLeft w:val="0"/>
          <w:marRight w:val="0"/>
          <w:marTop w:val="0"/>
          <w:marBottom w:val="0"/>
          <w:divBdr>
            <w:top w:val="none" w:sz="0" w:space="0" w:color="auto"/>
            <w:left w:val="none" w:sz="0" w:space="0" w:color="auto"/>
            <w:bottom w:val="none" w:sz="0" w:space="0" w:color="auto"/>
            <w:right w:val="none" w:sz="0" w:space="0" w:color="auto"/>
          </w:divBdr>
        </w:div>
        <w:div w:id="263151580">
          <w:marLeft w:val="0"/>
          <w:marRight w:val="0"/>
          <w:marTop w:val="0"/>
          <w:marBottom w:val="0"/>
          <w:divBdr>
            <w:top w:val="none" w:sz="0" w:space="0" w:color="auto"/>
            <w:left w:val="none" w:sz="0" w:space="0" w:color="auto"/>
            <w:bottom w:val="none" w:sz="0" w:space="0" w:color="auto"/>
            <w:right w:val="none" w:sz="0" w:space="0" w:color="auto"/>
          </w:divBdr>
        </w:div>
        <w:div w:id="646477633">
          <w:marLeft w:val="0"/>
          <w:marRight w:val="0"/>
          <w:marTop w:val="0"/>
          <w:marBottom w:val="0"/>
          <w:divBdr>
            <w:top w:val="none" w:sz="0" w:space="0" w:color="auto"/>
            <w:left w:val="none" w:sz="0" w:space="0" w:color="auto"/>
            <w:bottom w:val="none" w:sz="0" w:space="0" w:color="auto"/>
            <w:right w:val="none" w:sz="0" w:space="0" w:color="auto"/>
          </w:divBdr>
        </w:div>
        <w:div w:id="718093111">
          <w:marLeft w:val="0"/>
          <w:marRight w:val="0"/>
          <w:marTop w:val="0"/>
          <w:marBottom w:val="0"/>
          <w:divBdr>
            <w:top w:val="none" w:sz="0" w:space="0" w:color="auto"/>
            <w:left w:val="none" w:sz="0" w:space="0" w:color="auto"/>
            <w:bottom w:val="none" w:sz="0" w:space="0" w:color="auto"/>
            <w:right w:val="none" w:sz="0" w:space="0" w:color="auto"/>
          </w:divBdr>
        </w:div>
        <w:div w:id="1270968083">
          <w:marLeft w:val="0"/>
          <w:marRight w:val="0"/>
          <w:marTop w:val="0"/>
          <w:marBottom w:val="0"/>
          <w:divBdr>
            <w:top w:val="none" w:sz="0" w:space="0" w:color="auto"/>
            <w:left w:val="none" w:sz="0" w:space="0" w:color="auto"/>
            <w:bottom w:val="none" w:sz="0" w:space="0" w:color="auto"/>
            <w:right w:val="none" w:sz="0" w:space="0" w:color="auto"/>
          </w:divBdr>
        </w:div>
        <w:div w:id="1366521183">
          <w:marLeft w:val="0"/>
          <w:marRight w:val="0"/>
          <w:marTop w:val="0"/>
          <w:marBottom w:val="0"/>
          <w:divBdr>
            <w:top w:val="none" w:sz="0" w:space="0" w:color="auto"/>
            <w:left w:val="none" w:sz="0" w:space="0" w:color="auto"/>
            <w:bottom w:val="none" w:sz="0" w:space="0" w:color="auto"/>
            <w:right w:val="none" w:sz="0" w:space="0" w:color="auto"/>
          </w:divBdr>
        </w:div>
        <w:div w:id="1974868945">
          <w:marLeft w:val="0"/>
          <w:marRight w:val="0"/>
          <w:marTop w:val="0"/>
          <w:marBottom w:val="0"/>
          <w:divBdr>
            <w:top w:val="none" w:sz="0" w:space="0" w:color="auto"/>
            <w:left w:val="none" w:sz="0" w:space="0" w:color="auto"/>
            <w:bottom w:val="none" w:sz="0" w:space="0" w:color="auto"/>
            <w:right w:val="none" w:sz="0" w:space="0" w:color="auto"/>
          </w:divBdr>
        </w:div>
        <w:div w:id="534973996">
          <w:marLeft w:val="0"/>
          <w:marRight w:val="0"/>
          <w:marTop w:val="0"/>
          <w:marBottom w:val="0"/>
          <w:divBdr>
            <w:top w:val="none" w:sz="0" w:space="0" w:color="auto"/>
            <w:left w:val="none" w:sz="0" w:space="0" w:color="auto"/>
            <w:bottom w:val="none" w:sz="0" w:space="0" w:color="auto"/>
            <w:right w:val="none" w:sz="0" w:space="0" w:color="auto"/>
          </w:divBdr>
        </w:div>
        <w:div w:id="762648964">
          <w:marLeft w:val="0"/>
          <w:marRight w:val="0"/>
          <w:marTop w:val="0"/>
          <w:marBottom w:val="0"/>
          <w:divBdr>
            <w:top w:val="none" w:sz="0" w:space="0" w:color="auto"/>
            <w:left w:val="none" w:sz="0" w:space="0" w:color="auto"/>
            <w:bottom w:val="none" w:sz="0" w:space="0" w:color="auto"/>
            <w:right w:val="none" w:sz="0" w:space="0" w:color="auto"/>
          </w:divBdr>
        </w:div>
        <w:div w:id="1747413034">
          <w:marLeft w:val="0"/>
          <w:marRight w:val="0"/>
          <w:marTop w:val="0"/>
          <w:marBottom w:val="0"/>
          <w:divBdr>
            <w:top w:val="none" w:sz="0" w:space="0" w:color="auto"/>
            <w:left w:val="none" w:sz="0" w:space="0" w:color="auto"/>
            <w:bottom w:val="none" w:sz="0" w:space="0" w:color="auto"/>
            <w:right w:val="none" w:sz="0" w:space="0" w:color="auto"/>
          </w:divBdr>
        </w:div>
        <w:div w:id="892545986">
          <w:marLeft w:val="0"/>
          <w:marRight w:val="0"/>
          <w:marTop w:val="0"/>
          <w:marBottom w:val="0"/>
          <w:divBdr>
            <w:top w:val="none" w:sz="0" w:space="0" w:color="auto"/>
            <w:left w:val="none" w:sz="0" w:space="0" w:color="auto"/>
            <w:bottom w:val="none" w:sz="0" w:space="0" w:color="auto"/>
            <w:right w:val="none" w:sz="0" w:space="0" w:color="auto"/>
          </w:divBdr>
        </w:div>
        <w:div w:id="1454054120">
          <w:marLeft w:val="0"/>
          <w:marRight w:val="0"/>
          <w:marTop w:val="0"/>
          <w:marBottom w:val="0"/>
          <w:divBdr>
            <w:top w:val="none" w:sz="0" w:space="0" w:color="auto"/>
            <w:left w:val="none" w:sz="0" w:space="0" w:color="auto"/>
            <w:bottom w:val="none" w:sz="0" w:space="0" w:color="auto"/>
            <w:right w:val="none" w:sz="0" w:space="0" w:color="auto"/>
          </w:divBdr>
        </w:div>
        <w:div w:id="985663544">
          <w:marLeft w:val="0"/>
          <w:marRight w:val="0"/>
          <w:marTop w:val="0"/>
          <w:marBottom w:val="0"/>
          <w:divBdr>
            <w:top w:val="none" w:sz="0" w:space="0" w:color="auto"/>
            <w:left w:val="none" w:sz="0" w:space="0" w:color="auto"/>
            <w:bottom w:val="none" w:sz="0" w:space="0" w:color="auto"/>
            <w:right w:val="none" w:sz="0" w:space="0" w:color="auto"/>
          </w:divBdr>
        </w:div>
        <w:div w:id="1334457085">
          <w:marLeft w:val="0"/>
          <w:marRight w:val="0"/>
          <w:marTop w:val="0"/>
          <w:marBottom w:val="0"/>
          <w:divBdr>
            <w:top w:val="none" w:sz="0" w:space="0" w:color="auto"/>
            <w:left w:val="none" w:sz="0" w:space="0" w:color="auto"/>
            <w:bottom w:val="none" w:sz="0" w:space="0" w:color="auto"/>
            <w:right w:val="none" w:sz="0" w:space="0" w:color="auto"/>
          </w:divBdr>
        </w:div>
        <w:div w:id="981302228">
          <w:marLeft w:val="0"/>
          <w:marRight w:val="0"/>
          <w:marTop w:val="0"/>
          <w:marBottom w:val="0"/>
          <w:divBdr>
            <w:top w:val="none" w:sz="0" w:space="0" w:color="auto"/>
            <w:left w:val="none" w:sz="0" w:space="0" w:color="auto"/>
            <w:bottom w:val="none" w:sz="0" w:space="0" w:color="auto"/>
            <w:right w:val="none" w:sz="0" w:space="0" w:color="auto"/>
          </w:divBdr>
        </w:div>
        <w:div w:id="625550096">
          <w:marLeft w:val="0"/>
          <w:marRight w:val="0"/>
          <w:marTop w:val="0"/>
          <w:marBottom w:val="0"/>
          <w:divBdr>
            <w:top w:val="none" w:sz="0" w:space="0" w:color="auto"/>
            <w:left w:val="none" w:sz="0" w:space="0" w:color="auto"/>
            <w:bottom w:val="none" w:sz="0" w:space="0" w:color="auto"/>
            <w:right w:val="none" w:sz="0" w:space="0" w:color="auto"/>
          </w:divBdr>
        </w:div>
        <w:div w:id="563956590">
          <w:marLeft w:val="0"/>
          <w:marRight w:val="0"/>
          <w:marTop w:val="0"/>
          <w:marBottom w:val="0"/>
          <w:divBdr>
            <w:top w:val="none" w:sz="0" w:space="0" w:color="auto"/>
            <w:left w:val="none" w:sz="0" w:space="0" w:color="auto"/>
            <w:bottom w:val="none" w:sz="0" w:space="0" w:color="auto"/>
            <w:right w:val="none" w:sz="0" w:space="0" w:color="auto"/>
          </w:divBdr>
        </w:div>
        <w:div w:id="1450782345">
          <w:marLeft w:val="0"/>
          <w:marRight w:val="0"/>
          <w:marTop w:val="0"/>
          <w:marBottom w:val="0"/>
          <w:divBdr>
            <w:top w:val="none" w:sz="0" w:space="0" w:color="auto"/>
            <w:left w:val="none" w:sz="0" w:space="0" w:color="auto"/>
            <w:bottom w:val="none" w:sz="0" w:space="0" w:color="auto"/>
            <w:right w:val="none" w:sz="0" w:space="0" w:color="auto"/>
          </w:divBdr>
        </w:div>
        <w:div w:id="1169753741">
          <w:marLeft w:val="0"/>
          <w:marRight w:val="0"/>
          <w:marTop w:val="0"/>
          <w:marBottom w:val="0"/>
          <w:divBdr>
            <w:top w:val="none" w:sz="0" w:space="0" w:color="auto"/>
            <w:left w:val="none" w:sz="0" w:space="0" w:color="auto"/>
            <w:bottom w:val="none" w:sz="0" w:space="0" w:color="auto"/>
            <w:right w:val="none" w:sz="0" w:space="0" w:color="auto"/>
          </w:divBdr>
        </w:div>
        <w:div w:id="1223757517">
          <w:marLeft w:val="0"/>
          <w:marRight w:val="0"/>
          <w:marTop w:val="0"/>
          <w:marBottom w:val="0"/>
          <w:divBdr>
            <w:top w:val="none" w:sz="0" w:space="0" w:color="auto"/>
            <w:left w:val="none" w:sz="0" w:space="0" w:color="auto"/>
            <w:bottom w:val="none" w:sz="0" w:space="0" w:color="auto"/>
            <w:right w:val="none" w:sz="0" w:space="0" w:color="auto"/>
          </w:divBdr>
        </w:div>
        <w:div w:id="1659262318">
          <w:marLeft w:val="0"/>
          <w:marRight w:val="0"/>
          <w:marTop w:val="0"/>
          <w:marBottom w:val="0"/>
          <w:divBdr>
            <w:top w:val="none" w:sz="0" w:space="0" w:color="auto"/>
            <w:left w:val="none" w:sz="0" w:space="0" w:color="auto"/>
            <w:bottom w:val="none" w:sz="0" w:space="0" w:color="auto"/>
            <w:right w:val="none" w:sz="0" w:space="0" w:color="auto"/>
          </w:divBdr>
        </w:div>
        <w:div w:id="2135169851">
          <w:marLeft w:val="0"/>
          <w:marRight w:val="0"/>
          <w:marTop w:val="0"/>
          <w:marBottom w:val="0"/>
          <w:divBdr>
            <w:top w:val="none" w:sz="0" w:space="0" w:color="auto"/>
            <w:left w:val="none" w:sz="0" w:space="0" w:color="auto"/>
            <w:bottom w:val="none" w:sz="0" w:space="0" w:color="auto"/>
            <w:right w:val="none" w:sz="0" w:space="0" w:color="auto"/>
          </w:divBdr>
        </w:div>
        <w:div w:id="656881105">
          <w:marLeft w:val="0"/>
          <w:marRight w:val="0"/>
          <w:marTop w:val="0"/>
          <w:marBottom w:val="0"/>
          <w:divBdr>
            <w:top w:val="none" w:sz="0" w:space="0" w:color="auto"/>
            <w:left w:val="none" w:sz="0" w:space="0" w:color="auto"/>
            <w:bottom w:val="none" w:sz="0" w:space="0" w:color="auto"/>
            <w:right w:val="none" w:sz="0" w:space="0" w:color="auto"/>
          </w:divBdr>
        </w:div>
        <w:div w:id="762071707">
          <w:marLeft w:val="0"/>
          <w:marRight w:val="0"/>
          <w:marTop w:val="0"/>
          <w:marBottom w:val="0"/>
          <w:divBdr>
            <w:top w:val="none" w:sz="0" w:space="0" w:color="auto"/>
            <w:left w:val="none" w:sz="0" w:space="0" w:color="auto"/>
            <w:bottom w:val="none" w:sz="0" w:space="0" w:color="auto"/>
            <w:right w:val="none" w:sz="0" w:space="0" w:color="auto"/>
          </w:divBdr>
        </w:div>
        <w:div w:id="1047878504">
          <w:marLeft w:val="0"/>
          <w:marRight w:val="0"/>
          <w:marTop w:val="0"/>
          <w:marBottom w:val="0"/>
          <w:divBdr>
            <w:top w:val="none" w:sz="0" w:space="0" w:color="auto"/>
            <w:left w:val="none" w:sz="0" w:space="0" w:color="auto"/>
            <w:bottom w:val="none" w:sz="0" w:space="0" w:color="auto"/>
            <w:right w:val="none" w:sz="0" w:space="0" w:color="auto"/>
          </w:divBdr>
        </w:div>
        <w:div w:id="1223129845">
          <w:marLeft w:val="0"/>
          <w:marRight w:val="0"/>
          <w:marTop w:val="0"/>
          <w:marBottom w:val="0"/>
          <w:divBdr>
            <w:top w:val="none" w:sz="0" w:space="0" w:color="auto"/>
            <w:left w:val="none" w:sz="0" w:space="0" w:color="auto"/>
            <w:bottom w:val="none" w:sz="0" w:space="0" w:color="auto"/>
            <w:right w:val="none" w:sz="0" w:space="0" w:color="auto"/>
          </w:divBdr>
        </w:div>
        <w:div w:id="883179637">
          <w:marLeft w:val="0"/>
          <w:marRight w:val="0"/>
          <w:marTop w:val="0"/>
          <w:marBottom w:val="0"/>
          <w:divBdr>
            <w:top w:val="none" w:sz="0" w:space="0" w:color="auto"/>
            <w:left w:val="none" w:sz="0" w:space="0" w:color="auto"/>
            <w:bottom w:val="none" w:sz="0" w:space="0" w:color="auto"/>
            <w:right w:val="none" w:sz="0" w:space="0" w:color="auto"/>
          </w:divBdr>
        </w:div>
        <w:div w:id="1975985320">
          <w:marLeft w:val="0"/>
          <w:marRight w:val="0"/>
          <w:marTop w:val="0"/>
          <w:marBottom w:val="0"/>
          <w:divBdr>
            <w:top w:val="none" w:sz="0" w:space="0" w:color="auto"/>
            <w:left w:val="none" w:sz="0" w:space="0" w:color="auto"/>
            <w:bottom w:val="none" w:sz="0" w:space="0" w:color="auto"/>
            <w:right w:val="none" w:sz="0" w:space="0" w:color="auto"/>
          </w:divBdr>
        </w:div>
        <w:div w:id="1561670420">
          <w:marLeft w:val="0"/>
          <w:marRight w:val="0"/>
          <w:marTop w:val="0"/>
          <w:marBottom w:val="0"/>
          <w:divBdr>
            <w:top w:val="none" w:sz="0" w:space="0" w:color="auto"/>
            <w:left w:val="none" w:sz="0" w:space="0" w:color="auto"/>
            <w:bottom w:val="none" w:sz="0" w:space="0" w:color="auto"/>
            <w:right w:val="none" w:sz="0" w:space="0" w:color="auto"/>
          </w:divBdr>
        </w:div>
        <w:div w:id="652568042">
          <w:marLeft w:val="0"/>
          <w:marRight w:val="0"/>
          <w:marTop w:val="0"/>
          <w:marBottom w:val="0"/>
          <w:divBdr>
            <w:top w:val="none" w:sz="0" w:space="0" w:color="auto"/>
            <w:left w:val="none" w:sz="0" w:space="0" w:color="auto"/>
            <w:bottom w:val="none" w:sz="0" w:space="0" w:color="auto"/>
            <w:right w:val="none" w:sz="0" w:space="0" w:color="auto"/>
          </w:divBdr>
        </w:div>
        <w:div w:id="1514101299">
          <w:marLeft w:val="0"/>
          <w:marRight w:val="0"/>
          <w:marTop w:val="0"/>
          <w:marBottom w:val="0"/>
          <w:divBdr>
            <w:top w:val="none" w:sz="0" w:space="0" w:color="auto"/>
            <w:left w:val="none" w:sz="0" w:space="0" w:color="auto"/>
            <w:bottom w:val="none" w:sz="0" w:space="0" w:color="auto"/>
            <w:right w:val="none" w:sz="0" w:space="0" w:color="auto"/>
          </w:divBdr>
        </w:div>
        <w:div w:id="1781879085">
          <w:marLeft w:val="0"/>
          <w:marRight w:val="0"/>
          <w:marTop w:val="0"/>
          <w:marBottom w:val="0"/>
          <w:divBdr>
            <w:top w:val="none" w:sz="0" w:space="0" w:color="auto"/>
            <w:left w:val="none" w:sz="0" w:space="0" w:color="auto"/>
            <w:bottom w:val="none" w:sz="0" w:space="0" w:color="auto"/>
            <w:right w:val="none" w:sz="0" w:space="0" w:color="auto"/>
          </w:divBdr>
        </w:div>
        <w:div w:id="1218012022">
          <w:marLeft w:val="0"/>
          <w:marRight w:val="0"/>
          <w:marTop w:val="0"/>
          <w:marBottom w:val="0"/>
          <w:divBdr>
            <w:top w:val="none" w:sz="0" w:space="0" w:color="auto"/>
            <w:left w:val="none" w:sz="0" w:space="0" w:color="auto"/>
            <w:bottom w:val="none" w:sz="0" w:space="0" w:color="auto"/>
            <w:right w:val="none" w:sz="0" w:space="0" w:color="auto"/>
          </w:divBdr>
        </w:div>
        <w:div w:id="986592905">
          <w:marLeft w:val="0"/>
          <w:marRight w:val="0"/>
          <w:marTop w:val="0"/>
          <w:marBottom w:val="0"/>
          <w:divBdr>
            <w:top w:val="none" w:sz="0" w:space="0" w:color="auto"/>
            <w:left w:val="none" w:sz="0" w:space="0" w:color="auto"/>
            <w:bottom w:val="none" w:sz="0" w:space="0" w:color="auto"/>
            <w:right w:val="none" w:sz="0" w:space="0" w:color="auto"/>
          </w:divBdr>
        </w:div>
        <w:div w:id="1008140560">
          <w:marLeft w:val="0"/>
          <w:marRight w:val="0"/>
          <w:marTop w:val="0"/>
          <w:marBottom w:val="0"/>
          <w:divBdr>
            <w:top w:val="none" w:sz="0" w:space="0" w:color="auto"/>
            <w:left w:val="none" w:sz="0" w:space="0" w:color="auto"/>
            <w:bottom w:val="none" w:sz="0" w:space="0" w:color="auto"/>
            <w:right w:val="none" w:sz="0" w:space="0" w:color="auto"/>
          </w:divBdr>
        </w:div>
        <w:div w:id="1419671198">
          <w:marLeft w:val="0"/>
          <w:marRight w:val="0"/>
          <w:marTop w:val="0"/>
          <w:marBottom w:val="0"/>
          <w:divBdr>
            <w:top w:val="none" w:sz="0" w:space="0" w:color="auto"/>
            <w:left w:val="none" w:sz="0" w:space="0" w:color="auto"/>
            <w:bottom w:val="none" w:sz="0" w:space="0" w:color="auto"/>
            <w:right w:val="none" w:sz="0" w:space="0" w:color="auto"/>
          </w:divBdr>
        </w:div>
        <w:div w:id="1061169741">
          <w:marLeft w:val="0"/>
          <w:marRight w:val="0"/>
          <w:marTop w:val="0"/>
          <w:marBottom w:val="0"/>
          <w:divBdr>
            <w:top w:val="none" w:sz="0" w:space="0" w:color="auto"/>
            <w:left w:val="none" w:sz="0" w:space="0" w:color="auto"/>
            <w:bottom w:val="none" w:sz="0" w:space="0" w:color="auto"/>
            <w:right w:val="none" w:sz="0" w:space="0" w:color="auto"/>
          </w:divBdr>
        </w:div>
        <w:div w:id="1374043509">
          <w:marLeft w:val="0"/>
          <w:marRight w:val="0"/>
          <w:marTop w:val="0"/>
          <w:marBottom w:val="0"/>
          <w:divBdr>
            <w:top w:val="none" w:sz="0" w:space="0" w:color="auto"/>
            <w:left w:val="none" w:sz="0" w:space="0" w:color="auto"/>
            <w:bottom w:val="none" w:sz="0" w:space="0" w:color="auto"/>
            <w:right w:val="none" w:sz="0" w:space="0" w:color="auto"/>
          </w:divBdr>
        </w:div>
        <w:div w:id="1051265696">
          <w:marLeft w:val="0"/>
          <w:marRight w:val="0"/>
          <w:marTop w:val="0"/>
          <w:marBottom w:val="0"/>
          <w:divBdr>
            <w:top w:val="none" w:sz="0" w:space="0" w:color="auto"/>
            <w:left w:val="none" w:sz="0" w:space="0" w:color="auto"/>
            <w:bottom w:val="none" w:sz="0" w:space="0" w:color="auto"/>
            <w:right w:val="none" w:sz="0" w:space="0" w:color="auto"/>
          </w:divBdr>
        </w:div>
        <w:div w:id="510803391">
          <w:marLeft w:val="0"/>
          <w:marRight w:val="0"/>
          <w:marTop w:val="0"/>
          <w:marBottom w:val="0"/>
          <w:divBdr>
            <w:top w:val="none" w:sz="0" w:space="0" w:color="auto"/>
            <w:left w:val="none" w:sz="0" w:space="0" w:color="auto"/>
            <w:bottom w:val="none" w:sz="0" w:space="0" w:color="auto"/>
            <w:right w:val="none" w:sz="0" w:space="0" w:color="auto"/>
          </w:divBdr>
        </w:div>
        <w:div w:id="1827093271">
          <w:marLeft w:val="0"/>
          <w:marRight w:val="0"/>
          <w:marTop w:val="0"/>
          <w:marBottom w:val="0"/>
          <w:divBdr>
            <w:top w:val="none" w:sz="0" w:space="0" w:color="auto"/>
            <w:left w:val="none" w:sz="0" w:space="0" w:color="auto"/>
            <w:bottom w:val="none" w:sz="0" w:space="0" w:color="auto"/>
            <w:right w:val="none" w:sz="0" w:space="0" w:color="auto"/>
          </w:divBdr>
        </w:div>
        <w:div w:id="98262544">
          <w:marLeft w:val="0"/>
          <w:marRight w:val="0"/>
          <w:marTop w:val="0"/>
          <w:marBottom w:val="0"/>
          <w:divBdr>
            <w:top w:val="none" w:sz="0" w:space="0" w:color="auto"/>
            <w:left w:val="none" w:sz="0" w:space="0" w:color="auto"/>
            <w:bottom w:val="none" w:sz="0" w:space="0" w:color="auto"/>
            <w:right w:val="none" w:sz="0" w:space="0" w:color="auto"/>
          </w:divBdr>
        </w:div>
        <w:div w:id="954487285">
          <w:marLeft w:val="0"/>
          <w:marRight w:val="0"/>
          <w:marTop w:val="0"/>
          <w:marBottom w:val="0"/>
          <w:divBdr>
            <w:top w:val="none" w:sz="0" w:space="0" w:color="auto"/>
            <w:left w:val="none" w:sz="0" w:space="0" w:color="auto"/>
            <w:bottom w:val="none" w:sz="0" w:space="0" w:color="auto"/>
            <w:right w:val="none" w:sz="0" w:space="0" w:color="auto"/>
          </w:divBdr>
        </w:div>
        <w:div w:id="1090934034">
          <w:marLeft w:val="0"/>
          <w:marRight w:val="0"/>
          <w:marTop w:val="0"/>
          <w:marBottom w:val="0"/>
          <w:divBdr>
            <w:top w:val="none" w:sz="0" w:space="0" w:color="auto"/>
            <w:left w:val="none" w:sz="0" w:space="0" w:color="auto"/>
            <w:bottom w:val="none" w:sz="0" w:space="0" w:color="auto"/>
            <w:right w:val="none" w:sz="0" w:space="0" w:color="auto"/>
          </w:divBdr>
        </w:div>
        <w:div w:id="938635207">
          <w:marLeft w:val="0"/>
          <w:marRight w:val="0"/>
          <w:marTop w:val="0"/>
          <w:marBottom w:val="0"/>
          <w:divBdr>
            <w:top w:val="none" w:sz="0" w:space="0" w:color="auto"/>
            <w:left w:val="none" w:sz="0" w:space="0" w:color="auto"/>
            <w:bottom w:val="none" w:sz="0" w:space="0" w:color="auto"/>
            <w:right w:val="none" w:sz="0" w:space="0" w:color="auto"/>
          </w:divBdr>
        </w:div>
        <w:div w:id="1480222917">
          <w:marLeft w:val="0"/>
          <w:marRight w:val="0"/>
          <w:marTop w:val="0"/>
          <w:marBottom w:val="0"/>
          <w:divBdr>
            <w:top w:val="none" w:sz="0" w:space="0" w:color="auto"/>
            <w:left w:val="none" w:sz="0" w:space="0" w:color="auto"/>
            <w:bottom w:val="none" w:sz="0" w:space="0" w:color="auto"/>
            <w:right w:val="none" w:sz="0" w:space="0" w:color="auto"/>
          </w:divBdr>
        </w:div>
        <w:div w:id="76824417">
          <w:marLeft w:val="0"/>
          <w:marRight w:val="0"/>
          <w:marTop w:val="0"/>
          <w:marBottom w:val="0"/>
          <w:divBdr>
            <w:top w:val="none" w:sz="0" w:space="0" w:color="auto"/>
            <w:left w:val="none" w:sz="0" w:space="0" w:color="auto"/>
            <w:bottom w:val="none" w:sz="0" w:space="0" w:color="auto"/>
            <w:right w:val="none" w:sz="0" w:space="0" w:color="auto"/>
          </w:divBdr>
        </w:div>
        <w:div w:id="410658889">
          <w:marLeft w:val="0"/>
          <w:marRight w:val="0"/>
          <w:marTop w:val="0"/>
          <w:marBottom w:val="0"/>
          <w:divBdr>
            <w:top w:val="none" w:sz="0" w:space="0" w:color="auto"/>
            <w:left w:val="none" w:sz="0" w:space="0" w:color="auto"/>
            <w:bottom w:val="none" w:sz="0" w:space="0" w:color="auto"/>
            <w:right w:val="none" w:sz="0" w:space="0" w:color="auto"/>
          </w:divBdr>
        </w:div>
        <w:div w:id="345986636">
          <w:marLeft w:val="0"/>
          <w:marRight w:val="0"/>
          <w:marTop w:val="0"/>
          <w:marBottom w:val="0"/>
          <w:divBdr>
            <w:top w:val="none" w:sz="0" w:space="0" w:color="auto"/>
            <w:left w:val="none" w:sz="0" w:space="0" w:color="auto"/>
            <w:bottom w:val="none" w:sz="0" w:space="0" w:color="auto"/>
            <w:right w:val="none" w:sz="0" w:space="0" w:color="auto"/>
          </w:divBdr>
        </w:div>
        <w:div w:id="920261021">
          <w:marLeft w:val="0"/>
          <w:marRight w:val="0"/>
          <w:marTop w:val="0"/>
          <w:marBottom w:val="0"/>
          <w:divBdr>
            <w:top w:val="none" w:sz="0" w:space="0" w:color="auto"/>
            <w:left w:val="none" w:sz="0" w:space="0" w:color="auto"/>
            <w:bottom w:val="none" w:sz="0" w:space="0" w:color="auto"/>
            <w:right w:val="none" w:sz="0" w:space="0" w:color="auto"/>
          </w:divBdr>
        </w:div>
        <w:div w:id="1327974592">
          <w:marLeft w:val="0"/>
          <w:marRight w:val="0"/>
          <w:marTop w:val="0"/>
          <w:marBottom w:val="0"/>
          <w:divBdr>
            <w:top w:val="none" w:sz="0" w:space="0" w:color="auto"/>
            <w:left w:val="none" w:sz="0" w:space="0" w:color="auto"/>
            <w:bottom w:val="none" w:sz="0" w:space="0" w:color="auto"/>
            <w:right w:val="none" w:sz="0" w:space="0" w:color="auto"/>
          </w:divBdr>
        </w:div>
        <w:div w:id="367922140">
          <w:marLeft w:val="0"/>
          <w:marRight w:val="0"/>
          <w:marTop w:val="0"/>
          <w:marBottom w:val="0"/>
          <w:divBdr>
            <w:top w:val="none" w:sz="0" w:space="0" w:color="auto"/>
            <w:left w:val="none" w:sz="0" w:space="0" w:color="auto"/>
            <w:bottom w:val="none" w:sz="0" w:space="0" w:color="auto"/>
            <w:right w:val="none" w:sz="0" w:space="0" w:color="auto"/>
          </w:divBdr>
        </w:div>
        <w:div w:id="1958172953">
          <w:marLeft w:val="0"/>
          <w:marRight w:val="0"/>
          <w:marTop w:val="0"/>
          <w:marBottom w:val="0"/>
          <w:divBdr>
            <w:top w:val="none" w:sz="0" w:space="0" w:color="auto"/>
            <w:left w:val="none" w:sz="0" w:space="0" w:color="auto"/>
            <w:bottom w:val="none" w:sz="0" w:space="0" w:color="auto"/>
            <w:right w:val="none" w:sz="0" w:space="0" w:color="auto"/>
          </w:divBdr>
        </w:div>
        <w:div w:id="1043411067">
          <w:marLeft w:val="0"/>
          <w:marRight w:val="0"/>
          <w:marTop w:val="0"/>
          <w:marBottom w:val="0"/>
          <w:divBdr>
            <w:top w:val="none" w:sz="0" w:space="0" w:color="auto"/>
            <w:left w:val="none" w:sz="0" w:space="0" w:color="auto"/>
            <w:bottom w:val="none" w:sz="0" w:space="0" w:color="auto"/>
            <w:right w:val="none" w:sz="0" w:space="0" w:color="auto"/>
          </w:divBdr>
        </w:div>
        <w:div w:id="2137604227">
          <w:marLeft w:val="0"/>
          <w:marRight w:val="0"/>
          <w:marTop w:val="0"/>
          <w:marBottom w:val="0"/>
          <w:divBdr>
            <w:top w:val="none" w:sz="0" w:space="0" w:color="auto"/>
            <w:left w:val="none" w:sz="0" w:space="0" w:color="auto"/>
            <w:bottom w:val="none" w:sz="0" w:space="0" w:color="auto"/>
            <w:right w:val="none" w:sz="0" w:space="0" w:color="auto"/>
          </w:divBdr>
        </w:div>
        <w:div w:id="2141268431">
          <w:marLeft w:val="0"/>
          <w:marRight w:val="0"/>
          <w:marTop w:val="0"/>
          <w:marBottom w:val="0"/>
          <w:divBdr>
            <w:top w:val="none" w:sz="0" w:space="0" w:color="auto"/>
            <w:left w:val="none" w:sz="0" w:space="0" w:color="auto"/>
            <w:bottom w:val="none" w:sz="0" w:space="0" w:color="auto"/>
            <w:right w:val="none" w:sz="0" w:space="0" w:color="auto"/>
          </w:divBdr>
        </w:div>
        <w:div w:id="2132550274">
          <w:marLeft w:val="0"/>
          <w:marRight w:val="0"/>
          <w:marTop w:val="0"/>
          <w:marBottom w:val="0"/>
          <w:divBdr>
            <w:top w:val="none" w:sz="0" w:space="0" w:color="auto"/>
            <w:left w:val="none" w:sz="0" w:space="0" w:color="auto"/>
            <w:bottom w:val="none" w:sz="0" w:space="0" w:color="auto"/>
            <w:right w:val="none" w:sz="0" w:space="0" w:color="auto"/>
          </w:divBdr>
        </w:div>
        <w:div w:id="1957717023">
          <w:marLeft w:val="0"/>
          <w:marRight w:val="0"/>
          <w:marTop w:val="0"/>
          <w:marBottom w:val="0"/>
          <w:divBdr>
            <w:top w:val="none" w:sz="0" w:space="0" w:color="auto"/>
            <w:left w:val="none" w:sz="0" w:space="0" w:color="auto"/>
            <w:bottom w:val="none" w:sz="0" w:space="0" w:color="auto"/>
            <w:right w:val="none" w:sz="0" w:space="0" w:color="auto"/>
          </w:divBdr>
        </w:div>
        <w:div w:id="246696477">
          <w:marLeft w:val="0"/>
          <w:marRight w:val="0"/>
          <w:marTop w:val="0"/>
          <w:marBottom w:val="0"/>
          <w:divBdr>
            <w:top w:val="none" w:sz="0" w:space="0" w:color="auto"/>
            <w:left w:val="none" w:sz="0" w:space="0" w:color="auto"/>
            <w:bottom w:val="none" w:sz="0" w:space="0" w:color="auto"/>
            <w:right w:val="none" w:sz="0" w:space="0" w:color="auto"/>
          </w:divBdr>
        </w:div>
        <w:div w:id="1575623464">
          <w:marLeft w:val="0"/>
          <w:marRight w:val="0"/>
          <w:marTop w:val="0"/>
          <w:marBottom w:val="0"/>
          <w:divBdr>
            <w:top w:val="none" w:sz="0" w:space="0" w:color="auto"/>
            <w:left w:val="none" w:sz="0" w:space="0" w:color="auto"/>
            <w:bottom w:val="none" w:sz="0" w:space="0" w:color="auto"/>
            <w:right w:val="none" w:sz="0" w:space="0" w:color="auto"/>
          </w:divBdr>
        </w:div>
        <w:div w:id="1321347726">
          <w:marLeft w:val="0"/>
          <w:marRight w:val="0"/>
          <w:marTop w:val="0"/>
          <w:marBottom w:val="0"/>
          <w:divBdr>
            <w:top w:val="none" w:sz="0" w:space="0" w:color="auto"/>
            <w:left w:val="none" w:sz="0" w:space="0" w:color="auto"/>
            <w:bottom w:val="none" w:sz="0" w:space="0" w:color="auto"/>
            <w:right w:val="none" w:sz="0" w:space="0" w:color="auto"/>
          </w:divBdr>
        </w:div>
        <w:div w:id="236287653">
          <w:marLeft w:val="0"/>
          <w:marRight w:val="0"/>
          <w:marTop w:val="0"/>
          <w:marBottom w:val="0"/>
          <w:divBdr>
            <w:top w:val="none" w:sz="0" w:space="0" w:color="auto"/>
            <w:left w:val="none" w:sz="0" w:space="0" w:color="auto"/>
            <w:bottom w:val="none" w:sz="0" w:space="0" w:color="auto"/>
            <w:right w:val="none" w:sz="0" w:space="0" w:color="auto"/>
          </w:divBdr>
        </w:div>
        <w:div w:id="1384283406">
          <w:marLeft w:val="0"/>
          <w:marRight w:val="0"/>
          <w:marTop w:val="0"/>
          <w:marBottom w:val="0"/>
          <w:divBdr>
            <w:top w:val="none" w:sz="0" w:space="0" w:color="auto"/>
            <w:left w:val="none" w:sz="0" w:space="0" w:color="auto"/>
            <w:bottom w:val="none" w:sz="0" w:space="0" w:color="auto"/>
            <w:right w:val="none" w:sz="0" w:space="0" w:color="auto"/>
          </w:divBdr>
        </w:div>
        <w:div w:id="802970177">
          <w:marLeft w:val="0"/>
          <w:marRight w:val="0"/>
          <w:marTop w:val="0"/>
          <w:marBottom w:val="0"/>
          <w:divBdr>
            <w:top w:val="none" w:sz="0" w:space="0" w:color="auto"/>
            <w:left w:val="none" w:sz="0" w:space="0" w:color="auto"/>
            <w:bottom w:val="none" w:sz="0" w:space="0" w:color="auto"/>
            <w:right w:val="none" w:sz="0" w:space="0" w:color="auto"/>
          </w:divBdr>
        </w:div>
        <w:div w:id="301623201">
          <w:marLeft w:val="0"/>
          <w:marRight w:val="0"/>
          <w:marTop w:val="0"/>
          <w:marBottom w:val="0"/>
          <w:divBdr>
            <w:top w:val="none" w:sz="0" w:space="0" w:color="auto"/>
            <w:left w:val="none" w:sz="0" w:space="0" w:color="auto"/>
            <w:bottom w:val="none" w:sz="0" w:space="0" w:color="auto"/>
            <w:right w:val="none" w:sz="0" w:space="0" w:color="auto"/>
          </w:divBdr>
        </w:div>
        <w:div w:id="544147370">
          <w:marLeft w:val="0"/>
          <w:marRight w:val="0"/>
          <w:marTop w:val="0"/>
          <w:marBottom w:val="0"/>
          <w:divBdr>
            <w:top w:val="none" w:sz="0" w:space="0" w:color="auto"/>
            <w:left w:val="none" w:sz="0" w:space="0" w:color="auto"/>
            <w:bottom w:val="none" w:sz="0" w:space="0" w:color="auto"/>
            <w:right w:val="none" w:sz="0" w:space="0" w:color="auto"/>
          </w:divBdr>
        </w:div>
        <w:div w:id="93475721">
          <w:marLeft w:val="0"/>
          <w:marRight w:val="0"/>
          <w:marTop w:val="0"/>
          <w:marBottom w:val="0"/>
          <w:divBdr>
            <w:top w:val="none" w:sz="0" w:space="0" w:color="auto"/>
            <w:left w:val="none" w:sz="0" w:space="0" w:color="auto"/>
            <w:bottom w:val="none" w:sz="0" w:space="0" w:color="auto"/>
            <w:right w:val="none" w:sz="0" w:space="0" w:color="auto"/>
          </w:divBdr>
        </w:div>
        <w:div w:id="1533424521">
          <w:marLeft w:val="0"/>
          <w:marRight w:val="0"/>
          <w:marTop w:val="0"/>
          <w:marBottom w:val="0"/>
          <w:divBdr>
            <w:top w:val="none" w:sz="0" w:space="0" w:color="auto"/>
            <w:left w:val="none" w:sz="0" w:space="0" w:color="auto"/>
            <w:bottom w:val="none" w:sz="0" w:space="0" w:color="auto"/>
            <w:right w:val="none" w:sz="0" w:space="0" w:color="auto"/>
          </w:divBdr>
        </w:div>
        <w:div w:id="772483857">
          <w:marLeft w:val="0"/>
          <w:marRight w:val="0"/>
          <w:marTop w:val="0"/>
          <w:marBottom w:val="0"/>
          <w:divBdr>
            <w:top w:val="none" w:sz="0" w:space="0" w:color="auto"/>
            <w:left w:val="none" w:sz="0" w:space="0" w:color="auto"/>
            <w:bottom w:val="none" w:sz="0" w:space="0" w:color="auto"/>
            <w:right w:val="none" w:sz="0" w:space="0" w:color="auto"/>
          </w:divBdr>
        </w:div>
        <w:div w:id="918556978">
          <w:marLeft w:val="0"/>
          <w:marRight w:val="0"/>
          <w:marTop w:val="0"/>
          <w:marBottom w:val="0"/>
          <w:divBdr>
            <w:top w:val="none" w:sz="0" w:space="0" w:color="auto"/>
            <w:left w:val="none" w:sz="0" w:space="0" w:color="auto"/>
            <w:bottom w:val="none" w:sz="0" w:space="0" w:color="auto"/>
            <w:right w:val="none" w:sz="0" w:space="0" w:color="auto"/>
          </w:divBdr>
        </w:div>
        <w:div w:id="1212571516">
          <w:marLeft w:val="0"/>
          <w:marRight w:val="0"/>
          <w:marTop w:val="0"/>
          <w:marBottom w:val="0"/>
          <w:divBdr>
            <w:top w:val="none" w:sz="0" w:space="0" w:color="auto"/>
            <w:left w:val="none" w:sz="0" w:space="0" w:color="auto"/>
            <w:bottom w:val="none" w:sz="0" w:space="0" w:color="auto"/>
            <w:right w:val="none" w:sz="0" w:space="0" w:color="auto"/>
          </w:divBdr>
        </w:div>
        <w:div w:id="1013916907">
          <w:marLeft w:val="0"/>
          <w:marRight w:val="0"/>
          <w:marTop w:val="0"/>
          <w:marBottom w:val="0"/>
          <w:divBdr>
            <w:top w:val="none" w:sz="0" w:space="0" w:color="auto"/>
            <w:left w:val="none" w:sz="0" w:space="0" w:color="auto"/>
            <w:bottom w:val="none" w:sz="0" w:space="0" w:color="auto"/>
            <w:right w:val="none" w:sz="0" w:space="0" w:color="auto"/>
          </w:divBdr>
        </w:div>
        <w:div w:id="1473711084">
          <w:marLeft w:val="0"/>
          <w:marRight w:val="0"/>
          <w:marTop w:val="0"/>
          <w:marBottom w:val="0"/>
          <w:divBdr>
            <w:top w:val="none" w:sz="0" w:space="0" w:color="auto"/>
            <w:left w:val="none" w:sz="0" w:space="0" w:color="auto"/>
            <w:bottom w:val="none" w:sz="0" w:space="0" w:color="auto"/>
            <w:right w:val="none" w:sz="0" w:space="0" w:color="auto"/>
          </w:divBdr>
        </w:div>
        <w:div w:id="1713074491">
          <w:marLeft w:val="0"/>
          <w:marRight w:val="0"/>
          <w:marTop w:val="0"/>
          <w:marBottom w:val="0"/>
          <w:divBdr>
            <w:top w:val="none" w:sz="0" w:space="0" w:color="auto"/>
            <w:left w:val="none" w:sz="0" w:space="0" w:color="auto"/>
            <w:bottom w:val="none" w:sz="0" w:space="0" w:color="auto"/>
            <w:right w:val="none" w:sz="0" w:space="0" w:color="auto"/>
          </w:divBdr>
        </w:div>
        <w:div w:id="394545284">
          <w:marLeft w:val="0"/>
          <w:marRight w:val="0"/>
          <w:marTop w:val="0"/>
          <w:marBottom w:val="0"/>
          <w:divBdr>
            <w:top w:val="none" w:sz="0" w:space="0" w:color="auto"/>
            <w:left w:val="none" w:sz="0" w:space="0" w:color="auto"/>
            <w:bottom w:val="none" w:sz="0" w:space="0" w:color="auto"/>
            <w:right w:val="none" w:sz="0" w:space="0" w:color="auto"/>
          </w:divBdr>
        </w:div>
        <w:div w:id="469249754">
          <w:marLeft w:val="0"/>
          <w:marRight w:val="0"/>
          <w:marTop w:val="0"/>
          <w:marBottom w:val="0"/>
          <w:divBdr>
            <w:top w:val="none" w:sz="0" w:space="0" w:color="auto"/>
            <w:left w:val="none" w:sz="0" w:space="0" w:color="auto"/>
            <w:bottom w:val="none" w:sz="0" w:space="0" w:color="auto"/>
            <w:right w:val="none" w:sz="0" w:space="0" w:color="auto"/>
          </w:divBdr>
        </w:div>
        <w:div w:id="1787576163">
          <w:marLeft w:val="0"/>
          <w:marRight w:val="0"/>
          <w:marTop w:val="0"/>
          <w:marBottom w:val="0"/>
          <w:divBdr>
            <w:top w:val="none" w:sz="0" w:space="0" w:color="auto"/>
            <w:left w:val="none" w:sz="0" w:space="0" w:color="auto"/>
            <w:bottom w:val="none" w:sz="0" w:space="0" w:color="auto"/>
            <w:right w:val="none" w:sz="0" w:space="0" w:color="auto"/>
          </w:divBdr>
        </w:div>
        <w:div w:id="1535999907">
          <w:marLeft w:val="0"/>
          <w:marRight w:val="0"/>
          <w:marTop w:val="0"/>
          <w:marBottom w:val="0"/>
          <w:divBdr>
            <w:top w:val="none" w:sz="0" w:space="0" w:color="auto"/>
            <w:left w:val="none" w:sz="0" w:space="0" w:color="auto"/>
            <w:bottom w:val="none" w:sz="0" w:space="0" w:color="auto"/>
            <w:right w:val="none" w:sz="0" w:space="0" w:color="auto"/>
          </w:divBdr>
        </w:div>
        <w:div w:id="1007094836">
          <w:marLeft w:val="0"/>
          <w:marRight w:val="0"/>
          <w:marTop w:val="0"/>
          <w:marBottom w:val="0"/>
          <w:divBdr>
            <w:top w:val="none" w:sz="0" w:space="0" w:color="auto"/>
            <w:left w:val="none" w:sz="0" w:space="0" w:color="auto"/>
            <w:bottom w:val="none" w:sz="0" w:space="0" w:color="auto"/>
            <w:right w:val="none" w:sz="0" w:space="0" w:color="auto"/>
          </w:divBdr>
        </w:div>
        <w:div w:id="871264723">
          <w:marLeft w:val="0"/>
          <w:marRight w:val="0"/>
          <w:marTop w:val="0"/>
          <w:marBottom w:val="0"/>
          <w:divBdr>
            <w:top w:val="none" w:sz="0" w:space="0" w:color="auto"/>
            <w:left w:val="none" w:sz="0" w:space="0" w:color="auto"/>
            <w:bottom w:val="none" w:sz="0" w:space="0" w:color="auto"/>
            <w:right w:val="none" w:sz="0" w:space="0" w:color="auto"/>
          </w:divBdr>
        </w:div>
        <w:div w:id="1317682685">
          <w:marLeft w:val="0"/>
          <w:marRight w:val="0"/>
          <w:marTop w:val="0"/>
          <w:marBottom w:val="0"/>
          <w:divBdr>
            <w:top w:val="none" w:sz="0" w:space="0" w:color="auto"/>
            <w:left w:val="none" w:sz="0" w:space="0" w:color="auto"/>
            <w:bottom w:val="none" w:sz="0" w:space="0" w:color="auto"/>
            <w:right w:val="none" w:sz="0" w:space="0" w:color="auto"/>
          </w:divBdr>
        </w:div>
        <w:div w:id="613635718">
          <w:marLeft w:val="0"/>
          <w:marRight w:val="0"/>
          <w:marTop w:val="0"/>
          <w:marBottom w:val="0"/>
          <w:divBdr>
            <w:top w:val="none" w:sz="0" w:space="0" w:color="auto"/>
            <w:left w:val="none" w:sz="0" w:space="0" w:color="auto"/>
            <w:bottom w:val="none" w:sz="0" w:space="0" w:color="auto"/>
            <w:right w:val="none" w:sz="0" w:space="0" w:color="auto"/>
          </w:divBdr>
        </w:div>
      </w:divsChild>
    </w:div>
    <w:div w:id="1460343071">
      <w:bodyDiv w:val="1"/>
      <w:marLeft w:val="0"/>
      <w:marRight w:val="0"/>
      <w:marTop w:val="0"/>
      <w:marBottom w:val="0"/>
      <w:divBdr>
        <w:top w:val="none" w:sz="0" w:space="0" w:color="auto"/>
        <w:left w:val="none" w:sz="0" w:space="0" w:color="auto"/>
        <w:bottom w:val="none" w:sz="0" w:space="0" w:color="auto"/>
        <w:right w:val="none" w:sz="0" w:space="0" w:color="auto"/>
      </w:divBdr>
    </w:div>
    <w:div w:id="1518350589">
      <w:bodyDiv w:val="1"/>
      <w:marLeft w:val="0"/>
      <w:marRight w:val="0"/>
      <w:marTop w:val="0"/>
      <w:marBottom w:val="0"/>
      <w:divBdr>
        <w:top w:val="none" w:sz="0" w:space="0" w:color="auto"/>
        <w:left w:val="none" w:sz="0" w:space="0" w:color="auto"/>
        <w:bottom w:val="none" w:sz="0" w:space="0" w:color="auto"/>
        <w:right w:val="none" w:sz="0" w:space="0" w:color="auto"/>
      </w:divBdr>
      <w:divsChild>
        <w:div w:id="433865705">
          <w:marLeft w:val="0"/>
          <w:marRight w:val="0"/>
          <w:marTop w:val="0"/>
          <w:marBottom w:val="0"/>
          <w:divBdr>
            <w:top w:val="none" w:sz="0" w:space="0" w:color="auto"/>
            <w:left w:val="none" w:sz="0" w:space="0" w:color="auto"/>
            <w:bottom w:val="none" w:sz="0" w:space="0" w:color="auto"/>
            <w:right w:val="none" w:sz="0" w:space="0" w:color="auto"/>
          </w:divBdr>
          <w:divsChild>
            <w:div w:id="710228319">
              <w:marLeft w:val="0"/>
              <w:marRight w:val="0"/>
              <w:marTop w:val="0"/>
              <w:marBottom w:val="0"/>
              <w:divBdr>
                <w:top w:val="none" w:sz="0" w:space="0" w:color="auto"/>
                <w:left w:val="none" w:sz="0" w:space="0" w:color="auto"/>
                <w:bottom w:val="none" w:sz="0" w:space="0" w:color="auto"/>
                <w:right w:val="none" w:sz="0" w:space="0" w:color="auto"/>
              </w:divBdr>
              <w:divsChild>
                <w:div w:id="1693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95096">
      <w:bodyDiv w:val="1"/>
      <w:marLeft w:val="0"/>
      <w:marRight w:val="0"/>
      <w:marTop w:val="0"/>
      <w:marBottom w:val="0"/>
      <w:divBdr>
        <w:top w:val="none" w:sz="0" w:space="0" w:color="auto"/>
        <w:left w:val="none" w:sz="0" w:space="0" w:color="auto"/>
        <w:bottom w:val="none" w:sz="0" w:space="0" w:color="auto"/>
        <w:right w:val="none" w:sz="0" w:space="0" w:color="auto"/>
      </w:divBdr>
      <w:divsChild>
        <w:div w:id="1339194905">
          <w:marLeft w:val="0"/>
          <w:marRight w:val="0"/>
          <w:marTop w:val="0"/>
          <w:marBottom w:val="0"/>
          <w:divBdr>
            <w:top w:val="none" w:sz="0" w:space="0" w:color="auto"/>
            <w:left w:val="none" w:sz="0" w:space="0" w:color="auto"/>
            <w:bottom w:val="none" w:sz="0" w:space="0" w:color="auto"/>
            <w:right w:val="none" w:sz="0" w:space="0" w:color="auto"/>
          </w:divBdr>
        </w:div>
        <w:div w:id="1061900917">
          <w:marLeft w:val="0"/>
          <w:marRight w:val="0"/>
          <w:marTop w:val="0"/>
          <w:marBottom w:val="0"/>
          <w:divBdr>
            <w:top w:val="none" w:sz="0" w:space="0" w:color="auto"/>
            <w:left w:val="none" w:sz="0" w:space="0" w:color="auto"/>
            <w:bottom w:val="none" w:sz="0" w:space="0" w:color="auto"/>
            <w:right w:val="none" w:sz="0" w:space="0" w:color="auto"/>
          </w:divBdr>
        </w:div>
        <w:div w:id="1954559344">
          <w:marLeft w:val="0"/>
          <w:marRight w:val="0"/>
          <w:marTop w:val="0"/>
          <w:marBottom w:val="0"/>
          <w:divBdr>
            <w:top w:val="none" w:sz="0" w:space="0" w:color="auto"/>
            <w:left w:val="none" w:sz="0" w:space="0" w:color="auto"/>
            <w:bottom w:val="none" w:sz="0" w:space="0" w:color="auto"/>
            <w:right w:val="none" w:sz="0" w:space="0" w:color="auto"/>
          </w:divBdr>
        </w:div>
        <w:div w:id="734739212">
          <w:marLeft w:val="0"/>
          <w:marRight w:val="0"/>
          <w:marTop w:val="0"/>
          <w:marBottom w:val="0"/>
          <w:divBdr>
            <w:top w:val="none" w:sz="0" w:space="0" w:color="auto"/>
            <w:left w:val="none" w:sz="0" w:space="0" w:color="auto"/>
            <w:bottom w:val="none" w:sz="0" w:space="0" w:color="auto"/>
            <w:right w:val="none" w:sz="0" w:space="0" w:color="auto"/>
          </w:divBdr>
        </w:div>
        <w:div w:id="1294755110">
          <w:marLeft w:val="0"/>
          <w:marRight w:val="0"/>
          <w:marTop w:val="0"/>
          <w:marBottom w:val="0"/>
          <w:divBdr>
            <w:top w:val="none" w:sz="0" w:space="0" w:color="auto"/>
            <w:left w:val="none" w:sz="0" w:space="0" w:color="auto"/>
            <w:bottom w:val="none" w:sz="0" w:space="0" w:color="auto"/>
            <w:right w:val="none" w:sz="0" w:space="0" w:color="auto"/>
          </w:divBdr>
        </w:div>
        <w:div w:id="2125730047">
          <w:marLeft w:val="0"/>
          <w:marRight w:val="0"/>
          <w:marTop w:val="0"/>
          <w:marBottom w:val="0"/>
          <w:divBdr>
            <w:top w:val="none" w:sz="0" w:space="0" w:color="auto"/>
            <w:left w:val="none" w:sz="0" w:space="0" w:color="auto"/>
            <w:bottom w:val="none" w:sz="0" w:space="0" w:color="auto"/>
            <w:right w:val="none" w:sz="0" w:space="0" w:color="auto"/>
          </w:divBdr>
        </w:div>
      </w:divsChild>
    </w:div>
    <w:div w:id="1653099390">
      <w:bodyDiv w:val="1"/>
      <w:marLeft w:val="0"/>
      <w:marRight w:val="0"/>
      <w:marTop w:val="0"/>
      <w:marBottom w:val="0"/>
      <w:divBdr>
        <w:top w:val="none" w:sz="0" w:space="0" w:color="auto"/>
        <w:left w:val="none" w:sz="0" w:space="0" w:color="auto"/>
        <w:bottom w:val="none" w:sz="0" w:space="0" w:color="auto"/>
        <w:right w:val="none" w:sz="0" w:space="0" w:color="auto"/>
      </w:divBdr>
    </w:div>
    <w:div w:id="1822772202">
      <w:bodyDiv w:val="1"/>
      <w:marLeft w:val="0"/>
      <w:marRight w:val="0"/>
      <w:marTop w:val="0"/>
      <w:marBottom w:val="0"/>
      <w:divBdr>
        <w:top w:val="none" w:sz="0" w:space="0" w:color="auto"/>
        <w:left w:val="none" w:sz="0" w:space="0" w:color="auto"/>
        <w:bottom w:val="none" w:sz="0" w:space="0" w:color="auto"/>
        <w:right w:val="none" w:sz="0" w:space="0" w:color="auto"/>
      </w:divBdr>
      <w:divsChild>
        <w:div w:id="1143084610">
          <w:marLeft w:val="0"/>
          <w:marRight w:val="0"/>
          <w:marTop w:val="0"/>
          <w:marBottom w:val="0"/>
          <w:divBdr>
            <w:top w:val="none" w:sz="0" w:space="0" w:color="auto"/>
            <w:left w:val="none" w:sz="0" w:space="0" w:color="auto"/>
            <w:bottom w:val="none" w:sz="0" w:space="0" w:color="auto"/>
            <w:right w:val="none" w:sz="0" w:space="0" w:color="auto"/>
          </w:divBdr>
          <w:divsChild>
            <w:div w:id="1161576751">
              <w:marLeft w:val="0"/>
              <w:marRight w:val="0"/>
              <w:marTop w:val="0"/>
              <w:marBottom w:val="0"/>
              <w:divBdr>
                <w:top w:val="none" w:sz="0" w:space="0" w:color="auto"/>
                <w:left w:val="none" w:sz="0" w:space="0" w:color="auto"/>
                <w:bottom w:val="none" w:sz="0" w:space="0" w:color="auto"/>
                <w:right w:val="none" w:sz="0" w:space="0" w:color="auto"/>
              </w:divBdr>
              <w:divsChild>
                <w:div w:id="9686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686018">
      <w:bodyDiv w:val="1"/>
      <w:marLeft w:val="0"/>
      <w:marRight w:val="0"/>
      <w:marTop w:val="0"/>
      <w:marBottom w:val="0"/>
      <w:divBdr>
        <w:top w:val="none" w:sz="0" w:space="0" w:color="auto"/>
        <w:left w:val="none" w:sz="0" w:space="0" w:color="auto"/>
        <w:bottom w:val="none" w:sz="0" w:space="0" w:color="auto"/>
        <w:right w:val="none" w:sz="0" w:space="0" w:color="auto"/>
      </w:divBdr>
    </w:div>
    <w:div w:id="1989087662">
      <w:bodyDiv w:val="1"/>
      <w:marLeft w:val="0"/>
      <w:marRight w:val="0"/>
      <w:marTop w:val="0"/>
      <w:marBottom w:val="0"/>
      <w:divBdr>
        <w:top w:val="none" w:sz="0" w:space="0" w:color="auto"/>
        <w:left w:val="none" w:sz="0" w:space="0" w:color="auto"/>
        <w:bottom w:val="none" w:sz="0" w:space="0" w:color="auto"/>
        <w:right w:val="none" w:sz="0" w:space="0" w:color="auto"/>
      </w:divBdr>
    </w:div>
    <w:div w:id="2112891961">
      <w:bodyDiv w:val="1"/>
      <w:marLeft w:val="0"/>
      <w:marRight w:val="0"/>
      <w:marTop w:val="0"/>
      <w:marBottom w:val="0"/>
      <w:divBdr>
        <w:top w:val="none" w:sz="0" w:space="0" w:color="auto"/>
        <w:left w:val="none" w:sz="0" w:space="0" w:color="auto"/>
        <w:bottom w:val="none" w:sz="0" w:space="0" w:color="auto"/>
        <w:right w:val="none" w:sz="0" w:space="0" w:color="auto"/>
      </w:divBdr>
    </w:div>
    <w:div w:id="2136681216">
      <w:bodyDiv w:val="1"/>
      <w:marLeft w:val="0"/>
      <w:marRight w:val="0"/>
      <w:marTop w:val="0"/>
      <w:marBottom w:val="0"/>
      <w:divBdr>
        <w:top w:val="none" w:sz="0" w:space="0" w:color="auto"/>
        <w:left w:val="none" w:sz="0" w:space="0" w:color="auto"/>
        <w:bottom w:val="none" w:sz="0" w:space="0" w:color="auto"/>
        <w:right w:val="none" w:sz="0" w:space="0" w:color="auto"/>
      </w:divBdr>
      <w:divsChild>
        <w:div w:id="1497308580">
          <w:marLeft w:val="0"/>
          <w:marRight w:val="0"/>
          <w:marTop w:val="0"/>
          <w:marBottom w:val="0"/>
          <w:divBdr>
            <w:top w:val="none" w:sz="0" w:space="0" w:color="auto"/>
            <w:left w:val="none" w:sz="0" w:space="0" w:color="auto"/>
            <w:bottom w:val="none" w:sz="0" w:space="0" w:color="auto"/>
            <w:right w:val="none" w:sz="0" w:space="0" w:color="auto"/>
          </w:divBdr>
        </w:div>
        <w:div w:id="463471134">
          <w:marLeft w:val="0"/>
          <w:marRight w:val="0"/>
          <w:marTop w:val="0"/>
          <w:marBottom w:val="0"/>
          <w:divBdr>
            <w:top w:val="none" w:sz="0" w:space="0" w:color="auto"/>
            <w:left w:val="none" w:sz="0" w:space="0" w:color="auto"/>
            <w:bottom w:val="none" w:sz="0" w:space="0" w:color="auto"/>
            <w:right w:val="none" w:sz="0" w:space="0" w:color="auto"/>
          </w:divBdr>
        </w:div>
        <w:div w:id="1360862821">
          <w:marLeft w:val="0"/>
          <w:marRight w:val="0"/>
          <w:marTop w:val="0"/>
          <w:marBottom w:val="0"/>
          <w:divBdr>
            <w:top w:val="none" w:sz="0" w:space="0" w:color="auto"/>
            <w:left w:val="none" w:sz="0" w:space="0" w:color="auto"/>
            <w:bottom w:val="none" w:sz="0" w:space="0" w:color="auto"/>
            <w:right w:val="none" w:sz="0" w:space="0" w:color="auto"/>
          </w:divBdr>
        </w:div>
        <w:div w:id="377432773">
          <w:marLeft w:val="0"/>
          <w:marRight w:val="0"/>
          <w:marTop w:val="0"/>
          <w:marBottom w:val="0"/>
          <w:divBdr>
            <w:top w:val="none" w:sz="0" w:space="0" w:color="auto"/>
            <w:left w:val="none" w:sz="0" w:space="0" w:color="auto"/>
            <w:bottom w:val="none" w:sz="0" w:space="0" w:color="auto"/>
            <w:right w:val="none" w:sz="0" w:space="0" w:color="auto"/>
          </w:divBdr>
        </w:div>
        <w:div w:id="1755399613">
          <w:marLeft w:val="0"/>
          <w:marRight w:val="0"/>
          <w:marTop w:val="0"/>
          <w:marBottom w:val="0"/>
          <w:divBdr>
            <w:top w:val="none" w:sz="0" w:space="0" w:color="auto"/>
            <w:left w:val="none" w:sz="0" w:space="0" w:color="auto"/>
            <w:bottom w:val="none" w:sz="0" w:space="0" w:color="auto"/>
            <w:right w:val="none" w:sz="0" w:space="0" w:color="auto"/>
          </w:divBdr>
        </w:div>
        <w:div w:id="108821906">
          <w:marLeft w:val="0"/>
          <w:marRight w:val="0"/>
          <w:marTop w:val="0"/>
          <w:marBottom w:val="0"/>
          <w:divBdr>
            <w:top w:val="none" w:sz="0" w:space="0" w:color="auto"/>
            <w:left w:val="none" w:sz="0" w:space="0" w:color="auto"/>
            <w:bottom w:val="none" w:sz="0" w:space="0" w:color="auto"/>
            <w:right w:val="none" w:sz="0" w:space="0" w:color="auto"/>
          </w:divBdr>
        </w:div>
        <w:div w:id="1754693268">
          <w:marLeft w:val="0"/>
          <w:marRight w:val="0"/>
          <w:marTop w:val="0"/>
          <w:marBottom w:val="0"/>
          <w:divBdr>
            <w:top w:val="none" w:sz="0" w:space="0" w:color="auto"/>
            <w:left w:val="none" w:sz="0" w:space="0" w:color="auto"/>
            <w:bottom w:val="none" w:sz="0" w:space="0" w:color="auto"/>
            <w:right w:val="none" w:sz="0" w:space="0" w:color="auto"/>
          </w:divBdr>
        </w:div>
        <w:div w:id="722025868">
          <w:marLeft w:val="0"/>
          <w:marRight w:val="0"/>
          <w:marTop w:val="0"/>
          <w:marBottom w:val="0"/>
          <w:divBdr>
            <w:top w:val="none" w:sz="0" w:space="0" w:color="auto"/>
            <w:left w:val="none" w:sz="0" w:space="0" w:color="auto"/>
            <w:bottom w:val="none" w:sz="0" w:space="0" w:color="auto"/>
            <w:right w:val="none" w:sz="0" w:space="0" w:color="auto"/>
          </w:divBdr>
        </w:div>
        <w:div w:id="1215314126">
          <w:marLeft w:val="0"/>
          <w:marRight w:val="0"/>
          <w:marTop w:val="0"/>
          <w:marBottom w:val="0"/>
          <w:divBdr>
            <w:top w:val="none" w:sz="0" w:space="0" w:color="auto"/>
            <w:left w:val="none" w:sz="0" w:space="0" w:color="auto"/>
            <w:bottom w:val="none" w:sz="0" w:space="0" w:color="auto"/>
            <w:right w:val="none" w:sz="0" w:space="0" w:color="auto"/>
          </w:divBdr>
        </w:div>
        <w:div w:id="1056977902">
          <w:marLeft w:val="0"/>
          <w:marRight w:val="0"/>
          <w:marTop w:val="0"/>
          <w:marBottom w:val="0"/>
          <w:divBdr>
            <w:top w:val="none" w:sz="0" w:space="0" w:color="auto"/>
            <w:left w:val="none" w:sz="0" w:space="0" w:color="auto"/>
            <w:bottom w:val="none" w:sz="0" w:space="0" w:color="auto"/>
            <w:right w:val="none" w:sz="0" w:space="0" w:color="auto"/>
          </w:divBdr>
        </w:div>
        <w:div w:id="1123498722">
          <w:marLeft w:val="0"/>
          <w:marRight w:val="0"/>
          <w:marTop w:val="0"/>
          <w:marBottom w:val="0"/>
          <w:divBdr>
            <w:top w:val="none" w:sz="0" w:space="0" w:color="auto"/>
            <w:left w:val="none" w:sz="0" w:space="0" w:color="auto"/>
            <w:bottom w:val="none" w:sz="0" w:space="0" w:color="auto"/>
            <w:right w:val="none" w:sz="0" w:space="0" w:color="auto"/>
          </w:divBdr>
        </w:div>
        <w:div w:id="2036036929">
          <w:marLeft w:val="0"/>
          <w:marRight w:val="0"/>
          <w:marTop w:val="0"/>
          <w:marBottom w:val="0"/>
          <w:divBdr>
            <w:top w:val="none" w:sz="0" w:space="0" w:color="auto"/>
            <w:left w:val="none" w:sz="0" w:space="0" w:color="auto"/>
            <w:bottom w:val="none" w:sz="0" w:space="0" w:color="auto"/>
            <w:right w:val="none" w:sz="0" w:space="0" w:color="auto"/>
          </w:divBdr>
        </w:div>
        <w:div w:id="1598633999">
          <w:marLeft w:val="0"/>
          <w:marRight w:val="0"/>
          <w:marTop w:val="0"/>
          <w:marBottom w:val="0"/>
          <w:divBdr>
            <w:top w:val="none" w:sz="0" w:space="0" w:color="auto"/>
            <w:left w:val="none" w:sz="0" w:space="0" w:color="auto"/>
            <w:bottom w:val="none" w:sz="0" w:space="0" w:color="auto"/>
            <w:right w:val="none" w:sz="0" w:space="0" w:color="auto"/>
          </w:divBdr>
        </w:div>
        <w:div w:id="550770568">
          <w:marLeft w:val="0"/>
          <w:marRight w:val="0"/>
          <w:marTop w:val="0"/>
          <w:marBottom w:val="0"/>
          <w:divBdr>
            <w:top w:val="none" w:sz="0" w:space="0" w:color="auto"/>
            <w:left w:val="none" w:sz="0" w:space="0" w:color="auto"/>
            <w:bottom w:val="none" w:sz="0" w:space="0" w:color="auto"/>
            <w:right w:val="none" w:sz="0" w:space="0" w:color="auto"/>
          </w:divBdr>
        </w:div>
        <w:div w:id="1200166183">
          <w:marLeft w:val="0"/>
          <w:marRight w:val="0"/>
          <w:marTop w:val="0"/>
          <w:marBottom w:val="0"/>
          <w:divBdr>
            <w:top w:val="none" w:sz="0" w:space="0" w:color="auto"/>
            <w:left w:val="none" w:sz="0" w:space="0" w:color="auto"/>
            <w:bottom w:val="none" w:sz="0" w:space="0" w:color="auto"/>
            <w:right w:val="none" w:sz="0" w:space="0" w:color="auto"/>
          </w:divBdr>
        </w:div>
        <w:div w:id="2084596274">
          <w:marLeft w:val="0"/>
          <w:marRight w:val="0"/>
          <w:marTop w:val="0"/>
          <w:marBottom w:val="0"/>
          <w:divBdr>
            <w:top w:val="none" w:sz="0" w:space="0" w:color="auto"/>
            <w:left w:val="none" w:sz="0" w:space="0" w:color="auto"/>
            <w:bottom w:val="none" w:sz="0" w:space="0" w:color="auto"/>
            <w:right w:val="none" w:sz="0" w:space="0" w:color="auto"/>
          </w:divBdr>
        </w:div>
        <w:div w:id="759182153">
          <w:marLeft w:val="0"/>
          <w:marRight w:val="0"/>
          <w:marTop w:val="0"/>
          <w:marBottom w:val="0"/>
          <w:divBdr>
            <w:top w:val="none" w:sz="0" w:space="0" w:color="auto"/>
            <w:left w:val="none" w:sz="0" w:space="0" w:color="auto"/>
            <w:bottom w:val="none" w:sz="0" w:space="0" w:color="auto"/>
            <w:right w:val="none" w:sz="0" w:space="0" w:color="auto"/>
          </w:divBdr>
        </w:div>
        <w:div w:id="82186928">
          <w:marLeft w:val="0"/>
          <w:marRight w:val="0"/>
          <w:marTop w:val="0"/>
          <w:marBottom w:val="0"/>
          <w:divBdr>
            <w:top w:val="none" w:sz="0" w:space="0" w:color="auto"/>
            <w:left w:val="none" w:sz="0" w:space="0" w:color="auto"/>
            <w:bottom w:val="none" w:sz="0" w:space="0" w:color="auto"/>
            <w:right w:val="none" w:sz="0" w:space="0" w:color="auto"/>
          </w:divBdr>
        </w:div>
        <w:div w:id="1943411298">
          <w:marLeft w:val="0"/>
          <w:marRight w:val="0"/>
          <w:marTop w:val="0"/>
          <w:marBottom w:val="0"/>
          <w:divBdr>
            <w:top w:val="none" w:sz="0" w:space="0" w:color="auto"/>
            <w:left w:val="none" w:sz="0" w:space="0" w:color="auto"/>
            <w:bottom w:val="none" w:sz="0" w:space="0" w:color="auto"/>
            <w:right w:val="none" w:sz="0" w:space="0" w:color="auto"/>
          </w:divBdr>
        </w:div>
        <w:div w:id="999583387">
          <w:marLeft w:val="0"/>
          <w:marRight w:val="0"/>
          <w:marTop w:val="0"/>
          <w:marBottom w:val="0"/>
          <w:divBdr>
            <w:top w:val="none" w:sz="0" w:space="0" w:color="auto"/>
            <w:left w:val="none" w:sz="0" w:space="0" w:color="auto"/>
            <w:bottom w:val="none" w:sz="0" w:space="0" w:color="auto"/>
            <w:right w:val="none" w:sz="0" w:space="0" w:color="auto"/>
          </w:divBdr>
        </w:div>
        <w:div w:id="1776898838">
          <w:marLeft w:val="0"/>
          <w:marRight w:val="0"/>
          <w:marTop w:val="0"/>
          <w:marBottom w:val="0"/>
          <w:divBdr>
            <w:top w:val="none" w:sz="0" w:space="0" w:color="auto"/>
            <w:left w:val="none" w:sz="0" w:space="0" w:color="auto"/>
            <w:bottom w:val="none" w:sz="0" w:space="0" w:color="auto"/>
            <w:right w:val="none" w:sz="0" w:space="0" w:color="auto"/>
          </w:divBdr>
        </w:div>
        <w:div w:id="580875456">
          <w:marLeft w:val="0"/>
          <w:marRight w:val="0"/>
          <w:marTop w:val="0"/>
          <w:marBottom w:val="0"/>
          <w:divBdr>
            <w:top w:val="none" w:sz="0" w:space="0" w:color="auto"/>
            <w:left w:val="none" w:sz="0" w:space="0" w:color="auto"/>
            <w:bottom w:val="none" w:sz="0" w:space="0" w:color="auto"/>
            <w:right w:val="none" w:sz="0" w:space="0" w:color="auto"/>
          </w:divBdr>
        </w:div>
        <w:div w:id="59793456">
          <w:marLeft w:val="0"/>
          <w:marRight w:val="0"/>
          <w:marTop w:val="0"/>
          <w:marBottom w:val="0"/>
          <w:divBdr>
            <w:top w:val="none" w:sz="0" w:space="0" w:color="auto"/>
            <w:left w:val="none" w:sz="0" w:space="0" w:color="auto"/>
            <w:bottom w:val="none" w:sz="0" w:space="0" w:color="auto"/>
            <w:right w:val="none" w:sz="0" w:space="0" w:color="auto"/>
          </w:divBdr>
        </w:div>
        <w:div w:id="886069248">
          <w:marLeft w:val="0"/>
          <w:marRight w:val="0"/>
          <w:marTop w:val="0"/>
          <w:marBottom w:val="0"/>
          <w:divBdr>
            <w:top w:val="none" w:sz="0" w:space="0" w:color="auto"/>
            <w:left w:val="none" w:sz="0" w:space="0" w:color="auto"/>
            <w:bottom w:val="none" w:sz="0" w:space="0" w:color="auto"/>
            <w:right w:val="none" w:sz="0" w:space="0" w:color="auto"/>
          </w:divBdr>
        </w:div>
        <w:div w:id="705638202">
          <w:marLeft w:val="0"/>
          <w:marRight w:val="0"/>
          <w:marTop w:val="0"/>
          <w:marBottom w:val="0"/>
          <w:divBdr>
            <w:top w:val="none" w:sz="0" w:space="0" w:color="auto"/>
            <w:left w:val="none" w:sz="0" w:space="0" w:color="auto"/>
            <w:bottom w:val="none" w:sz="0" w:space="0" w:color="auto"/>
            <w:right w:val="none" w:sz="0" w:space="0" w:color="auto"/>
          </w:divBdr>
        </w:div>
        <w:div w:id="1295254836">
          <w:marLeft w:val="0"/>
          <w:marRight w:val="0"/>
          <w:marTop w:val="0"/>
          <w:marBottom w:val="0"/>
          <w:divBdr>
            <w:top w:val="none" w:sz="0" w:space="0" w:color="auto"/>
            <w:left w:val="none" w:sz="0" w:space="0" w:color="auto"/>
            <w:bottom w:val="none" w:sz="0" w:space="0" w:color="auto"/>
            <w:right w:val="none" w:sz="0" w:space="0" w:color="auto"/>
          </w:divBdr>
        </w:div>
        <w:div w:id="700979348">
          <w:marLeft w:val="0"/>
          <w:marRight w:val="0"/>
          <w:marTop w:val="0"/>
          <w:marBottom w:val="0"/>
          <w:divBdr>
            <w:top w:val="none" w:sz="0" w:space="0" w:color="auto"/>
            <w:left w:val="none" w:sz="0" w:space="0" w:color="auto"/>
            <w:bottom w:val="none" w:sz="0" w:space="0" w:color="auto"/>
            <w:right w:val="none" w:sz="0" w:space="0" w:color="auto"/>
          </w:divBdr>
        </w:div>
        <w:div w:id="1795714574">
          <w:marLeft w:val="0"/>
          <w:marRight w:val="0"/>
          <w:marTop w:val="0"/>
          <w:marBottom w:val="0"/>
          <w:divBdr>
            <w:top w:val="none" w:sz="0" w:space="0" w:color="auto"/>
            <w:left w:val="none" w:sz="0" w:space="0" w:color="auto"/>
            <w:bottom w:val="none" w:sz="0" w:space="0" w:color="auto"/>
            <w:right w:val="none" w:sz="0" w:space="0" w:color="auto"/>
          </w:divBdr>
        </w:div>
        <w:div w:id="1147668996">
          <w:marLeft w:val="0"/>
          <w:marRight w:val="0"/>
          <w:marTop w:val="0"/>
          <w:marBottom w:val="0"/>
          <w:divBdr>
            <w:top w:val="none" w:sz="0" w:space="0" w:color="auto"/>
            <w:left w:val="none" w:sz="0" w:space="0" w:color="auto"/>
            <w:bottom w:val="none" w:sz="0" w:space="0" w:color="auto"/>
            <w:right w:val="none" w:sz="0" w:space="0" w:color="auto"/>
          </w:divBdr>
        </w:div>
        <w:div w:id="1046953578">
          <w:marLeft w:val="0"/>
          <w:marRight w:val="0"/>
          <w:marTop w:val="0"/>
          <w:marBottom w:val="0"/>
          <w:divBdr>
            <w:top w:val="none" w:sz="0" w:space="0" w:color="auto"/>
            <w:left w:val="none" w:sz="0" w:space="0" w:color="auto"/>
            <w:bottom w:val="none" w:sz="0" w:space="0" w:color="auto"/>
            <w:right w:val="none" w:sz="0" w:space="0" w:color="auto"/>
          </w:divBdr>
        </w:div>
        <w:div w:id="2086031002">
          <w:marLeft w:val="0"/>
          <w:marRight w:val="0"/>
          <w:marTop w:val="0"/>
          <w:marBottom w:val="0"/>
          <w:divBdr>
            <w:top w:val="none" w:sz="0" w:space="0" w:color="auto"/>
            <w:left w:val="none" w:sz="0" w:space="0" w:color="auto"/>
            <w:bottom w:val="none" w:sz="0" w:space="0" w:color="auto"/>
            <w:right w:val="none" w:sz="0" w:space="0" w:color="auto"/>
          </w:divBdr>
        </w:div>
        <w:div w:id="424812287">
          <w:marLeft w:val="0"/>
          <w:marRight w:val="0"/>
          <w:marTop w:val="0"/>
          <w:marBottom w:val="0"/>
          <w:divBdr>
            <w:top w:val="none" w:sz="0" w:space="0" w:color="auto"/>
            <w:left w:val="none" w:sz="0" w:space="0" w:color="auto"/>
            <w:bottom w:val="none" w:sz="0" w:space="0" w:color="auto"/>
            <w:right w:val="none" w:sz="0" w:space="0" w:color="auto"/>
          </w:divBdr>
        </w:div>
        <w:div w:id="829715563">
          <w:marLeft w:val="0"/>
          <w:marRight w:val="0"/>
          <w:marTop w:val="0"/>
          <w:marBottom w:val="0"/>
          <w:divBdr>
            <w:top w:val="none" w:sz="0" w:space="0" w:color="auto"/>
            <w:left w:val="none" w:sz="0" w:space="0" w:color="auto"/>
            <w:bottom w:val="none" w:sz="0" w:space="0" w:color="auto"/>
            <w:right w:val="none" w:sz="0" w:space="0" w:color="auto"/>
          </w:divBdr>
        </w:div>
        <w:div w:id="1465006783">
          <w:marLeft w:val="0"/>
          <w:marRight w:val="0"/>
          <w:marTop w:val="0"/>
          <w:marBottom w:val="0"/>
          <w:divBdr>
            <w:top w:val="none" w:sz="0" w:space="0" w:color="auto"/>
            <w:left w:val="none" w:sz="0" w:space="0" w:color="auto"/>
            <w:bottom w:val="none" w:sz="0" w:space="0" w:color="auto"/>
            <w:right w:val="none" w:sz="0" w:space="0" w:color="auto"/>
          </w:divBdr>
        </w:div>
        <w:div w:id="1179005403">
          <w:marLeft w:val="0"/>
          <w:marRight w:val="0"/>
          <w:marTop w:val="0"/>
          <w:marBottom w:val="0"/>
          <w:divBdr>
            <w:top w:val="none" w:sz="0" w:space="0" w:color="auto"/>
            <w:left w:val="none" w:sz="0" w:space="0" w:color="auto"/>
            <w:bottom w:val="none" w:sz="0" w:space="0" w:color="auto"/>
            <w:right w:val="none" w:sz="0" w:space="0" w:color="auto"/>
          </w:divBdr>
        </w:div>
        <w:div w:id="1067532462">
          <w:marLeft w:val="0"/>
          <w:marRight w:val="0"/>
          <w:marTop w:val="0"/>
          <w:marBottom w:val="0"/>
          <w:divBdr>
            <w:top w:val="none" w:sz="0" w:space="0" w:color="auto"/>
            <w:left w:val="none" w:sz="0" w:space="0" w:color="auto"/>
            <w:bottom w:val="none" w:sz="0" w:space="0" w:color="auto"/>
            <w:right w:val="none" w:sz="0" w:space="0" w:color="auto"/>
          </w:divBdr>
        </w:div>
        <w:div w:id="1813209182">
          <w:marLeft w:val="0"/>
          <w:marRight w:val="0"/>
          <w:marTop w:val="0"/>
          <w:marBottom w:val="0"/>
          <w:divBdr>
            <w:top w:val="none" w:sz="0" w:space="0" w:color="auto"/>
            <w:left w:val="none" w:sz="0" w:space="0" w:color="auto"/>
            <w:bottom w:val="none" w:sz="0" w:space="0" w:color="auto"/>
            <w:right w:val="none" w:sz="0" w:space="0" w:color="auto"/>
          </w:divBdr>
        </w:div>
        <w:div w:id="524752074">
          <w:marLeft w:val="0"/>
          <w:marRight w:val="0"/>
          <w:marTop w:val="0"/>
          <w:marBottom w:val="0"/>
          <w:divBdr>
            <w:top w:val="none" w:sz="0" w:space="0" w:color="auto"/>
            <w:left w:val="none" w:sz="0" w:space="0" w:color="auto"/>
            <w:bottom w:val="none" w:sz="0" w:space="0" w:color="auto"/>
            <w:right w:val="none" w:sz="0" w:space="0" w:color="auto"/>
          </w:divBdr>
        </w:div>
        <w:div w:id="143664964">
          <w:marLeft w:val="0"/>
          <w:marRight w:val="0"/>
          <w:marTop w:val="0"/>
          <w:marBottom w:val="0"/>
          <w:divBdr>
            <w:top w:val="none" w:sz="0" w:space="0" w:color="auto"/>
            <w:left w:val="none" w:sz="0" w:space="0" w:color="auto"/>
            <w:bottom w:val="none" w:sz="0" w:space="0" w:color="auto"/>
            <w:right w:val="none" w:sz="0" w:space="0" w:color="auto"/>
          </w:divBdr>
        </w:div>
        <w:div w:id="1750344741">
          <w:marLeft w:val="0"/>
          <w:marRight w:val="0"/>
          <w:marTop w:val="0"/>
          <w:marBottom w:val="0"/>
          <w:divBdr>
            <w:top w:val="none" w:sz="0" w:space="0" w:color="auto"/>
            <w:left w:val="none" w:sz="0" w:space="0" w:color="auto"/>
            <w:bottom w:val="none" w:sz="0" w:space="0" w:color="auto"/>
            <w:right w:val="none" w:sz="0" w:space="0" w:color="auto"/>
          </w:divBdr>
        </w:div>
        <w:div w:id="529533286">
          <w:marLeft w:val="0"/>
          <w:marRight w:val="0"/>
          <w:marTop w:val="0"/>
          <w:marBottom w:val="0"/>
          <w:divBdr>
            <w:top w:val="none" w:sz="0" w:space="0" w:color="auto"/>
            <w:left w:val="none" w:sz="0" w:space="0" w:color="auto"/>
            <w:bottom w:val="none" w:sz="0" w:space="0" w:color="auto"/>
            <w:right w:val="none" w:sz="0" w:space="0" w:color="auto"/>
          </w:divBdr>
        </w:div>
        <w:div w:id="585499284">
          <w:marLeft w:val="0"/>
          <w:marRight w:val="0"/>
          <w:marTop w:val="0"/>
          <w:marBottom w:val="0"/>
          <w:divBdr>
            <w:top w:val="none" w:sz="0" w:space="0" w:color="auto"/>
            <w:left w:val="none" w:sz="0" w:space="0" w:color="auto"/>
            <w:bottom w:val="none" w:sz="0" w:space="0" w:color="auto"/>
            <w:right w:val="none" w:sz="0" w:space="0" w:color="auto"/>
          </w:divBdr>
        </w:div>
        <w:div w:id="1699768677">
          <w:marLeft w:val="0"/>
          <w:marRight w:val="0"/>
          <w:marTop w:val="0"/>
          <w:marBottom w:val="0"/>
          <w:divBdr>
            <w:top w:val="none" w:sz="0" w:space="0" w:color="auto"/>
            <w:left w:val="none" w:sz="0" w:space="0" w:color="auto"/>
            <w:bottom w:val="none" w:sz="0" w:space="0" w:color="auto"/>
            <w:right w:val="none" w:sz="0" w:space="0" w:color="auto"/>
          </w:divBdr>
        </w:div>
        <w:div w:id="1883790313">
          <w:marLeft w:val="0"/>
          <w:marRight w:val="0"/>
          <w:marTop w:val="0"/>
          <w:marBottom w:val="0"/>
          <w:divBdr>
            <w:top w:val="none" w:sz="0" w:space="0" w:color="auto"/>
            <w:left w:val="none" w:sz="0" w:space="0" w:color="auto"/>
            <w:bottom w:val="none" w:sz="0" w:space="0" w:color="auto"/>
            <w:right w:val="none" w:sz="0" w:space="0" w:color="auto"/>
          </w:divBdr>
        </w:div>
        <w:div w:id="512650067">
          <w:marLeft w:val="0"/>
          <w:marRight w:val="0"/>
          <w:marTop w:val="0"/>
          <w:marBottom w:val="0"/>
          <w:divBdr>
            <w:top w:val="none" w:sz="0" w:space="0" w:color="auto"/>
            <w:left w:val="none" w:sz="0" w:space="0" w:color="auto"/>
            <w:bottom w:val="none" w:sz="0" w:space="0" w:color="auto"/>
            <w:right w:val="none" w:sz="0" w:space="0" w:color="auto"/>
          </w:divBdr>
        </w:div>
        <w:div w:id="2032758164">
          <w:marLeft w:val="0"/>
          <w:marRight w:val="0"/>
          <w:marTop w:val="0"/>
          <w:marBottom w:val="0"/>
          <w:divBdr>
            <w:top w:val="none" w:sz="0" w:space="0" w:color="auto"/>
            <w:left w:val="none" w:sz="0" w:space="0" w:color="auto"/>
            <w:bottom w:val="none" w:sz="0" w:space="0" w:color="auto"/>
            <w:right w:val="none" w:sz="0" w:space="0" w:color="auto"/>
          </w:divBdr>
        </w:div>
        <w:div w:id="2110201412">
          <w:marLeft w:val="0"/>
          <w:marRight w:val="0"/>
          <w:marTop w:val="0"/>
          <w:marBottom w:val="0"/>
          <w:divBdr>
            <w:top w:val="none" w:sz="0" w:space="0" w:color="auto"/>
            <w:left w:val="none" w:sz="0" w:space="0" w:color="auto"/>
            <w:bottom w:val="none" w:sz="0" w:space="0" w:color="auto"/>
            <w:right w:val="none" w:sz="0" w:space="0" w:color="auto"/>
          </w:divBdr>
        </w:div>
        <w:div w:id="965239020">
          <w:marLeft w:val="0"/>
          <w:marRight w:val="0"/>
          <w:marTop w:val="0"/>
          <w:marBottom w:val="0"/>
          <w:divBdr>
            <w:top w:val="none" w:sz="0" w:space="0" w:color="auto"/>
            <w:left w:val="none" w:sz="0" w:space="0" w:color="auto"/>
            <w:bottom w:val="none" w:sz="0" w:space="0" w:color="auto"/>
            <w:right w:val="none" w:sz="0" w:space="0" w:color="auto"/>
          </w:divBdr>
        </w:div>
        <w:div w:id="1824617444">
          <w:marLeft w:val="0"/>
          <w:marRight w:val="0"/>
          <w:marTop w:val="0"/>
          <w:marBottom w:val="0"/>
          <w:divBdr>
            <w:top w:val="none" w:sz="0" w:space="0" w:color="auto"/>
            <w:left w:val="none" w:sz="0" w:space="0" w:color="auto"/>
            <w:bottom w:val="none" w:sz="0" w:space="0" w:color="auto"/>
            <w:right w:val="none" w:sz="0" w:space="0" w:color="auto"/>
          </w:divBdr>
        </w:div>
        <w:div w:id="462235779">
          <w:marLeft w:val="0"/>
          <w:marRight w:val="0"/>
          <w:marTop w:val="0"/>
          <w:marBottom w:val="0"/>
          <w:divBdr>
            <w:top w:val="none" w:sz="0" w:space="0" w:color="auto"/>
            <w:left w:val="none" w:sz="0" w:space="0" w:color="auto"/>
            <w:bottom w:val="none" w:sz="0" w:space="0" w:color="auto"/>
            <w:right w:val="none" w:sz="0" w:space="0" w:color="auto"/>
          </w:divBdr>
        </w:div>
        <w:div w:id="803621595">
          <w:marLeft w:val="0"/>
          <w:marRight w:val="0"/>
          <w:marTop w:val="0"/>
          <w:marBottom w:val="0"/>
          <w:divBdr>
            <w:top w:val="none" w:sz="0" w:space="0" w:color="auto"/>
            <w:left w:val="none" w:sz="0" w:space="0" w:color="auto"/>
            <w:bottom w:val="none" w:sz="0" w:space="0" w:color="auto"/>
            <w:right w:val="none" w:sz="0" w:space="0" w:color="auto"/>
          </w:divBdr>
        </w:div>
        <w:div w:id="1381251354">
          <w:marLeft w:val="0"/>
          <w:marRight w:val="0"/>
          <w:marTop w:val="0"/>
          <w:marBottom w:val="0"/>
          <w:divBdr>
            <w:top w:val="none" w:sz="0" w:space="0" w:color="auto"/>
            <w:left w:val="none" w:sz="0" w:space="0" w:color="auto"/>
            <w:bottom w:val="none" w:sz="0" w:space="0" w:color="auto"/>
            <w:right w:val="none" w:sz="0" w:space="0" w:color="auto"/>
          </w:divBdr>
        </w:div>
        <w:div w:id="621960005">
          <w:marLeft w:val="0"/>
          <w:marRight w:val="0"/>
          <w:marTop w:val="0"/>
          <w:marBottom w:val="0"/>
          <w:divBdr>
            <w:top w:val="none" w:sz="0" w:space="0" w:color="auto"/>
            <w:left w:val="none" w:sz="0" w:space="0" w:color="auto"/>
            <w:bottom w:val="none" w:sz="0" w:space="0" w:color="auto"/>
            <w:right w:val="none" w:sz="0" w:space="0" w:color="auto"/>
          </w:divBdr>
        </w:div>
        <w:div w:id="2010328867">
          <w:marLeft w:val="0"/>
          <w:marRight w:val="0"/>
          <w:marTop w:val="0"/>
          <w:marBottom w:val="0"/>
          <w:divBdr>
            <w:top w:val="none" w:sz="0" w:space="0" w:color="auto"/>
            <w:left w:val="none" w:sz="0" w:space="0" w:color="auto"/>
            <w:bottom w:val="none" w:sz="0" w:space="0" w:color="auto"/>
            <w:right w:val="none" w:sz="0" w:space="0" w:color="auto"/>
          </w:divBdr>
        </w:div>
        <w:div w:id="1504122306">
          <w:marLeft w:val="0"/>
          <w:marRight w:val="0"/>
          <w:marTop w:val="0"/>
          <w:marBottom w:val="0"/>
          <w:divBdr>
            <w:top w:val="none" w:sz="0" w:space="0" w:color="auto"/>
            <w:left w:val="none" w:sz="0" w:space="0" w:color="auto"/>
            <w:bottom w:val="none" w:sz="0" w:space="0" w:color="auto"/>
            <w:right w:val="none" w:sz="0" w:space="0" w:color="auto"/>
          </w:divBdr>
        </w:div>
        <w:div w:id="1003051978">
          <w:marLeft w:val="0"/>
          <w:marRight w:val="0"/>
          <w:marTop w:val="0"/>
          <w:marBottom w:val="0"/>
          <w:divBdr>
            <w:top w:val="none" w:sz="0" w:space="0" w:color="auto"/>
            <w:left w:val="none" w:sz="0" w:space="0" w:color="auto"/>
            <w:bottom w:val="none" w:sz="0" w:space="0" w:color="auto"/>
            <w:right w:val="none" w:sz="0" w:space="0" w:color="auto"/>
          </w:divBdr>
        </w:div>
        <w:div w:id="2131052846">
          <w:marLeft w:val="0"/>
          <w:marRight w:val="0"/>
          <w:marTop w:val="0"/>
          <w:marBottom w:val="0"/>
          <w:divBdr>
            <w:top w:val="none" w:sz="0" w:space="0" w:color="auto"/>
            <w:left w:val="none" w:sz="0" w:space="0" w:color="auto"/>
            <w:bottom w:val="none" w:sz="0" w:space="0" w:color="auto"/>
            <w:right w:val="none" w:sz="0" w:space="0" w:color="auto"/>
          </w:divBdr>
        </w:div>
        <w:div w:id="81920511">
          <w:marLeft w:val="0"/>
          <w:marRight w:val="0"/>
          <w:marTop w:val="0"/>
          <w:marBottom w:val="0"/>
          <w:divBdr>
            <w:top w:val="none" w:sz="0" w:space="0" w:color="auto"/>
            <w:left w:val="none" w:sz="0" w:space="0" w:color="auto"/>
            <w:bottom w:val="none" w:sz="0" w:space="0" w:color="auto"/>
            <w:right w:val="none" w:sz="0" w:space="0" w:color="auto"/>
          </w:divBdr>
        </w:div>
        <w:div w:id="248661636">
          <w:marLeft w:val="0"/>
          <w:marRight w:val="0"/>
          <w:marTop w:val="0"/>
          <w:marBottom w:val="0"/>
          <w:divBdr>
            <w:top w:val="none" w:sz="0" w:space="0" w:color="auto"/>
            <w:left w:val="none" w:sz="0" w:space="0" w:color="auto"/>
            <w:bottom w:val="none" w:sz="0" w:space="0" w:color="auto"/>
            <w:right w:val="none" w:sz="0" w:space="0" w:color="auto"/>
          </w:divBdr>
        </w:div>
        <w:div w:id="1178811817">
          <w:marLeft w:val="0"/>
          <w:marRight w:val="0"/>
          <w:marTop w:val="0"/>
          <w:marBottom w:val="0"/>
          <w:divBdr>
            <w:top w:val="none" w:sz="0" w:space="0" w:color="auto"/>
            <w:left w:val="none" w:sz="0" w:space="0" w:color="auto"/>
            <w:bottom w:val="none" w:sz="0" w:space="0" w:color="auto"/>
            <w:right w:val="none" w:sz="0" w:space="0" w:color="auto"/>
          </w:divBdr>
        </w:div>
        <w:div w:id="601373799">
          <w:marLeft w:val="0"/>
          <w:marRight w:val="0"/>
          <w:marTop w:val="0"/>
          <w:marBottom w:val="0"/>
          <w:divBdr>
            <w:top w:val="none" w:sz="0" w:space="0" w:color="auto"/>
            <w:left w:val="none" w:sz="0" w:space="0" w:color="auto"/>
            <w:bottom w:val="none" w:sz="0" w:space="0" w:color="auto"/>
            <w:right w:val="none" w:sz="0" w:space="0" w:color="auto"/>
          </w:divBdr>
        </w:div>
        <w:div w:id="1221669304">
          <w:marLeft w:val="0"/>
          <w:marRight w:val="0"/>
          <w:marTop w:val="0"/>
          <w:marBottom w:val="0"/>
          <w:divBdr>
            <w:top w:val="none" w:sz="0" w:space="0" w:color="auto"/>
            <w:left w:val="none" w:sz="0" w:space="0" w:color="auto"/>
            <w:bottom w:val="none" w:sz="0" w:space="0" w:color="auto"/>
            <w:right w:val="none" w:sz="0" w:space="0" w:color="auto"/>
          </w:divBdr>
        </w:div>
        <w:div w:id="106320301">
          <w:marLeft w:val="0"/>
          <w:marRight w:val="0"/>
          <w:marTop w:val="0"/>
          <w:marBottom w:val="0"/>
          <w:divBdr>
            <w:top w:val="none" w:sz="0" w:space="0" w:color="auto"/>
            <w:left w:val="none" w:sz="0" w:space="0" w:color="auto"/>
            <w:bottom w:val="none" w:sz="0" w:space="0" w:color="auto"/>
            <w:right w:val="none" w:sz="0" w:space="0" w:color="auto"/>
          </w:divBdr>
        </w:div>
        <w:div w:id="1874731849">
          <w:marLeft w:val="0"/>
          <w:marRight w:val="0"/>
          <w:marTop w:val="0"/>
          <w:marBottom w:val="0"/>
          <w:divBdr>
            <w:top w:val="none" w:sz="0" w:space="0" w:color="auto"/>
            <w:left w:val="none" w:sz="0" w:space="0" w:color="auto"/>
            <w:bottom w:val="none" w:sz="0" w:space="0" w:color="auto"/>
            <w:right w:val="none" w:sz="0" w:space="0" w:color="auto"/>
          </w:divBdr>
        </w:div>
        <w:div w:id="693918942">
          <w:marLeft w:val="0"/>
          <w:marRight w:val="0"/>
          <w:marTop w:val="0"/>
          <w:marBottom w:val="0"/>
          <w:divBdr>
            <w:top w:val="none" w:sz="0" w:space="0" w:color="auto"/>
            <w:left w:val="none" w:sz="0" w:space="0" w:color="auto"/>
            <w:bottom w:val="none" w:sz="0" w:space="0" w:color="auto"/>
            <w:right w:val="none" w:sz="0" w:space="0" w:color="auto"/>
          </w:divBdr>
        </w:div>
        <w:div w:id="1311210366">
          <w:marLeft w:val="0"/>
          <w:marRight w:val="0"/>
          <w:marTop w:val="0"/>
          <w:marBottom w:val="0"/>
          <w:divBdr>
            <w:top w:val="none" w:sz="0" w:space="0" w:color="auto"/>
            <w:left w:val="none" w:sz="0" w:space="0" w:color="auto"/>
            <w:bottom w:val="none" w:sz="0" w:space="0" w:color="auto"/>
            <w:right w:val="none" w:sz="0" w:space="0" w:color="auto"/>
          </w:divBdr>
        </w:div>
        <w:div w:id="1331064298">
          <w:marLeft w:val="0"/>
          <w:marRight w:val="0"/>
          <w:marTop w:val="0"/>
          <w:marBottom w:val="0"/>
          <w:divBdr>
            <w:top w:val="none" w:sz="0" w:space="0" w:color="auto"/>
            <w:left w:val="none" w:sz="0" w:space="0" w:color="auto"/>
            <w:bottom w:val="none" w:sz="0" w:space="0" w:color="auto"/>
            <w:right w:val="none" w:sz="0" w:space="0" w:color="auto"/>
          </w:divBdr>
        </w:div>
        <w:div w:id="1230849887">
          <w:marLeft w:val="0"/>
          <w:marRight w:val="0"/>
          <w:marTop w:val="0"/>
          <w:marBottom w:val="0"/>
          <w:divBdr>
            <w:top w:val="none" w:sz="0" w:space="0" w:color="auto"/>
            <w:left w:val="none" w:sz="0" w:space="0" w:color="auto"/>
            <w:bottom w:val="none" w:sz="0" w:space="0" w:color="auto"/>
            <w:right w:val="none" w:sz="0" w:space="0" w:color="auto"/>
          </w:divBdr>
        </w:div>
        <w:div w:id="864560380">
          <w:marLeft w:val="0"/>
          <w:marRight w:val="0"/>
          <w:marTop w:val="0"/>
          <w:marBottom w:val="0"/>
          <w:divBdr>
            <w:top w:val="none" w:sz="0" w:space="0" w:color="auto"/>
            <w:left w:val="none" w:sz="0" w:space="0" w:color="auto"/>
            <w:bottom w:val="none" w:sz="0" w:space="0" w:color="auto"/>
            <w:right w:val="none" w:sz="0" w:space="0" w:color="auto"/>
          </w:divBdr>
        </w:div>
        <w:div w:id="1604535483">
          <w:marLeft w:val="0"/>
          <w:marRight w:val="0"/>
          <w:marTop w:val="0"/>
          <w:marBottom w:val="0"/>
          <w:divBdr>
            <w:top w:val="none" w:sz="0" w:space="0" w:color="auto"/>
            <w:left w:val="none" w:sz="0" w:space="0" w:color="auto"/>
            <w:bottom w:val="none" w:sz="0" w:space="0" w:color="auto"/>
            <w:right w:val="none" w:sz="0" w:space="0" w:color="auto"/>
          </w:divBdr>
        </w:div>
        <w:div w:id="1350982258">
          <w:marLeft w:val="0"/>
          <w:marRight w:val="0"/>
          <w:marTop w:val="0"/>
          <w:marBottom w:val="0"/>
          <w:divBdr>
            <w:top w:val="none" w:sz="0" w:space="0" w:color="auto"/>
            <w:left w:val="none" w:sz="0" w:space="0" w:color="auto"/>
            <w:bottom w:val="none" w:sz="0" w:space="0" w:color="auto"/>
            <w:right w:val="none" w:sz="0" w:space="0" w:color="auto"/>
          </w:divBdr>
        </w:div>
        <w:div w:id="1730837076">
          <w:marLeft w:val="0"/>
          <w:marRight w:val="0"/>
          <w:marTop w:val="0"/>
          <w:marBottom w:val="0"/>
          <w:divBdr>
            <w:top w:val="none" w:sz="0" w:space="0" w:color="auto"/>
            <w:left w:val="none" w:sz="0" w:space="0" w:color="auto"/>
            <w:bottom w:val="none" w:sz="0" w:space="0" w:color="auto"/>
            <w:right w:val="none" w:sz="0" w:space="0" w:color="auto"/>
          </w:divBdr>
        </w:div>
        <w:div w:id="555286941">
          <w:marLeft w:val="0"/>
          <w:marRight w:val="0"/>
          <w:marTop w:val="0"/>
          <w:marBottom w:val="0"/>
          <w:divBdr>
            <w:top w:val="none" w:sz="0" w:space="0" w:color="auto"/>
            <w:left w:val="none" w:sz="0" w:space="0" w:color="auto"/>
            <w:bottom w:val="none" w:sz="0" w:space="0" w:color="auto"/>
            <w:right w:val="none" w:sz="0" w:space="0" w:color="auto"/>
          </w:divBdr>
        </w:div>
        <w:div w:id="1683319288">
          <w:marLeft w:val="0"/>
          <w:marRight w:val="0"/>
          <w:marTop w:val="0"/>
          <w:marBottom w:val="0"/>
          <w:divBdr>
            <w:top w:val="none" w:sz="0" w:space="0" w:color="auto"/>
            <w:left w:val="none" w:sz="0" w:space="0" w:color="auto"/>
            <w:bottom w:val="none" w:sz="0" w:space="0" w:color="auto"/>
            <w:right w:val="none" w:sz="0" w:space="0" w:color="auto"/>
          </w:divBdr>
        </w:div>
        <w:div w:id="140778919">
          <w:marLeft w:val="0"/>
          <w:marRight w:val="0"/>
          <w:marTop w:val="0"/>
          <w:marBottom w:val="0"/>
          <w:divBdr>
            <w:top w:val="none" w:sz="0" w:space="0" w:color="auto"/>
            <w:left w:val="none" w:sz="0" w:space="0" w:color="auto"/>
            <w:bottom w:val="none" w:sz="0" w:space="0" w:color="auto"/>
            <w:right w:val="none" w:sz="0" w:space="0" w:color="auto"/>
          </w:divBdr>
        </w:div>
        <w:div w:id="793329146">
          <w:marLeft w:val="0"/>
          <w:marRight w:val="0"/>
          <w:marTop w:val="0"/>
          <w:marBottom w:val="0"/>
          <w:divBdr>
            <w:top w:val="none" w:sz="0" w:space="0" w:color="auto"/>
            <w:left w:val="none" w:sz="0" w:space="0" w:color="auto"/>
            <w:bottom w:val="none" w:sz="0" w:space="0" w:color="auto"/>
            <w:right w:val="none" w:sz="0" w:space="0" w:color="auto"/>
          </w:divBdr>
        </w:div>
        <w:div w:id="673191952">
          <w:marLeft w:val="0"/>
          <w:marRight w:val="0"/>
          <w:marTop w:val="0"/>
          <w:marBottom w:val="0"/>
          <w:divBdr>
            <w:top w:val="none" w:sz="0" w:space="0" w:color="auto"/>
            <w:left w:val="none" w:sz="0" w:space="0" w:color="auto"/>
            <w:bottom w:val="none" w:sz="0" w:space="0" w:color="auto"/>
            <w:right w:val="none" w:sz="0" w:space="0" w:color="auto"/>
          </w:divBdr>
        </w:div>
        <w:div w:id="665939091">
          <w:marLeft w:val="0"/>
          <w:marRight w:val="0"/>
          <w:marTop w:val="0"/>
          <w:marBottom w:val="0"/>
          <w:divBdr>
            <w:top w:val="none" w:sz="0" w:space="0" w:color="auto"/>
            <w:left w:val="none" w:sz="0" w:space="0" w:color="auto"/>
            <w:bottom w:val="none" w:sz="0" w:space="0" w:color="auto"/>
            <w:right w:val="none" w:sz="0" w:space="0" w:color="auto"/>
          </w:divBdr>
        </w:div>
        <w:div w:id="1673727627">
          <w:marLeft w:val="0"/>
          <w:marRight w:val="0"/>
          <w:marTop w:val="0"/>
          <w:marBottom w:val="0"/>
          <w:divBdr>
            <w:top w:val="none" w:sz="0" w:space="0" w:color="auto"/>
            <w:left w:val="none" w:sz="0" w:space="0" w:color="auto"/>
            <w:bottom w:val="none" w:sz="0" w:space="0" w:color="auto"/>
            <w:right w:val="none" w:sz="0" w:space="0" w:color="auto"/>
          </w:divBdr>
        </w:div>
        <w:div w:id="1720397132">
          <w:marLeft w:val="0"/>
          <w:marRight w:val="0"/>
          <w:marTop w:val="0"/>
          <w:marBottom w:val="0"/>
          <w:divBdr>
            <w:top w:val="none" w:sz="0" w:space="0" w:color="auto"/>
            <w:left w:val="none" w:sz="0" w:space="0" w:color="auto"/>
            <w:bottom w:val="none" w:sz="0" w:space="0" w:color="auto"/>
            <w:right w:val="none" w:sz="0" w:space="0" w:color="auto"/>
          </w:divBdr>
        </w:div>
        <w:div w:id="1512067002">
          <w:marLeft w:val="0"/>
          <w:marRight w:val="0"/>
          <w:marTop w:val="0"/>
          <w:marBottom w:val="0"/>
          <w:divBdr>
            <w:top w:val="none" w:sz="0" w:space="0" w:color="auto"/>
            <w:left w:val="none" w:sz="0" w:space="0" w:color="auto"/>
            <w:bottom w:val="none" w:sz="0" w:space="0" w:color="auto"/>
            <w:right w:val="none" w:sz="0" w:space="0" w:color="auto"/>
          </w:divBdr>
        </w:div>
        <w:div w:id="867066092">
          <w:marLeft w:val="0"/>
          <w:marRight w:val="0"/>
          <w:marTop w:val="0"/>
          <w:marBottom w:val="0"/>
          <w:divBdr>
            <w:top w:val="none" w:sz="0" w:space="0" w:color="auto"/>
            <w:left w:val="none" w:sz="0" w:space="0" w:color="auto"/>
            <w:bottom w:val="none" w:sz="0" w:space="0" w:color="auto"/>
            <w:right w:val="none" w:sz="0" w:space="0" w:color="auto"/>
          </w:divBdr>
        </w:div>
        <w:div w:id="1814369295">
          <w:marLeft w:val="0"/>
          <w:marRight w:val="0"/>
          <w:marTop w:val="0"/>
          <w:marBottom w:val="0"/>
          <w:divBdr>
            <w:top w:val="none" w:sz="0" w:space="0" w:color="auto"/>
            <w:left w:val="none" w:sz="0" w:space="0" w:color="auto"/>
            <w:bottom w:val="none" w:sz="0" w:space="0" w:color="auto"/>
            <w:right w:val="none" w:sz="0" w:space="0" w:color="auto"/>
          </w:divBdr>
        </w:div>
        <w:div w:id="495649332">
          <w:marLeft w:val="0"/>
          <w:marRight w:val="0"/>
          <w:marTop w:val="0"/>
          <w:marBottom w:val="0"/>
          <w:divBdr>
            <w:top w:val="none" w:sz="0" w:space="0" w:color="auto"/>
            <w:left w:val="none" w:sz="0" w:space="0" w:color="auto"/>
            <w:bottom w:val="none" w:sz="0" w:space="0" w:color="auto"/>
            <w:right w:val="none" w:sz="0" w:space="0" w:color="auto"/>
          </w:divBdr>
        </w:div>
        <w:div w:id="83720831">
          <w:marLeft w:val="0"/>
          <w:marRight w:val="0"/>
          <w:marTop w:val="0"/>
          <w:marBottom w:val="0"/>
          <w:divBdr>
            <w:top w:val="none" w:sz="0" w:space="0" w:color="auto"/>
            <w:left w:val="none" w:sz="0" w:space="0" w:color="auto"/>
            <w:bottom w:val="none" w:sz="0" w:space="0" w:color="auto"/>
            <w:right w:val="none" w:sz="0" w:space="0" w:color="auto"/>
          </w:divBdr>
        </w:div>
        <w:div w:id="405149103">
          <w:marLeft w:val="0"/>
          <w:marRight w:val="0"/>
          <w:marTop w:val="0"/>
          <w:marBottom w:val="0"/>
          <w:divBdr>
            <w:top w:val="none" w:sz="0" w:space="0" w:color="auto"/>
            <w:left w:val="none" w:sz="0" w:space="0" w:color="auto"/>
            <w:bottom w:val="none" w:sz="0" w:space="0" w:color="auto"/>
            <w:right w:val="none" w:sz="0" w:space="0" w:color="auto"/>
          </w:divBdr>
        </w:div>
        <w:div w:id="1467430580">
          <w:marLeft w:val="0"/>
          <w:marRight w:val="0"/>
          <w:marTop w:val="0"/>
          <w:marBottom w:val="0"/>
          <w:divBdr>
            <w:top w:val="none" w:sz="0" w:space="0" w:color="auto"/>
            <w:left w:val="none" w:sz="0" w:space="0" w:color="auto"/>
            <w:bottom w:val="none" w:sz="0" w:space="0" w:color="auto"/>
            <w:right w:val="none" w:sz="0" w:space="0" w:color="auto"/>
          </w:divBdr>
        </w:div>
        <w:div w:id="488523210">
          <w:marLeft w:val="0"/>
          <w:marRight w:val="0"/>
          <w:marTop w:val="0"/>
          <w:marBottom w:val="0"/>
          <w:divBdr>
            <w:top w:val="none" w:sz="0" w:space="0" w:color="auto"/>
            <w:left w:val="none" w:sz="0" w:space="0" w:color="auto"/>
            <w:bottom w:val="none" w:sz="0" w:space="0" w:color="auto"/>
            <w:right w:val="none" w:sz="0" w:space="0" w:color="auto"/>
          </w:divBdr>
        </w:div>
        <w:div w:id="2146845687">
          <w:marLeft w:val="0"/>
          <w:marRight w:val="0"/>
          <w:marTop w:val="0"/>
          <w:marBottom w:val="0"/>
          <w:divBdr>
            <w:top w:val="none" w:sz="0" w:space="0" w:color="auto"/>
            <w:left w:val="none" w:sz="0" w:space="0" w:color="auto"/>
            <w:bottom w:val="none" w:sz="0" w:space="0" w:color="auto"/>
            <w:right w:val="none" w:sz="0" w:space="0" w:color="auto"/>
          </w:divBdr>
        </w:div>
        <w:div w:id="1774591665">
          <w:marLeft w:val="0"/>
          <w:marRight w:val="0"/>
          <w:marTop w:val="0"/>
          <w:marBottom w:val="0"/>
          <w:divBdr>
            <w:top w:val="none" w:sz="0" w:space="0" w:color="auto"/>
            <w:left w:val="none" w:sz="0" w:space="0" w:color="auto"/>
            <w:bottom w:val="none" w:sz="0" w:space="0" w:color="auto"/>
            <w:right w:val="none" w:sz="0" w:space="0" w:color="auto"/>
          </w:divBdr>
        </w:div>
        <w:div w:id="1975332442">
          <w:marLeft w:val="0"/>
          <w:marRight w:val="0"/>
          <w:marTop w:val="0"/>
          <w:marBottom w:val="0"/>
          <w:divBdr>
            <w:top w:val="none" w:sz="0" w:space="0" w:color="auto"/>
            <w:left w:val="none" w:sz="0" w:space="0" w:color="auto"/>
            <w:bottom w:val="none" w:sz="0" w:space="0" w:color="auto"/>
            <w:right w:val="none" w:sz="0" w:space="0" w:color="auto"/>
          </w:divBdr>
        </w:div>
        <w:div w:id="990602821">
          <w:marLeft w:val="0"/>
          <w:marRight w:val="0"/>
          <w:marTop w:val="0"/>
          <w:marBottom w:val="0"/>
          <w:divBdr>
            <w:top w:val="none" w:sz="0" w:space="0" w:color="auto"/>
            <w:left w:val="none" w:sz="0" w:space="0" w:color="auto"/>
            <w:bottom w:val="none" w:sz="0" w:space="0" w:color="auto"/>
            <w:right w:val="none" w:sz="0" w:space="0" w:color="auto"/>
          </w:divBdr>
        </w:div>
        <w:div w:id="155727136">
          <w:marLeft w:val="0"/>
          <w:marRight w:val="0"/>
          <w:marTop w:val="0"/>
          <w:marBottom w:val="0"/>
          <w:divBdr>
            <w:top w:val="none" w:sz="0" w:space="0" w:color="auto"/>
            <w:left w:val="none" w:sz="0" w:space="0" w:color="auto"/>
            <w:bottom w:val="none" w:sz="0" w:space="0" w:color="auto"/>
            <w:right w:val="none" w:sz="0" w:space="0" w:color="auto"/>
          </w:divBdr>
        </w:div>
        <w:div w:id="464004440">
          <w:marLeft w:val="0"/>
          <w:marRight w:val="0"/>
          <w:marTop w:val="0"/>
          <w:marBottom w:val="0"/>
          <w:divBdr>
            <w:top w:val="none" w:sz="0" w:space="0" w:color="auto"/>
            <w:left w:val="none" w:sz="0" w:space="0" w:color="auto"/>
            <w:bottom w:val="none" w:sz="0" w:space="0" w:color="auto"/>
            <w:right w:val="none" w:sz="0" w:space="0" w:color="auto"/>
          </w:divBdr>
        </w:div>
        <w:div w:id="594292910">
          <w:marLeft w:val="0"/>
          <w:marRight w:val="0"/>
          <w:marTop w:val="0"/>
          <w:marBottom w:val="0"/>
          <w:divBdr>
            <w:top w:val="none" w:sz="0" w:space="0" w:color="auto"/>
            <w:left w:val="none" w:sz="0" w:space="0" w:color="auto"/>
            <w:bottom w:val="none" w:sz="0" w:space="0" w:color="auto"/>
            <w:right w:val="none" w:sz="0" w:space="0" w:color="auto"/>
          </w:divBdr>
        </w:div>
        <w:div w:id="715617327">
          <w:marLeft w:val="0"/>
          <w:marRight w:val="0"/>
          <w:marTop w:val="0"/>
          <w:marBottom w:val="0"/>
          <w:divBdr>
            <w:top w:val="none" w:sz="0" w:space="0" w:color="auto"/>
            <w:left w:val="none" w:sz="0" w:space="0" w:color="auto"/>
            <w:bottom w:val="none" w:sz="0" w:space="0" w:color="auto"/>
            <w:right w:val="none" w:sz="0" w:space="0" w:color="auto"/>
          </w:divBdr>
        </w:div>
        <w:div w:id="1253201284">
          <w:marLeft w:val="0"/>
          <w:marRight w:val="0"/>
          <w:marTop w:val="0"/>
          <w:marBottom w:val="0"/>
          <w:divBdr>
            <w:top w:val="none" w:sz="0" w:space="0" w:color="auto"/>
            <w:left w:val="none" w:sz="0" w:space="0" w:color="auto"/>
            <w:bottom w:val="none" w:sz="0" w:space="0" w:color="auto"/>
            <w:right w:val="none" w:sz="0" w:space="0" w:color="auto"/>
          </w:divBdr>
        </w:div>
        <w:div w:id="1396473067">
          <w:marLeft w:val="0"/>
          <w:marRight w:val="0"/>
          <w:marTop w:val="0"/>
          <w:marBottom w:val="0"/>
          <w:divBdr>
            <w:top w:val="none" w:sz="0" w:space="0" w:color="auto"/>
            <w:left w:val="none" w:sz="0" w:space="0" w:color="auto"/>
            <w:bottom w:val="none" w:sz="0" w:space="0" w:color="auto"/>
            <w:right w:val="none" w:sz="0" w:space="0" w:color="auto"/>
          </w:divBdr>
        </w:div>
        <w:div w:id="1638488995">
          <w:marLeft w:val="0"/>
          <w:marRight w:val="0"/>
          <w:marTop w:val="0"/>
          <w:marBottom w:val="0"/>
          <w:divBdr>
            <w:top w:val="none" w:sz="0" w:space="0" w:color="auto"/>
            <w:left w:val="none" w:sz="0" w:space="0" w:color="auto"/>
            <w:bottom w:val="none" w:sz="0" w:space="0" w:color="auto"/>
            <w:right w:val="none" w:sz="0" w:space="0" w:color="auto"/>
          </w:divBdr>
        </w:div>
        <w:div w:id="531966235">
          <w:marLeft w:val="0"/>
          <w:marRight w:val="0"/>
          <w:marTop w:val="0"/>
          <w:marBottom w:val="0"/>
          <w:divBdr>
            <w:top w:val="none" w:sz="0" w:space="0" w:color="auto"/>
            <w:left w:val="none" w:sz="0" w:space="0" w:color="auto"/>
            <w:bottom w:val="none" w:sz="0" w:space="0" w:color="auto"/>
            <w:right w:val="none" w:sz="0" w:space="0" w:color="auto"/>
          </w:divBdr>
        </w:div>
        <w:div w:id="143546418">
          <w:marLeft w:val="0"/>
          <w:marRight w:val="0"/>
          <w:marTop w:val="0"/>
          <w:marBottom w:val="0"/>
          <w:divBdr>
            <w:top w:val="none" w:sz="0" w:space="0" w:color="auto"/>
            <w:left w:val="none" w:sz="0" w:space="0" w:color="auto"/>
            <w:bottom w:val="none" w:sz="0" w:space="0" w:color="auto"/>
            <w:right w:val="none" w:sz="0" w:space="0" w:color="auto"/>
          </w:divBdr>
        </w:div>
        <w:div w:id="333801682">
          <w:marLeft w:val="0"/>
          <w:marRight w:val="0"/>
          <w:marTop w:val="0"/>
          <w:marBottom w:val="0"/>
          <w:divBdr>
            <w:top w:val="none" w:sz="0" w:space="0" w:color="auto"/>
            <w:left w:val="none" w:sz="0" w:space="0" w:color="auto"/>
            <w:bottom w:val="none" w:sz="0" w:space="0" w:color="auto"/>
            <w:right w:val="none" w:sz="0" w:space="0" w:color="auto"/>
          </w:divBdr>
        </w:div>
        <w:div w:id="1683125428">
          <w:marLeft w:val="0"/>
          <w:marRight w:val="0"/>
          <w:marTop w:val="0"/>
          <w:marBottom w:val="0"/>
          <w:divBdr>
            <w:top w:val="none" w:sz="0" w:space="0" w:color="auto"/>
            <w:left w:val="none" w:sz="0" w:space="0" w:color="auto"/>
            <w:bottom w:val="none" w:sz="0" w:space="0" w:color="auto"/>
            <w:right w:val="none" w:sz="0" w:space="0" w:color="auto"/>
          </w:divBdr>
        </w:div>
        <w:div w:id="1095783721">
          <w:marLeft w:val="0"/>
          <w:marRight w:val="0"/>
          <w:marTop w:val="0"/>
          <w:marBottom w:val="0"/>
          <w:divBdr>
            <w:top w:val="none" w:sz="0" w:space="0" w:color="auto"/>
            <w:left w:val="none" w:sz="0" w:space="0" w:color="auto"/>
            <w:bottom w:val="none" w:sz="0" w:space="0" w:color="auto"/>
            <w:right w:val="none" w:sz="0" w:space="0" w:color="auto"/>
          </w:divBdr>
        </w:div>
        <w:div w:id="913928501">
          <w:marLeft w:val="0"/>
          <w:marRight w:val="0"/>
          <w:marTop w:val="0"/>
          <w:marBottom w:val="0"/>
          <w:divBdr>
            <w:top w:val="none" w:sz="0" w:space="0" w:color="auto"/>
            <w:left w:val="none" w:sz="0" w:space="0" w:color="auto"/>
            <w:bottom w:val="none" w:sz="0" w:space="0" w:color="auto"/>
            <w:right w:val="none" w:sz="0" w:space="0" w:color="auto"/>
          </w:divBdr>
        </w:div>
        <w:div w:id="604002134">
          <w:marLeft w:val="0"/>
          <w:marRight w:val="0"/>
          <w:marTop w:val="0"/>
          <w:marBottom w:val="0"/>
          <w:divBdr>
            <w:top w:val="none" w:sz="0" w:space="0" w:color="auto"/>
            <w:left w:val="none" w:sz="0" w:space="0" w:color="auto"/>
            <w:bottom w:val="none" w:sz="0" w:space="0" w:color="auto"/>
            <w:right w:val="none" w:sz="0" w:space="0" w:color="auto"/>
          </w:divBdr>
        </w:div>
        <w:div w:id="681862633">
          <w:marLeft w:val="0"/>
          <w:marRight w:val="0"/>
          <w:marTop w:val="0"/>
          <w:marBottom w:val="0"/>
          <w:divBdr>
            <w:top w:val="none" w:sz="0" w:space="0" w:color="auto"/>
            <w:left w:val="none" w:sz="0" w:space="0" w:color="auto"/>
            <w:bottom w:val="none" w:sz="0" w:space="0" w:color="auto"/>
            <w:right w:val="none" w:sz="0" w:space="0" w:color="auto"/>
          </w:divBdr>
        </w:div>
        <w:div w:id="1030227085">
          <w:marLeft w:val="0"/>
          <w:marRight w:val="0"/>
          <w:marTop w:val="0"/>
          <w:marBottom w:val="0"/>
          <w:divBdr>
            <w:top w:val="none" w:sz="0" w:space="0" w:color="auto"/>
            <w:left w:val="none" w:sz="0" w:space="0" w:color="auto"/>
            <w:bottom w:val="none" w:sz="0" w:space="0" w:color="auto"/>
            <w:right w:val="none" w:sz="0" w:space="0" w:color="auto"/>
          </w:divBdr>
        </w:div>
        <w:div w:id="363286327">
          <w:marLeft w:val="0"/>
          <w:marRight w:val="0"/>
          <w:marTop w:val="0"/>
          <w:marBottom w:val="0"/>
          <w:divBdr>
            <w:top w:val="none" w:sz="0" w:space="0" w:color="auto"/>
            <w:left w:val="none" w:sz="0" w:space="0" w:color="auto"/>
            <w:bottom w:val="none" w:sz="0" w:space="0" w:color="auto"/>
            <w:right w:val="none" w:sz="0" w:space="0" w:color="auto"/>
          </w:divBdr>
        </w:div>
        <w:div w:id="416631554">
          <w:marLeft w:val="0"/>
          <w:marRight w:val="0"/>
          <w:marTop w:val="0"/>
          <w:marBottom w:val="0"/>
          <w:divBdr>
            <w:top w:val="none" w:sz="0" w:space="0" w:color="auto"/>
            <w:left w:val="none" w:sz="0" w:space="0" w:color="auto"/>
            <w:bottom w:val="none" w:sz="0" w:space="0" w:color="auto"/>
            <w:right w:val="none" w:sz="0" w:space="0" w:color="auto"/>
          </w:divBdr>
        </w:div>
        <w:div w:id="866332436">
          <w:marLeft w:val="0"/>
          <w:marRight w:val="0"/>
          <w:marTop w:val="0"/>
          <w:marBottom w:val="0"/>
          <w:divBdr>
            <w:top w:val="none" w:sz="0" w:space="0" w:color="auto"/>
            <w:left w:val="none" w:sz="0" w:space="0" w:color="auto"/>
            <w:bottom w:val="none" w:sz="0" w:space="0" w:color="auto"/>
            <w:right w:val="none" w:sz="0" w:space="0" w:color="auto"/>
          </w:divBdr>
        </w:div>
        <w:div w:id="972635832">
          <w:marLeft w:val="0"/>
          <w:marRight w:val="0"/>
          <w:marTop w:val="0"/>
          <w:marBottom w:val="0"/>
          <w:divBdr>
            <w:top w:val="none" w:sz="0" w:space="0" w:color="auto"/>
            <w:left w:val="none" w:sz="0" w:space="0" w:color="auto"/>
            <w:bottom w:val="none" w:sz="0" w:space="0" w:color="auto"/>
            <w:right w:val="none" w:sz="0" w:space="0" w:color="auto"/>
          </w:divBdr>
        </w:div>
        <w:div w:id="808745384">
          <w:marLeft w:val="0"/>
          <w:marRight w:val="0"/>
          <w:marTop w:val="0"/>
          <w:marBottom w:val="0"/>
          <w:divBdr>
            <w:top w:val="none" w:sz="0" w:space="0" w:color="auto"/>
            <w:left w:val="none" w:sz="0" w:space="0" w:color="auto"/>
            <w:bottom w:val="none" w:sz="0" w:space="0" w:color="auto"/>
            <w:right w:val="none" w:sz="0" w:space="0" w:color="auto"/>
          </w:divBdr>
        </w:div>
        <w:div w:id="1473019216">
          <w:marLeft w:val="0"/>
          <w:marRight w:val="0"/>
          <w:marTop w:val="0"/>
          <w:marBottom w:val="0"/>
          <w:divBdr>
            <w:top w:val="none" w:sz="0" w:space="0" w:color="auto"/>
            <w:left w:val="none" w:sz="0" w:space="0" w:color="auto"/>
            <w:bottom w:val="none" w:sz="0" w:space="0" w:color="auto"/>
            <w:right w:val="none" w:sz="0" w:space="0" w:color="auto"/>
          </w:divBdr>
        </w:div>
        <w:div w:id="349797160">
          <w:marLeft w:val="0"/>
          <w:marRight w:val="0"/>
          <w:marTop w:val="0"/>
          <w:marBottom w:val="0"/>
          <w:divBdr>
            <w:top w:val="none" w:sz="0" w:space="0" w:color="auto"/>
            <w:left w:val="none" w:sz="0" w:space="0" w:color="auto"/>
            <w:bottom w:val="none" w:sz="0" w:space="0" w:color="auto"/>
            <w:right w:val="none" w:sz="0" w:space="0" w:color="auto"/>
          </w:divBdr>
        </w:div>
        <w:div w:id="1193883865">
          <w:marLeft w:val="0"/>
          <w:marRight w:val="0"/>
          <w:marTop w:val="0"/>
          <w:marBottom w:val="0"/>
          <w:divBdr>
            <w:top w:val="none" w:sz="0" w:space="0" w:color="auto"/>
            <w:left w:val="none" w:sz="0" w:space="0" w:color="auto"/>
            <w:bottom w:val="none" w:sz="0" w:space="0" w:color="auto"/>
            <w:right w:val="none" w:sz="0" w:space="0" w:color="auto"/>
          </w:divBdr>
        </w:div>
        <w:div w:id="144124724">
          <w:marLeft w:val="0"/>
          <w:marRight w:val="0"/>
          <w:marTop w:val="0"/>
          <w:marBottom w:val="0"/>
          <w:divBdr>
            <w:top w:val="none" w:sz="0" w:space="0" w:color="auto"/>
            <w:left w:val="none" w:sz="0" w:space="0" w:color="auto"/>
            <w:bottom w:val="none" w:sz="0" w:space="0" w:color="auto"/>
            <w:right w:val="none" w:sz="0" w:space="0" w:color="auto"/>
          </w:divBdr>
        </w:div>
        <w:div w:id="293750933">
          <w:marLeft w:val="0"/>
          <w:marRight w:val="0"/>
          <w:marTop w:val="0"/>
          <w:marBottom w:val="0"/>
          <w:divBdr>
            <w:top w:val="none" w:sz="0" w:space="0" w:color="auto"/>
            <w:left w:val="none" w:sz="0" w:space="0" w:color="auto"/>
            <w:bottom w:val="none" w:sz="0" w:space="0" w:color="auto"/>
            <w:right w:val="none" w:sz="0" w:space="0" w:color="auto"/>
          </w:divBdr>
        </w:div>
        <w:div w:id="210188647">
          <w:marLeft w:val="0"/>
          <w:marRight w:val="0"/>
          <w:marTop w:val="0"/>
          <w:marBottom w:val="0"/>
          <w:divBdr>
            <w:top w:val="none" w:sz="0" w:space="0" w:color="auto"/>
            <w:left w:val="none" w:sz="0" w:space="0" w:color="auto"/>
            <w:bottom w:val="none" w:sz="0" w:space="0" w:color="auto"/>
            <w:right w:val="none" w:sz="0" w:space="0" w:color="auto"/>
          </w:divBdr>
        </w:div>
        <w:div w:id="870647860">
          <w:marLeft w:val="0"/>
          <w:marRight w:val="0"/>
          <w:marTop w:val="0"/>
          <w:marBottom w:val="0"/>
          <w:divBdr>
            <w:top w:val="none" w:sz="0" w:space="0" w:color="auto"/>
            <w:left w:val="none" w:sz="0" w:space="0" w:color="auto"/>
            <w:bottom w:val="none" w:sz="0" w:space="0" w:color="auto"/>
            <w:right w:val="none" w:sz="0" w:space="0" w:color="auto"/>
          </w:divBdr>
        </w:div>
        <w:div w:id="772822965">
          <w:marLeft w:val="0"/>
          <w:marRight w:val="0"/>
          <w:marTop w:val="0"/>
          <w:marBottom w:val="0"/>
          <w:divBdr>
            <w:top w:val="none" w:sz="0" w:space="0" w:color="auto"/>
            <w:left w:val="none" w:sz="0" w:space="0" w:color="auto"/>
            <w:bottom w:val="none" w:sz="0" w:space="0" w:color="auto"/>
            <w:right w:val="none" w:sz="0" w:space="0" w:color="auto"/>
          </w:divBdr>
        </w:div>
        <w:div w:id="1508984691">
          <w:marLeft w:val="0"/>
          <w:marRight w:val="0"/>
          <w:marTop w:val="0"/>
          <w:marBottom w:val="0"/>
          <w:divBdr>
            <w:top w:val="none" w:sz="0" w:space="0" w:color="auto"/>
            <w:left w:val="none" w:sz="0" w:space="0" w:color="auto"/>
            <w:bottom w:val="none" w:sz="0" w:space="0" w:color="auto"/>
            <w:right w:val="none" w:sz="0" w:space="0" w:color="auto"/>
          </w:divBdr>
        </w:div>
        <w:div w:id="603660092">
          <w:marLeft w:val="0"/>
          <w:marRight w:val="0"/>
          <w:marTop w:val="0"/>
          <w:marBottom w:val="0"/>
          <w:divBdr>
            <w:top w:val="none" w:sz="0" w:space="0" w:color="auto"/>
            <w:left w:val="none" w:sz="0" w:space="0" w:color="auto"/>
            <w:bottom w:val="none" w:sz="0" w:space="0" w:color="auto"/>
            <w:right w:val="none" w:sz="0" w:space="0" w:color="auto"/>
          </w:divBdr>
        </w:div>
        <w:div w:id="1576238543">
          <w:marLeft w:val="0"/>
          <w:marRight w:val="0"/>
          <w:marTop w:val="0"/>
          <w:marBottom w:val="0"/>
          <w:divBdr>
            <w:top w:val="none" w:sz="0" w:space="0" w:color="auto"/>
            <w:left w:val="none" w:sz="0" w:space="0" w:color="auto"/>
            <w:bottom w:val="none" w:sz="0" w:space="0" w:color="auto"/>
            <w:right w:val="none" w:sz="0" w:space="0" w:color="auto"/>
          </w:divBdr>
        </w:div>
        <w:div w:id="326514647">
          <w:marLeft w:val="0"/>
          <w:marRight w:val="0"/>
          <w:marTop w:val="0"/>
          <w:marBottom w:val="0"/>
          <w:divBdr>
            <w:top w:val="none" w:sz="0" w:space="0" w:color="auto"/>
            <w:left w:val="none" w:sz="0" w:space="0" w:color="auto"/>
            <w:bottom w:val="none" w:sz="0" w:space="0" w:color="auto"/>
            <w:right w:val="none" w:sz="0" w:space="0" w:color="auto"/>
          </w:divBdr>
        </w:div>
        <w:div w:id="1102259788">
          <w:marLeft w:val="0"/>
          <w:marRight w:val="0"/>
          <w:marTop w:val="0"/>
          <w:marBottom w:val="0"/>
          <w:divBdr>
            <w:top w:val="none" w:sz="0" w:space="0" w:color="auto"/>
            <w:left w:val="none" w:sz="0" w:space="0" w:color="auto"/>
            <w:bottom w:val="none" w:sz="0" w:space="0" w:color="auto"/>
            <w:right w:val="none" w:sz="0" w:space="0" w:color="auto"/>
          </w:divBdr>
        </w:div>
        <w:div w:id="1422723047">
          <w:marLeft w:val="0"/>
          <w:marRight w:val="0"/>
          <w:marTop w:val="0"/>
          <w:marBottom w:val="0"/>
          <w:divBdr>
            <w:top w:val="none" w:sz="0" w:space="0" w:color="auto"/>
            <w:left w:val="none" w:sz="0" w:space="0" w:color="auto"/>
            <w:bottom w:val="none" w:sz="0" w:space="0" w:color="auto"/>
            <w:right w:val="none" w:sz="0" w:space="0" w:color="auto"/>
          </w:divBdr>
        </w:div>
        <w:div w:id="1035424940">
          <w:marLeft w:val="0"/>
          <w:marRight w:val="0"/>
          <w:marTop w:val="0"/>
          <w:marBottom w:val="0"/>
          <w:divBdr>
            <w:top w:val="none" w:sz="0" w:space="0" w:color="auto"/>
            <w:left w:val="none" w:sz="0" w:space="0" w:color="auto"/>
            <w:bottom w:val="none" w:sz="0" w:space="0" w:color="auto"/>
            <w:right w:val="none" w:sz="0" w:space="0" w:color="auto"/>
          </w:divBdr>
        </w:div>
        <w:div w:id="1980376873">
          <w:marLeft w:val="0"/>
          <w:marRight w:val="0"/>
          <w:marTop w:val="0"/>
          <w:marBottom w:val="0"/>
          <w:divBdr>
            <w:top w:val="none" w:sz="0" w:space="0" w:color="auto"/>
            <w:left w:val="none" w:sz="0" w:space="0" w:color="auto"/>
            <w:bottom w:val="none" w:sz="0" w:space="0" w:color="auto"/>
            <w:right w:val="none" w:sz="0" w:space="0" w:color="auto"/>
          </w:divBdr>
        </w:div>
        <w:div w:id="1837070795">
          <w:marLeft w:val="0"/>
          <w:marRight w:val="0"/>
          <w:marTop w:val="0"/>
          <w:marBottom w:val="0"/>
          <w:divBdr>
            <w:top w:val="none" w:sz="0" w:space="0" w:color="auto"/>
            <w:left w:val="none" w:sz="0" w:space="0" w:color="auto"/>
            <w:bottom w:val="none" w:sz="0" w:space="0" w:color="auto"/>
            <w:right w:val="none" w:sz="0" w:space="0" w:color="auto"/>
          </w:divBdr>
        </w:div>
        <w:div w:id="100805903">
          <w:marLeft w:val="0"/>
          <w:marRight w:val="0"/>
          <w:marTop w:val="0"/>
          <w:marBottom w:val="0"/>
          <w:divBdr>
            <w:top w:val="none" w:sz="0" w:space="0" w:color="auto"/>
            <w:left w:val="none" w:sz="0" w:space="0" w:color="auto"/>
            <w:bottom w:val="none" w:sz="0" w:space="0" w:color="auto"/>
            <w:right w:val="none" w:sz="0" w:space="0" w:color="auto"/>
          </w:divBdr>
        </w:div>
        <w:div w:id="744299031">
          <w:marLeft w:val="0"/>
          <w:marRight w:val="0"/>
          <w:marTop w:val="0"/>
          <w:marBottom w:val="0"/>
          <w:divBdr>
            <w:top w:val="none" w:sz="0" w:space="0" w:color="auto"/>
            <w:left w:val="none" w:sz="0" w:space="0" w:color="auto"/>
            <w:bottom w:val="none" w:sz="0" w:space="0" w:color="auto"/>
            <w:right w:val="none" w:sz="0" w:space="0" w:color="auto"/>
          </w:divBdr>
        </w:div>
        <w:div w:id="1664510692">
          <w:marLeft w:val="0"/>
          <w:marRight w:val="0"/>
          <w:marTop w:val="0"/>
          <w:marBottom w:val="0"/>
          <w:divBdr>
            <w:top w:val="none" w:sz="0" w:space="0" w:color="auto"/>
            <w:left w:val="none" w:sz="0" w:space="0" w:color="auto"/>
            <w:bottom w:val="none" w:sz="0" w:space="0" w:color="auto"/>
            <w:right w:val="none" w:sz="0" w:space="0" w:color="auto"/>
          </w:divBdr>
        </w:div>
        <w:div w:id="1712727883">
          <w:marLeft w:val="0"/>
          <w:marRight w:val="0"/>
          <w:marTop w:val="0"/>
          <w:marBottom w:val="0"/>
          <w:divBdr>
            <w:top w:val="none" w:sz="0" w:space="0" w:color="auto"/>
            <w:left w:val="none" w:sz="0" w:space="0" w:color="auto"/>
            <w:bottom w:val="none" w:sz="0" w:space="0" w:color="auto"/>
            <w:right w:val="none" w:sz="0" w:space="0" w:color="auto"/>
          </w:divBdr>
        </w:div>
        <w:div w:id="2110001068">
          <w:marLeft w:val="0"/>
          <w:marRight w:val="0"/>
          <w:marTop w:val="0"/>
          <w:marBottom w:val="0"/>
          <w:divBdr>
            <w:top w:val="none" w:sz="0" w:space="0" w:color="auto"/>
            <w:left w:val="none" w:sz="0" w:space="0" w:color="auto"/>
            <w:bottom w:val="none" w:sz="0" w:space="0" w:color="auto"/>
            <w:right w:val="none" w:sz="0" w:space="0" w:color="auto"/>
          </w:divBdr>
        </w:div>
        <w:div w:id="1256594206">
          <w:marLeft w:val="0"/>
          <w:marRight w:val="0"/>
          <w:marTop w:val="0"/>
          <w:marBottom w:val="0"/>
          <w:divBdr>
            <w:top w:val="none" w:sz="0" w:space="0" w:color="auto"/>
            <w:left w:val="none" w:sz="0" w:space="0" w:color="auto"/>
            <w:bottom w:val="none" w:sz="0" w:space="0" w:color="auto"/>
            <w:right w:val="none" w:sz="0" w:space="0" w:color="auto"/>
          </w:divBdr>
        </w:div>
        <w:div w:id="1542355539">
          <w:marLeft w:val="0"/>
          <w:marRight w:val="0"/>
          <w:marTop w:val="0"/>
          <w:marBottom w:val="0"/>
          <w:divBdr>
            <w:top w:val="none" w:sz="0" w:space="0" w:color="auto"/>
            <w:left w:val="none" w:sz="0" w:space="0" w:color="auto"/>
            <w:bottom w:val="none" w:sz="0" w:space="0" w:color="auto"/>
            <w:right w:val="none" w:sz="0" w:space="0" w:color="auto"/>
          </w:divBdr>
        </w:div>
        <w:div w:id="1662805080">
          <w:marLeft w:val="0"/>
          <w:marRight w:val="0"/>
          <w:marTop w:val="0"/>
          <w:marBottom w:val="0"/>
          <w:divBdr>
            <w:top w:val="none" w:sz="0" w:space="0" w:color="auto"/>
            <w:left w:val="none" w:sz="0" w:space="0" w:color="auto"/>
            <w:bottom w:val="none" w:sz="0" w:space="0" w:color="auto"/>
            <w:right w:val="none" w:sz="0" w:space="0" w:color="auto"/>
          </w:divBdr>
        </w:div>
        <w:div w:id="979268615">
          <w:marLeft w:val="0"/>
          <w:marRight w:val="0"/>
          <w:marTop w:val="0"/>
          <w:marBottom w:val="0"/>
          <w:divBdr>
            <w:top w:val="none" w:sz="0" w:space="0" w:color="auto"/>
            <w:left w:val="none" w:sz="0" w:space="0" w:color="auto"/>
            <w:bottom w:val="none" w:sz="0" w:space="0" w:color="auto"/>
            <w:right w:val="none" w:sz="0" w:space="0" w:color="auto"/>
          </w:divBdr>
        </w:div>
        <w:div w:id="1331176571">
          <w:marLeft w:val="0"/>
          <w:marRight w:val="0"/>
          <w:marTop w:val="0"/>
          <w:marBottom w:val="0"/>
          <w:divBdr>
            <w:top w:val="none" w:sz="0" w:space="0" w:color="auto"/>
            <w:left w:val="none" w:sz="0" w:space="0" w:color="auto"/>
            <w:bottom w:val="none" w:sz="0" w:space="0" w:color="auto"/>
            <w:right w:val="none" w:sz="0" w:space="0" w:color="auto"/>
          </w:divBdr>
        </w:div>
        <w:div w:id="532689429">
          <w:marLeft w:val="0"/>
          <w:marRight w:val="0"/>
          <w:marTop w:val="0"/>
          <w:marBottom w:val="0"/>
          <w:divBdr>
            <w:top w:val="none" w:sz="0" w:space="0" w:color="auto"/>
            <w:left w:val="none" w:sz="0" w:space="0" w:color="auto"/>
            <w:bottom w:val="none" w:sz="0" w:space="0" w:color="auto"/>
            <w:right w:val="none" w:sz="0" w:space="0" w:color="auto"/>
          </w:divBdr>
        </w:div>
        <w:div w:id="1778017074">
          <w:marLeft w:val="0"/>
          <w:marRight w:val="0"/>
          <w:marTop w:val="0"/>
          <w:marBottom w:val="0"/>
          <w:divBdr>
            <w:top w:val="none" w:sz="0" w:space="0" w:color="auto"/>
            <w:left w:val="none" w:sz="0" w:space="0" w:color="auto"/>
            <w:bottom w:val="none" w:sz="0" w:space="0" w:color="auto"/>
            <w:right w:val="none" w:sz="0" w:space="0" w:color="auto"/>
          </w:divBdr>
        </w:div>
        <w:div w:id="704988777">
          <w:marLeft w:val="0"/>
          <w:marRight w:val="0"/>
          <w:marTop w:val="0"/>
          <w:marBottom w:val="0"/>
          <w:divBdr>
            <w:top w:val="none" w:sz="0" w:space="0" w:color="auto"/>
            <w:left w:val="none" w:sz="0" w:space="0" w:color="auto"/>
            <w:bottom w:val="none" w:sz="0" w:space="0" w:color="auto"/>
            <w:right w:val="none" w:sz="0" w:space="0" w:color="auto"/>
          </w:divBdr>
        </w:div>
        <w:div w:id="1124692396">
          <w:marLeft w:val="0"/>
          <w:marRight w:val="0"/>
          <w:marTop w:val="0"/>
          <w:marBottom w:val="0"/>
          <w:divBdr>
            <w:top w:val="none" w:sz="0" w:space="0" w:color="auto"/>
            <w:left w:val="none" w:sz="0" w:space="0" w:color="auto"/>
            <w:bottom w:val="none" w:sz="0" w:space="0" w:color="auto"/>
            <w:right w:val="none" w:sz="0" w:space="0" w:color="auto"/>
          </w:divBdr>
        </w:div>
        <w:div w:id="2007437742">
          <w:marLeft w:val="0"/>
          <w:marRight w:val="0"/>
          <w:marTop w:val="0"/>
          <w:marBottom w:val="0"/>
          <w:divBdr>
            <w:top w:val="none" w:sz="0" w:space="0" w:color="auto"/>
            <w:left w:val="none" w:sz="0" w:space="0" w:color="auto"/>
            <w:bottom w:val="none" w:sz="0" w:space="0" w:color="auto"/>
            <w:right w:val="none" w:sz="0" w:space="0" w:color="auto"/>
          </w:divBdr>
        </w:div>
        <w:div w:id="1133792082">
          <w:marLeft w:val="0"/>
          <w:marRight w:val="0"/>
          <w:marTop w:val="0"/>
          <w:marBottom w:val="0"/>
          <w:divBdr>
            <w:top w:val="none" w:sz="0" w:space="0" w:color="auto"/>
            <w:left w:val="none" w:sz="0" w:space="0" w:color="auto"/>
            <w:bottom w:val="none" w:sz="0" w:space="0" w:color="auto"/>
            <w:right w:val="none" w:sz="0" w:space="0" w:color="auto"/>
          </w:divBdr>
        </w:div>
        <w:div w:id="836269176">
          <w:marLeft w:val="0"/>
          <w:marRight w:val="0"/>
          <w:marTop w:val="0"/>
          <w:marBottom w:val="0"/>
          <w:divBdr>
            <w:top w:val="none" w:sz="0" w:space="0" w:color="auto"/>
            <w:left w:val="none" w:sz="0" w:space="0" w:color="auto"/>
            <w:bottom w:val="none" w:sz="0" w:space="0" w:color="auto"/>
            <w:right w:val="none" w:sz="0" w:space="0" w:color="auto"/>
          </w:divBdr>
        </w:div>
        <w:div w:id="1371492432">
          <w:marLeft w:val="0"/>
          <w:marRight w:val="0"/>
          <w:marTop w:val="0"/>
          <w:marBottom w:val="0"/>
          <w:divBdr>
            <w:top w:val="none" w:sz="0" w:space="0" w:color="auto"/>
            <w:left w:val="none" w:sz="0" w:space="0" w:color="auto"/>
            <w:bottom w:val="none" w:sz="0" w:space="0" w:color="auto"/>
            <w:right w:val="none" w:sz="0" w:space="0" w:color="auto"/>
          </w:divBdr>
        </w:div>
        <w:div w:id="504318489">
          <w:marLeft w:val="0"/>
          <w:marRight w:val="0"/>
          <w:marTop w:val="0"/>
          <w:marBottom w:val="0"/>
          <w:divBdr>
            <w:top w:val="none" w:sz="0" w:space="0" w:color="auto"/>
            <w:left w:val="none" w:sz="0" w:space="0" w:color="auto"/>
            <w:bottom w:val="none" w:sz="0" w:space="0" w:color="auto"/>
            <w:right w:val="none" w:sz="0" w:space="0" w:color="auto"/>
          </w:divBdr>
        </w:div>
        <w:div w:id="1342195160">
          <w:marLeft w:val="0"/>
          <w:marRight w:val="0"/>
          <w:marTop w:val="0"/>
          <w:marBottom w:val="0"/>
          <w:divBdr>
            <w:top w:val="none" w:sz="0" w:space="0" w:color="auto"/>
            <w:left w:val="none" w:sz="0" w:space="0" w:color="auto"/>
            <w:bottom w:val="none" w:sz="0" w:space="0" w:color="auto"/>
            <w:right w:val="none" w:sz="0" w:space="0" w:color="auto"/>
          </w:divBdr>
        </w:div>
        <w:div w:id="414713690">
          <w:marLeft w:val="0"/>
          <w:marRight w:val="0"/>
          <w:marTop w:val="0"/>
          <w:marBottom w:val="0"/>
          <w:divBdr>
            <w:top w:val="none" w:sz="0" w:space="0" w:color="auto"/>
            <w:left w:val="none" w:sz="0" w:space="0" w:color="auto"/>
            <w:bottom w:val="none" w:sz="0" w:space="0" w:color="auto"/>
            <w:right w:val="none" w:sz="0" w:space="0" w:color="auto"/>
          </w:divBdr>
        </w:div>
        <w:div w:id="93602085">
          <w:marLeft w:val="0"/>
          <w:marRight w:val="0"/>
          <w:marTop w:val="0"/>
          <w:marBottom w:val="0"/>
          <w:divBdr>
            <w:top w:val="none" w:sz="0" w:space="0" w:color="auto"/>
            <w:left w:val="none" w:sz="0" w:space="0" w:color="auto"/>
            <w:bottom w:val="none" w:sz="0" w:space="0" w:color="auto"/>
            <w:right w:val="none" w:sz="0" w:space="0" w:color="auto"/>
          </w:divBdr>
        </w:div>
        <w:div w:id="955674059">
          <w:marLeft w:val="0"/>
          <w:marRight w:val="0"/>
          <w:marTop w:val="0"/>
          <w:marBottom w:val="0"/>
          <w:divBdr>
            <w:top w:val="none" w:sz="0" w:space="0" w:color="auto"/>
            <w:left w:val="none" w:sz="0" w:space="0" w:color="auto"/>
            <w:bottom w:val="none" w:sz="0" w:space="0" w:color="auto"/>
            <w:right w:val="none" w:sz="0" w:space="0" w:color="auto"/>
          </w:divBdr>
        </w:div>
        <w:div w:id="661929129">
          <w:marLeft w:val="0"/>
          <w:marRight w:val="0"/>
          <w:marTop w:val="0"/>
          <w:marBottom w:val="0"/>
          <w:divBdr>
            <w:top w:val="none" w:sz="0" w:space="0" w:color="auto"/>
            <w:left w:val="none" w:sz="0" w:space="0" w:color="auto"/>
            <w:bottom w:val="none" w:sz="0" w:space="0" w:color="auto"/>
            <w:right w:val="none" w:sz="0" w:space="0" w:color="auto"/>
          </w:divBdr>
        </w:div>
        <w:div w:id="1055273816">
          <w:marLeft w:val="0"/>
          <w:marRight w:val="0"/>
          <w:marTop w:val="0"/>
          <w:marBottom w:val="0"/>
          <w:divBdr>
            <w:top w:val="none" w:sz="0" w:space="0" w:color="auto"/>
            <w:left w:val="none" w:sz="0" w:space="0" w:color="auto"/>
            <w:bottom w:val="none" w:sz="0" w:space="0" w:color="auto"/>
            <w:right w:val="none" w:sz="0" w:space="0" w:color="auto"/>
          </w:divBdr>
        </w:div>
        <w:div w:id="1311793090">
          <w:marLeft w:val="0"/>
          <w:marRight w:val="0"/>
          <w:marTop w:val="0"/>
          <w:marBottom w:val="0"/>
          <w:divBdr>
            <w:top w:val="none" w:sz="0" w:space="0" w:color="auto"/>
            <w:left w:val="none" w:sz="0" w:space="0" w:color="auto"/>
            <w:bottom w:val="none" w:sz="0" w:space="0" w:color="auto"/>
            <w:right w:val="none" w:sz="0" w:space="0" w:color="auto"/>
          </w:divBdr>
        </w:div>
        <w:div w:id="770853595">
          <w:marLeft w:val="0"/>
          <w:marRight w:val="0"/>
          <w:marTop w:val="0"/>
          <w:marBottom w:val="0"/>
          <w:divBdr>
            <w:top w:val="none" w:sz="0" w:space="0" w:color="auto"/>
            <w:left w:val="none" w:sz="0" w:space="0" w:color="auto"/>
            <w:bottom w:val="none" w:sz="0" w:space="0" w:color="auto"/>
            <w:right w:val="none" w:sz="0" w:space="0" w:color="auto"/>
          </w:divBdr>
        </w:div>
        <w:div w:id="1493135197">
          <w:marLeft w:val="0"/>
          <w:marRight w:val="0"/>
          <w:marTop w:val="0"/>
          <w:marBottom w:val="0"/>
          <w:divBdr>
            <w:top w:val="none" w:sz="0" w:space="0" w:color="auto"/>
            <w:left w:val="none" w:sz="0" w:space="0" w:color="auto"/>
            <w:bottom w:val="none" w:sz="0" w:space="0" w:color="auto"/>
            <w:right w:val="none" w:sz="0" w:space="0" w:color="auto"/>
          </w:divBdr>
        </w:div>
        <w:div w:id="1491406550">
          <w:marLeft w:val="0"/>
          <w:marRight w:val="0"/>
          <w:marTop w:val="0"/>
          <w:marBottom w:val="0"/>
          <w:divBdr>
            <w:top w:val="none" w:sz="0" w:space="0" w:color="auto"/>
            <w:left w:val="none" w:sz="0" w:space="0" w:color="auto"/>
            <w:bottom w:val="none" w:sz="0" w:space="0" w:color="auto"/>
            <w:right w:val="none" w:sz="0" w:space="0" w:color="auto"/>
          </w:divBdr>
        </w:div>
        <w:div w:id="609778436">
          <w:marLeft w:val="0"/>
          <w:marRight w:val="0"/>
          <w:marTop w:val="0"/>
          <w:marBottom w:val="0"/>
          <w:divBdr>
            <w:top w:val="none" w:sz="0" w:space="0" w:color="auto"/>
            <w:left w:val="none" w:sz="0" w:space="0" w:color="auto"/>
            <w:bottom w:val="none" w:sz="0" w:space="0" w:color="auto"/>
            <w:right w:val="none" w:sz="0" w:space="0" w:color="auto"/>
          </w:divBdr>
        </w:div>
        <w:div w:id="1741320274">
          <w:marLeft w:val="0"/>
          <w:marRight w:val="0"/>
          <w:marTop w:val="0"/>
          <w:marBottom w:val="0"/>
          <w:divBdr>
            <w:top w:val="none" w:sz="0" w:space="0" w:color="auto"/>
            <w:left w:val="none" w:sz="0" w:space="0" w:color="auto"/>
            <w:bottom w:val="none" w:sz="0" w:space="0" w:color="auto"/>
            <w:right w:val="none" w:sz="0" w:space="0" w:color="auto"/>
          </w:divBdr>
        </w:div>
        <w:div w:id="292639141">
          <w:marLeft w:val="0"/>
          <w:marRight w:val="0"/>
          <w:marTop w:val="0"/>
          <w:marBottom w:val="0"/>
          <w:divBdr>
            <w:top w:val="none" w:sz="0" w:space="0" w:color="auto"/>
            <w:left w:val="none" w:sz="0" w:space="0" w:color="auto"/>
            <w:bottom w:val="none" w:sz="0" w:space="0" w:color="auto"/>
            <w:right w:val="none" w:sz="0" w:space="0" w:color="auto"/>
          </w:divBdr>
        </w:div>
        <w:div w:id="1210190175">
          <w:marLeft w:val="0"/>
          <w:marRight w:val="0"/>
          <w:marTop w:val="0"/>
          <w:marBottom w:val="0"/>
          <w:divBdr>
            <w:top w:val="none" w:sz="0" w:space="0" w:color="auto"/>
            <w:left w:val="none" w:sz="0" w:space="0" w:color="auto"/>
            <w:bottom w:val="none" w:sz="0" w:space="0" w:color="auto"/>
            <w:right w:val="none" w:sz="0" w:space="0" w:color="auto"/>
          </w:divBdr>
        </w:div>
        <w:div w:id="418066769">
          <w:marLeft w:val="0"/>
          <w:marRight w:val="0"/>
          <w:marTop w:val="0"/>
          <w:marBottom w:val="0"/>
          <w:divBdr>
            <w:top w:val="none" w:sz="0" w:space="0" w:color="auto"/>
            <w:left w:val="none" w:sz="0" w:space="0" w:color="auto"/>
            <w:bottom w:val="none" w:sz="0" w:space="0" w:color="auto"/>
            <w:right w:val="none" w:sz="0" w:space="0" w:color="auto"/>
          </w:divBdr>
        </w:div>
        <w:div w:id="2077194436">
          <w:marLeft w:val="0"/>
          <w:marRight w:val="0"/>
          <w:marTop w:val="0"/>
          <w:marBottom w:val="0"/>
          <w:divBdr>
            <w:top w:val="none" w:sz="0" w:space="0" w:color="auto"/>
            <w:left w:val="none" w:sz="0" w:space="0" w:color="auto"/>
            <w:bottom w:val="none" w:sz="0" w:space="0" w:color="auto"/>
            <w:right w:val="none" w:sz="0" w:space="0" w:color="auto"/>
          </w:divBdr>
        </w:div>
        <w:div w:id="845049835">
          <w:marLeft w:val="0"/>
          <w:marRight w:val="0"/>
          <w:marTop w:val="0"/>
          <w:marBottom w:val="0"/>
          <w:divBdr>
            <w:top w:val="none" w:sz="0" w:space="0" w:color="auto"/>
            <w:left w:val="none" w:sz="0" w:space="0" w:color="auto"/>
            <w:bottom w:val="none" w:sz="0" w:space="0" w:color="auto"/>
            <w:right w:val="none" w:sz="0" w:space="0" w:color="auto"/>
          </w:divBdr>
        </w:div>
        <w:div w:id="642932401">
          <w:marLeft w:val="0"/>
          <w:marRight w:val="0"/>
          <w:marTop w:val="0"/>
          <w:marBottom w:val="0"/>
          <w:divBdr>
            <w:top w:val="none" w:sz="0" w:space="0" w:color="auto"/>
            <w:left w:val="none" w:sz="0" w:space="0" w:color="auto"/>
            <w:bottom w:val="none" w:sz="0" w:space="0" w:color="auto"/>
            <w:right w:val="none" w:sz="0" w:space="0" w:color="auto"/>
          </w:divBdr>
        </w:div>
        <w:div w:id="1541942831">
          <w:marLeft w:val="0"/>
          <w:marRight w:val="0"/>
          <w:marTop w:val="0"/>
          <w:marBottom w:val="0"/>
          <w:divBdr>
            <w:top w:val="none" w:sz="0" w:space="0" w:color="auto"/>
            <w:left w:val="none" w:sz="0" w:space="0" w:color="auto"/>
            <w:bottom w:val="none" w:sz="0" w:space="0" w:color="auto"/>
            <w:right w:val="none" w:sz="0" w:space="0" w:color="auto"/>
          </w:divBdr>
        </w:div>
        <w:div w:id="1659991688">
          <w:marLeft w:val="0"/>
          <w:marRight w:val="0"/>
          <w:marTop w:val="0"/>
          <w:marBottom w:val="0"/>
          <w:divBdr>
            <w:top w:val="none" w:sz="0" w:space="0" w:color="auto"/>
            <w:left w:val="none" w:sz="0" w:space="0" w:color="auto"/>
            <w:bottom w:val="none" w:sz="0" w:space="0" w:color="auto"/>
            <w:right w:val="none" w:sz="0" w:space="0" w:color="auto"/>
          </w:divBdr>
        </w:div>
        <w:div w:id="1845437781">
          <w:marLeft w:val="0"/>
          <w:marRight w:val="0"/>
          <w:marTop w:val="0"/>
          <w:marBottom w:val="0"/>
          <w:divBdr>
            <w:top w:val="none" w:sz="0" w:space="0" w:color="auto"/>
            <w:left w:val="none" w:sz="0" w:space="0" w:color="auto"/>
            <w:bottom w:val="none" w:sz="0" w:space="0" w:color="auto"/>
            <w:right w:val="none" w:sz="0" w:space="0" w:color="auto"/>
          </w:divBdr>
        </w:div>
        <w:div w:id="1012102751">
          <w:marLeft w:val="0"/>
          <w:marRight w:val="0"/>
          <w:marTop w:val="0"/>
          <w:marBottom w:val="0"/>
          <w:divBdr>
            <w:top w:val="none" w:sz="0" w:space="0" w:color="auto"/>
            <w:left w:val="none" w:sz="0" w:space="0" w:color="auto"/>
            <w:bottom w:val="none" w:sz="0" w:space="0" w:color="auto"/>
            <w:right w:val="none" w:sz="0" w:space="0" w:color="auto"/>
          </w:divBdr>
        </w:div>
        <w:div w:id="1218708285">
          <w:marLeft w:val="0"/>
          <w:marRight w:val="0"/>
          <w:marTop w:val="0"/>
          <w:marBottom w:val="0"/>
          <w:divBdr>
            <w:top w:val="none" w:sz="0" w:space="0" w:color="auto"/>
            <w:left w:val="none" w:sz="0" w:space="0" w:color="auto"/>
            <w:bottom w:val="none" w:sz="0" w:space="0" w:color="auto"/>
            <w:right w:val="none" w:sz="0" w:space="0" w:color="auto"/>
          </w:divBdr>
        </w:div>
        <w:div w:id="863982279">
          <w:marLeft w:val="0"/>
          <w:marRight w:val="0"/>
          <w:marTop w:val="0"/>
          <w:marBottom w:val="0"/>
          <w:divBdr>
            <w:top w:val="none" w:sz="0" w:space="0" w:color="auto"/>
            <w:left w:val="none" w:sz="0" w:space="0" w:color="auto"/>
            <w:bottom w:val="none" w:sz="0" w:space="0" w:color="auto"/>
            <w:right w:val="none" w:sz="0" w:space="0" w:color="auto"/>
          </w:divBdr>
        </w:div>
        <w:div w:id="981276717">
          <w:marLeft w:val="0"/>
          <w:marRight w:val="0"/>
          <w:marTop w:val="0"/>
          <w:marBottom w:val="0"/>
          <w:divBdr>
            <w:top w:val="none" w:sz="0" w:space="0" w:color="auto"/>
            <w:left w:val="none" w:sz="0" w:space="0" w:color="auto"/>
            <w:bottom w:val="none" w:sz="0" w:space="0" w:color="auto"/>
            <w:right w:val="none" w:sz="0" w:space="0" w:color="auto"/>
          </w:divBdr>
        </w:div>
        <w:div w:id="156726743">
          <w:marLeft w:val="0"/>
          <w:marRight w:val="0"/>
          <w:marTop w:val="0"/>
          <w:marBottom w:val="0"/>
          <w:divBdr>
            <w:top w:val="none" w:sz="0" w:space="0" w:color="auto"/>
            <w:left w:val="none" w:sz="0" w:space="0" w:color="auto"/>
            <w:bottom w:val="none" w:sz="0" w:space="0" w:color="auto"/>
            <w:right w:val="none" w:sz="0" w:space="0" w:color="auto"/>
          </w:divBdr>
        </w:div>
        <w:div w:id="1600479604">
          <w:marLeft w:val="0"/>
          <w:marRight w:val="0"/>
          <w:marTop w:val="0"/>
          <w:marBottom w:val="0"/>
          <w:divBdr>
            <w:top w:val="none" w:sz="0" w:space="0" w:color="auto"/>
            <w:left w:val="none" w:sz="0" w:space="0" w:color="auto"/>
            <w:bottom w:val="none" w:sz="0" w:space="0" w:color="auto"/>
            <w:right w:val="none" w:sz="0" w:space="0" w:color="auto"/>
          </w:divBdr>
        </w:div>
        <w:div w:id="1428581819">
          <w:marLeft w:val="0"/>
          <w:marRight w:val="0"/>
          <w:marTop w:val="0"/>
          <w:marBottom w:val="0"/>
          <w:divBdr>
            <w:top w:val="none" w:sz="0" w:space="0" w:color="auto"/>
            <w:left w:val="none" w:sz="0" w:space="0" w:color="auto"/>
            <w:bottom w:val="none" w:sz="0" w:space="0" w:color="auto"/>
            <w:right w:val="none" w:sz="0" w:space="0" w:color="auto"/>
          </w:divBdr>
        </w:div>
        <w:div w:id="985932636">
          <w:marLeft w:val="0"/>
          <w:marRight w:val="0"/>
          <w:marTop w:val="0"/>
          <w:marBottom w:val="0"/>
          <w:divBdr>
            <w:top w:val="none" w:sz="0" w:space="0" w:color="auto"/>
            <w:left w:val="none" w:sz="0" w:space="0" w:color="auto"/>
            <w:bottom w:val="none" w:sz="0" w:space="0" w:color="auto"/>
            <w:right w:val="none" w:sz="0" w:space="0" w:color="auto"/>
          </w:divBdr>
        </w:div>
        <w:div w:id="139076129">
          <w:marLeft w:val="0"/>
          <w:marRight w:val="0"/>
          <w:marTop w:val="0"/>
          <w:marBottom w:val="0"/>
          <w:divBdr>
            <w:top w:val="none" w:sz="0" w:space="0" w:color="auto"/>
            <w:left w:val="none" w:sz="0" w:space="0" w:color="auto"/>
            <w:bottom w:val="none" w:sz="0" w:space="0" w:color="auto"/>
            <w:right w:val="none" w:sz="0" w:space="0" w:color="auto"/>
          </w:divBdr>
        </w:div>
        <w:div w:id="1878010679">
          <w:marLeft w:val="0"/>
          <w:marRight w:val="0"/>
          <w:marTop w:val="0"/>
          <w:marBottom w:val="0"/>
          <w:divBdr>
            <w:top w:val="none" w:sz="0" w:space="0" w:color="auto"/>
            <w:left w:val="none" w:sz="0" w:space="0" w:color="auto"/>
            <w:bottom w:val="none" w:sz="0" w:space="0" w:color="auto"/>
            <w:right w:val="none" w:sz="0" w:space="0" w:color="auto"/>
          </w:divBdr>
        </w:div>
        <w:div w:id="2028021752">
          <w:marLeft w:val="0"/>
          <w:marRight w:val="0"/>
          <w:marTop w:val="0"/>
          <w:marBottom w:val="0"/>
          <w:divBdr>
            <w:top w:val="none" w:sz="0" w:space="0" w:color="auto"/>
            <w:left w:val="none" w:sz="0" w:space="0" w:color="auto"/>
            <w:bottom w:val="none" w:sz="0" w:space="0" w:color="auto"/>
            <w:right w:val="none" w:sz="0" w:space="0" w:color="auto"/>
          </w:divBdr>
        </w:div>
        <w:div w:id="1443451869">
          <w:marLeft w:val="0"/>
          <w:marRight w:val="0"/>
          <w:marTop w:val="0"/>
          <w:marBottom w:val="0"/>
          <w:divBdr>
            <w:top w:val="none" w:sz="0" w:space="0" w:color="auto"/>
            <w:left w:val="none" w:sz="0" w:space="0" w:color="auto"/>
            <w:bottom w:val="none" w:sz="0" w:space="0" w:color="auto"/>
            <w:right w:val="none" w:sz="0" w:space="0" w:color="auto"/>
          </w:divBdr>
        </w:div>
        <w:div w:id="1716853138">
          <w:marLeft w:val="0"/>
          <w:marRight w:val="0"/>
          <w:marTop w:val="0"/>
          <w:marBottom w:val="0"/>
          <w:divBdr>
            <w:top w:val="none" w:sz="0" w:space="0" w:color="auto"/>
            <w:left w:val="none" w:sz="0" w:space="0" w:color="auto"/>
            <w:bottom w:val="none" w:sz="0" w:space="0" w:color="auto"/>
            <w:right w:val="none" w:sz="0" w:space="0" w:color="auto"/>
          </w:divBdr>
        </w:div>
        <w:div w:id="374697142">
          <w:marLeft w:val="0"/>
          <w:marRight w:val="0"/>
          <w:marTop w:val="0"/>
          <w:marBottom w:val="0"/>
          <w:divBdr>
            <w:top w:val="none" w:sz="0" w:space="0" w:color="auto"/>
            <w:left w:val="none" w:sz="0" w:space="0" w:color="auto"/>
            <w:bottom w:val="none" w:sz="0" w:space="0" w:color="auto"/>
            <w:right w:val="none" w:sz="0" w:space="0" w:color="auto"/>
          </w:divBdr>
        </w:div>
        <w:div w:id="683823316">
          <w:marLeft w:val="0"/>
          <w:marRight w:val="0"/>
          <w:marTop w:val="0"/>
          <w:marBottom w:val="0"/>
          <w:divBdr>
            <w:top w:val="none" w:sz="0" w:space="0" w:color="auto"/>
            <w:left w:val="none" w:sz="0" w:space="0" w:color="auto"/>
            <w:bottom w:val="none" w:sz="0" w:space="0" w:color="auto"/>
            <w:right w:val="none" w:sz="0" w:space="0" w:color="auto"/>
          </w:divBdr>
        </w:div>
        <w:div w:id="1948810930">
          <w:marLeft w:val="0"/>
          <w:marRight w:val="0"/>
          <w:marTop w:val="0"/>
          <w:marBottom w:val="0"/>
          <w:divBdr>
            <w:top w:val="none" w:sz="0" w:space="0" w:color="auto"/>
            <w:left w:val="none" w:sz="0" w:space="0" w:color="auto"/>
            <w:bottom w:val="none" w:sz="0" w:space="0" w:color="auto"/>
            <w:right w:val="none" w:sz="0" w:space="0" w:color="auto"/>
          </w:divBdr>
        </w:div>
        <w:div w:id="514006444">
          <w:marLeft w:val="0"/>
          <w:marRight w:val="0"/>
          <w:marTop w:val="0"/>
          <w:marBottom w:val="0"/>
          <w:divBdr>
            <w:top w:val="none" w:sz="0" w:space="0" w:color="auto"/>
            <w:left w:val="none" w:sz="0" w:space="0" w:color="auto"/>
            <w:bottom w:val="none" w:sz="0" w:space="0" w:color="auto"/>
            <w:right w:val="none" w:sz="0" w:space="0" w:color="auto"/>
          </w:divBdr>
        </w:div>
        <w:div w:id="1767144566">
          <w:marLeft w:val="0"/>
          <w:marRight w:val="0"/>
          <w:marTop w:val="0"/>
          <w:marBottom w:val="0"/>
          <w:divBdr>
            <w:top w:val="none" w:sz="0" w:space="0" w:color="auto"/>
            <w:left w:val="none" w:sz="0" w:space="0" w:color="auto"/>
            <w:bottom w:val="none" w:sz="0" w:space="0" w:color="auto"/>
            <w:right w:val="none" w:sz="0" w:space="0" w:color="auto"/>
          </w:divBdr>
        </w:div>
        <w:div w:id="1998410884">
          <w:marLeft w:val="0"/>
          <w:marRight w:val="0"/>
          <w:marTop w:val="0"/>
          <w:marBottom w:val="0"/>
          <w:divBdr>
            <w:top w:val="none" w:sz="0" w:space="0" w:color="auto"/>
            <w:left w:val="none" w:sz="0" w:space="0" w:color="auto"/>
            <w:bottom w:val="none" w:sz="0" w:space="0" w:color="auto"/>
            <w:right w:val="none" w:sz="0" w:space="0" w:color="auto"/>
          </w:divBdr>
        </w:div>
        <w:div w:id="1582134487">
          <w:marLeft w:val="0"/>
          <w:marRight w:val="0"/>
          <w:marTop w:val="0"/>
          <w:marBottom w:val="0"/>
          <w:divBdr>
            <w:top w:val="none" w:sz="0" w:space="0" w:color="auto"/>
            <w:left w:val="none" w:sz="0" w:space="0" w:color="auto"/>
            <w:bottom w:val="none" w:sz="0" w:space="0" w:color="auto"/>
            <w:right w:val="none" w:sz="0" w:space="0" w:color="auto"/>
          </w:divBdr>
        </w:div>
        <w:div w:id="11952703">
          <w:marLeft w:val="0"/>
          <w:marRight w:val="0"/>
          <w:marTop w:val="0"/>
          <w:marBottom w:val="0"/>
          <w:divBdr>
            <w:top w:val="none" w:sz="0" w:space="0" w:color="auto"/>
            <w:left w:val="none" w:sz="0" w:space="0" w:color="auto"/>
            <w:bottom w:val="none" w:sz="0" w:space="0" w:color="auto"/>
            <w:right w:val="none" w:sz="0" w:space="0" w:color="auto"/>
          </w:divBdr>
        </w:div>
        <w:div w:id="977607197">
          <w:marLeft w:val="0"/>
          <w:marRight w:val="0"/>
          <w:marTop w:val="0"/>
          <w:marBottom w:val="0"/>
          <w:divBdr>
            <w:top w:val="none" w:sz="0" w:space="0" w:color="auto"/>
            <w:left w:val="none" w:sz="0" w:space="0" w:color="auto"/>
            <w:bottom w:val="none" w:sz="0" w:space="0" w:color="auto"/>
            <w:right w:val="none" w:sz="0" w:space="0" w:color="auto"/>
          </w:divBdr>
        </w:div>
        <w:div w:id="1535339695">
          <w:marLeft w:val="0"/>
          <w:marRight w:val="0"/>
          <w:marTop w:val="0"/>
          <w:marBottom w:val="0"/>
          <w:divBdr>
            <w:top w:val="none" w:sz="0" w:space="0" w:color="auto"/>
            <w:left w:val="none" w:sz="0" w:space="0" w:color="auto"/>
            <w:bottom w:val="none" w:sz="0" w:space="0" w:color="auto"/>
            <w:right w:val="none" w:sz="0" w:space="0" w:color="auto"/>
          </w:divBdr>
        </w:div>
        <w:div w:id="580145719">
          <w:marLeft w:val="0"/>
          <w:marRight w:val="0"/>
          <w:marTop w:val="0"/>
          <w:marBottom w:val="0"/>
          <w:divBdr>
            <w:top w:val="none" w:sz="0" w:space="0" w:color="auto"/>
            <w:left w:val="none" w:sz="0" w:space="0" w:color="auto"/>
            <w:bottom w:val="none" w:sz="0" w:space="0" w:color="auto"/>
            <w:right w:val="none" w:sz="0" w:space="0" w:color="auto"/>
          </w:divBdr>
        </w:div>
        <w:div w:id="945650883">
          <w:marLeft w:val="0"/>
          <w:marRight w:val="0"/>
          <w:marTop w:val="0"/>
          <w:marBottom w:val="0"/>
          <w:divBdr>
            <w:top w:val="none" w:sz="0" w:space="0" w:color="auto"/>
            <w:left w:val="none" w:sz="0" w:space="0" w:color="auto"/>
            <w:bottom w:val="none" w:sz="0" w:space="0" w:color="auto"/>
            <w:right w:val="none" w:sz="0" w:space="0" w:color="auto"/>
          </w:divBdr>
        </w:div>
        <w:div w:id="2034107013">
          <w:marLeft w:val="0"/>
          <w:marRight w:val="0"/>
          <w:marTop w:val="0"/>
          <w:marBottom w:val="0"/>
          <w:divBdr>
            <w:top w:val="none" w:sz="0" w:space="0" w:color="auto"/>
            <w:left w:val="none" w:sz="0" w:space="0" w:color="auto"/>
            <w:bottom w:val="none" w:sz="0" w:space="0" w:color="auto"/>
            <w:right w:val="none" w:sz="0" w:space="0" w:color="auto"/>
          </w:divBdr>
        </w:div>
        <w:div w:id="957562363">
          <w:marLeft w:val="0"/>
          <w:marRight w:val="0"/>
          <w:marTop w:val="0"/>
          <w:marBottom w:val="0"/>
          <w:divBdr>
            <w:top w:val="none" w:sz="0" w:space="0" w:color="auto"/>
            <w:left w:val="none" w:sz="0" w:space="0" w:color="auto"/>
            <w:bottom w:val="none" w:sz="0" w:space="0" w:color="auto"/>
            <w:right w:val="none" w:sz="0" w:space="0" w:color="auto"/>
          </w:divBdr>
        </w:div>
        <w:div w:id="1415393373">
          <w:marLeft w:val="0"/>
          <w:marRight w:val="0"/>
          <w:marTop w:val="0"/>
          <w:marBottom w:val="0"/>
          <w:divBdr>
            <w:top w:val="none" w:sz="0" w:space="0" w:color="auto"/>
            <w:left w:val="none" w:sz="0" w:space="0" w:color="auto"/>
            <w:bottom w:val="none" w:sz="0" w:space="0" w:color="auto"/>
            <w:right w:val="none" w:sz="0" w:space="0" w:color="auto"/>
          </w:divBdr>
        </w:div>
        <w:div w:id="1825275229">
          <w:marLeft w:val="0"/>
          <w:marRight w:val="0"/>
          <w:marTop w:val="0"/>
          <w:marBottom w:val="0"/>
          <w:divBdr>
            <w:top w:val="none" w:sz="0" w:space="0" w:color="auto"/>
            <w:left w:val="none" w:sz="0" w:space="0" w:color="auto"/>
            <w:bottom w:val="none" w:sz="0" w:space="0" w:color="auto"/>
            <w:right w:val="none" w:sz="0" w:space="0" w:color="auto"/>
          </w:divBdr>
        </w:div>
        <w:div w:id="1979384535">
          <w:marLeft w:val="0"/>
          <w:marRight w:val="0"/>
          <w:marTop w:val="0"/>
          <w:marBottom w:val="0"/>
          <w:divBdr>
            <w:top w:val="none" w:sz="0" w:space="0" w:color="auto"/>
            <w:left w:val="none" w:sz="0" w:space="0" w:color="auto"/>
            <w:bottom w:val="none" w:sz="0" w:space="0" w:color="auto"/>
            <w:right w:val="none" w:sz="0" w:space="0" w:color="auto"/>
          </w:divBdr>
        </w:div>
        <w:div w:id="2033610212">
          <w:marLeft w:val="0"/>
          <w:marRight w:val="0"/>
          <w:marTop w:val="0"/>
          <w:marBottom w:val="0"/>
          <w:divBdr>
            <w:top w:val="none" w:sz="0" w:space="0" w:color="auto"/>
            <w:left w:val="none" w:sz="0" w:space="0" w:color="auto"/>
            <w:bottom w:val="none" w:sz="0" w:space="0" w:color="auto"/>
            <w:right w:val="none" w:sz="0" w:space="0" w:color="auto"/>
          </w:divBdr>
        </w:div>
        <w:div w:id="1678968408">
          <w:marLeft w:val="0"/>
          <w:marRight w:val="0"/>
          <w:marTop w:val="0"/>
          <w:marBottom w:val="0"/>
          <w:divBdr>
            <w:top w:val="none" w:sz="0" w:space="0" w:color="auto"/>
            <w:left w:val="none" w:sz="0" w:space="0" w:color="auto"/>
            <w:bottom w:val="none" w:sz="0" w:space="0" w:color="auto"/>
            <w:right w:val="none" w:sz="0" w:space="0" w:color="auto"/>
          </w:divBdr>
        </w:div>
        <w:div w:id="1536381361">
          <w:marLeft w:val="0"/>
          <w:marRight w:val="0"/>
          <w:marTop w:val="0"/>
          <w:marBottom w:val="0"/>
          <w:divBdr>
            <w:top w:val="none" w:sz="0" w:space="0" w:color="auto"/>
            <w:left w:val="none" w:sz="0" w:space="0" w:color="auto"/>
            <w:bottom w:val="none" w:sz="0" w:space="0" w:color="auto"/>
            <w:right w:val="none" w:sz="0" w:space="0" w:color="auto"/>
          </w:divBdr>
        </w:div>
        <w:div w:id="137919117">
          <w:marLeft w:val="0"/>
          <w:marRight w:val="0"/>
          <w:marTop w:val="0"/>
          <w:marBottom w:val="0"/>
          <w:divBdr>
            <w:top w:val="none" w:sz="0" w:space="0" w:color="auto"/>
            <w:left w:val="none" w:sz="0" w:space="0" w:color="auto"/>
            <w:bottom w:val="none" w:sz="0" w:space="0" w:color="auto"/>
            <w:right w:val="none" w:sz="0" w:space="0" w:color="auto"/>
          </w:divBdr>
        </w:div>
        <w:div w:id="521745199">
          <w:marLeft w:val="0"/>
          <w:marRight w:val="0"/>
          <w:marTop w:val="0"/>
          <w:marBottom w:val="0"/>
          <w:divBdr>
            <w:top w:val="none" w:sz="0" w:space="0" w:color="auto"/>
            <w:left w:val="none" w:sz="0" w:space="0" w:color="auto"/>
            <w:bottom w:val="none" w:sz="0" w:space="0" w:color="auto"/>
            <w:right w:val="none" w:sz="0" w:space="0" w:color="auto"/>
          </w:divBdr>
        </w:div>
        <w:div w:id="1004479313">
          <w:marLeft w:val="0"/>
          <w:marRight w:val="0"/>
          <w:marTop w:val="0"/>
          <w:marBottom w:val="0"/>
          <w:divBdr>
            <w:top w:val="none" w:sz="0" w:space="0" w:color="auto"/>
            <w:left w:val="none" w:sz="0" w:space="0" w:color="auto"/>
            <w:bottom w:val="none" w:sz="0" w:space="0" w:color="auto"/>
            <w:right w:val="none" w:sz="0" w:space="0" w:color="auto"/>
          </w:divBdr>
        </w:div>
        <w:div w:id="1986661840">
          <w:marLeft w:val="0"/>
          <w:marRight w:val="0"/>
          <w:marTop w:val="0"/>
          <w:marBottom w:val="0"/>
          <w:divBdr>
            <w:top w:val="none" w:sz="0" w:space="0" w:color="auto"/>
            <w:left w:val="none" w:sz="0" w:space="0" w:color="auto"/>
            <w:bottom w:val="none" w:sz="0" w:space="0" w:color="auto"/>
            <w:right w:val="none" w:sz="0" w:space="0" w:color="auto"/>
          </w:divBdr>
        </w:div>
        <w:div w:id="2133209403">
          <w:marLeft w:val="0"/>
          <w:marRight w:val="0"/>
          <w:marTop w:val="0"/>
          <w:marBottom w:val="0"/>
          <w:divBdr>
            <w:top w:val="none" w:sz="0" w:space="0" w:color="auto"/>
            <w:left w:val="none" w:sz="0" w:space="0" w:color="auto"/>
            <w:bottom w:val="none" w:sz="0" w:space="0" w:color="auto"/>
            <w:right w:val="none" w:sz="0" w:space="0" w:color="auto"/>
          </w:divBdr>
        </w:div>
        <w:div w:id="785125991">
          <w:marLeft w:val="0"/>
          <w:marRight w:val="0"/>
          <w:marTop w:val="0"/>
          <w:marBottom w:val="0"/>
          <w:divBdr>
            <w:top w:val="none" w:sz="0" w:space="0" w:color="auto"/>
            <w:left w:val="none" w:sz="0" w:space="0" w:color="auto"/>
            <w:bottom w:val="none" w:sz="0" w:space="0" w:color="auto"/>
            <w:right w:val="none" w:sz="0" w:space="0" w:color="auto"/>
          </w:divBdr>
        </w:div>
        <w:div w:id="304428657">
          <w:marLeft w:val="0"/>
          <w:marRight w:val="0"/>
          <w:marTop w:val="0"/>
          <w:marBottom w:val="0"/>
          <w:divBdr>
            <w:top w:val="none" w:sz="0" w:space="0" w:color="auto"/>
            <w:left w:val="none" w:sz="0" w:space="0" w:color="auto"/>
            <w:bottom w:val="none" w:sz="0" w:space="0" w:color="auto"/>
            <w:right w:val="none" w:sz="0" w:space="0" w:color="auto"/>
          </w:divBdr>
        </w:div>
        <w:div w:id="712928370">
          <w:marLeft w:val="0"/>
          <w:marRight w:val="0"/>
          <w:marTop w:val="0"/>
          <w:marBottom w:val="0"/>
          <w:divBdr>
            <w:top w:val="none" w:sz="0" w:space="0" w:color="auto"/>
            <w:left w:val="none" w:sz="0" w:space="0" w:color="auto"/>
            <w:bottom w:val="none" w:sz="0" w:space="0" w:color="auto"/>
            <w:right w:val="none" w:sz="0" w:space="0" w:color="auto"/>
          </w:divBdr>
        </w:div>
        <w:div w:id="155654309">
          <w:marLeft w:val="0"/>
          <w:marRight w:val="0"/>
          <w:marTop w:val="0"/>
          <w:marBottom w:val="0"/>
          <w:divBdr>
            <w:top w:val="none" w:sz="0" w:space="0" w:color="auto"/>
            <w:left w:val="none" w:sz="0" w:space="0" w:color="auto"/>
            <w:bottom w:val="none" w:sz="0" w:space="0" w:color="auto"/>
            <w:right w:val="none" w:sz="0" w:space="0" w:color="auto"/>
          </w:divBdr>
        </w:div>
        <w:div w:id="208880783">
          <w:marLeft w:val="0"/>
          <w:marRight w:val="0"/>
          <w:marTop w:val="0"/>
          <w:marBottom w:val="0"/>
          <w:divBdr>
            <w:top w:val="none" w:sz="0" w:space="0" w:color="auto"/>
            <w:left w:val="none" w:sz="0" w:space="0" w:color="auto"/>
            <w:bottom w:val="none" w:sz="0" w:space="0" w:color="auto"/>
            <w:right w:val="none" w:sz="0" w:space="0" w:color="auto"/>
          </w:divBdr>
        </w:div>
        <w:div w:id="1090002369">
          <w:marLeft w:val="0"/>
          <w:marRight w:val="0"/>
          <w:marTop w:val="0"/>
          <w:marBottom w:val="0"/>
          <w:divBdr>
            <w:top w:val="none" w:sz="0" w:space="0" w:color="auto"/>
            <w:left w:val="none" w:sz="0" w:space="0" w:color="auto"/>
            <w:bottom w:val="none" w:sz="0" w:space="0" w:color="auto"/>
            <w:right w:val="none" w:sz="0" w:space="0" w:color="auto"/>
          </w:divBdr>
        </w:div>
        <w:div w:id="283662324">
          <w:marLeft w:val="0"/>
          <w:marRight w:val="0"/>
          <w:marTop w:val="0"/>
          <w:marBottom w:val="0"/>
          <w:divBdr>
            <w:top w:val="none" w:sz="0" w:space="0" w:color="auto"/>
            <w:left w:val="none" w:sz="0" w:space="0" w:color="auto"/>
            <w:bottom w:val="none" w:sz="0" w:space="0" w:color="auto"/>
            <w:right w:val="none" w:sz="0" w:space="0" w:color="auto"/>
          </w:divBdr>
        </w:div>
        <w:div w:id="1006588587">
          <w:marLeft w:val="0"/>
          <w:marRight w:val="0"/>
          <w:marTop w:val="0"/>
          <w:marBottom w:val="0"/>
          <w:divBdr>
            <w:top w:val="none" w:sz="0" w:space="0" w:color="auto"/>
            <w:left w:val="none" w:sz="0" w:space="0" w:color="auto"/>
            <w:bottom w:val="none" w:sz="0" w:space="0" w:color="auto"/>
            <w:right w:val="none" w:sz="0" w:space="0" w:color="auto"/>
          </w:divBdr>
        </w:div>
        <w:div w:id="218127821">
          <w:marLeft w:val="0"/>
          <w:marRight w:val="0"/>
          <w:marTop w:val="0"/>
          <w:marBottom w:val="0"/>
          <w:divBdr>
            <w:top w:val="none" w:sz="0" w:space="0" w:color="auto"/>
            <w:left w:val="none" w:sz="0" w:space="0" w:color="auto"/>
            <w:bottom w:val="none" w:sz="0" w:space="0" w:color="auto"/>
            <w:right w:val="none" w:sz="0" w:space="0" w:color="auto"/>
          </w:divBdr>
        </w:div>
        <w:div w:id="899751686">
          <w:marLeft w:val="0"/>
          <w:marRight w:val="0"/>
          <w:marTop w:val="0"/>
          <w:marBottom w:val="0"/>
          <w:divBdr>
            <w:top w:val="none" w:sz="0" w:space="0" w:color="auto"/>
            <w:left w:val="none" w:sz="0" w:space="0" w:color="auto"/>
            <w:bottom w:val="none" w:sz="0" w:space="0" w:color="auto"/>
            <w:right w:val="none" w:sz="0" w:space="0" w:color="auto"/>
          </w:divBdr>
        </w:div>
        <w:div w:id="1282690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E6A6B-320D-7648-8064-060C9A96A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1818</TotalTime>
  <Pages>20</Pages>
  <Words>16972</Words>
  <Characters>96746</Characters>
  <Application>Microsoft Office Word</Application>
  <DocSecurity>0</DocSecurity>
  <Lines>806</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 Lim</dc:creator>
  <cp:keywords/>
  <dc:description/>
  <cp:lastModifiedBy>Em Lim</cp:lastModifiedBy>
  <cp:revision>49</cp:revision>
  <dcterms:created xsi:type="dcterms:W3CDTF">2023-02-23T21:33:00Z</dcterms:created>
  <dcterms:modified xsi:type="dcterms:W3CDTF">2023-03-14T22:56:00Z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id="SoGOfDb5"/&gt;&lt;style id="http://www.zotero.org/styles/journal-of-experimental-marine-biology-and-ecology" hasBibliography="1" bibliographyStyleHasBeenSet="1"/&gt;&lt;prefs&gt;&lt;pref name="fieldType" value="Fi</vt:lpwstr>
  </property>
  <property fmtid="{D5CDD505-2E9C-101B-9397-08002B2CF9AE}" pid="3" name="ZOTERO_PREF_2">
    <vt:lpwstr>eld"/&gt;&lt;/prefs&gt;&lt;/data&gt;</vt:lpwstr>
  </property>
</Properties>
</file>